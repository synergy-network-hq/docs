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3954" w14:textId="77777777" w:rsidR="00602E4B" w:rsidRPr="00602E4B" w:rsidRDefault="00602E4B" w:rsidP="00602E4B">
      <w:pPr>
        <w:ind w:right="-450"/>
        <w:rPr>
          <w:rFonts w:ascii="Inter" w:hAnsi="Inter"/>
          <w:b/>
          <w:bCs/>
          <w:sz w:val="18"/>
          <w:szCs w:val="18"/>
        </w:rPr>
      </w:pPr>
      <w:r w:rsidRPr="00602E4B">
        <w:rPr>
          <w:rFonts w:ascii="Inter" w:hAnsi="Inter"/>
          <w:b/>
          <w:bCs/>
          <w:sz w:val="18"/>
          <w:szCs w:val="18"/>
        </w:rPr>
        <w:t>Synergy Network</w:t>
      </w:r>
    </w:p>
    <w:p w14:paraId="016A207D" w14:textId="77777777" w:rsidR="00602E4B" w:rsidRPr="00602E4B" w:rsidRDefault="00602E4B" w:rsidP="00602E4B">
      <w:pPr>
        <w:ind w:right="-450"/>
        <w:rPr>
          <w:rFonts w:ascii="Inter" w:hAnsi="Inter"/>
          <w:b/>
          <w:bCs/>
          <w:sz w:val="18"/>
          <w:szCs w:val="18"/>
        </w:rPr>
      </w:pPr>
      <w:r w:rsidRPr="00602E4B">
        <w:rPr>
          <w:rFonts w:ascii="Inter" w:hAnsi="Inter"/>
          <w:b/>
          <w:bCs/>
          <w:sz w:val="18"/>
          <w:szCs w:val="18"/>
        </w:rPr>
        <w:t xml:space="preserve">Proof of Synergy (PoSy) Consensus Protocol </w:t>
      </w:r>
    </w:p>
    <w:p w14:paraId="5F6D0E23" w14:textId="77777777" w:rsidR="00602E4B" w:rsidRPr="00602E4B" w:rsidRDefault="00602E4B" w:rsidP="00602E4B">
      <w:pPr>
        <w:rPr>
          <w:rFonts w:ascii="Inter" w:hAnsi="Inter"/>
          <w:b/>
          <w:bCs/>
          <w:sz w:val="18"/>
          <w:szCs w:val="18"/>
        </w:rPr>
      </w:pPr>
      <w:r w:rsidRPr="00602E4B">
        <w:rPr>
          <w:rFonts w:ascii="Inter" w:hAnsi="Inter"/>
          <w:b/>
          <w:bCs/>
          <w:sz w:val="18"/>
          <w:szCs w:val="18"/>
        </w:rPr>
        <w:t>Technical Specification v2.6</w:t>
      </w:r>
    </w:p>
    <w:p w14:paraId="75C42D6E" w14:textId="77777777" w:rsidR="00602E4B" w:rsidRPr="00602E4B" w:rsidRDefault="00035578" w:rsidP="00602E4B">
      <w:pPr>
        <w:rPr>
          <w:rFonts w:ascii="Inter" w:hAnsi="Inter"/>
          <w:sz w:val="18"/>
          <w:szCs w:val="18"/>
        </w:rPr>
      </w:pPr>
      <w:r w:rsidRPr="00035578">
        <w:rPr>
          <w:rFonts w:ascii="Inter" w:hAnsi="Inter"/>
          <w:noProof/>
          <w:sz w:val="18"/>
          <w:szCs w:val="18"/>
          <w14:ligatures w14:val="standardContextual"/>
        </w:rPr>
        <w:pict w14:anchorId="2F274803">
          <v:rect id="_x0000_i1057" alt="" style="width:468pt;height:.05pt;mso-width-percent:0;mso-height-percent:0;mso-width-percent:0;mso-height-percent:0" o:hralign="center" o:hrstd="t" o:hr="t" fillcolor="#a0a0a0" stroked="f"/>
        </w:pict>
      </w:r>
    </w:p>
    <w:p w14:paraId="020FBCAA" w14:textId="77777777" w:rsidR="00602E4B" w:rsidRPr="00602E4B" w:rsidRDefault="00602E4B" w:rsidP="00602E4B">
      <w:pPr>
        <w:rPr>
          <w:rFonts w:ascii="Inter" w:hAnsi="Inter"/>
          <w:sz w:val="18"/>
          <w:szCs w:val="18"/>
        </w:rPr>
      </w:pPr>
    </w:p>
    <w:p w14:paraId="30C58838" w14:textId="77777777" w:rsidR="00602E4B" w:rsidRPr="00602E4B" w:rsidRDefault="00602E4B" w:rsidP="00602E4B">
      <w:pPr>
        <w:rPr>
          <w:rFonts w:ascii="Inter" w:hAnsi="Inter"/>
          <w:b/>
          <w:bCs/>
          <w:sz w:val="18"/>
          <w:szCs w:val="18"/>
          <w:u w:val="single"/>
        </w:rPr>
      </w:pPr>
      <w:r w:rsidRPr="00602E4B">
        <w:rPr>
          <w:rFonts w:ascii="Inter" w:hAnsi="Inter"/>
          <w:b/>
          <w:bCs/>
          <w:sz w:val="18"/>
          <w:szCs w:val="18"/>
          <w:u w:val="single"/>
        </w:rPr>
        <w:t>Table of Contents</w:t>
      </w:r>
    </w:p>
    <w:p w14:paraId="2507AA9C" w14:textId="77777777" w:rsidR="00602E4B" w:rsidRPr="00602E4B" w:rsidRDefault="00602E4B" w:rsidP="00602E4B">
      <w:pPr>
        <w:rPr>
          <w:rFonts w:ascii="Inter" w:hAnsi="Inter"/>
          <w:sz w:val="18"/>
          <w:szCs w:val="18"/>
        </w:rPr>
      </w:pPr>
    </w:p>
    <w:p w14:paraId="3228DA1F" w14:textId="77777777" w:rsidR="00602E4B" w:rsidRPr="00602E4B" w:rsidRDefault="00602E4B" w:rsidP="00602E4B">
      <w:pPr>
        <w:pStyle w:val="ListParagraph"/>
        <w:numPr>
          <w:ilvl w:val="0"/>
          <w:numId w:val="485"/>
        </w:numPr>
        <w:spacing w:line="276" w:lineRule="auto"/>
        <w:rPr>
          <w:rFonts w:ascii="Inter" w:hAnsi="Inter"/>
          <w:b/>
          <w:bCs/>
          <w:sz w:val="18"/>
          <w:szCs w:val="18"/>
        </w:rPr>
      </w:pPr>
      <w:r w:rsidRPr="00602E4B">
        <w:rPr>
          <w:rFonts w:ascii="Inter" w:hAnsi="Inter"/>
          <w:b/>
          <w:bCs/>
          <w:sz w:val="18"/>
          <w:szCs w:val="18"/>
        </w:rPr>
        <w:t>Document Overview</w:t>
      </w:r>
    </w:p>
    <w:p w14:paraId="64449A9F" w14:textId="77777777" w:rsidR="00602E4B" w:rsidRPr="00602E4B" w:rsidRDefault="00602E4B" w:rsidP="00602E4B">
      <w:pPr>
        <w:pStyle w:val="ListParagraph"/>
        <w:numPr>
          <w:ilvl w:val="1"/>
          <w:numId w:val="486"/>
        </w:numPr>
        <w:spacing w:line="276" w:lineRule="auto"/>
        <w:ind w:left="900" w:hanging="540"/>
        <w:rPr>
          <w:rFonts w:ascii="Inter" w:hAnsi="Inter"/>
          <w:sz w:val="18"/>
          <w:szCs w:val="18"/>
        </w:rPr>
      </w:pPr>
      <w:r w:rsidRPr="00602E4B">
        <w:rPr>
          <w:rFonts w:ascii="Inter" w:hAnsi="Inter"/>
          <w:sz w:val="18"/>
          <w:szCs w:val="18"/>
        </w:rPr>
        <w:t>Document Scope</w:t>
      </w:r>
    </w:p>
    <w:p w14:paraId="36ECAAEA" w14:textId="77777777" w:rsidR="00602E4B" w:rsidRPr="00602E4B" w:rsidRDefault="00602E4B" w:rsidP="00602E4B">
      <w:pPr>
        <w:pStyle w:val="ListParagraph"/>
        <w:numPr>
          <w:ilvl w:val="1"/>
          <w:numId w:val="487"/>
        </w:numPr>
        <w:spacing w:line="276" w:lineRule="auto"/>
        <w:ind w:left="900" w:hanging="540"/>
        <w:rPr>
          <w:rFonts w:ascii="Inter" w:hAnsi="Inter"/>
          <w:sz w:val="18"/>
          <w:szCs w:val="18"/>
        </w:rPr>
      </w:pPr>
      <w:r w:rsidRPr="00602E4B">
        <w:rPr>
          <w:rFonts w:ascii="Inter" w:hAnsi="Inter"/>
          <w:sz w:val="18"/>
          <w:szCs w:val="18"/>
        </w:rPr>
        <w:t>Motivation &amp; Design Philosophy</w:t>
      </w:r>
    </w:p>
    <w:p w14:paraId="3065B517" w14:textId="77777777" w:rsidR="00602E4B" w:rsidRPr="00602E4B" w:rsidRDefault="00602E4B" w:rsidP="00602E4B">
      <w:pPr>
        <w:pStyle w:val="ListParagraph"/>
        <w:spacing w:line="276" w:lineRule="auto"/>
        <w:rPr>
          <w:rFonts w:ascii="Inter" w:hAnsi="Inter"/>
          <w:sz w:val="18"/>
          <w:szCs w:val="18"/>
        </w:rPr>
      </w:pPr>
    </w:p>
    <w:p w14:paraId="48E10447" w14:textId="77777777" w:rsidR="00602E4B" w:rsidRPr="00602E4B" w:rsidRDefault="00602E4B" w:rsidP="00602E4B">
      <w:pPr>
        <w:pStyle w:val="ListParagraph"/>
        <w:numPr>
          <w:ilvl w:val="0"/>
          <w:numId w:val="485"/>
        </w:numPr>
        <w:spacing w:line="276" w:lineRule="auto"/>
        <w:rPr>
          <w:rFonts w:ascii="Inter" w:hAnsi="Inter"/>
          <w:b/>
          <w:bCs/>
          <w:sz w:val="18"/>
          <w:szCs w:val="18"/>
        </w:rPr>
      </w:pPr>
      <w:r w:rsidRPr="00602E4B">
        <w:rPr>
          <w:rFonts w:ascii="Inter" w:hAnsi="Inter"/>
          <w:b/>
          <w:bCs/>
          <w:sz w:val="18"/>
          <w:szCs w:val="18"/>
        </w:rPr>
        <w:t>Foundational Concepts</w:t>
      </w:r>
    </w:p>
    <w:p w14:paraId="7B6DF839" w14:textId="77777777" w:rsidR="00602E4B" w:rsidRPr="00602E4B" w:rsidRDefault="00602E4B" w:rsidP="00602E4B">
      <w:pPr>
        <w:pStyle w:val="ListParagraph"/>
        <w:spacing w:line="276" w:lineRule="auto"/>
        <w:ind w:left="1080"/>
        <w:rPr>
          <w:rFonts w:ascii="Inter" w:hAnsi="Inter"/>
          <w:sz w:val="18"/>
          <w:szCs w:val="18"/>
        </w:rPr>
      </w:pPr>
    </w:p>
    <w:p w14:paraId="44D89A25" w14:textId="77777777" w:rsidR="00602E4B" w:rsidRPr="00602E4B" w:rsidRDefault="00602E4B" w:rsidP="00602E4B">
      <w:pPr>
        <w:pStyle w:val="ListParagraph"/>
        <w:numPr>
          <w:ilvl w:val="1"/>
          <w:numId w:val="485"/>
        </w:numPr>
        <w:spacing w:line="276" w:lineRule="auto"/>
        <w:rPr>
          <w:rFonts w:ascii="Inter" w:hAnsi="Inter"/>
          <w:b/>
          <w:bCs/>
          <w:sz w:val="18"/>
          <w:szCs w:val="18"/>
        </w:rPr>
      </w:pPr>
      <w:r w:rsidRPr="00602E4B">
        <w:rPr>
          <w:rFonts w:ascii="Inter" w:hAnsi="Inter"/>
          <w:b/>
          <w:bCs/>
          <w:sz w:val="18"/>
          <w:szCs w:val="18"/>
        </w:rPr>
        <w:t xml:space="preserve">System Model &amp; Foundational Assumptions </w:t>
      </w:r>
    </w:p>
    <w:p w14:paraId="449E4573"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Network Model</w:t>
      </w:r>
    </w:p>
    <w:p w14:paraId="06DB159D"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Validator Set Dynamics</w:t>
      </w:r>
    </w:p>
    <w:p w14:paraId="1DD8CA6E"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Fault Model</w:t>
      </w:r>
    </w:p>
    <w:p w14:paraId="20DA9FC0"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Cryptographic Primitives</w:t>
      </w:r>
    </w:p>
    <w:p w14:paraId="7E2F4EA8"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Time and Clock Assumptions</w:t>
      </w:r>
    </w:p>
    <w:p w14:paraId="77E96EED" w14:textId="77777777" w:rsidR="00602E4B" w:rsidRPr="00602E4B" w:rsidRDefault="00602E4B" w:rsidP="00602E4B">
      <w:pPr>
        <w:pStyle w:val="ListParagraph"/>
        <w:spacing w:line="276" w:lineRule="auto"/>
        <w:ind w:left="1080"/>
        <w:rPr>
          <w:rFonts w:ascii="Inter" w:hAnsi="Inter"/>
          <w:sz w:val="18"/>
          <w:szCs w:val="18"/>
        </w:rPr>
      </w:pPr>
    </w:p>
    <w:p w14:paraId="51516984" w14:textId="77777777" w:rsidR="00602E4B" w:rsidRPr="00602E4B" w:rsidRDefault="00602E4B" w:rsidP="00602E4B">
      <w:pPr>
        <w:pStyle w:val="ListParagraph"/>
        <w:numPr>
          <w:ilvl w:val="1"/>
          <w:numId w:val="485"/>
        </w:numPr>
        <w:spacing w:line="276" w:lineRule="auto"/>
        <w:rPr>
          <w:rFonts w:ascii="Inter" w:hAnsi="Inter"/>
          <w:b/>
          <w:bCs/>
          <w:sz w:val="18"/>
          <w:szCs w:val="18"/>
        </w:rPr>
      </w:pPr>
      <w:r w:rsidRPr="00602E4B">
        <w:rPr>
          <w:rFonts w:ascii="Inter" w:hAnsi="Inter"/>
          <w:b/>
          <w:bCs/>
          <w:sz w:val="18"/>
          <w:szCs w:val="18"/>
        </w:rPr>
        <w:t xml:space="preserve">Notation Reference Guide </w:t>
      </w:r>
    </w:p>
    <w:p w14:paraId="3B49CAB0"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Validator Set Parameters</w:t>
      </w:r>
    </w:p>
    <w:p w14:paraId="18F1A4B2"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Weight and Influence</w:t>
      </w:r>
    </w:p>
    <w:p w14:paraId="09480394"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Selection and Sampling</w:t>
      </w:r>
    </w:p>
    <w:p w14:paraId="2ABE001C"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Reputation System</w:t>
      </w:r>
    </w:p>
    <w:p w14:paraId="5617069D"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Slashing Parameters</w:t>
      </w:r>
    </w:p>
    <w:p w14:paraId="4C65AA13"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Timing Parameters</w:t>
      </w:r>
    </w:p>
    <w:p w14:paraId="733A6A19"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Epoch and Randomness</w:t>
      </w:r>
    </w:p>
    <w:p w14:paraId="23054110"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Contribution and Operator Metadata</w:t>
      </w:r>
    </w:p>
    <w:p w14:paraId="1B9DBF95" w14:textId="77777777" w:rsidR="00602E4B" w:rsidRPr="00602E4B" w:rsidRDefault="00602E4B" w:rsidP="00602E4B">
      <w:pPr>
        <w:pStyle w:val="ListParagraph"/>
        <w:spacing w:line="276" w:lineRule="auto"/>
        <w:ind w:left="1080"/>
        <w:rPr>
          <w:rFonts w:ascii="Inter" w:hAnsi="Inter"/>
          <w:sz w:val="18"/>
          <w:szCs w:val="18"/>
        </w:rPr>
      </w:pPr>
    </w:p>
    <w:p w14:paraId="0DCB7686" w14:textId="77777777" w:rsidR="00602E4B" w:rsidRPr="00602E4B" w:rsidRDefault="00602E4B" w:rsidP="00602E4B">
      <w:pPr>
        <w:pStyle w:val="ListParagraph"/>
        <w:numPr>
          <w:ilvl w:val="1"/>
          <w:numId w:val="485"/>
        </w:numPr>
        <w:spacing w:line="276" w:lineRule="auto"/>
        <w:rPr>
          <w:rFonts w:ascii="Inter" w:hAnsi="Inter"/>
          <w:b/>
          <w:bCs/>
          <w:sz w:val="18"/>
          <w:szCs w:val="18"/>
        </w:rPr>
      </w:pPr>
      <w:r w:rsidRPr="00602E4B">
        <w:rPr>
          <w:rFonts w:ascii="Inter" w:hAnsi="Inter"/>
          <w:b/>
          <w:bCs/>
          <w:sz w:val="18"/>
          <w:szCs w:val="18"/>
        </w:rPr>
        <w:t xml:space="preserve">Protocol Architecture Overview </w:t>
      </w:r>
    </w:p>
    <w:p w14:paraId="518E996B"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High-Level Structure</w:t>
      </w:r>
    </w:p>
    <w:p w14:paraId="66A07430"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Round Structure</w:t>
      </w:r>
    </w:p>
    <w:p w14:paraId="349638DE"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Timeout and Recovery</w:t>
      </w:r>
    </w:p>
    <w:p w14:paraId="021077EA"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Integration with SUIP Layers</w:t>
      </w:r>
    </w:p>
    <w:p w14:paraId="4CD508A0" w14:textId="77777777" w:rsidR="00602E4B" w:rsidRPr="00602E4B" w:rsidRDefault="00602E4B" w:rsidP="00602E4B">
      <w:pPr>
        <w:pStyle w:val="ListParagraph"/>
        <w:spacing w:line="276" w:lineRule="auto"/>
        <w:ind w:left="1080"/>
        <w:rPr>
          <w:rFonts w:ascii="Inter" w:hAnsi="Inter"/>
          <w:sz w:val="18"/>
          <w:szCs w:val="18"/>
        </w:rPr>
      </w:pPr>
    </w:p>
    <w:p w14:paraId="23B8B9F2" w14:textId="77777777" w:rsidR="00602E4B" w:rsidRPr="00602E4B" w:rsidRDefault="00602E4B" w:rsidP="00602E4B">
      <w:pPr>
        <w:pStyle w:val="ListParagraph"/>
        <w:numPr>
          <w:ilvl w:val="1"/>
          <w:numId w:val="485"/>
        </w:numPr>
        <w:spacing w:line="276" w:lineRule="auto"/>
        <w:rPr>
          <w:rFonts w:ascii="Inter" w:hAnsi="Inter"/>
          <w:b/>
          <w:bCs/>
          <w:sz w:val="18"/>
          <w:szCs w:val="18"/>
        </w:rPr>
      </w:pPr>
      <w:r w:rsidRPr="00602E4B">
        <w:rPr>
          <w:rFonts w:ascii="Inter" w:hAnsi="Inter"/>
          <w:b/>
          <w:bCs/>
          <w:sz w:val="18"/>
          <w:szCs w:val="18"/>
        </w:rPr>
        <w:t xml:space="preserve">Security Properties </w:t>
      </w:r>
    </w:p>
    <w:p w14:paraId="00C23EE7"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Safety Guarantees</w:t>
      </w:r>
    </w:p>
    <w:p w14:paraId="36F3CA0F"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Liveness Guarantees</w:t>
      </w:r>
    </w:p>
    <w:p w14:paraId="419B6662" w14:textId="77777777" w:rsidR="00602E4B" w:rsidRPr="00602E4B" w:rsidRDefault="00602E4B" w:rsidP="00602E4B">
      <w:pPr>
        <w:pStyle w:val="ListParagraph"/>
        <w:numPr>
          <w:ilvl w:val="2"/>
          <w:numId w:val="485"/>
        </w:numPr>
        <w:spacing w:line="276" w:lineRule="auto"/>
        <w:ind w:left="1350" w:hanging="630"/>
        <w:rPr>
          <w:rFonts w:ascii="Inter" w:hAnsi="Inter"/>
          <w:sz w:val="18"/>
          <w:szCs w:val="18"/>
        </w:rPr>
      </w:pPr>
      <w:r w:rsidRPr="00602E4B">
        <w:rPr>
          <w:rFonts w:ascii="Inter" w:hAnsi="Inter"/>
          <w:sz w:val="18"/>
          <w:szCs w:val="18"/>
        </w:rPr>
        <w:t>Cross-Chain Security Considerations</w:t>
      </w:r>
    </w:p>
    <w:p w14:paraId="01B3A71B" w14:textId="77777777" w:rsidR="00602E4B" w:rsidRPr="00602E4B" w:rsidRDefault="00602E4B" w:rsidP="00602E4B">
      <w:pPr>
        <w:pStyle w:val="ListParagraph"/>
        <w:spacing w:line="276" w:lineRule="auto"/>
        <w:ind w:left="1080"/>
        <w:rPr>
          <w:rFonts w:ascii="Inter" w:hAnsi="Inter"/>
          <w:sz w:val="18"/>
          <w:szCs w:val="18"/>
        </w:rPr>
      </w:pPr>
    </w:p>
    <w:p w14:paraId="641E60B1" w14:textId="77777777" w:rsidR="00602E4B" w:rsidRPr="00602E4B" w:rsidRDefault="00602E4B" w:rsidP="00602E4B">
      <w:pPr>
        <w:pStyle w:val="ListParagraph"/>
        <w:numPr>
          <w:ilvl w:val="0"/>
          <w:numId w:val="485"/>
        </w:numPr>
        <w:spacing w:line="276" w:lineRule="auto"/>
        <w:rPr>
          <w:rFonts w:ascii="Inter" w:hAnsi="Inter"/>
          <w:b/>
          <w:bCs/>
          <w:sz w:val="18"/>
          <w:szCs w:val="18"/>
        </w:rPr>
      </w:pPr>
      <w:r w:rsidRPr="00602E4B">
        <w:rPr>
          <w:rFonts w:ascii="Inter" w:hAnsi="Inter"/>
          <w:b/>
          <w:bCs/>
          <w:sz w:val="18"/>
          <w:szCs w:val="18"/>
        </w:rPr>
        <w:t>Mathematical Foundations</w:t>
      </w:r>
    </w:p>
    <w:p w14:paraId="7C7054BE" w14:textId="77777777" w:rsidR="00602E4B" w:rsidRPr="00602E4B" w:rsidRDefault="00602E4B" w:rsidP="00602E4B">
      <w:pPr>
        <w:pStyle w:val="ListParagraph"/>
        <w:spacing w:line="276" w:lineRule="auto"/>
        <w:ind w:left="360"/>
        <w:rPr>
          <w:rFonts w:ascii="Inter" w:hAnsi="Inter"/>
          <w:sz w:val="18"/>
          <w:szCs w:val="18"/>
        </w:rPr>
      </w:pPr>
    </w:p>
    <w:p w14:paraId="7C700A2F" w14:textId="77777777" w:rsidR="00602E4B" w:rsidRPr="00602E4B" w:rsidRDefault="00602E4B" w:rsidP="00602E4B">
      <w:pPr>
        <w:pStyle w:val="ListParagraph"/>
        <w:numPr>
          <w:ilvl w:val="1"/>
          <w:numId w:val="488"/>
        </w:numPr>
        <w:spacing w:line="276" w:lineRule="auto"/>
        <w:rPr>
          <w:rFonts w:ascii="Inter" w:hAnsi="Inter"/>
          <w:b/>
          <w:bCs/>
          <w:sz w:val="18"/>
          <w:szCs w:val="18"/>
        </w:rPr>
      </w:pPr>
      <w:r w:rsidRPr="00602E4B">
        <w:rPr>
          <w:rFonts w:ascii="Inter" w:hAnsi="Inter"/>
          <w:b/>
          <w:bCs/>
          <w:sz w:val="18"/>
          <w:szCs w:val="18"/>
        </w:rPr>
        <w:t xml:space="preserve">Mathematical Foundations </w:t>
      </w:r>
    </w:p>
    <w:p w14:paraId="7143B55E"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 xml:space="preserve">Validator Weight Computation (Equation 1) </w:t>
      </w:r>
    </w:p>
    <w:p w14:paraId="4D91C092" w14:textId="77777777" w:rsidR="00602E4B" w:rsidRPr="00602E4B" w:rsidRDefault="00602E4B" w:rsidP="00602E4B">
      <w:pPr>
        <w:pStyle w:val="ListParagraph"/>
        <w:numPr>
          <w:ilvl w:val="3"/>
          <w:numId w:val="488"/>
        </w:numPr>
        <w:spacing w:line="276" w:lineRule="auto"/>
        <w:ind w:left="2160" w:hanging="810"/>
        <w:rPr>
          <w:rFonts w:ascii="Inter" w:hAnsi="Inter"/>
          <w:sz w:val="18"/>
          <w:szCs w:val="18"/>
        </w:rPr>
      </w:pPr>
      <w:r w:rsidRPr="00602E4B">
        <w:rPr>
          <w:rFonts w:ascii="Inter" w:hAnsi="Inter"/>
          <w:sz w:val="18"/>
          <w:szCs w:val="18"/>
        </w:rPr>
        <w:t>Contribution Score Determination</w:t>
      </w:r>
    </w:p>
    <w:p w14:paraId="6B9590C1" w14:textId="77777777" w:rsidR="00602E4B" w:rsidRPr="00602E4B" w:rsidRDefault="00602E4B" w:rsidP="00602E4B">
      <w:pPr>
        <w:pStyle w:val="ListParagraph"/>
        <w:numPr>
          <w:ilvl w:val="3"/>
          <w:numId w:val="488"/>
        </w:numPr>
        <w:spacing w:line="276" w:lineRule="auto"/>
        <w:ind w:left="2160" w:hanging="810"/>
        <w:rPr>
          <w:rFonts w:ascii="Inter" w:hAnsi="Inter"/>
          <w:sz w:val="18"/>
          <w:szCs w:val="18"/>
        </w:rPr>
      </w:pPr>
      <w:r w:rsidRPr="00602E4B">
        <w:rPr>
          <w:rFonts w:ascii="Inter" w:hAnsi="Inter"/>
          <w:sz w:val="18"/>
          <w:szCs w:val="18"/>
        </w:rPr>
        <w:t>Operator Cohort Verification</w:t>
      </w:r>
    </w:p>
    <w:p w14:paraId="63DF35A5"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Weight Normalization (Equation 2)</w:t>
      </w:r>
    </w:p>
    <w:p w14:paraId="0519EC9D"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Quorum Certificate Validity (Equation 3)</w:t>
      </w:r>
    </w:p>
    <w:p w14:paraId="4E96E534"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Diversity-Corrected Weight (Equation 4)</w:t>
      </w:r>
    </w:p>
    <w:p w14:paraId="0DE3CF24"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Reputation Update (Equation 5)</w:t>
      </w:r>
    </w:p>
    <w:p w14:paraId="778E43FC"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 xml:space="preserve">Punctuality Multiplier (Equation 6) </w:t>
      </w:r>
    </w:p>
    <w:p w14:paraId="27D30552" w14:textId="77777777" w:rsidR="00602E4B" w:rsidRPr="00602E4B" w:rsidRDefault="00602E4B" w:rsidP="00602E4B">
      <w:pPr>
        <w:pStyle w:val="ListParagraph"/>
        <w:numPr>
          <w:ilvl w:val="3"/>
          <w:numId w:val="488"/>
        </w:numPr>
        <w:spacing w:line="276" w:lineRule="auto"/>
        <w:ind w:left="2160" w:hanging="810"/>
        <w:rPr>
          <w:rFonts w:ascii="Inter" w:hAnsi="Inter"/>
          <w:sz w:val="18"/>
          <w:szCs w:val="18"/>
        </w:rPr>
      </w:pPr>
      <w:r w:rsidRPr="00602E4B">
        <w:rPr>
          <w:rFonts w:ascii="Inter" w:hAnsi="Inter"/>
          <w:sz w:val="18"/>
          <w:szCs w:val="18"/>
        </w:rPr>
        <w:t>Decentralized Latency Attestation</w:t>
      </w:r>
    </w:p>
    <w:p w14:paraId="657FEE7B"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Slashing Penalty (Equation 7)</w:t>
      </w:r>
    </w:p>
    <w:p w14:paraId="77ECE0C3"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Timeout Backoff (Equation 8)</w:t>
      </w:r>
    </w:p>
    <w:p w14:paraId="55779140"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Committee Adversarial Overflow (Equation 9)</w:t>
      </w:r>
    </w:p>
    <w:p w14:paraId="670C1A31" w14:textId="77777777" w:rsidR="00602E4B" w:rsidRPr="00602E4B" w:rsidRDefault="00602E4B" w:rsidP="00602E4B">
      <w:pPr>
        <w:pStyle w:val="ListParagraph"/>
        <w:spacing w:line="276" w:lineRule="auto"/>
        <w:ind w:left="1080"/>
        <w:rPr>
          <w:rFonts w:ascii="Inter" w:hAnsi="Inter"/>
          <w:sz w:val="18"/>
          <w:szCs w:val="18"/>
        </w:rPr>
      </w:pPr>
    </w:p>
    <w:p w14:paraId="5655B0C0" w14:textId="77777777" w:rsidR="00602E4B" w:rsidRPr="00602E4B" w:rsidRDefault="00602E4B" w:rsidP="00602E4B">
      <w:pPr>
        <w:pStyle w:val="ListParagraph"/>
        <w:numPr>
          <w:ilvl w:val="1"/>
          <w:numId w:val="488"/>
        </w:numPr>
        <w:spacing w:line="276" w:lineRule="auto"/>
        <w:rPr>
          <w:rFonts w:ascii="Inter" w:hAnsi="Inter"/>
          <w:b/>
          <w:bCs/>
          <w:sz w:val="18"/>
          <w:szCs w:val="18"/>
        </w:rPr>
      </w:pPr>
      <w:r w:rsidRPr="00602E4B">
        <w:rPr>
          <w:rFonts w:ascii="Inter" w:hAnsi="Inter"/>
          <w:b/>
          <w:bCs/>
          <w:sz w:val="18"/>
          <w:szCs w:val="18"/>
        </w:rPr>
        <w:t xml:space="preserve">Leader and Committee Selection </w:t>
      </w:r>
    </w:p>
    <w:p w14:paraId="306AA59F"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lastRenderedPageBreak/>
        <w:t>Selection Architecture</w:t>
      </w:r>
    </w:p>
    <w:p w14:paraId="06607F82"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Verifiable Random Functions (VRF)</w:t>
      </w:r>
    </w:p>
    <w:p w14:paraId="3F08614A"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Leader Selection Algorithm</w:t>
      </w:r>
    </w:p>
    <w:p w14:paraId="3F891D2A"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Committee Selection Algorithm</w:t>
      </w:r>
    </w:p>
    <w:p w14:paraId="0A30A077"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Diversity Penalty Application</w:t>
      </w:r>
    </w:p>
    <w:p w14:paraId="06889E4C"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Operator Cohort Definition</w:t>
      </w:r>
    </w:p>
    <w:p w14:paraId="422D6B67"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Worked Selection Example</w:t>
      </w:r>
    </w:p>
    <w:p w14:paraId="637E252F" w14:textId="77777777" w:rsidR="00602E4B" w:rsidRPr="00602E4B" w:rsidRDefault="00602E4B" w:rsidP="00602E4B">
      <w:pPr>
        <w:pStyle w:val="ListParagraph"/>
        <w:spacing w:line="276" w:lineRule="auto"/>
        <w:rPr>
          <w:rFonts w:ascii="Inter" w:hAnsi="Inter"/>
          <w:sz w:val="18"/>
          <w:szCs w:val="18"/>
        </w:rPr>
      </w:pPr>
    </w:p>
    <w:p w14:paraId="796562F3" w14:textId="77777777" w:rsidR="00602E4B" w:rsidRPr="00602E4B" w:rsidRDefault="00602E4B" w:rsidP="00602E4B">
      <w:pPr>
        <w:pStyle w:val="ListParagraph"/>
        <w:numPr>
          <w:ilvl w:val="1"/>
          <w:numId w:val="488"/>
        </w:numPr>
        <w:spacing w:line="276" w:lineRule="auto"/>
        <w:rPr>
          <w:rFonts w:ascii="Inter" w:hAnsi="Inter"/>
          <w:b/>
          <w:bCs/>
          <w:sz w:val="18"/>
          <w:szCs w:val="18"/>
        </w:rPr>
      </w:pPr>
      <w:r w:rsidRPr="00602E4B">
        <w:rPr>
          <w:rFonts w:ascii="Inter" w:hAnsi="Inter"/>
          <w:b/>
          <w:bCs/>
          <w:sz w:val="18"/>
          <w:szCs w:val="18"/>
        </w:rPr>
        <w:t xml:space="preserve">Block Structure and Quorum Certificates </w:t>
      </w:r>
    </w:p>
    <w:p w14:paraId="4191ED2D"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Block Header Format</w:t>
      </w:r>
    </w:p>
    <w:p w14:paraId="1644BC94"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Vote Message Format</w:t>
      </w:r>
    </w:p>
    <w:p w14:paraId="66033C73"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Quorum Certificate Format</w:t>
      </w:r>
    </w:p>
    <w:p w14:paraId="2532FAF2"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Block Finalization Process</w:t>
      </w:r>
    </w:p>
    <w:p w14:paraId="2FD1D05C" w14:textId="77777777" w:rsidR="00602E4B" w:rsidRPr="00602E4B" w:rsidRDefault="00602E4B" w:rsidP="00602E4B">
      <w:pPr>
        <w:pStyle w:val="ListParagraph"/>
        <w:spacing w:line="276" w:lineRule="auto"/>
        <w:rPr>
          <w:rFonts w:ascii="Inter" w:hAnsi="Inter"/>
          <w:sz w:val="18"/>
          <w:szCs w:val="18"/>
        </w:rPr>
      </w:pPr>
    </w:p>
    <w:p w14:paraId="1F3326FA" w14:textId="77777777" w:rsidR="00602E4B" w:rsidRPr="00602E4B" w:rsidRDefault="00602E4B" w:rsidP="00602E4B">
      <w:pPr>
        <w:pStyle w:val="ListParagraph"/>
        <w:numPr>
          <w:ilvl w:val="1"/>
          <w:numId w:val="488"/>
        </w:numPr>
        <w:spacing w:line="276" w:lineRule="auto"/>
        <w:rPr>
          <w:rFonts w:ascii="Inter" w:hAnsi="Inter"/>
          <w:b/>
          <w:bCs/>
          <w:sz w:val="18"/>
          <w:szCs w:val="18"/>
        </w:rPr>
      </w:pPr>
      <w:r w:rsidRPr="00602E4B">
        <w:rPr>
          <w:rFonts w:ascii="Inter" w:hAnsi="Inter"/>
          <w:b/>
          <w:bCs/>
          <w:sz w:val="18"/>
          <w:szCs w:val="18"/>
        </w:rPr>
        <w:t xml:space="preserve">Economic Incentives and Reward Distribution </w:t>
      </w:r>
    </w:p>
    <w:p w14:paraId="086AF83A"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Reward Components</w:t>
      </w:r>
    </w:p>
    <w:p w14:paraId="0AC16D6A"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Proposer Rewards</w:t>
      </w:r>
    </w:p>
    <w:p w14:paraId="398F32A8"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Committee Rewards</w:t>
      </w:r>
    </w:p>
    <w:p w14:paraId="459724E2"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Punctuality Measurement and Anti-Gaming</w:t>
      </w:r>
    </w:p>
    <w:p w14:paraId="526EC160"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Optional Reputation Micro-Bonus</w:t>
      </w:r>
    </w:p>
    <w:p w14:paraId="7DFD6074"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Long-Term Inflation Schedule</w:t>
      </w:r>
    </w:p>
    <w:p w14:paraId="7C6A4782"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Reward Distribution Mechanism</w:t>
      </w:r>
    </w:p>
    <w:p w14:paraId="144652B8"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Staking Economics</w:t>
      </w:r>
    </w:p>
    <w:p w14:paraId="68E0267F" w14:textId="77777777" w:rsidR="00602E4B" w:rsidRPr="00602E4B" w:rsidRDefault="00602E4B" w:rsidP="00602E4B">
      <w:pPr>
        <w:pStyle w:val="ListParagraph"/>
        <w:spacing w:line="276" w:lineRule="auto"/>
        <w:rPr>
          <w:rFonts w:ascii="Inter" w:hAnsi="Inter"/>
          <w:sz w:val="18"/>
          <w:szCs w:val="18"/>
        </w:rPr>
      </w:pPr>
    </w:p>
    <w:p w14:paraId="7A31C52D" w14:textId="77777777" w:rsidR="00602E4B" w:rsidRPr="00602E4B" w:rsidRDefault="00602E4B" w:rsidP="00602E4B">
      <w:pPr>
        <w:pStyle w:val="ListParagraph"/>
        <w:numPr>
          <w:ilvl w:val="1"/>
          <w:numId w:val="488"/>
        </w:numPr>
        <w:spacing w:line="276" w:lineRule="auto"/>
        <w:rPr>
          <w:rFonts w:ascii="Inter" w:hAnsi="Inter"/>
          <w:b/>
          <w:bCs/>
          <w:sz w:val="18"/>
          <w:szCs w:val="18"/>
        </w:rPr>
      </w:pPr>
      <w:r w:rsidRPr="00602E4B">
        <w:rPr>
          <w:rFonts w:ascii="Inter" w:hAnsi="Inter"/>
          <w:b/>
          <w:bCs/>
          <w:sz w:val="18"/>
          <w:szCs w:val="18"/>
        </w:rPr>
        <w:t xml:space="preserve">Slashing Conditions and Evidence </w:t>
      </w:r>
    </w:p>
    <w:p w14:paraId="626656E4"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Equivocation (Double-Signing)</w:t>
      </w:r>
    </w:p>
    <w:p w14:paraId="0B20594D"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Invalid Block Proposal</w:t>
      </w:r>
    </w:p>
    <w:p w14:paraId="730E84BC"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Censorship (Optional)</w:t>
      </w:r>
    </w:p>
    <w:p w14:paraId="0F070F1E"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Evidence Submission Process</w:t>
      </w:r>
    </w:p>
    <w:p w14:paraId="1CDBBE41" w14:textId="77777777" w:rsidR="00602E4B" w:rsidRPr="00602E4B" w:rsidRDefault="00602E4B" w:rsidP="00602E4B">
      <w:pPr>
        <w:pStyle w:val="ListParagraph"/>
        <w:numPr>
          <w:ilvl w:val="2"/>
          <w:numId w:val="488"/>
        </w:numPr>
        <w:spacing w:line="276" w:lineRule="auto"/>
        <w:ind w:left="1350" w:hanging="630"/>
        <w:rPr>
          <w:rFonts w:ascii="Inter" w:hAnsi="Inter"/>
          <w:sz w:val="18"/>
          <w:szCs w:val="18"/>
        </w:rPr>
      </w:pPr>
      <w:r w:rsidRPr="00602E4B">
        <w:rPr>
          <w:rFonts w:ascii="Inter" w:hAnsi="Inter"/>
          <w:sz w:val="18"/>
          <w:szCs w:val="18"/>
        </w:rPr>
        <w:t>Jail and Unbonding</w:t>
      </w:r>
    </w:p>
    <w:p w14:paraId="351E7A9D" w14:textId="77777777" w:rsidR="00602E4B" w:rsidRPr="00602E4B" w:rsidRDefault="00602E4B" w:rsidP="00602E4B">
      <w:pPr>
        <w:pStyle w:val="ListParagraph"/>
        <w:spacing w:line="276" w:lineRule="auto"/>
        <w:ind w:left="360"/>
        <w:rPr>
          <w:rFonts w:ascii="Inter" w:hAnsi="Inter"/>
          <w:sz w:val="18"/>
          <w:szCs w:val="18"/>
        </w:rPr>
      </w:pPr>
    </w:p>
    <w:p w14:paraId="6D5298F2" w14:textId="77777777" w:rsidR="00602E4B" w:rsidRPr="00602E4B" w:rsidRDefault="00602E4B" w:rsidP="00602E4B">
      <w:pPr>
        <w:pStyle w:val="ListParagraph"/>
        <w:numPr>
          <w:ilvl w:val="0"/>
          <w:numId w:val="488"/>
        </w:numPr>
        <w:spacing w:line="276" w:lineRule="auto"/>
        <w:rPr>
          <w:rFonts w:ascii="Inter" w:hAnsi="Inter"/>
          <w:b/>
          <w:bCs/>
          <w:sz w:val="18"/>
          <w:szCs w:val="18"/>
        </w:rPr>
      </w:pPr>
      <w:r w:rsidRPr="00602E4B">
        <w:rPr>
          <w:rFonts w:ascii="Inter" w:hAnsi="Inter"/>
          <w:b/>
          <w:bCs/>
          <w:sz w:val="18"/>
          <w:szCs w:val="18"/>
        </w:rPr>
        <w:t>Protocol Mechanics</w:t>
      </w:r>
    </w:p>
    <w:p w14:paraId="14C279CC" w14:textId="77777777" w:rsidR="00602E4B" w:rsidRPr="00602E4B" w:rsidRDefault="00602E4B" w:rsidP="00602E4B">
      <w:pPr>
        <w:pStyle w:val="ListParagraph"/>
        <w:spacing w:line="276" w:lineRule="auto"/>
        <w:ind w:left="360"/>
        <w:rPr>
          <w:rFonts w:ascii="Inter" w:hAnsi="Inter"/>
          <w:sz w:val="18"/>
          <w:szCs w:val="18"/>
        </w:rPr>
      </w:pPr>
      <w:r w:rsidRPr="00602E4B">
        <w:rPr>
          <w:rFonts w:ascii="Inter" w:hAnsi="Inter"/>
          <w:sz w:val="18"/>
          <w:szCs w:val="18"/>
        </w:rPr>
        <w:t xml:space="preserve"> </w:t>
      </w:r>
    </w:p>
    <w:p w14:paraId="03C74095" w14:textId="77777777" w:rsidR="00602E4B" w:rsidRPr="00602E4B" w:rsidRDefault="00602E4B" w:rsidP="00602E4B">
      <w:pPr>
        <w:pStyle w:val="ListParagraph"/>
        <w:numPr>
          <w:ilvl w:val="0"/>
          <w:numId w:val="490"/>
        </w:numPr>
        <w:spacing w:line="276" w:lineRule="auto"/>
        <w:ind w:left="720"/>
        <w:rPr>
          <w:rFonts w:ascii="Inter" w:hAnsi="Inter"/>
          <w:b/>
          <w:bCs/>
          <w:sz w:val="18"/>
          <w:szCs w:val="18"/>
        </w:rPr>
      </w:pPr>
      <w:r w:rsidRPr="00602E4B">
        <w:rPr>
          <w:rFonts w:ascii="Inter" w:hAnsi="Inter"/>
          <w:b/>
          <w:bCs/>
          <w:sz w:val="18"/>
          <w:szCs w:val="18"/>
        </w:rPr>
        <w:t xml:space="preserve">Timeout and View Change Mechanisms </w:t>
      </w:r>
    </w:p>
    <w:p w14:paraId="0E0553D2" w14:textId="77777777" w:rsidR="00602E4B" w:rsidRPr="00602E4B" w:rsidRDefault="00602E4B" w:rsidP="00602E4B">
      <w:pPr>
        <w:pStyle w:val="ListParagraph"/>
        <w:numPr>
          <w:ilvl w:val="1"/>
          <w:numId w:val="490"/>
        </w:numPr>
        <w:spacing w:line="276" w:lineRule="auto"/>
        <w:ind w:left="1350" w:hanging="630"/>
        <w:rPr>
          <w:rFonts w:ascii="Inter" w:hAnsi="Inter"/>
          <w:sz w:val="18"/>
          <w:szCs w:val="18"/>
        </w:rPr>
      </w:pPr>
      <w:r w:rsidRPr="00602E4B">
        <w:rPr>
          <w:rFonts w:ascii="Inter" w:hAnsi="Inter"/>
          <w:sz w:val="18"/>
          <w:szCs w:val="18"/>
        </w:rPr>
        <w:t>Timeout Triggers</w:t>
      </w:r>
    </w:p>
    <w:p w14:paraId="7D6D61E6" w14:textId="77777777" w:rsidR="00602E4B" w:rsidRPr="00602E4B" w:rsidRDefault="00602E4B" w:rsidP="00602E4B">
      <w:pPr>
        <w:pStyle w:val="ListParagraph"/>
        <w:numPr>
          <w:ilvl w:val="1"/>
          <w:numId w:val="490"/>
        </w:numPr>
        <w:spacing w:line="276" w:lineRule="auto"/>
        <w:ind w:left="1350" w:hanging="630"/>
        <w:rPr>
          <w:rFonts w:ascii="Inter" w:hAnsi="Inter"/>
          <w:sz w:val="18"/>
          <w:szCs w:val="18"/>
        </w:rPr>
      </w:pPr>
      <w:r w:rsidRPr="00602E4B">
        <w:rPr>
          <w:rFonts w:ascii="Inter" w:hAnsi="Inter"/>
          <w:sz w:val="18"/>
          <w:szCs w:val="18"/>
        </w:rPr>
        <w:t>Timeout Message Format</w:t>
      </w:r>
    </w:p>
    <w:p w14:paraId="6851A0C0" w14:textId="77777777" w:rsidR="00602E4B" w:rsidRPr="00602E4B" w:rsidRDefault="00602E4B" w:rsidP="00602E4B">
      <w:pPr>
        <w:pStyle w:val="ListParagraph"/>
        <w:numPr>
          <w:ilvl w:val="1"/>
          <w:numId w:val="490"/>
        </w:numPr>
        <w:spacing w:line="276" w:lineRule="auto"/>
        <w:ind w:left="1350" w:hanging="630"/>
        <w:rPr>
          <w:rFonts w:ascii="Inter" w:hAnsi="Inter"/>
          <w:sz w:val="18"/>
          <w:szCs w:val="18"/>
        </w:rPr>
      </w:pPr>
      <w:r w:rsidRPr="00602E4B">
        <w:rPr>
          <w:rFonts w:ascii="Inter" w:hAnsi="Inter"/>
          <w:sz w:val="18"/>
          <w:szCs w:val="18"/>
        </w:rPr>
        <w:t>Timeout Quorum</w:t>
      </w:r>
    </w:p>
    <w:p w14:paraId="1E90CAAE" w14:textId="77777777" w:rsidR="00602E4B" w:rsidRPr="00602E4B" w:rsidRDefault="00602E4B" w:rsidP="00602E4B">
      <w:pPr>
        <w:pStyle w:val="ListParagraph"/>
        <w:numPr>
          <w:ilvl w:val="1"/>
          <w:numId w:val="490"/>
        </w:numPr>
        <w:spacing w:line="276" w:lineRule="auto"/>
        <w:ind w:left="1350" w:hanging="630"/>
        <w:rPr>
          <w:rFonts w:ascii="Inter" w:hAnsi="Inter"/>
          <w:sz w:val="18"/>
          <w:szCs w:val="18"/>
        </w:rPr>
      </w:pPr>
      <w:r w:rsidRPr="00602E4B">
        <w:rPr>
          <w:rFonts w:ascii="Inter" w:hAnsi="Inter"/>
          <w:sz w:val="18"/>
          <w:szCs w:val="18"/>
        </w:rPr>
        <w:t>View Change Protocol</w:t>
      </w:r>
    </w:p>
    <w:p w14:paraId="33BC4263" w14:textId="77777777" w:rsidR="00602E4B" w:rsidRPr="00602E4B" w:rsidRDefault="00602E4B" w:rsidP="00602E4B">
      <w:pPr>
        <w:pStyle w:val="ListParagraph"/>
        <w:numPr>
          <w:ilvl w:val="1"/>
          <w:numId w:val="490"/>
        </w:numPr>
        <w:spacing w:line="276" w:lineRule="auto"/>
        <w:ind w:left="1350" w:hanging="630"/>
        <w:rPr>
          <w:rFonts w:ascii="Inter" w:hAnsi="Inter"/>
          <w:sz w:val="18"/>
          <w:szCs w:val="18"/>
        </w:rPr>
      </w:pPr>
      <w:r w:rsidRPr="00602E4B">
        <w:rPr>
          <w:rFonts w:ascii="Inter" w:hAnsi="Inter"/>
          <w:sz w:val="18"/>
          <w:szCs w:val="18"/>
        </w:rPr>
        <w:t>Exponential Backoff Application</w:t>
      </w:r>
    </w:p>
    <w:p w14:paraId="584BAD40" w14:textId="77777777" w:rsidR="00602E4B" w:rsidRPr="00602E4B" w:rsidRDefault="00602E4B" w:rsidP="00602E4B">
      <w:pPr>
        <w:pStyle w:val="ListParagraph"/>
        <w:numPr>
          <w:ilvl w:val="1"/>
          <w:numId w:val="490"/>
        </w:numPr>
        <w:spacing w:line="276" w:lineRule="auto"/>
        <w:ind w:left="1350" w:hanging="630"/>
        <w:rPr>
          <w:rFonts w:ascii="Inter" w:hAnsi="Inter"/>
          <w:sz w:val="18"/>
          <w:szCs w:val="18"/>
        </w:rPr>
      </w:pPr>
      <w:r w:rsidRPr="00602E4B">
        <w:rPr>
          <w:rFonts w:ascii="Inter" w:hAnsi="Inter"/>
          <w:sz w:val="18"/>
          <w:szCs w:val="18"/>
        </w:rPr>
        <w:t>Liveness Recovery</w:t>
      </w:r>
    </w:p>
    <w:p w14:paraId="6A424F8E" w14:textId="77777777" w:rsidR="00602E4B" w:rsidRPr="00602E4B" w:rsidRDefault="00602E4B" w:rsidP="00602E4B">
      <w:pPr>
        <w:pStyle w:val="ListParagraph"/>
        <w:spacing w:line="276" w:lineRule="auto"/>
        <w:rPr>
          <w:rFonts w:ascii="Inter" w:hAnsi="Inter"/>
          <w:sz w:val="18"/>
          <w:szCs w:val="18"/>
        </w:rPr>
      </w:pPr>
    </w:p>
    <w:p w14:paraId="0CF2FC97" w14:textId="77777777" w:rsidR="00602E4B" w:rsidRPr="00602E4B" w:rsidRDefault="00602E4B" w:rsidP="00602E4B">
      <w:pPr>
        <w:pStyle w:val="ListParagraph"/>
        <w:numPr>
          <w:ilvl w:val="0"/>
          <w:numId w:val="490"/>
        </w:numPr>
        <w:spacing w:line="276" w:lineRule="auto"/>
        <w:ind w:left="720"/>
        <w:rPr>
          <w:rFonts w:ascii="Inter" w:hAnsi="Inter"/>
          <w:b/>
          <w:bCs/>
          <w:sz w:val="18"/>
          <w:szCs w:val="18"/>
        </w:rPr>
      </w:pPr>
      <w:r w:rsidRPr="00602E4B">
        <w:rPr>
          <w:rFonts w:ascii="Inter" w:hAnsi="Inter"/>
          <w:b/>
          <w:bCs/>
          <w:sz w:val="18"/>
          <w:szCs w:val="18"/>
        </w:rPr>
        <w:t>Epoch Transitions</w:t>
      </w:r>
    </w:p>
    <w:p w14:paraId="60D0E5F3" w14:textId="77777777" w:rsidR="00602E4B" w:rsidRPr="00602E4B" w:rsidRDefault="00602E4B" w:rsidP="00602E4B">
      <w:pPr>
        <w:pStyle w:val="ListParagraph"/>
        <w:numPr>
          <w:ilvl w:val="1"/>
          <w:numId w:val="489"/>
        </w:numPr>
        <w:spacing w:line="276" w:lineRule="auto"/>
        <w:ind w:left="1350" w:hanging="612"/>
        <w:rPr>
          <w:rFonts w:ascii="Inter" w:hAnsi="Inter"/>
          <w:sz w:val="18"/>
          <w:szCs w:val="18"/>
        </w:rPr>
      </w:pPr>
      <w:r w:rsidRPr="00602E4B">
        <w:rPr>
          <w:rFonts w:ascii="Inter" w:hAnsi="Inter"/>
          <w:sz w:val="18"/>
          <w:szCs w:val="18"/>
        </w:rPr>
        <w:t>Epoch Structure</w:t>
      </w:r>
    </w:p>
    <w:p w14:paraId="491284DA" w14:textId="77777777" w:rsidR="00602E4B" w:rsidRPr="00602E4B" w:rsidRDefault="00602E4B" w:rsidP="00602E4B">
      <w:pPr>
        <w:pStyle w:val="ListParagraph"/>
        <w:numPr>
          <w:ilvl w:val="1"/>
          <w:numId w:val="489"/>
        </w:numPr>
        <w:spacing w:line="276" w:lineRule="auto"/>
        <w:ind w:left="1350" w:hanging="612"/>
        <w:rPr>
          <w:rFonts w:ascii="Inter" w:hAnsi="Inter"/>
          <w:sz w:val="18"/>
          <w:szCs w:val="18"/>
        </w:rPr>
      </w:pPr>
      <w:r w:rsidRPr="00602E4B">
        <w:rPr>
          <w:rFonts w:ascii="Inter" w:hAnsi="Inter"/>
          <w:sz w:val="18"/>
          <w:szCs w:val="18"/>
        </w:rPr>
        <w:t xml:space="preserve">Transition Phases </w:t>
      </w:r>
    </w:p>
    <w:p w14:paraId="667F7669" w14:textId="77777777" w:rsidR="00602E4B" w:rsidRPr="00602E4B" w:rsidRDefault="00602E4B" w:rsidP="00602E4B">
      <w:pPr>
        <w:pStyle w:val="ListParagraph"/>
        <w:numPr>
          <w:ilvl w:val="2"/>
          <w:numId w:val="489"/>
        </w:numPr>
        <w:spacing w:line="276" w:lineRule="auto"/>
        <w:ind w:left="1800" w:hanging="450"/>
        <w:rPr>
          <w:rFonts w:ascii="Inter" w:hAnsi="Inter"/>
          <w:sz w:val="18"/>
          <w:szCs w:val="18"/>
        </w:rPr>
      </w:pPr>
      <w:r w:rsidRPr="00602E4B">
        <w:rPr>
          <w:rFonts w:ascii="Inter" w:hAnsi="Inter"/>
          <w:sz w:val="18"/>
          <w:szCs w:val="18"/>
        </w:rPr>
        <w:t>Phase 1: Stake Snapshot</w:t>
      </w:r>
    </w:p>
    <w:p w14:paraId="42EE8478" w14:textId="77777777" w:rsidR="00602E4B" w:rsidRPr="00602E4B" w:rsidRDefault="00602E4B" w:rsidP="00602E4B">
      <w:pPr>
        <w:pStyle w:val="ListParagraph"/>
        <w:numPr>
          <w:ilvl w:val="2"/>
          <w:numId w:val="489"/>
        </w:numPr>
        <w:spacing w:line="276" w:lineRule="auto"/>
        <w:ind w:left="1800" w:hanging="450"/>
        <w:rPr>
          <w:rFonts w:ascii="Inter" w:hAnsi="Inter"/>
          <w:sz w:val="18"/>
          <w:szCs w:val="18"/>
        </w:rPr>
      </w:pPr>
      <w:r w:rsidRPr="00602E4B">
        <w:rPr>
          <w:rFonts w:ascii="Inter" w:hAnsi="Inter"/>
          <w:sz w:val="18"/>
          <w:szCs w:val="18"/>
        </w:rPr>
        <w:t>Phase 2: Reputation Update</w:t>
      </w:r>
    </w:p>
    <w:p w14:paraId="535CBFC4" w14:textId="77777777" w:rsidR="00602E4B" w:rsidRPr="00602E4B" w:rsidRDefault="00602E4B" w:rsidP="00602E4B">
      <w:pPr>
        <w:pStyle w:val="ListParagraph"/>
        <w:numPr>
          <w:ilvl w:val="2"/>
          <w:numId w:val="489"/>
        </w:numPr>
        <w:spacing w:line="276" w:lineRule="auto"/>
        <w:ind w:left="1800" w:hanging="450"/>
        <w:rPr>
          <w:rFonts w:ascii="Inter" w:hAnsi="Inter"/>
          <w:sz w:val="18"/>
          <w:szCs w:val="18"/>
        </w:rPr>
      </w:pPr>
      <w:r w:rsidRPr="00602E4B">
        <w:rPr>
          <w:rFonts w:ascii="Inter" w:hAnsi="Inter"/>
          <w:sz w:val="18"/>
          <w:szCs w:val="18"/>
        </w:rPr>
        <w:t>Phase 3: Weight Recalculation</w:t>
      </w:r>
    </w:p>
    <w:p w14:paraId="2835A9AE" w14:textId="77777777" w:rsidR="00602E4B" w:rsidRPr="00602E4B" w:rsidRDefault="00602E4B" w:rsidP="00602E4B">
      <w:pPr>
        <w:pStyle w:val="ListParagraph"/>
        <w:numPr>
          <w:ilvl w:val="2"/>
          <w:numId w:val="489"/>
        </w:numPr>
        <w:spacing w:line="276" w:lineRule="auto"/>
        <w:ind w:left="1800" w:hanging="450"/>
        <w:rPr>
          <w:rFonts w:ascii="Inter" w:hAnsi="Inter"/>
          <w:sz w:val="18"/>
          <w:szCs w:val="18"/>
        </w:rPr>
      </w:pPr>
      <w:r w:rsidRPr="00602E4B">
        <w:rPr>
          <w:rFonts w:ascii="Inter" w:hAnsi="Inter"/>
          <w:sz w:val="18"/>
          <w:szCs w:val="18"/>
        </w:rPr>
        <w:t>Phase 4: Randomness Generation</w:t>
      </w:r>
    </w:p>
    <w:p w14:paraId="2DBB4C22" w14:textId="77777777" w:rsidR="00602E4B" w:rsidRPr="00602E4B" w:rsidRDefault="00602E4B" w:rsidP="00602E4B">
      <w:pPr>
        <w:pStyle w:val="ListParagraph"/>
        <w:numPr>
          <w:ilvl w:val="2"/>
          <w:numId w:val="489"/>
        </w:numPr>
        <w:spacing w:line="276" w:lineRule="auto"/>
        <w:ind w:left="1800" w:hanging="450"/>
        <w:rPr>
          <w:rFonts w:ascii="Inter" w:hAnsi="Inter"/>
          <w:sz w:val="18"/>
          <w:szCs w:val="18"/>
        </w:rPr>
      </w:pPr>
      <w:r w:rsidRPr="00602E4B">
        <w:rPr>
          <w:rFonts w:ascii="Inter" w:hAnsi="Inter"/>
          <w:sz w:val="18"/>
          <w:szCs w:val="18"/>
        </w:rPr>
        <w:t>Phase 5: Committee Rotation</w:t>
      </w:r>
    </w:p>
    <w:p w14:paraId="0564789D"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Transition Timing</w:t>
      </w:r>
    </w:p>
    <w:p w14:paraId="7A73E4B7" w14:textId="77777777" w:rsidR="00602E4B" w:rsidRPr="00602E4B" w:rsidRDefault="00602E4B" w:rsidP="00602E4B">
      <w:pPr>
        <w:pStyle w:val="ListParagraph"/>
        <w:spacing w:line="276" w:lineRule="auto"/>
        <w:rPr>
          <w:rFonts w:ascii="Inter" w:hAnsi="Inter"/>
          <w:sz w:val="18"/>
          <w:szCs w:val="18"/>
        </w:rPr>
      </w:pPr>
    </w:p>
    <w:p w14:paraId="4B1A3DD6" w14:textId="77777777" w:rsidR="00602E4B" w:rsidRPr="00602E4B" w:rsidRDefault="00602E4B" w:rsidP="00602E4B">
      <w:pPr>
        <w:pStyle w:val="ListParagraph"/>
        <w:numPr>
          <w:ilvl w:val="0"/>
          <w:numId w:val="489"/>
        </w:numPr>
        <w:spacing w:line="276" w:lineRule="auto"/>
        <w:ind w:left="720"/>
        <w:rPr>
          <w:rFonts w:ascii="Inter" w:hAnsi="Inter"/>
          <w:b/>
          <w:bCs/>
          <w:sz w:val="18"/>
          <w:szCs w:val="18"/>
        </w:rPr>
      </w:pPr>
      <w:r w:rsidRPr="00602E4B">
        <w:rPr>
          <w:rFonts w:ascii="Inter" w:hAnsi="Inter"/>
          <w:b/>
          <w:bCs/>
          <w:sz w:val="18"/>
          <w:szCs w:val="18"/>
        </w:rPr>
        <w:t xml:space="preserve">Protocol Parameters and Tuning </w:t>
      </w:r>
    </w:p>
    <w:p w14:paraId="48C3103C"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 xml:space="preserve">Default Parameter Values </w:t>
      </w:r>
    </w:p>
    <w:p w14:paraId="7E52B14C" w14:textId="77777777" w:rsidR="00602E4B" w:rsidRPr="00602E4B" w:rsidRDefault="00602E4B" w:rsidP="00602E4B">
      <w:pPr>
        <w:pStyle w:val="ListParagraph"/>
        <w:numPr>
          <w:ilvl w:val="2"/>
          <w:numId w:val="489"/>
        </w:numPr>
        <w:spacing w:line="276" w:lineRule="auto"/>
        <w:ind w:left="2160" w:hanging="810"/>
        <w:rPr>
          <w:rFonts w:ascii="Inter" w:hAnsi="Inter"/>
          <w:sz w:val="18"/>
          <w:szCs w:val="18"/>
        </w:rPr>
      </w:pPr>
      <w:r w:rsidRPr="00602E4B">
        <w:rPr>
          <w:rFonts w:ascii="Inter" w:hAnsi="Inter"/>
          <w:sz w:val="18"/>
          <w:szCs w:val="18"/>
        </w:rPr>
        <w:t>Consensus Parameters</w:t>
      </w:r>
    </w:p>
    <w:p w14:paraId="4568B934" w14:textId="77777777" w:rsidR="00602E4B" w:rsidRPr="00602E4B" w:rsidRDefault="00602E4B" w:rsidP="00602E4B">
      <w:pPr>
        <w:pStyle w:val="ListParagraph"/>
        <w:numPr>
          <w:ilvl w:val="2"/>
          <w:numId w:val="489"/>
        </w:numPr>
        <w:spacing w:line="276" w:lineRule="auto"/>
        <w:ind w:left="2160" w:hanging="810"/>
        <w:rPr>
          <w:rFonts w:ascii="Inter" w:hAnsi="Inter"/>
          <w:sz w:val="18"/>
          <w:szCs w:val="18"/>
        </w:rPr>
      </w:pPr>
      <w:r w:rsidRPr="00602E4B">
        <w:rPr>
          <w:rFonts w:ascii="Inter" w:hAnsi="Inter"/>
          <w:sz w:val="18"/>
          <w:szCs w:val="18"/>
        </w:rPr>
        <w:t>Weight Parameters</w:t>
      </w:r>
    </w:p>
    <w:p w14:paraId="5D95DED3" w14:textId="77777777" w:rsidR="00602E4B" w:rsidRPr="00602E4B" w:rsidRDefault="00602E4B" w:rsidP="00602E4B">
      <w:pPr>
        <w:pStyle w:val="ListParagraph"/>
        <w:numPr>
          <w:ilvl w:val="2"/>
          <w:numId w:val="489"/>
        </w:numPr>
        <w:spacing w:line="276" w:lineRule="auto"/>
        <w:ind w:left="2160" w:hanging="810"/>
        <w:rPr>
          <w:rFonts w:ascii="Inter" w:hAnsi="Inter"/>
          <w:sz w:val="18"/>
          <w:szCs w:val="18"/>
        </w:rPr>
      </w:pPr>
      <w:r w:rsidRPr="00602E4B">
        <w:rPr>
          <w:rFonts w:ascii="Inter" w:hAnsi="Inter"/>
          <w:sz w:val="18"/>
          <w:szCs w:val="18"/>
        </w:rPr>
        <w:t>Timing Parameters</w:t>
      </w:r>
    </w:p>
    <w:p w14:paraId="599223CF" w14:textId="77777777" w:rsidR="00602E4B" w:rsidRPr="00602E4B" w:rsidRDefault="00602E4B" w:rsidP="00602E4B">
      <w:pPr>
        <w:pStyle w:val="ListParagraph"/>
        <w:numPr>
          <w:ilvl w:val="2"/>
          <w:numId w:val="489"/>
        </w:numPr>
        <w:spacing w:line="276" w:lineRule="auto"/>
        <w:ind w:left="2160" w:hanging="810"/>
        <w:rPr>
          <w:rFonts w:ascii="Inter" w:hAnsi="Inter"/>
          <w:sz w:val="18"/>
          <w:szCs w:val="18"/>
        </w:rPr>
      </w:pPr>
      <w:r w:rsidRPr="00602E4B">
        <w:rPr>
          <w:rFonts w:ascii="Inter" w:hAnsi="Inter"/>
          <w:sz w:val="18"/>
          <w:szCs w:val="18"/>
        </w:rPr>
        <w:t>Reputation Parameters</w:t>
      </w:r>
    </w:p>
    <w:p w14:paraId="5674B043" w14:textId="77777777" w:rsidR="00602E4B" w:rsidRPr="00602E4B" w:rsidRDefault="00602E4B" w:rsidP="00602E4B">
      <w:pPr>
        <w:pStyle w:val="ListParagraph"/>
        <w:numPr>
          <w:ilvl w:val="2"/>
          <w:numId w:val="489"/>
        </w:numPr>
        <w:spacing w:line="276" w:lineRule="auto"/>
        <w:ind w:left="2160" w:hanging="810"/>
        <w:rPr>
          <w:rFonts w:ascii="Inter" w:hAnsi="Inter"/>
          <w:sz w:val="18"/>
          <w:szCs w:val="18"/>
        </w:rPr>
      </w:pPr>
      <w:r w:rsidRPr="00602E4B">
        <w:rPr>
          <w:rFonts w:ascii="Inter" w:hAnsi="Inter"/>
          <w:sz w:val="18"/>
          <w:szCs w:val="18"/>
        </w:rPr>
        <w:lastRenderedPageBreak/>
        <w:t>Slashing Parameters</w:t>
      </w:r>
    </w:p>
    <w:p w14:paraId="559AE20A" w14:textId="77777777" w:rsidR="00602E4B" w:rsidRPr="00602E4B" w:rsidRDefault="00602E4B" w:rsidP="00602E4B">
      <w:pPr>
        <w:pStyle w:val="ListParagraph"/>
        <w:numPr>
          <w:ilvl w:val="2"/>
          <w:numId w:val="489"/>
        </w:numPr>
        <w:spacing w:line="276" w:lineRule="auto"/>
        <w:ind w:left="2160" w:hanging="810"/>
        <w:rPr>
          <w:rFonts w:ascii="Inter" w:hAnsi="Inter"/>
          <w:sz w:val="18"/>
          <w:szCs w:val="18"/>
        </w:rPr>
      </w:pPr>
      <w:r w:rsidRPr="00602E4B">
        <w:rPr>
          <w:rFonts w:ascii="Inter" w:hAnsi="Inter"/>
          <w:sz w:val="18"/>
          <w:szCs w:val="18"/>
        </w:rPr>
        <w:t>Diversity Parameters</w:t>
      </w:r>
    </w:p>
    <w:p w14:paraId="31DE8275"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Parameter Governance</w:t>
      </w:r>
    </w:p>
    <w:p w14:paraId="403FA0C4"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Performance Targets</w:t>
      </w:r>
    </w:p>
    <w:p w14:paraId="64074602"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Tuning Guidance</w:t>
      </w:r>
    </w:p>
    <w:p w14:paraId="0615AD85" w14:textId="77777777" w:rsidR="00602E4B" w:rsidRPr="00602E4B" w:rsidRDefault="00602E4B" w:rsidP="00602E4B">
      <w:pPr>
        <w:pStyle w:val="ListParagraph"/>
        <w:spacing w:line="276" w:lineRule="auto"/>
        <w:rPr>
          <w:rFonts w:ascii="Inter" w:hAnsi="Inter"/>
          <w:sz w:val="18"/>
          <w:szCs w:val="18"/>
        </w:rPr>
      </w:pPr>
    </w:p>
    <w:p w14:paraId="08AE8549" w14:textId="77777777" w:rsidR="00602E4B" w:rsidRPr="00602E4B" w:rsidRDefault="00602E4B" w:rsidP="00602E4B">
      <w:pPr>
        <w:pStyle w:val="ListParagraph"/>
        <w:numPr>
          <w:ilvl w:val="0"/>
          <w:numId w:val="489"/>
        </w:numPr>
        <w:spacing w:line="276" w:lineRule="auto"/>
        <w:ind w:left="720"/>
        <w:rPr>
          <w:rFonts w:ascii="Inter" w:hAnsi="Inter"/>
          <w:b/>
          <w:bCs/>
          <w:sz w:val="18"/>
          <w:szCs w:val="18"/>
        </w:rPr>
      </w:pPr>
      <w:r w:rsidRPr="00602E4B">
        <w:rPr>
          <w:rFonts w:ascii="Inter" w:hAnsi="Inter"/>
          <w:b/>
          <w:bCs/>
          <w:sz w:val="18"/>
          <w:szCs w:val="18"/>
        </w:rPr>
        <w:t xml:space="preserve">Implementation Interfaces </w:t>
      </w:r>
    </w:p>
    <w:p w14:paraId="2A3BFD50"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Core Data Structures</w:t>
      </w:r>
    </w:p>
    <w:p w14:paraId="5A71BDF4"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Protocol State Machine</w:t>
      </w:r>
    </w:p>
    <w:p w14:paraId="589115F3"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Network Interface</w:t>
      </w:r>
    </w:p>
    <w:p w14:paraId="51040316"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Storage Interface</w:t>
      </w:r>
    </w:p>
    <w:p w14:paraId="21F74DD8"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Cross-Chain Bridge Interface</w:t>
      </w:r>
    </w:p>
    <w:p w14:paraId="27720BB2" w14:textId="77777777" w:rsidR="00602E4B" w:rsidRPr="00602E4B" w:rsidRDefault="00602E4B" w:rsidP="00602E4B">
      <w:pPr>
        <w:pStyle w:val="ListParagraph"/>
        <w:spacing w:line="276" w:lineRule="auto"/>
        <w:rPr>
          <w:rFonts w:ascii="Inter" w:hAnsi="Inter"/>
          <w:sz w:val="18"/>
          <w:szCs w:val="18"/>
        </w:rPr>
      </w:pPr>
    </w:p>
    <w:p w14:paraId="5D37764B" w14:textId="77777777" w:rsidR="00602E4B" w:rsidRPr="00602E4B" w:rsidRDefault="00602E4B" w:rsidP="00602E4B">
      <w:pPr>
        <w:pStyle w:val="ListParagraph"/>
        <w:numPr>
          <w:ilvl w:val="0"/>
          <w:numId w:val="489"/>
        </w:numPr>
        <w:spacing w:line="276" w:lineRule="auto"/>
        <w:ind w:left="720"/>
        <w:rPr>
          <w:rFonts w:ascii="Inter" w:hAnsi="Inter"/>
          <w:b/>
          <w:bCs/>
          <w:sz w:val="18"/>
          <w:szCs w:val="18"/>
        </w:rPr>
      </w:pPr>
      <w:r w:rsidRPr="00602E4B">
        <w:rPr>
          <w:rFonts w:ascii="Inter" w:hAnsi="Inter"/>
          <w:b/>
          <w:bCs/>
          <w:sz w:val="18"/>
          <w:szCs w:val="18"/>
        </w:rPr>
        <w:t xml:space="preserve">Detailed Pseudocode </w:t>
      </w:r>
    </w:p>
    <w:p w14:paraId="33C1F1CA"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Leader Selection</w:t>
      </w:r>
    </w:p>
    <w:p w14:paraId="3265A45B"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Committee Sampling</w:t>
      </w:r>
    </w:p>
    <w:p w14:paraId="005F05F6"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Diversity Multiplier Calculation</w:t>
      </w:r>
    </w:p>
    <w:p w14:paraId="58746C1B"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Block Proposal</w:t>
      </w:r>
    </w:p>
    <w:p w14:paraId="05643B6E"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Vote Validation and Casting</w:t>
      </w:r>
    </w:p>
    <w:p w14:paraId="714890DF"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QC Formation and Aggregation</w:t>
      </w:r>
    </w:p>
    <w:p w14:paraId="07EAB7C5"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Reputation Update (End of Epoch)</w:t>
      </w:r>
    </w:p>
    <w:p w14:paraId="5298C4AD"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Slashing Execution</w:t>
      </w:r>
    </w:p>
    <w:p w14:paraId="49BDFEF5" w14:textId="77777777" w:rsidR="00602E4B" w:rsidRPr="00602E4B" w:rsidRDefault="00602E4B" w:rsidP="00602E4B">
      <w:pPr>
        <w:pStyle w:val="ListParagraph"/>
        <w:spacing w:line="276" w:lineRule="auto"/>
        <w:rPr>
          <w:rFonts w:ascii="Inter" w:hAnsi="Inter"/>
          <w:sz w:val="18"/>
          <w:szCs w:val="18"/>
        </w:rPr>
      </w:pPr>
    </w:p>
    <w:p w14:paraId="18EADC3E" w14:textId="77777777" w:rsidR="00602E4B" w:rsidRPr="00602E4B" w:rsidRDefault="00602E4B" w:rsidP="00602E4B">
      <w:pPr>
        <w:pStyle w:val="ListParagraph"/>
        <w:numPr>
          <w:ilvl w:val="0"/>
          <w:numId w:val="489"/>
        </w:numPr>
        <w:spacing w:line="276" w:lineRule="auto"/>
        <w:ind w:left="720"/>
        <w:rPr>
          <w:rFonts w:ascii="Inter" w:hAnsi="Inter"/>
          <w:b/>
          <w:bCs/>
          <w:sz w:val="18"/>
          <w:szCs w:val="18"/>
        </w:rPr>
      </w:pPr>
      <w:r w:rsidRPr="00602E4B">
        <w:rPr>
          <w:rFonts w:ascii="Inter" w:hAnsi="Inter"/>
          <w:b/>
          <w:bCs/>
          <w:sz w:val="18"/>
          <w:szCs w:val="18"/>
        </w:rPr>
        <w:t xml:space="preserve">Testing and Validation Plan </w:t>
      </w:r>
    </w:p>
    <w:p w14:paraId="050FE4D5"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Unit Testing</w:t>
      </w:r>
    </w:p>
    <w:p w14:paraId="4DCA7C98"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Integration Testing</w:t>
      </w:r>
    </w:p>
    <w:p w14:paraId="6C1ABC6A"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Chaos Testing</w:t>
      </w:r>
    </w:p>
    <w:p w14:paraId="58BB2F9C"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Performance Testing</w:t>
      </w:r>
    </w:p>
    <w:p w14:paraId="201E4C50" w14:textId="77777777" w:rsidR="00602E4B" w:rsidRPr="00602E4B" w:rsidRDefault="00602E4B" w:rsidP="00602E4B">
      <w:pPr>
        <w:pStyle w:val="ListParagraph"/>
        <w:numPr>
          <w:ilvl w:val="1"/>
          <w:numId w:val="489"/>
        </w:numPr>
        <w:spacing w:line="276" w:lineRule="auto"/>
        <w:ind w:left="1350" w:hanging="630"/>
        <w:rPr>
          <w:rFonts w:ascii="Inter" w:hAnsi="Inter"/>
          <w:sz w:val="18"/>
          <w:szCs w:val="18"/>
        </w:rPr>
      </w:pPr>
      <w:r w:rsidRPr="00602E4B">
        <w:rPr>
          <w:rFonts w:ascii="Inter" w:hAnsi="Inter"/>
          <w:sz w:val="18"/>
          <w:szCs w:val="18"/>
        </w:rPr>
        <w:t>Cross-Chain Interoperability Testing</w:t>
      </w:r>
    </w:p>
    <w:p w14:paraId="45626E55" w14:textId="77777777" w:rsidR="00602E4B" w:rsidRPr="00602E4B" w:rsidRDefault="00602E4B" w:rsidP="00602E4B">
      <w:pPr>
        <w:pStyle w:val="ListParagraph"/>
        <w:spacing w:line="276" w:lineRule="auto"/>
        <w:ind w:left="360"/>
        <w:rPr>
          <w:rFonts w:ascii="Inter" w:hAnsi="Inter"/>
          <w:sz w:val="18"/>
          <w:szCs w:val="18"/>
        </w:rPr>
      </w:pPr>
    </w:p>
    <w:p w14:paraId="6C2F817A" w14:textId="77777777" w:rsidR="00602E4B" w:rsidRPr="00602E4B" w:rsidRDefault="00602E4B" w:rsidP="00602E4B">
      <w:pPr>
        <w:pStyle w:val="ListParagraph"/>
        <w:spacing w:line="276" w:lineRule="auto"/>
        <w:ind w:left="360"/>
        <w:rPr>
          <w:rFonts w:ascii="Inter" w:hAnsi="Inter"/>
          <w:sz w:val="18"/>
          <w:szCs w:val="18"/>
        </w:rPr>
      </w:pPr>
    </w:p>
    <w:p w14:paraId="758713E9" w14:textId="77777777" w:rsidR="00602E4B" w:rsidRPr="00602E4B" w:rsidRDefault="00602E4B" w:rsidP="00602E4B">
      <w:pPr>
        <w:pStyle w:val="ListParagraph"/>
        <w:spacing w:line="276" w:lineRule="auto"/>
        <w:ind w:left="360"/>
        <w:rPr>
          <w:rFonts w:ascii="Inter" w:hAnsi="Inter"/>
          <w:sz w:val="18"/>
          <w:szCs w:val="18"/>
        </w:rPr>
      </w:pPr>
    </w:p>
    <w:p w14:paraId="5A13D5BE" w14:textId="77777777" w:rsidR="00602E4B" w:rsidRPr="00602E4B" w:rsidRDefault="00602E4B" w:rsidP="00602E4B">
      <w:pPr>
        <w:pStyle w:val="ListParagraph"/>
        <w:numPr>
          <w:ilvl w:val="0"/>
          <w:numId w:val="491"/>
        </w:numPr>
        <w:spacing w:line="276" w:lineRule="auto"/>
        <w:rPr>
          <w:rFonts w:ascii="Inter" w:hAnsi="Inter"/>
          <w:b/>
          <w:bCs/>
          <w:sz w:val="18"/>
          <w:szCs w:val="18"/>
        </w:rPr>
      </w:pPr>
      <w:r w:rsidRPr="00602E4B">
        <w:rPr>
          <w:rFonts w:ascii="Inter" w:hAnsi="Inter"/>
          <w:b/>
          <w:bCs/>
          <w:sz w:val="18"/>
          <w:szCs w:val="18"/>
        </w:rPr>
        <w:t>Advanced Topics</w:t>
      </w:r>
    </w:p>
    <w:p w14:paraId="45FBBCDB" w14:textId="77777777" w:rsidR="00602E4B" w:rsidRPr="00602E4B" w:rsidRDefault="00602E4B" w:rsidP="00602E4B">
      <w:pPr>
        <w:pStyle w:val="ListParagraph"/>
        <w:spacing w:line="276" w:lineRule="auto"/>
        <w:ind w:left="360"/>
        <w:rPr>
          <w:rFonts w:ascii="Inter" w:hAnsi="Inter"/>
          <w:b/>
          <w:bCs/>
          <w:sz w:val="18"/>
          <w:szCs w:val="18"/>
        </w:rPr>
      </w:pPr>
    </w:p>
    <w:p w14:paraId="6588E770" w14:textId="77777777" w:rsidR="00602E4B" w:rsidRPr="00602E4B" w:rsidRDefault="00602E4B" w:rsidP="00602E4B">
      <w:pPr>
        <w:pStyle w:val="ListParagraph"/>
        <w:numPr>
          <w:ilvl w:val="1"/>
          <w:numId w:val="491"/>
        </w:numPr>
        <w:spacing w:line="276" w:lineRule="auto"/>
        <w:rPr>
          <w:rFonts w:ascii="Inter" w:hAnsi="Inter"/>
          <w:b/>
          <w:bCs/>
          <w:sz w:val="18"/>
          <w:szCs w:val="18"/>
        </w:rPr>
      </w:pPr>
      <w:r w:rsidRPr="00602E4B">
        <w:rPr>
          <w:rFonts w:ascii="Inter" w:hAnsi="Inter"/>
          <w:b/>
          <w:bCs/>
          <w:sz w:val="18"/>
          <w:szCs w:val="18"/>
        </w:rPr>
        <w:t xml:space="preserve">Open Questions and Future Work </w:t>
      </w:r>
    </w:p>
    <w:p w14:paraId="50239146"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Parameters Requiring Further Analysis</w:t>
      </w:r>
    </w:p>
    <w:p w14:paraId="7F88FF3F"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Research Questions</w:t>
      </w:r>
    </w:p>
    <w:p w14:paraId="45B50567"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Cryptographic Enhancements</w:t>
      </w:r>
    </w:p>
    <w:p w14:paraId="4C9D2173"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Economic Analysis Needed</w:t>
      </w:r>
    </w:p>
    <w:p w14:paraId="43191B3C"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Governance Mechanisms</w:t>
      </w:r>
    </w:p>
    <w:p w14:paraId="35369A33"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MEV Mitigation (Expanded)</w:t>
      </w:r>
    </w:p>
    <w:p w14:paraId="0AC6625C" w14:textId="77777777" w:rsidR="00602E4B" w:rsidRPr="00602E4B" w:rsidRDefault="00602E4B" w:rsidP="00602E4B">
      <w:pPr>
        <w:pStyle w:val="ListParagraph"/>
        <w:spacing w:line="276" w:lineRule="auto"/>
        <w:ind w:left="1224"/>
        <w:rPr>
          <w:rFonts w:ascii="Inter" w:hAnsi="Inter"/>
          <w:sz w:val="18"/>
          <w:szCs w:val="18"/>
        </w:rPr>
      </w:pPr>
    </w:p>
    <w:p w14:paraId="77B81000" w14:textId="77777777" w:rsidR="00602E4B" w:rsidRPr="00602E4B" w:rsidRDefault="00602E4B" w:rsidP="00602E4B">
      <w:pPr>
        <w:pStyle w:val="ListParagraph"/>
        <w:numPr>
          <w:ilvl w:val="1"/>
          <w:numId w:val="491"/>
        </w:numPr>
        <w:spacing w:line="276" w:lineRule="auto"/>
        <w:rPr>
          <w:rFonts w:ascii="Inter" w:hAnsi="Inter"/>
          <w:b/>
          <w:bCs/>
          <w:sz w:val="18"/>
          <w:szCs w:val="18"/>
        </w:rPr>
      </w:pPr>
      <w:r w:rsidRPr="00602E4B">
        <w:rPr>
          <w:rFonts w:ascii="Inter" w:hAnsi="Inter"/>
          <w:b/>
          <w:bCs/>
          <w:sz w:val="18"/>
          <w:szCs w:val="18"/>
        </w:rPr>
        <w:t xml:space="preserve">Implementation Roadmap </w:t>
      </w:r>
    </w:p>
    <w:p w14:paraId="6B4AD31F"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Phase 0: Testnet Beta (v0.1)</w:t>
      </w:r>
    </w:p>
    <w:p w14:paraId="30924785"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Phase 1: Full Testnet (v0.5)</w:t>
      </w:r>
    </w:p>
    <w:p w14:paraId="76CE8B82"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Phase 2: Mainnet Beta (v1.0)</w:t>
      </w:r>
    </w:p>
    <w:p w14:paraId="6CCB0464"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Phase 3: Mainnet Stable (v1.5)</w:t>
      </w:r>
    </w:p>
    <w:p w14:paraId="43746E6F"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Integration with SUIP Timeline</w:t>
      </w:r>
    </w:p>
    <w:p w14:paraId="64BD66C6" w14:textId="77777777" w:rsidR="00602E4B" w:rsidRPr="00602E4B" w:rsidRDefault="00602E4B" w:rsidP="00602E4B">
      <w:pPr>
        <w:pStyle w:val="ListParagraph"/>
        <w:spacing w:line="276" w:lineRule="auto"/>
        <w:ind w:left="1224"/>
        <w:rPr>
          <w:rFonts w:ascii="Inter" w:hAnsi="Inter"/>
          <w:sz w:val="18"/>
          <w:szCs w:val="18"/>
        </w:rPr>
      </w:pPr>
    </w:p>
    <w:p w14:paraId="511C9A96" w14:textId="77777777" w:rsidR="00602E4B" w:rsidRPr="00602E4B" w:rsidRDefault="00602E4B" w:rsidP="00602E4B">
      <w:pPr>
        <w:pStyle w:val="ListParagraph"/>
        <w:numPr>
          <w:ilvl w:val="1"/>
          <w:numId w:val="491"/>
        </w:numPr>
        <w:spacing w:line="276" w:lineRule="auto"/>
        <w:rPr>
          <w:rFonts w:ascii="Inter" w:hAnsi="Inter"/>
          <w:b/>
          <w:bCs/>
          <w:sz w:val="18"/>
          <w:szCs w:val="18"/>
        </w:rPr>
      </w:pPr>
      <w:r w:rsidRPr="00602E4B">
        <w:rPr>
          <w:rFonts w:ascii="Inter" w:hAnsi="Inter"/>
          <w:b/>
          <w:bCs/>
          <w:sz w:val="18"/>
          <w:szCs w:val="18"/>
        </w:rPr>
        <w:t xml:space="preserve">Security Considerations </w:t>
      </w:r>
    </w:p>
    <w:p w14:paraId="51635278"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Threat Model</w:t>
      </w:r>
    </w:p>
    <w:p w14:paraId="6A5FA799"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Mitigation Strategies</w:t>
      </w:r>
    </w:p>
    <w:p w14:paraId="72AD88E6"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Audit and Verification</w:t>
      </w:r>
    </w:p>
    <w:p w14:paraId="0669C41D"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Cross-Chain Security Framework</w:t>
      </w:r>
    </w:p>
    <w:p w14:paraId="229536DF"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Bridge Validator Security</w:t>
      </w:r>
    </w:p>
    <w:p w14:paraId="5166D48A" w14:textId="77777777" w:rsidR="00602E4B" w:rsidRPr="00602E4B" w:rsidRDefault="00602E4B" w:rsidP="00602E4B">
      <w:pPr>
        <w:pStyle w:val="ListParagraph"/>
        <w:spacing w:line="276" w:lineRule="auto"/>
        <w:ind w:left="1224"/>
        <w:rPr>
          <w:rFonts w:ascii="Inter" w:hAnsi="Inter"/>
          <w:sz w:val="18"/>
          <w:szCs w:val="18"/>
        </w:rPr>
      </w:pPr>
    </w:p>
    <w:p w14:paraId="70F48F91" w14:textId="77777777" w:rsidR="00602E4B" w:rsidRPr="00602E4B" w:rsidRDefault="00602E4B" w:rsidP="00602E4B">
      <w:pPr>
        <w:pStyle w:val="ListParagraph"/>
        <w:numPr>
          <w:ilvl w:val="1"/>
          <w:numId w:val="491"/>
        </w:numPr>
        <w:spacing w:line="276" w:lineRule="auto"/>
        <w:rPr>
          <w:rFonts w:ascii="Inter" w:hAnsi="Inter"/>
          <w:b/>
          <w:bCs/>
          <w:sz w:val="18"/>
          <w:szCs w:val="18"/>
        </w:rPr>
      </w:pPr>
      <w:r w:rsidRPr="00602E4B">
        <w:rPr>
          <w:rFonts w:ascii="Inter" w:hAnsi="Inter"/>
          <w:b/>
          <w:bCs/>
          <w:sz w:val="18"/>
          <w:szCs w:val="18"/>
        </w:rPr>
        <w:t xml:space="preserve">Compatibility and Interoperability </w:t>
      </w:r>
    </w:p>
    <w:p w14:paraId="71349AEB"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lastRenderedPageBreak/>
        <w:t>AIVM Integration</w:t>
      </w:r>
    </w:p>
    <w:p w14:paraId="0A282322"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Cross-Chain Bridges</w:t>
      </w:r>
    </w:p>
    <w:p w14:paraId="40D88945"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Standards Compliance</w:t>
      </w:r>
    </w:p>
    <w:p w14:paraId="4E170591"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Specialized Validator Roles</w:t>
      </w:r>
    </w:p>
    <w:p w14:paraId="643D5BEC" w14:textId="77777777" w:rsidR="00602E4B" w:rsidRPr="00602E4B" w:rsidRDefault="00602E4B" w:rsidP="00602E4B">
      <w:pPr>
        <w:pStyle w:val="ListParagraph"/>
        <w:spacing w:line="276" w:lineRule="auto"/>
        <w:ind w:left="1224"/>
        <w:rPr>
          <w:rFonts w:ascii="Inter" w:hAnsi="Inter"/>
          <w:sz w:val="18"/>
          <w:szCs w:val="18"/>
        </w:rPr>
      </w:pPr>
    </w:p>
    <w:p w14:paraId="20FC5B2E" w14:textId="77777777" w:rsidR="00602E4B" w:rsidRPr="00602E4B" w:rsidRDefault="00602E4B" w:rsidP="00602E4B">
      <w:pPr>
        <w:pStyle w:val="ListParagraph"/>
        <w:numPr>
          <w:ilvl w:val="1"/>
          <w:numId w:val="491"/>
        </w:numPr>
        <w:spacing w:line="276" w:lineRule="auto"/>
        <w:rPr>
          <w:rFonts w:ascii="Inter" w:hAnsi="Inter"/>
          <w:b/>
          <w:bCs/>
          <w:sz w:val="18"/>
          <w:szCs w:val="18"/>
        </w:rPr>
      </w:pPr>
      <w:r w:rsidRPr="00602E4B">
        <w:rPr>
          <w:rFonts w:ascii="Inter" w:hAnsi="Inter"/>
          <w:b/>
          <w:bCs/>
          <w:sz w:val="18"/>
          <w:szCs w:val="18"/>
        </w:rPr>
        <w:t xml:space="preserve">Role Specialization and Sharding </w:t>
      </w:r>
    </w:p>
    <w:p w14:paraId="0C42C383"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Consensus Validators</w:t>
      </w:r>
    </w:p>
    <w:p w14:paraId="78533D39"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Bridge Relayer Validators</w:t>
      </w:r>
    </w:p>
    <w:p w14:paraId="2C609C3C"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Witness &amp; Oracle Nodes</w:t>
      </w:r>
    </w:p>
    <w:p w14:paraId="11566C43"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Compute Nodes (Future)</w:t>
      </w:r>
    </w:p>
    <w:p w14:paraId="3B83FE3D" w14:textId="77777777" w:rsidR="00602E4B" w:rsidRPr="00602E4B" w:rsidRDefault="00602E4B" w:rsidP="00602E4B">
      <w:pPr>
        <w:pStyle w:val="ListParagraph"/>
        <w:numPr>
          <w:ilvl w:val="2"/>
          <w:numId w:val="491"/>
        </w:numPr>
        <w:spacing w:line="276" w:lineRule="auto"/>
        <w:ind w:left="1350" w:hanging="630"/>
        <w:rPr>
          <w:rFonts w:ascii="Inter" w:hAnsi="Inter"/>
          <w:sz w:val="18"/>
          <w:szCs w:val="18"/>
        </w:rPr>
      </w:pPr>
      <w:r w:rsidRPr="00602E4B">
        <w:rPr>
          <w:rFonts w:ascii="Inter" w:hAnsi="Inter"/>
          <w:sz w:val="18"/>
          <w:szCs w:val="18"/>
        </w:rPr>
        <w:t>Workload Distribution Architecture</w:t>
      </w:r>
    </w:p>
    <w:p w14:paraId="51BD30F7" w14:textId="77777777" w:rsidR="00602E4B" w:rsidRPr="00602E4B" w:rsidRDefault="00602E4B" w:rsidP="00602E4B">
      <w:pPr>
        <w:pStyle w:val="ListParagraph"/>
        <w:spacing w:line="276" w:lineRule="auto"/>
        <w:ind w:left="1224"/>
        <w:rPr>
          <w:rFonts w:ascii="Inter" w:hAnsi="Inter"/>
          <w:sz w:val="18"/>
          <w:szCs w:val="18"/>
        </w:rPr>
      </w:pPr>
    </w:p>
    <w:p w14:paraId="620C6685" w14:textId="77777777" w:rsidR="00602E4B" w:rsidRPr="00602E4B" w:rsidRDefault="00602E4B" w:rsidP="00602E4B">
      <w:pPr>
        <w:pStyle w:val="ListParagraph"/>
        <w:numPr>
          <w:ilvl w:val="0"/>
          <w:numId w:val="492"/>
        </w:numPr>
        <w:spacing w:line="276" w:lineRule="auto"/>
        <w:rPr>
          <w:rFonts w:ascii="Inter" w:hAnsi="Inter"/>
          <w:b/>
          <w:bCs/>
          <w:sz w:val="18"/>
          <w:szCs w:val="18"/>
        </w:rPr>
      </w:pPr>
      <w:r w:rsidRPr="00602E4B">
        <w:rPr>
          <w:rFonts w:ascii="Inter" w:hAnsi="Inter"/>
          <w:b/>
          <w:bCs/>
          <w:sz w:val="18"/>
          <w:szCs w:val="18"/>
        </w:rPr>
        <w:t>Appendices</w:t>
      </w:r>
    </w:p>
    <w:p w14:paraId="10C5E0A6" w14:textId="77777777" w:rsidR="00602E4B" w:rsidRPr="00602E4B" w:rsidRDefault="00602E4B" w:rsidP="00602E4B">
      <w:pPr>
        <w:pStyle w:val="ListParagraph"/>
        <w:numPr>
          <w:ilvl w:val="1"/>
          <w:numId w:val="492"/>
        </w:numPr>
        <w:spacing w:line="276" w:lineRule="auto"/>
        <w:rPr>
          <w:rFonts w:ascii="Inter" w:hAnsi="Inter"/>
          <w:sz w:val="18"/>
          <w:szCs w:val="18"/>
        </w:rPr>
      </w:pPr>
      <w:r w:rsidRPr="00602E4B">
        <w:rPr>
          <w:rFonts w:ascii="Inter" w:hAnsi="Inter"/>
          <w:sz w:val="18"/>
          <w:szCs w:val="18"/>
        </w:rPr>
        <w:t>Appendix A: Notation Index</w:t>
      </w:r>
    </w:p>
    <w:p w14:paraId="1247FC1A" w14:textId="77777777" w:rsidR="00602E4B" w:rsidRPr="00602E4B" w:rsidRDefault="00602E4B" w:rsidP="00602E4B">
      <w:pPr>
        <w:pStyle w:val="ListParagraph"/>
        <w:numPr>
          <w:ilvl w:val="1"/>
          <w:numId w:val="492"/>
        </w:numPr>
        <w:spacing w:line="276" w:lineRule="auto"/>
        <w:rPr>
          <w:rFonts w:ascii="Inter" w:hAnsi="Inter"/>
          <w:sz w:val="18"/>
          <w:szCs w:val="18"/>
        </w:rPr>
      </w:pPr>
      <w:r w:rsidRPr="00602E4B">
        <w:rPr>
          <w:rFonts w:ascii="Inter" w:hAnsi="Inter"/>
          <w:sz w:val="18"/>
          <w:szCs w:val="18"/>
        </w:rPr>
        <w:t>Appendix B: References</w:t>
      </w:r>
    </w:p>
    <w:p w14:paraId="6E9F22F8" w14:textId="77777777" w:rsidR="00602E4B" w:rsidRPr="00602E4B" w:rsidRDefault="00602E4B" w:rsidP="00602E4B">
      <w:pPr>
        <w:pStyle w:val="ListParagraph"/>
        <w:numPr>
          <w:ilvl w:val="1"/>
          <w:numId w:val="492"/>
        </w:numPr>
        <w:spacing w:line="276" w:lineRule="auto"/>
        <w:rPr>
          <w:rFonts w:ascii="Inter" w:hAnsi="Inter"/>
          <w:sz w:val="18"/>
          <w:szCs w:val="18"/>
        </w:rPr>
      </w:pPr>
      <w:r w:rsidRPr="00602E4B">
        <w:rPr>
          <w:rFonts w:ascii="Inter" w:hAnsi="Inter"/>
          <w:sz w:val="18"/>
          <w:szCs w:val="18"/>
        </w:rPr>
        <w:t>Appendix C: Glossary</w:t>
      </w:r>
    </w:p>
    <w:p w14:paraId="6A0D86C4" w14:textId="77777777" w:rsidR="00602E4B" w:rsidRPr="00602E4B" w:rsidRDefault="00602E4B" w:rsidP="00602E4B">
      <w:pPr>
        <w:pStyle w:val="ListParagraph"/>
        <w:numPr>
          <w:ilvl w:val="1"/>
          <w:numId w:val="492"/>
        </w:numPr>
        <w:spacing w:line="276" w:lineRule="auto"/>
        <w:rPr>
          <w:rFonts w:ascii="Inter" w:hAnsi="Inter"/>
          <w:sz w:val="18"/>
          <w:szCs w:val="18"/>
        </w:rPr>
      </w:pPr>
      <w:r w:rsidRPr="00602E4B">
        <w:rPr>
          <w:rFonts w:ascii="Inter" w:hAnsi="Inter"/>
          <w:sz w:val="18"/>
          <w:szCs w:val="18"/>
        </w:rPr>
        <w:t>Appendix D: SUIP Integration Specifications</w:t>
      </w:r>
    </w:p>
    <w:p w14:paraId="23F80504" w14:textId="77777777" w:rsidR="00602E4B" w:rsidRPr="00602E4B" w:rsidRDefault="00602E4B" w:rsidP="00602E4B">
      <w:pPr>
        <w:pStyle w:val="ListParagraph"/>
        <w:numPr>
          <w:ilvl w:val="1"/>
          <w:numId w:val="492"/>
        </w:numPr>
        <w:spacing w:line="276" w:lineRule="auto"/>
        <w:rPr>
          <w:rFonts w:ascii="Inter" w:hAnsi="Inter"/>
          <w:sz w:val="18"/>
          <w:szCs w:val="18"/>
        </w:rPr>
      </w:pPr>
      <w:r w:rsidRPr="00602E4B">
        <w:rPr>
          <w:rFonts w:ascii="Inter" w:hAnsi="Inter"/>
          <w:sz w:val="18"/>
          <w:szCs w:val="18"/>
        </w:rPr>
        <w:t>Appendix E: UMA Key Management Integration</w:t>
      </w:r>
    </w:p>
    <w:p w14:paraId="7CE52EEF" w14:textId="77777777" w:rsidR="00602E4B" w:rsidRPr="00602E4B" w:rsidRDefault="00602E4B" w:rsidP="00602E4B">
      <w:pPr>
        <w:pStyle w:val="ListParagraph"/>
        <w:numPr>
          <w:ilvl w:val="1"/>
          <w:numId w:val="492"/>
        </w:numPr>
        <w:spacing w:line="276" w:lineRule="auto"/>
        <w:rPr>
          <w:rFonts w:ascii="Inter" w:hAnsi="Inter"/>
          <w:sz w:val="18"/>
          <w:szCs w:val="18"/>
        </w:rPr>
      </w:pPr>
      <w:r w:rsidRPr="00602E4B">
        <w:rPr>
          <w:rFonts w:ascii="Inter" w:hAnsi="Inter"/>
          <w:sz w:val="18"/>
          <w:szCs w:val="18"/>
        </w:rPr>
        <w:t>Appendix F: Emergency Governance Procedures</w:t>
      </w:r>
    </w:p>
    <w:p w14:paraId="7F4687C6" w14:textId="77777777" w:rsidR="00602E4B" w:rsidRPr="00602E4B" w:rsidRDefault="00602E4B" w:rsidP="00602E4B">
      <w:pPr>
        <w:spacing w:line="276" w:lineRule="auto"/>
        <w:rPr>
          <w:rFonts w:ascii="Inter" w:hAnsi="Inter"/>
          <w:sz w:val="18"/>
          <w:szCs w:val="18"/>
        </w:rPr>
      </w:pPr>
    </w:p>
    <w:p w14:paraId="4FD3A7FF" w14:textId="77777777" w:rsidR="00602E4B" w:rsidRPr="00602E4B" w:rsidRDefault="00035578" w:rsidP="00602E4B">
      <w:pPr>
        <w:rPr>
          <w:rFonts w:ascii="Inter" w:hAnsi="Inter"/>
          <w:sz w:val="18"/>
          <w:szCs w:val="18"/>
        </w:rPr>
      </w:pPr>
      <w:r w:rsidRPr="00035578">
        <w:rPr>
          <w:rFonts w:ascii="Inter" w:hAnsi="Inter"/>
          <w:noProof/>
          <w:sz w:val="18"/>
          <w:szCs w:val="18"/>
          <w14:ligatures w14:val="standardContextual"/>
        </w:rPr>
        <w:pict w14:anchorId="3C01A8FD">
          <v:rect id="_x0000_i1056" alt="" style="width:468pt;height:.05pt;mso-width-percent:0;mso-height-percent:0;mso-width-percent:0;mso-height-percent:0" o:hralign="center" o:hrstd="t" o:hr="t" fillcolor="#a0a0a0" stroked="f"/>
        </w:pict>
      </w:r>
    </w:p>
    <w:p w14:paraId="05E0BF3A" w14:textId="77777777" w:rsidR="00602E4B" w:rsidRPr="00602E4B" w:rsidRDefault="00602E4B" w:rsidP="00602E4B">
      <w:pPr>
        <w:rPr>
          <w:rFonts w:ascii="Inter" w:hAnsi="Inter"/>
          <w:sz w:val="18"/>
          <w:szCs w:val="18"/>
        </w:rPr>
      </w:pPr>
      <w:r w:rsidRPr="00602E4B">
        <w:rPr>
          <w:rFonts w:ascii="Inter" w:hAnsi="Inter"/>
          <w:sz w:val="18"/>
          <w:szCs w:val="18"/>
        </w:rPr>
        <w:br w:type="page"/>
      </w:r>
    </w:p>
    <w:p w14:paraId="1A14C287" w14:textId="77777777" w:rsidR="00602E4B" w:rsidRPr="00602E4B" w:rsidRDefault="00602E4B" w:rsidP="00602E4B">
      <w:pPr>
        <w:rPr>
          <w:rFonts w:ascii="Inter" w:hAnsi="Inter"/>
          <w:b/>
          <w:bCs/>
          <w:sz w:val="18"/>
          <w:szCs w:val="18"/>
          <w:u w:val="single"/>
        </w:rPr>
      </w:pPr>
      <w:r w:rsidRPr="00602E4B">
        <w:rPr>
          <w:rFonts w:ascii="Inter" w:hAnsi="Inter"/>
          <w:b/>
          <w:bCs/>
          <w:sz w:val="18"/>
          <w:szCs w:val="18"/>
          <w:u w:val="single"/>
        </w:rPr>
        <w:lastRenderedPageBreak/>
        <w:t>Document Scope</w:t>
      </w:r>
    </w:p>
    <w:p w14:paraId="29778033"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This technical specification defines the Proof-of-Synergy (PoSy) consensus protocol as implemented in Synergy Network's Layer 1 blockchain. The document covers:</w:t>
      </w:r>
    </w:p>
    <w:p w14:paraId="687DDF1E" w14:textId="77777777" w:rsidR="00602E4B" w:rsidRPr="00602E4B" w:rsidRDefault="00602E4B" w:rsidP="00602E4B">
      <w:pPr>
        <w:spacing w:line="312" w:lineRule="auto"/>
        <w:rPr>
          <w:rFonts w:ascii="Inter" w:hAnsi="Inter"/>
          <w:sz w:val="18"/>
          <w:szCs w:val="18"/>
        </w:rPr>
      </w:pPr>
    </w:p>
    <w:p w14:paraId="3FE583C0"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Consensus protocol architecture and mechanics</w:t>
      </w:r>
    </w:p>
    <w:p w14:paraId="62FC2E45"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Specialized validator lifecycle management and role separation</w:t>
      </w:r>
    </w:p>
    <w:p w14:paraId="7F87FEE1"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Economic incentive structures with cross-chain considerations</w:t>
      </w:r>
    </w:p>
    <w:p w14:paraId="1F49FA92"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Slashing conditions and penalties</w:t>
      </w:r>
    </w:p>
    <w:p w14:paraId="741E7E0A"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Adversarial model and security assumptions</w:t>
      </w:r>
    </w:p>
    <w:p w14:paraId="50D63F04"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Protocol parameters and tuning guidance</w:t>
      </w:r>
    </w:p>
    <w:p w14:paraId="463C602F"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Implementation pseudocode</w:t>
      </w:r>
    </w:p>
    <w:p w14:paraId="1542BBDA"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Integration with Synergy Universal Interoperability Protocol (SUIP)</w:t>
      </w:r>
    </w:p>
    <w:p w14:paraId="3C2D4654"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Cross-chain security and validator specialization</w:t>
      </w:r>
    </w:p>
    <w:p w14:paraId="2FEFDDD5" w14:textId="77777777" w:rsidR="00602E4B" w:rsidRPr="00602E4B" w:rsidRDefault="00602E4B" w:rsidP="00602E4B">
      <w:pPr>
        <w:spacing w:line="312" w:lineRule="auto"/>
        <w:rPr>
          <w:rFonts w:ascii="Inter" w:hAnsi="Inter"/>
          <w:sz w:val="18"/>
          <w:szCs w:val="18"/>
        </w:rPr>
      </w:pPr>
      <w:r w:rsidRPr="00602E4B">
        <w:rPr>
          <w:rFonts w:ascii="Inter" w:hAnsi="Inter"/>
          <w:sz w:val="18"/>
          <w:szCs w:val="18"/>
        </w:rPr>
        <w:t>•</w:t>
      </w:r>
      <w:r w:rsidRPr="00602E4B">
        <w:rPr>
          <w:rFonts w:ascii="Inter" w:hAnsi="Inter"/>
          <w:sz w:val="18"/>
          <w:szCs w:val="18"/>
        </w:rPr>
        <w:tab/>
        <w:t>Universal Meta-Address (UMA) consensus requirements</w:t>
      </w:r>
    </w:p>
    <w:p w14:paraId="201DFBA3" w14:textId="77777777" w:rsidR="00602E4B" w:rsidRPr="00602E4B" w:rsidRDefault="00602E4B" w:rsidP="00602E4B">
      <w:pPr>
        <w:spacing w:line="312" w:lineRule="auto"/>
        <w:rPr>
          <w:rFonts w:ascii="Inter" w:hAnsi="Inter"/>
          <w:sz w:val="18"/>
          <w:szCs w:val="18"/>
        </w:rPr>
      </w:pPr>
    </w:p>
    <w:p w14:paraId="394B6C17" w14:textId="77777777" w:rsidR="00602E4B" w:rsidRPr="00602E4B" w:rsidRDefault="00035578" w:rsidP="00602E4B">
      <w:pPr>
        <w:spacing w:line="312" w:lineRule="auto"/>
        <w:rPr>
          <w:rFonts w:ascii="Inter" w:hAnsi="Inter"/>
          <w:sz w:val="18"/>
          <w:szCs w:val="18"/>
        </w:rPr>
      </w:pPr>
      <w:r w:rsidRPr="00035578">
        <w:rPr>
          <w:rFonts w:ascii="Inter" w:hAnsi="Inter"/>
          <w:noProof/>
          <w:sz w:val="18"/>
          <w:szCs w:val="18"/>
          <w14:ligatures w14:val="standardContextual"/>
        </w:rPr>
        <w:pict w14:anchorId="6B1EA25F">
          <v:rect id="_x0000_i1055" alt="" style="width:468pt;height:.05pt;mso-width-percent:0;mso-height-percent:0;mso-width-percent:0;mso-height-percent:0" o:hralign="center" o:hrstd="t" o:hr="t" fillcolor="#a0a0a0" stroked="f"/>
        </w:pict>
      </w:r>
    </w:p>
    <w:p w14:paraId="1D7E79F6" w14:textId="77777777" w:rsidR="00602E4B" w:rsidRPr="00602E4B" w:rsidRDefault="00602E4B" w:rsidP="00602E4B">
      <w:pPr>
        <w:spacing w:line="312" w:lineRule="auto"/>
        <w:rPr>
          <w:rFonts w:ascii="Inter" w:hAnsi="Inter"/>
          <w:sz w:val="18"/>
          <w:szCs w:val="18"/>
        </w:rPr>
      </w:pPr>
    </w:p>
    <w:p w14:paraId="18199069" w14:textId="77777777" w:rsidR="00602E4B" w:rsidRPr="00602E4B" w:rsidRDefault="00602E4B" w:rsidP="00602E4B">
      <w:pPr>
        <w:spacing w:line="312" w:lineRule="auto"/>
        <w:rPr>
          <w:rFonts w:ascii="Inter" w:hAnsi="Inter"/>
          <w:b/>
          <w:bCs/>
          <w:sz w:val="18"/>
          <w:szCs w:val="18"/>
          <w:u w:val="single"/>
        </w:rPr>
      </w:pPr>
      <w:r w:rsidRPr="00602E4B">
        <w:rPr>
          <w:rFonts w:ascii="Inter" w:hAnsi="Inter"/>
          <w:b/>
          <w:bCs/>
          <w:sz w:val="18"/>
          <w:szCs w:val="18"/>
          <w:u w:val="single"/>
        </w:rPr>
        <w:t>Motivation &amp; Design Philosophy</w:t>
      </w:r>
    </w:p>
    <w:p w14:paraId="27C5CEE8" w14:textId="77777777" w:rsidR="00602E4B" w:rsidRPr="00602E4B" w:rsidRDefault="00602E4B" w:rsidP="00602E4B">
      <w:pPr>
        <w:spacing w:line="312" w:lineRule="auto"/>
        <w:rPr>
          <w:rFonts w:ascii="Inter" w:hAnsi="Inter"/>
          <w:sz w:val="18"/>
          <w:szCs w:val="18"/>
        </w:rPr>
      </w:pPr>
    </w:p>
    <w:p w14:paraId="6A9F6E0C" w14:textId="77777777" w:rsidR="00602E4B" w:rsidRPr="00602E4B" w:rsidRDefault="00602E4B" w:rsidP="00602E4B">
      <w:pPr>
        <w:spacing w:line="312" w:lineRule="auto"/>
        <w:rPr>
          <w:rFonts w:ascii="Inter" w:hAnsi="Inter"/>
          <w:b/>
          <w:bCs/>
          <w:sz w:val="18"/>
          <w:szCs w:val="18"/>
        </w:rPr>
      </w:pPr>
      <w:r w:rsidRPr="00602E4B">
        <w:rPr>
          <w:rFonts w:ascii="Inter" w:hAnsi="Inter"/>
          <w:b/>
          <w:bCs/>
          <w:sz w:val="18"/>
          <w:szCs w:val="18"/>
        </w:rPr>
        <w:t>Safety-First Byzantine Fault Tolerance</w:t>
      </w:r>
    </w:p>
    <w:p w14:paraId="014DC56A"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Proof-of-Synergy prioritizes safety over liveness, implementing deterministic finality with performance characteristics comparable to HotStuff-family protocols. The system guarantees that once a block is finalized, it cannot be reverted under any circumstances, even during network partitions or adversarial conditions. This safety-first approach is critical for cross-chain interoperability, where finalized consensus states are used to authorize asset transfers and cross-chain message passing in the SUIP framework.</w:t>
      </w:r>
    </w:p>
    <w:p w14:paraId="1F9B1B12" w14:textId="77777777" w:rsidR="00602E4B" w:rsidRPr="00602E4B" w:rsidRDefault="00602E4B" w:rsidP="00602E4B">
      <w:pPr>
        <w:spacing w:line="312" w:lineRule="auto"/>
        <w:rPr>
          <w:rFonts w:ascii="Inter" w:hAnsi="Inter"/>
          <w:sz w:val="18"/>
          <w:szCs w:val="18"/>
        </w:rPr>
      </w:pPr>
    </w:p>
    <w:p w14:paraId="1C6A57C9" w14:textId="77777777" w:rsidR="00602E4B" w:rsidRPr="00602E4B" w:rsidRDefault="00602E4B" w:rsidP="00602E4B">
      <w:pPr>
        <w:spacing w:line="312" w:lineRule="auto"/>
        <w:rPr>
          <w:rFonts w:ascii="Inter" w:hAnsi="Inter"/>
          <w:b/>
          <w:bCs/>
          <w:sz w:val="18"/>
          <w:szCs w:val="18"/>
        </w:rPr>
      </w:pPr>
      <w:r w:rsidRPr="00602E4B">
        <w:rPr>
          <w:rFonts w:ascii="Inter" w:hAnsi="Inter"/>
          <w:b/>
          <w:bCs/>
          <w:sz w:val="18"/>
          <w:szCs w:val="18"/>
        </w:rPr>
        <w:t>Multi-Dimensional Influence Model</w:t>
      </w:r>
    </w:p>
    <w:p w14:paraId="36B67B9F"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Traditional Proof-of-Stake systems derive validator influence solely from economic stake. PoSy introduces a "Synergy" model where validator influence is computed from three dimensions:</w:t>
      </w:r>
    </w:p>
    <w:p w14:paraId="11B14A6F" w14:textId="77777777" w:rsidR="00602E4B" w:rsidRPr="00602E4B" w:rsidRDefault="00602E4B" w:rsidP="00602E4B">
      <w:pPr>
        <w:pStyle w:val="ListParagraph"/>
        <w:numPr>
          <w:ilvl w:val="0"/>
          <w:numId w:val="493"/>
        </w:numPr>
        <w:spacing w:line="312" w:lineRule="auto"/>
        <w:rPr>
          <w:rFonts w:ascii="Inter" w:hAnsi="Inter"/>
          <w:i/>
          <w:iCs/>
          <w:sz w:val="18"/>
          <w:szCs w:val="18"/>
        </w:rPr>
      </w:pPr>
      <w:r w:rsidRPr="00602E4B">
        <w:rPr>
          <w:rFonts w:ascii="Inter" w:hAnsi="Inter"/>
          <w:b/>
          <w:bCs/>
          <w:i/>
          <w:iCs/>
          <w:sz w:val="18"/>
          <w:szCs w:val="18"/>
        </w:rPr>
        <w:t>Stake</w:t>
      </w:r>
      <w:r w:rsidRPr="00602E4B">
        <w:rPr>
          <w:rFonts w:ascii="Inter" w:hAnsi="Inter"/>
          <w:i/>
          <w:iCs/>
          <w:sz w:val="18"/>
          <w:szCs w:val="18"/>
        </w:rPr>
        <w:t xml:space="preserve"> - Economic security deposit (required)</w:t>
      </w:r>
    </w:p>
    <w:p w14:paraId="59814104" w14:textId="77777777" w:rsidR="00602E4B" w:rsidRPr="00602E4B" w:rsidRDefault="00602E4B" w:rsidP="00602E4B">
      <w:pPr>
        <w:pStyle w:val="ListParagraph"/>
        <w:numPr>
          <w:ilvl w:val="0"/>
          <w:numId w:val="493"/>
        </w:numPr>
        <w:spacing w:line="312" w:lineRule="auto"/>
        <w:rPr>
          <w:rFonts w:ascii="Inter" w:hAnsi="Inter"/>
          <w:i/>
          <w:iCs/>
          <w:sz w:val="18"/>
          <w:szCs w:val="18"/>
        </w:rPr>
      </w:pPr>
      <w:r w:rsidRPr="00602E4B">
        <w:rPr>
          <w:rFonts w:ascii="Inter" w:hAnsi="Inter"/>
          <w:b/>
          <w:bCs/>
          <w:i/>
          <w:iCs/>
          <w:sz w:val="18"/>
          <w:szCs w:val="18"/>
        </w:rPr>
        <w:t xml:space="preserve">Reputation </w:t>
      </w:r>
      <w:r w:rsidRPr="00602E4B">
        <w:rPr>
          <w:rFonts w:ascii="Inter" w:hAnsi="Inter"/>
          <w:i/>
          <w:iCs/>
          <w:sz w:val="18"/>
          <w:szCs w:val="18"/>
        </w:rPr>
        <w:t>- Historical reliability and performance (required)</w:t>
      </w:r>
    </w:p>
    <w:p w14:paraId="4EA8153D" w14:textId="77777777" w:rsidR="00602E4B" w:rsidRPr="00602E4B" w:rsidRDefault="00602E4B" w:rsidP="00602E4B">
      <w:pPr>
        <w:pStyle w:val="ListParagraph"/>
        <w:numPr>
          <w:ilvl w:val="0"/>
          <w:numId w:val="493"/>
        </w:numPr>
        <w:spacing w:line="312" w:lineRule="auto"/>
        <w:rPr>
          <w:rFonts w:ascii="Inter" w:hAnsi="Inter"/>
          <w:i/>
          <w:iCs/>
          <w:sz w:val="18"/>
          <w:szCs w:val="18"/>
        </w:rPr>
      </w:pPr>
      <w:r w:rsidRPr="00602E4B">
        <w:rPr>
          <w:rFonts w:ascii="Inter" w:hAnsi="Inter"/>
          <w:b/>
          <w:bCs/>
          <w:i/>
          <w:iCs/>
          <w:sz w:val="18"/>
          <w:szCs w:val="18"/>
        </w:rPr>
        <w:t>Contribution</w:t>
      </w:r>
      <w:r w:rsidRPr="00602E4B">
        <w:rPr>
          <w:rFonts w:ascii="Inter" w:hAnsi="Inter"/>
          <w:i/>
          <w:iCs/>
          <w:sz w:val="18"/>
          <w:szCs w:val="18"/>
        </w:rPr>
        <w:t xml:space="preserve"> - Ecosystem value creation, including cross-chain bridge operation, oracle services, and community development (optional, governance-managed)</w:t>
      </w:r>
    </w:p>
    <w:p w14:paraId="21439662" w14:textId="77777777" w:rsidR="00602E4B" w:rsidRPr="00602E4B" w:rsidRDefault="00602E4B" w:rsidP="00602E4B">
      <w:pPr>
        <w:spacing w:line="312" w:lineRule="auto"/>
        <w:rPr>
          <w:rFonts w:ascii="Inter" w:hAnsi="Inter"/>
          <w:i/>
          <w:iCs/>
          <w:sz w:val="18"/>
          <w:szCs w:val="18"/>
        </w:rPr>
      </w:pPr>
    </w:p>
    <w:p w14:paraId="38ED038C"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This approach balances capital requirements with operational excellence, reducing barriers to entry for well-operated validators while maintaining economic security. The contribution dimension is particularly important in Synergy Network's multi-chain ecosystem, where validators may specialize in different cross-chain services.</w:t>
      </w:r>
    </w:p>
    <w:p w14:paraId="77ADD272" w14:textId="77777777" w:rsidR="00602E4B" w:rsidRPr="00602E4B" w:rsidRDefault="00602E4B" w:rsidP="00602E4B">
      <w:pPr>
        <w:rPr>
          <w:rFonts w:ascii="Inter" w:hAnsi="Inter"/>
          <w:sz w:val="18"/>
          <w:szCs w:val="18"/>
        </w:rPr>
      </w:pPr>
      <w:r w:rsidRPr="00602E4B">
        <w:rPr>
          <w:rFonts w:ascii="Inter" w:hAnsi="Inter"/>
          <w:sz w:val="18"/>
          <w:szCs w:val="18"/>
        </w:rPr>
        <w:br w:type="page"/>
      </w:r>
    </w:p>
    <w:p w14:paraId="626F4F48" w14:textId="77777777" w:rsidR="00602E4B" w:rsidRPr="00602E4B" w:rsidRDefault="00602E4B" w:rsidP="00602E4B">
      <w:pPr>
        <w:spacing w:line="312" w:lineRule="auto"/>
        <w:rPr>
          <w:rFonts w:ascii="Inter" w:hAnsi="Inter"/>
          <w:b/>
          <w:bCs/>
          <w:sz w:val="18"/>
          <w:szCs w:val="18"/>
        </w:rPr>
      </w:pPr>
      <w:r w:rsidRPr="00602E4B">
        <w:rPr>
          <w:rFonts w:ascii="Inter" w:hAnsi="Inter"/>
          <w:b/>
          <w:bCs/>
          <w:sz w:val="18"/>
          <w:szCs w:val="18"/>
        </w:rPr>
        <w:lastRenderedPageBreak/>
        <w:t>Role Specialization Through Sharding</w:t>
      </w:r>
    </w:p>
    <w:p w14:paraId="63415E56"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Rather than requiring all validators to perform all duties, PoSy separates network roles to align with the Synergy Universal Interoperability Protocol (SUIP) architecture:</w:t>
      </w:r>
    </w:p>
    <w:p w14:paraId="5DCCF9A2" w14:textId="77777777" w:rsidR="00602E4B" w:rsidRPr="00602E4B" w:rsidRDefault="00602E4B" w:rsidP="00602E4B">
      <w:pPr>
        <w:pStyle w:val="ListParagraph"/>
        <w:numPr>
          <w:ilvl w:val="0"/>
          <w:numId w:val="494"/>
        </w:numPr>
        <w:spacing w:line="312" w:lineRule="auto"/>
        <w:rPr>
          <w:rFonts w:ascii="Inter" w:hAnsi="Inter"/>
          <w:i/>
          <w:iCs/>
          <w:sz w:val="18"/>
          <w:szCs w:val="18"/>
        </w:rPr>
      </w:pPr>
      <w:r w:rsidRPr="00602E4B">
        <w:rPr>
          <w:rFonts w:ascii="Inter" w:hAnsi="Inter"/>
          <w:b/>
          <w:bCs/>
          <w:i/>
          <w:iCs/>
          <w:sz w:val="18"/>
          <w:szCs w:val="18"/>
        </w:rPr>
        <w:t>Consensus Validators</w:t>
      </w:r>
      <w:r w:rsidRPr="00602E4B">
        <w:rPr>
          <w:rFonts w:ascii="Inter" w:hAnsi="Inter"/>
          <w:i/>
          <w:iCs/>
          <w:sz w:val="18"/>
          <w:szCs w:val="18"/>
        </w:rPr>
        <w:t xml:space="preserve"> - Focus exclusively on block production and finalization (this specification)</w:t>
      </w:r>
    </w:p>
    <w:p w14:paraId="1B91A760" w14:textId="77777777" w:rsidR="00602E4B" w:rsidRPr="00602E4B" w:rsidRDefault="00602E4B" w:rsidP="00602E4B">
      <w:pPr>
        <w:pStyle w:val="ListParagraph"/>
        <w:numPr>
          <w:ilvl w:val="0"/>
          <w:numId w:val="494"/>
        </w:numPr>
        <w:spacing w:line="312" w:lineRule="auto"/>
        <w:rPr>
          <w:rFonts w:ascii="Inter" w:hAnsi="Inter"/>
          <w:i/>
          <w:iCs/>
          <w:sz w:val="18"/>
          <w:szCs w:val="18"/>
        </w:rPr>
      </w:pPr>
      <w:r w:rsidRPr="00602E4B">
        <w:rPr>
          <w:rFonts w:ascii="Inter" w:hAnsi="Inter"/>
          <w:b/>
          <w:bCs/>
          <w:i/>
          <w:iCs/>
          <w:sz w:val="18"/>
          <w:szCs w:val="18"/>
        </w:rPr>
        <w:t>Bridge Relayer Validators</w:t>
      </w:r>
      <w:r w:rsidRPr="00602E4B">
        <w:rPr>
          <w:rFonts w:ascii="Inter" w:hAnsi="Inter"/>
          <w:i/>
          <w:iCs/>
          <w:sz w:val="18"/>
          <w:szCs w:val="18"/>
        </w:rPr>
        <w:t xml:space="preserve"> - Handle cross-chain message passing and MPC signing for the SUIP bridge network (separate specification, coordinated via this consensus layer)</w:t>
      </w:r>
    </w:p>
    <w:p w14:paraId="3DCEDA74" w14:textId="77777777" w:rsidR="00602E4B" w:rsidRPr="00602E4B" w:rsidRDefault="00602E4B" w:rsidP="00602E4B">
      <w:pPr>
        <w:pStyle w:val="ListParagraph"/>
        <w:numPr>
          <w:ilvl w:val="0"/>
          <w:numId w:val="494"/>
        </w:numPr>
        <w:spacing w:line="312" w:lineRule="auto"/>
        <w:rPr>
          <w:rFonts w:ascii="Inter" w:hAnsi="Inter"/>
          <w:i/>
          <w:iCs/>
          <w:sz w:val="18"/>
          <w:szCs w:val="18"/>
        </w:rPr>
      </w:pPr>
      <w:r w:rsidRPr="00602E4B">
        <w:rPr>
          <w:rFonts w:ascii="Inter" w:hAnsi="Inter"/>
          <w:b/>
          <w:bCs/>
          <w:i/>
          <w:iCs/>
          <w:sz w:val="18"/>
          <w:szCs w:val="18"/>
        </w:rPr>
        <w:t>Witness &amp; Oracle Nodes</w:t>
      </w:r>
      <w:r w:rsidRPr="00602E4B">
        <w:rPr>
          <w:rFonts w:ascii="Inter" w:hAnsi="Inter"/>
          <w:i/>
          <w:iCs/>
          <w:sz w:val="18"/>
          <w:szCs w:val="18"/>
        </w:rPr>
        <w:t xml:space="preserve"> - Provide attestations for external chain events and feed data to smart contracts (registered and slashed via this consensus layer)</w:t>
      </w:r>
    </w:p>
    <w:p w14:paraId="439F600B" w14:textId="77777777" w:rsidR="00602E4B" w:rsidRPr="00602E4B" w:rsidRDefault="00602E4B" w:rsidP="00602E4B">
      <w:pPr>
        <w:pStyle w:val="ListParagraph"/>
        <w:numPr>
          <w:ilvl w:val="0"/>
          <w:numId w:val="494"/>
        </w:numPr>
        <w:spacing w:line="312" w:lineRule="auto"/>
        <w:rPr>
          <w:rFonts w:ascii="Inter" w:hAnsi="Inter"/>
          <w:i/>
          <w:iCs/>
          <w:sz w:val="18"/>
          <w:szCs w:val="18"/>
        </w:rPr>
      </w:pPr>
      <w:r w:rsidRPr="00602E4B">
        <w:rPr>
          <w:rFonts w:ascii="Inter" w:hAnsi="Inter"/>
          <w:b/>
          <w:bCs/>
          <w:i/>
          <w:iCs/>
          <w:sz w:val="18"/>
          <w:szCs w:val="18"/>
        </w:rPr>
        <w:t>Compute Nodes (Future)</w:t>
      </w:r>
      <w:r w:rsidRPr="00602E4B">
        <w:rPr>
          <w:rFonts w:ascii="Inter" w:hAnsi="Inter"/>
          <w:i/>
          <w:iCs/>
          <w:sz w:val="18"/>
          <w:szCs w:val="18"/>
        </w:rPr>
        <w:t xml:space="preserve"> - Process off-chain computational tasks for the decentralized task marketplace</w:t>
      </w:r>
    </w:p>
    <w:p w14:paraId="54345FE9" w14:textId="77777777" w:rsidR="00602E4B" w:rsidRPr="00602E4B" w:rsidRDefault="00602E4B" w:rsidP="00602E4B">
      <w:pPr>
        <w:spacing w:line="312" w:lineRule="auto"/>
        <w:rPr>
          <w:rFonts w:ascii="Inter" w:hAnsi="Inter"/>
          <w:i/>
          <w:iCs/>
          <w:sz w:val="18"/>
          <w:szCs w:val="18"/>
        </w:rPr>
      </w:pPr>
    </w:p>
    <w:p w14:paraId="78504648"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This specialization allows participants to optimize infrastructure for specific tasks and enables more efficient resource utilization. Critically, it prevents validator overload and reduces attack surfaces by ensuring that consensus validators are not burdened with monitoring multiple external blockchains simultaneously.</w:t>
      </w:r>
    </w:p>
    <w:p w14:paraId="3AA533CA" w14:textId="77777777" w:rsidR="00602E4B" w:rsidRPr="00602E4B" w:rsidRDefault="00602E4B" w:rsidP="00602E4B">
      <w:pPr>
        <w:spacing w:line="312" w:lineRule="auto"/>
        <w:rPr>
          <w:rFonts w:ascii="Inter" w:hAnsi="Inter"/>
          <w:sz w:val="18"/>
          <w:szCs w:val="18"/>
        </w:rPr>
      </w:pPr>
    </w:p>
    <w:p w14:paraId="6EC09AFB" w14:textId="77777777" w:rsidR="00602E4B" w:rsidRPr="00602E4B" w:rsidRDefault="00602E4B" w:rsidP="00602E4B">
      <w:pPr>
        <w:spacing w:line="312" w:lineRule="auto"/>
        <w:rPr>
          <w:rFonts w:ascii="Inter" w:hAnsi="Inter"/>
          <w:b/>
          <w:bCs/>
          <w:sz w:val="18"/>
          <w:szCs w:val="18"/>
        </w:rPr>
      </w:pPr>
      <w:r w:rsidRPr="00602E4B">
        <w:rPr>
          <w:rFonts w:ascii="Inter" w:hAnsi="Inter"/>
          <w:b/>
          <w:bCs/>
          <w:sz w:val="18"/>
          <w:szCs w:val="18"/>
        </w:rPr>
        <w:t>Cryptographic Agility with Post-Quantum Security</w:t>
      </w:r>
    </w:p>
    <w:p w14:paraId="6E067DC6"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The protocol is designed to be crypto-agnostic with native support for post-quantum cryptography through Synergy's Aegis framework. ML-DSA-65 signatures are used by default for all validator operations, with compatibility adapters enabling integration with existing cryptographic standards where necessary for interoperability (e.g., ECDSA/EdDSA for threshold signatures in cross-chain bridges).</w:t>
      </w:r>
    </w:p>
    <w:p w14:paraId="0A141908" w14:textId="77777777" w:rsidR="00602E4B" w:rsidRPr="00602E4B" w:rsidRDefault="00602E4B" w:rsidP="00602E4B">
      <w:pPr>
        <w:spacing w:line="312" w:lineRule="auto"/>
        <w:rPr>
          <w:rFonts w:ascii="Inter" w:hAnsi="Inter"/>
          <w:i/>
          <w:iCs/>
          <w:sz w:val="18"/>
          <w:szCs w:val="18"/>
        </w:rPr>
      </w:pPr>
    </w:p>
    <w:p w14:paraId="40110460" w14:textId="77777777" w:rsidR="00602E4B" w:rsidRPr="00602E4B" w:rsidRDefault="00602E4B" w:rsidP="00602E4B">
      <w:pPr>
        <w:spacing w:line="312" w:lineRule="auto"/>
        <w:rPr>
          <w:rFonts w:ascii="Inter" w:hAnsi="Inter"/>
          <w:b/>
          <w:bCs/>
          <w:sz w:val="18"/>
          <w:szCs w:val="18"/>
        </w:rPr>
      </w:pPr>
      <w:r w:rsidRPr="00602E4B">
        <w:rPr>
          <w:rFonts w:ascii="Inter" w:hAnsi="Inter"/>
          <w:b/>
          <w:bCs/>
          <w:sz w:val="18"/>
          <w:szCs w:val="18"/>
        </w:rPr>
        <w:t>Cartel Resistance Mechanisms</w:t>
      </w:r>
    </w:p>
    <w:p w14:paraId="67E1A0C1"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To prevent validator collusion and centralization, PoSy employs:</w:t>
      </w:r>
    </w:p>
    <w:p w14:paraId="55E0E9B3" w14:textId="77777777" w:rsidR="00602E4B" w:rsidRPr="00602E4B" w:rsidRDefault="00602E4B" w:rsidP="00602E4B">
      <w:pPr>
        <w:pStyle w:val="ListParagraph"/>
        <w:numPr>
          <w:ilvl w:val="0"/>
          <w:numId w:val="495"/>
        </w:numPr>
        <w:spacing w:line="312" w:lineRule="auto"/>
        <w:rPr>
          <w:rFonts w:ascii="Inter" w:hAnsi="Inter"/>
          <w:i/>
          <w:iCs/>
          <w:sz w:val="18"/>
          <w:szCs w:val="18"/>
        </w:rPr>
      </w:pPr>
      <w:r w:rsidRPr="00602E4B">
        <w:rPr>
          <w:rFonts w:ascii="Inter" w:hAnsi="Inter"/>
          <w:i/>
          <w:iCs/>
          <w:sz w:val="18"/>
          <w:szCs w:val="18"/>
        </w:rPr>
        <w:t>Randomized committee selection with verifiable randomness</w:t>
      </w:r>
    </w:p>
    <w:p w14:paraId="30724CD9" w14:textId="77777777" w:rsidR="00602E4B" w:rsidRPr="00602E4B" w:rsidRDefault="00602E4B" w:rsidP="00602E4B">
      <w:pPr>
        <w:pStyle w:val="ListParagraph"/>
        <w:numPr>
          <w:ilvl w:val="0"/>
          <w:numId w:val="495"/>
        </w:numPr>
        <w:spacing w:line="312" w:lineRule="auto"/>
        <w:rPr>
          <w:rFonts w:ascii="Inter" w:hAnsi="Inter"/>
          <w:i/>
          <w:iCs/>
          <w:sz w:val="18"/>
          <w:szCs w:val="18"/>
        </w:rPr>
      </w:pPr>
      <w:r w:rsidRPr="00602E4B">
        <w:rPr>
          <w:rFonts w:ascii="Inter" w:hAnsi="Inter"/>
          <w:i/>
          <w:iCs/>
          <w:sz w:val="18"/>
          <w:szCs w:val="18"/>
        </w:rPr>
        <w:t>Diversity penalties for validators that repeatedly serve together</w:t>
      </w:r>
    </w:p>
    <w:p w14:paraId="2BFAEBFD" w14:textId="77777777" w:rsidR="00602E4B" w:rsidRPr="00602E4B" w:rsidRDefault="00602E4B" w:rsidP="00602E4B">
      <w:pPr>
        <w:pStyle w:val="ListParagraph"/>
        <w:numPr>
          <w:ilvl w:val="0"/>
          <w:numId w:val="495"/>
        </w:numPr>
        <w:spacing w:line="312" w:lineRule="auto"/>
        <w:rPr>
          <w:rFonts w:ascii="Inter" w:hAnsi="Inter"/>
          <w:i/>
          <w:iCs/>
          <w:sz w:val="18"/>
          <w:szCs w:val="18"/>
        </w:rPr>
      </w:pPr>
      <w:r w:rsidRPr="00602E4B">
        <w:rPr>
          <w:rFonts w:ascii="Inter" w:hAnsi="Inter"/>
          <w:i/>
          <w:iCs/>
          <w:sz w:val="18"/>
          <w:szCs w:val="18"/>
        </w:rPr>
        <w:t>Periodic committee rotation</w:t>
      </w:r>
    </w:p>
    <w:p w14:paraId="543C0381" w14:textId="77777777" w:rsidR="00602E4B" w:rsidRPr="00602E4B" w:rsidRDefault="00602E4B" w:rsidP="00602E4B">
      <w:pPr>
        <w:pStyle w:val="ListParagraph"/>
        <w:numPr>
          <w:ilvl w:val="0"/>
          <w:numId w:val="495"/>
        </w:numPr>
        <w:spacing w:line="312" w:lineRule="auto"/>
        <w:rPr>
          <w:rFonts w:ascii="Inter" w:hAnsi="Inter"/>
          <w:i/>
          <w:iCs/>
          <w:sz w:val="18"/>
          <w:szCs w:val="18"/>
        </w:rPr>
      </w:pPr>
      <w:r w:rsidRPr="00602E4B">
        <w:rPr>
          <w:rFonts w:ascii="Inter" w:hAnsi="Inter"/>
          <w:i/>
          <w:iCs/>
          <w:sz w:val="18"/>
          <w:szCs w:val="18"/>
        </w:rPr>
        <w:t>Operator metadata tracking (ASN, geographic distribution, organizational affiliation)</w:t>
      </w:r>
    </w:p>
    <w:p w14:paraId="1D5F475A" w14:textId="77777777" w:rsidR="00602E4B" w:rsidRPr="00602E4B" w:rsidRDefault="00602E4B" w:rsidP="00602E4B">
      <w:pPr>
        <w:pStyle w:val="ListParagraph"/>
        <w:numPr>
          <w:ilvl w:val="0"/>
          <w:numId w:val="495"/>
        </w:numPr>
        <w:spacing w:line="312" w:lineRule="auto"/>
        <w:rPr>
          <w:rFonts w:ascii="Inter" w:hAnsi="Inter"/>
          <w:i/>
          <w:iCs/>
          <w:sz w:val="18"/>
          <w:szCs w:val="18"/>
        </w:rPr>
      </w:pPr>
      <w:r w:rsidRPr="00602E4B">
        <w:rPr>
          <w:rFonts w:ascii="Inter" w:hAnsi="Inter"/>
          <w:i/>
          <w:iCs/>
          <w:sz w:val="18"/>
          <w:szCs w:val="18"/>
        </w:rPr>
        <w:t>Cross-role diversity enforcement (validators operating bridges on multiple chains are incentivized to distribute infrastructure)</w:t>
      </w:r>
    </w:p>
    <w:p w14:paraId="6B411937" w14:textId="77777777" w:rsidR="00602E4B" w:rsidRPr="00602E4B" w:rsidRDefault="00602E4B" w:rsidP="00602E4B">
      <w:pPr>
        <w:spacing w:line="312" w:lineRule="auto"/>
        <w:rPr>
          <w:rFonts w:ascii="Inter" w:hAnsi="Inter"/>
          <w:sz w:val="18"/>
          <w:szCs w:val="18"/>
        </w:rPr>
      </w:pPr>
    </w:p>
    <w:p w14:paraId="3B7144CC" w14:textId="77777777" w:rsidR="00602E4B" w:rsidRPr="00602E4B" w:rsidRDefault="00602E4B" w:rsidP="00602E4B">
      <w:pPr>
        <w:spacing w:line="312" w:lineRule="auto"/>
        <w:rPr>
          <w:rFonts w:ascii="Inter" w:hAnsi="Inter"/>
          <w:b/>
          <w:bCs/>
          <w:sz w:val="18"/>
          <w:szCs w:val="18"/>
        </w:rPr>
      </w:pPr>
      <w:r w:rsidRPr="00602E4B">
        <w:rPr>
          <w:rFonts w:ascii="Inter" w:hAnsi="Inter"/>
          <w:b/>
          <w:bCs/>
          <w:sz w:val="18"/>
          <w:szCs w:val="18"/>
        </w:rPr>
        <w:t>Partial Synchrony with Graceful Degradation</w:t>
      </w:r>
    </w:p>
    <w:p w14:paraId="03691CA8"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The protocol operates under partial synchrony assumptions, tolerating up to f&lt;n/3Byzantine validators per committee. During network congestion, DDoS attacks, or cross-chain bridge delays, the system employs exponential timeout backoff to maintain liveness without sacrificing safety.</w:t>
      </w:r>
    </w:p>
    <w:p w14:paraId="727D04A3" w14:textId="77777777" w:rsidR="00602E4B" w:rsidRPr="00602E4B" w:rsidRDefault="00602E4B" w:rsidP="00602E4B">
      <w:pPr>
        <w:spacing w:line="312" w:lineRule="auto"/>
        <w:rPr>
          <w:rFonts w:ascii="Inter" w:hAnsi="Inter"/>
          <w:sz w:val="18"/>
          <w:szCs w:val="18"/>
        </w:rPr>
      </w:pPr>
    </w:p>
    <w:p w14:paraId="4127D67A" w14:textId="77777777" w:rsidR="00602E4B" w:rsidRPr="00602E4B" w:rsidRDefault="00602E4B" w:rsidP="00602E4B">
      <w:pPr>
        <w:spacing w:line="312" w:lineRule="auto"/>
        <w:rPr>
          <w:rFonts w:ascii="Inter" w:hAnsi="Inter"/>
          <w:b/>
          <w:bCs/>
          <w:sz w:val="18"/>
          <w:szCs w:val="18"/>
        </w:rPr>
      </w:pPr>
      <w:r w:rsidRPr="00602E4B">
        <w:rPr>
          <w:rFonts w:ascii="Inter" w:hAnsi="Inter"/>
          <w:b/>
          <w:bCs/>
          <w:sz w:val="18"/>
          <w:szCs w:val="18"/>
        </w:rPr>
        <w:t>Cross-Chain Consensus Integration</w:t>
      </w:r>
    </w:p>
    <w:p w14:paraId="305BEA80" w14:textId="77777777" w:rsidR="00602E4B" w:rsidRPr="00602E4B" w:rsidRDefault="00602E4B" w:rsidP="00602E4B">
      <w:pPr>
        <w:spacing w:line="312" w:lineRule="auto"/>
        <w:rPr>
          <w:rFonts w:ascii="Inter" w:hAnsi="Inter"/>
          <w:i/>
          <w:iCs/>
          <w:sz w:val="18"/>
          <w:szCs w:val="18"/>
        </w:rPr>
      </w:pPr>
      <w:r w:rsidRPr="00602E4B">
        <w:rPr>
          <w:rFonts w:ascii="Inter" w:hAnsi="Inter"/>
          <w:i/>
          <w:iCs/>
          <w:sz w:val="18"/>
          <w:szCs w:val="18"/>
        </w:rPr>
        <w:t>PoSy consensus serves as the security foundation for all SUIP cross-chain operations:</w:t>
      </w:r>
    </w:p>
    <w:p w14:paraId="514004B8" w14:textId="77777777" w:rsidR="00602E4B" w:rsidRPr="00602E4B" w:rsidRDefault="00602E4B" w:rsidP="00602E4B">
      <w:pPr>
        <w:pStyle w:val="ListParagraph"/>
        <w:numPr>
          <w:ilvl w:val="0"/>
          <w:numId w:val="496"/>
        </w:numPr>
        <w:spacing w:line="312" w:lineRule="auto"/>
        <w:rPr>
          <w:rFonts w:ascii="Inter" w:hAnsi="Inter"/>
          <w:i/>
          <w:iCs/>
          <w:sz w:val="18"/>
          <w:szCs w:val="18"/>
        </w:rPr>
      </w:pPr>
      <w:r w:rsidRPr="00602E4B">
        <w:rPr>
          <w:rFonts w:ascii="Inter" w:hAnsi="Inter"/>
          <w:i/>
          <w:iCs/>
          <w:sz w:val="18"/>
          <w:szCs w:val="18"/>
        </w:rPr>
        <w:t>Finalized blocks serve as checkpoints for cross-chain state verification</w:t>
      </w:r>
    </w:p>
    <w:p w14:paraId="2001E6FB" w14:textId="77777777" w:rsidR="00602E4B" w:rsidRPr="00602E4B" w:rsidRDefault="00602E4B" w:rsidP="00602E4B">
      <w:pPr>
        <w:pStyle w:val="ListParagraph"/>
        <w:numPr>
          <w:ilvl w:val="0"/>
          <w:numId w:val="496"/>
        </w:numPr>
        <w:spacing w:line="312" w:lineRule="auto"/>
        <w:rPr>
          <w:rFonts w:ascii="Inter" w:hAnsi="Inter"/>
          <w:i/>
          <w:iCs/>
          <w:sz w:val="18"/>
          <w:szCs w:val="18"/>
        </w:rPr>
      </w:pPr>
      <w:r w:rsidRPr="00602E4B">
        <w:rPr>
          <w:rFonts w:ascii="Inter" w:hAnsi="Inter"/>
          <w:i/>
          <w:iCs/>
          <w:sz w:val="18"/>
          <w:szCs w:val="18"/>
        </w:rPr>
        <w:t>Validator committees sign threshold attestations for bridge events</w:t>
      </w:r>
    </w:p>
    <w:p w14:paraId="0406E063" w14:textId="77777777" w:rsidR="00602E4B" w:rsidRPr="00602E4B" w:rsidRDefault="00602E4B" w:rsidP="00602E4B">
      <w:pPr>
        <w:pStyle w:val="ListParagraph"/>
        <w:numPr>
          <w:ilvl w:val="0"/>
          <w:numId w:val="496"/>
        </w:numPr>
        <w:spacing w:line="312" w:lineRule="auto"/>
        <w:rPr>
          <w:rFonts w:ascii="Inter" w:hAnsi="Inter"/>
          <w:i/>
          <w:iCs/>
          <w:sz w:val="18"/>
          <w:szCs w:val="18"/>
        </w:rPr>
      </w:pPr>
      <w:r w:rsidRPr="00602E4B">
        <w:rPr>
          <w:rFonts w:ascii="Inter" w:hAnsi="Inter"/>
          <w:i/>
          <w:iCs/>
          <w:sz w:val="18"/>
          <w:szCs w:val="18"/>
        </w:rPr>
        <w:t>Emergency governance mechanisms can halt cross-chain bridges during security incidents</w:t>
      </w:r>
    </w:p>
    <w:p w14:paraId="16DAE818" w14:textId="77777777" w:rsidR="00602E4B" w:rsidRPr="00602E4B" w:rsidRDefault="00602E4B" w:rsidP="00602E4B">
      <w:pPr>
        <w:pStyle w:val="ListParagraph"/>
        <w:numPr>
          <w:ilvl w:val="0"/>
          <w:numId w:val="496"/>
        </w:numPr>
        <w:spacing w:line="312" w:lineRule="auto"/>
        <w:rPr>
          <w:rFonts w:ascii="Inter" w:hAnsi="Inter"/>
          <w:i/>
          <w:iCs/>
          <w:sz w:val="18"/>
          <w:szCs w:val="18"/>
        </w:rPr>
      </w:pPr>
      <w:r w:rsidRPr="00602E4B">
        <w:rPr>
          <w:rFonts w:ascii="Inter" w:hAnsi="Inter"/>
          <w:i/>
          <w:iCs/>
          <w:sz w:val="18"/>
          <w:szCs w:val="18"/>
        </w:rPr>
        <w:t>Validator reputation incorporates cross-chain service performance metrics</w:t>
      </w:r>
    </w:p>
    <w:p w14:paraId="1001B4B5" w14:textId="77777777" w:rsidR="00602E4B" w:rsidRPr="00602E4B" w:rsidRDefault="00602E4B" w:rsidP="006F4CEF">
      <w:pPr>
        <w:spacing w:before="100" w:beforeAutospacing="1" w:after="100" w:afterAutospacing="1"/>
        <w:outlineLvl w:val="1"/>
        <w:rPr>
          <w:rFonts w:ascii="Inter" w:hAnsi="Inter"/>
          <w:b/>
          <w:bCs/>
          <w:sz w:val="18"/>
          <w:szCs w:val="18"/>
        </w:rPr>
      </w:pPr>
    </w:p>
    <w:p w14:paraId="47F0BDCE" w14:textId="23F52E66" w:rsidR="006F4CEF" w:rsidRPr="00602E4B" w:rsidRDefault="006F4CEF" w:rsidP="006F4CEF">
      <w:pPr>
        <w:spacing w:before="100" w:beforeAutospacing="1" w:after="100" w:afterAutospacing="1"/>
        <w:outlineLvl w:val="1"/>
        <w:rPr>
          <w:rFonts w:ascii="Inter" w:hAnsi="Inter"/>
          <w:b/>
          <w:bCs/>
          <w:sz w:val="18"/>
          <w:szCs w:val="18"/>
        </w:rPr>
      </w:pPr>
      <w:r w:rsidRPr="00602E4B">
        <w:rPr>
          <w:rFonts w:ascii="Inter" w:hAnsi="Inter"/>
          <w:b/>
          <w:bCs/>
          <w:sz w:val="18"/>
          <w:szCs w:val="18"/>
        </w:rPr>
        <w:t>1. System Model &amp; Foundational Assumptions</w:t>
      </w:r>
    </w:p>
    <w:p w14:paraId="79AE687E"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1.1 Network Model</w:t>
      </w:r>
    </w:p>
    <w:p w14:paraId="32EB8FC1"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Partial Synchrony</w:t>
      </w:r>
    </w:p>
    <w:p w14:paraId="11F69AD6"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lastRenderedPageBreak/>
        <w:t>The protocol assumes a partially synchronous network, which models realistic internet conditions including cross-chain communication delays. In this model:</w:t>
      </w:r>
    </w:p>
    <w:p w14:paraId="3C9EAE4D" w14:textId="77777777" w:rsidR="006F4CEF" w:rsidRPr="00602E4B" w:rsidRDefault="006F4CEF">
      <w:pPr>
        <w:numPr>
          <w:ilvl w:val="0"/>
          <w:numId w:val="1"/>
        </w:numPr>
        <w:spacing w:before="100" w:beforeAutospacing="1" w:after="100" w:afterAutospacing="1"/>
        <w:rPr>
          <w:rFonts w:ascii="Inter" w:hAnsi="Inter"/>
          <w:sz w:val="18"/>
          <w:szCs w:val="18"/>
        </w:rPr>
      </w:pPr>
      <w:r w:rsidRPr="00602E4B">
        <w:rPr>
          <w:rFonts w:ascii="Inter" w:hAnsi="Inter"/>
          <w:sz w:val="18"/>
          <w:szCs w:val="18"/>
        </w:rPr>
        <w:t>There exists an unknown Global Stabilization Time (GST) after which the network behaves synchronously</w:t>
      </w:r>
    </w:p>
    <w:p w14:paraId="2E91A068" w14:textId="77777777" w:rsidR="006F4CEF" w:rsidRPr="00602E4B" w:rsidRDefault="006F4CEF">
      <w:pPr>
        <w:numPr>
          <w:ilvl w:val="0"/>
          <w:numId w:val="1"/>
        </w:numPr>
        <w:spacing w:before="100" w:beforeAutospacing="1" w:after="100" w:afterAutospacing="1"/>
        <w:rPr>
          <w:rFonts w:ascii="Inter" w:hAnsi="Inter"/>
          <w:sz w:val="18"/>
          <w:szCs w:val="18"/>
        </w:rPr>
      </w:pPr>
      <w:r w:rsidRPr="00602E4B">
        <w:rPr>
          <w:rFonts w:ascii="Inter" w:hAnsi="Inter"/>
          <w:sz w:val="18"/>
          <w:szCs w:val="18"/>
        </w:rPr>
        <w:t xml:space="preserve">After GST, messages between honest nodes arrive within a known bound </w:t>
      </w:r>
      <m:oMath>
        <m:r>
          <m:rPr>
            <m:sty m:val="p"/>
          </m:rPr>
          <w:rPr>
            <w:rFonts w:ascii="Cambria Math" w:hAnsi="Cambria Math"/>
            <w:sz w:val="18"/>
            <w:szCs w:val="18"/>
          </w:rPr>
          <m:t>Δ</m:t>
        </m:r>
      </m:oMath>
      <w:r w:rsidRPr="00602E4B">
        <w:rPr>
          <w:rFonts w:ascii="Inter" w:hAnsi="Inter"/>
          <w:sz w:val="18"/>
          <w:szCs w:val="18"/>
        </w:rPr>
        <w:t xml:space="preserve">(network delay) with high probability </w:t>
      </w:r>
    </w:p>
    <w:p w14:paraId="23C386DB" w14:textId="77777777" w:rsidR="006F4CEF" w:rsidRPr="00602E4B" w:rsidRDefault="006F4CEF">
      <w:pPr>
        <w:numPr>
          <w:ilvl w:val="0"/>
          <w:numId w:val="1"/>
        </w:numPr>
        <w:spacing w:before="100" w:beforeAutospacing="1" w:after="100" w:afterAutospacing="1"/>
        <w:rPr>
          <w:rFonts w:ascii="Inter" w:hAnsi="Inter"/>
          <w:sz w:val="18"/>
          <w:szCs w:val="18"/>
        </w:rPr>
      </w:pPr>
      <w:r w:rsidRPr="00602E4B">
        <w:rPr>
          <w:rFonts w:ascii="Inter" w:hAnsi="Inter"/>
          <w:sz w:val="18"/>
          <w:szCs w:val="18"/>
        </w:rPr>
        <w:t>Before GST, the network may experience arbitrary delays (the asynchronous period)</w:t>
      </w:r>
    </w:p>
    <w:p w14:paraId="1F194791" w14:textId="77777777" w:rsidR="006F4CEF" w:rsidRPr="00602E4B" w:rsidRDefault="006F4CEF">
      <w:pPr>
        <w:numPr>
          <w:ilvl w:val="0"/>
          <w:numId w:val="1"/>
        </w:numPr>
        <w:spacing w:before="100" w:beforeAutospacing="1" w:after="100" w:afterAutospacing="1"/>
        <w:rPr>
          <w:rFonts w:ascii="Inter" w:hAnsi="Inter"/>
          <w:sz w:val="18"/>
          <w:szCs w:val="18"/>
        </w:rPr>
      </w:pPr>
      <w:r w:rsidRPr="00602E4B">
        <w:rPr>
          <w:rFonts w:ascii="Inter" w:hAnsi="Inter"/>
          <w:b/>
          <w:bCs/>
          <w:sz w:val="18"/>
          <w:szCs w:val="18"/>
        </w:rPr>
        <w:t>Cross-chain messages may experience additional latency</w:t>
      </w:r>
      <w:r w:rsidRPr="00602E4B">
        <w:rPr>
          <w:rFonts w:ascii="Inter" w:hAnsi="Inter"/>
          <w:sz w:val="18"/>
          <w:szCs w:val="18"/>
        </w:rPr>
        <w:t xml:space="preserve"> depending on external blockchain finality times (e.g., Ethereum: ~12-15 minutes, Bitcoin: ~60 minutes, Solana: ~13 seconds)</w:t>
      </w:r>
    </w:p>
    <w:p w14:paraId="27DB4E82"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This model is more realistic than pure synchrony (which assumes bounded delays from genesis) and more practical than pure asynchrony (which would severely limit throughput).</w:t>
      </w:r>
    </w:p>
    <w:p w14:paraId="235F99FC"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Message Delivery Properties</w:t>
      </w:r>
    </w:p>
    <w:p w14:paraId="25A31A56" w14:textId="77777777" w:rsidR="006F4CEF" w:rsidRPr="00602E4B" w:rsidRDefault="006F4CEF">
      <w:pPr>
        <w:numPr>
          <w:ilvl w:val="0"/>
          <w:numId w:val="2"/>
        </w:numPr>
        <w:spacing w:before="100" w:beforeAutospacing="1" w:after="100" w:afterAutospacing="1"/>
        <w:rPr>
          <w:rFonts w:ascii="Inter" w:hAnsi="Inter"/>
          <w:sz w:val="18"/>
          <w:szCs w:val="18"/>
        </w:rPr>
      </w:pPr>
      <w:r w:rsidRPr="00602E4B">
        <w:rPr>
          <w:rFonts w:ascii="Inter" w:hAnsi="Inter"/>
          <w:sz w:val="18"/>
          <w:szCs w:val="18"/>
        </w:rPr>
        <w:t>Honest nodes eventually receive all messages from other honest nodes</w:t>
      </w:r>
    </w:p>
    <w:p w14:paraId="7D361B26" w14:textId="77777777" w:rsidR="006F4CEF" w:rsidRPr="00602E4B" w:rsidRDefault="006F4CEF">
      <w:pPr>
        <w:numPr>
          <w:ilvl w:val="0"/>
          <w:numId w:val="2"/>
        </w:numPr>
        <w:spacing w:before="100" w:beforeAutospacing="1" w:after="100" w:afterAutospacing="1"/>
        <w:rPr>
          <w:rFonts w:ascii="Inter" w:hAnsi="Inter"/>
          <w:sz w:val="18"/>
          <w:szCs w:val="18"/>
        </w:rPr>
      </w:pPr>
      <w:r w:rsidRPr="00602E4B">
        <w:rPr>
          <w:rFonts w:ascii="Inter" w:hAnsi="Inter"/>
          <w:sz w:val="18"/>
          <w:szCs w:val="18"/>
        </w:rPr>
        <w:t>The adversary may delay, reorder, or selectively drop messages during the asynchronous period</w:t>
      </w:r>
    </w:p>
    <w:p w14:paraId="1FBC6CB4" w14:textId="77777777" w:rsidR="006F4CEF" w:rsidRPr="00602E4B" w:rsidRDefault="006F4CEF">
      <w:pPr>
        <w:numPr>
          <w:ilvl w:val="0"/>
          <w:numId w:val="2"/>
        </w:numPr>
        <w:spacing w:before="100" w:beforeAutospacing="1" w:after="100" w:afterAutospacing="1"/>
        <w:rPr>
          <w:rFonts w:ascii="Inter" w:hAnsi="Inter"/>
          <w:sz w:val="18"/>
          <w:szCs w:val="18"/>
        </w:rPr>
      </w:pPr>
      <w:r w:rsidRPr="00602E4B">
        <w:rPr>
          <w:rFonts w:ascii="Inter" w:hAnsi="Inter"/>
          <w:sz w:val="18"/>
          <w:szCs w:val="18"/>
        </w:rPr>
        <w:t xml:space="preserve">After GST, reliable delivery within </w:t>
      </w:r>
      <m:oMath>
        <m:r>
          <m:rPr>
            <m:sty m:val="p"/>
          </m:rPr>
          <w:rPr>
            <w:rFonts w:ascii="Cambria Math" w:hAnsi="Cambria Math"/>
            <w:sz w:val="18"/>
            <w:szCs w:val="18"/>
          </w:rPr>
          <m:t>Δ</m:t>
        </m:r>
      </m:oMath>
      <w:r w:rsidRPr="00602E4B">
        <w:rPr>
          <w:rFonts w:ascii="Inter" w:hAnsi="Inter"/>
          <w:sz w:val="18"/>
          <w:szCs w:val="18"/>
        </w:rPr>
        <w:t xml:space="preserve">enables progress guarantees </w:t>
      </w:r>
    </w:p>
    <w:p w14:paraId="1AA2FE73" w14:textId="77777777" w:rsidR="006F4CEF" w:rsidRPr="00602E4B" w:rsidRDefault="006F4CEF">
      <w:pPr>
        <w:numPr>
          <w:ilvl w:val="0"/>
          <w:numId w:val="2"/>
        </w:numPr>
        <w:spacing w:before="100" w:beforeAutospacing="1" w:after="100" w:afterAutospacing="1"/>
        <w:rPr>
          <w:rFonts w:ascii="Inter" w:hAnsi="Inter"/>
          <w:sz w:val="18"/>
          <w:szCs w:val="18"/>
        </w:rPr>
      </w:pPr>
      <w:r w:rsidRPr="00602E4B">
        <w:rPr>
          <w:rFonts w:ascii="Inter" w:hAnsi="Inter"/>
          <w:b/>
          <w:bCs/>
          <w:sz w:val="18"/>
          <w:szCs w:val="18"/>
        </w:rPr>
        <w:t>Specialized validator roles operate on different network topologies</w:t>
      </w:r>
      <w:r w:rsidRPr="00602E4B">
        <w:rPr>
          <w:rFonts w:ascii="Inter" w:hAnsi="Inter"/>
          <w:sz w:val="18"/>
          <w:szCs w:val="18"/>
        </w:rPr>
        <w:t>: consensus validators form a tightly-coupled mesh network, while bridge relayers maintain connections to external chain RPC endpoints</w:t>
      </w:r>
    </w:p>
    <w:p w14:paraId="7A083912"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1.2 Validator Set Dynamics</w:t>
      </w:r>
    </w:p>
    <w:p w14:paraId="288269B1"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Dynamic Participation</w:t>
      </w:r>
    </w:p>
    <w:p w14:paraId="2E1D7269"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The validator set is not fixed but evolves through:</w:t>
      </w:r>
    </w:p>
    <w:p w14:paraId="3ABAE815" w14:textId="77777777" w:rsidR="006F4CEF" w:rsidRPr="00602E4B" w:rsidRDefault="006F4CEF">
      <w:pPr>
        <w:numPr>
          <w:ilvl w:val="0"/>
          <w:numId w:val="3"/>
        </w:numPr>
        <w:spacing w:before="100" w:beforeAutospacing="1" w:after="100" w:afterAutospacing="1"/>
        <w:rPr>
          <w:rFonts w:ascii="Inter" w:hAnsi="Inter"/>
          <w:sz w:val="18"/>
          <w:szCs w:val="18"/>
        </w:rPr>
      </w:pPr>
      <w:r w:rsidRPr="00602E4B">
        <w:rPr>
          <w:rFonts w:ascii="Inter" w:hAnsi="Inter"/>
          <w:b/>
          <w:bCs/>
          <w:sz w:val="18"/>
          <w:szCs w:val="18"/>
        </w:rPr>
        <w:t>Staking</w:t>
      </w:r>
      <w:r w:rsidRPr="00602E4B">
        <w:rPr>
          <w:rFonts w:ascii="Inter" w:hAnsi="Inter"/>
          <w:sz w:val="18"/>
          <w:szCs w:val="18"/>
        </w:rPr>
        <w:t xml:space="preserve"> - New validators join by locking SNRG coins and declaring their specialized roles</w:t>
      </w:r>
    </w:p>
    <w:p w14:paraId="2F66417A" w14:textId="77777777" w:rsidR="006F4CEF" w:rsidRPr="00602E4B" w:rsidRDefault="006F4CEF">
      <w:pPr>
        <w:numPr>
          <w:ilvl w:val="0"/>
          <w:numId w:val="3"/>
        </w:numPr>
        <w:spacing w:before="100" w:beforeAutospacing="1" w:after="100" w:afterAutospacing="1"/>
        <w:rPr>
          <w:rFonts w:ascii="Inter" w:hAnsi="Inter"/>
          <w:sz w:val="18"/>
          <w:szCs w:val="18"/>
        </w:rPr>
      </w:pPr>
      <w:r w:rsidRPr="00602E4B">
        <w:rPr>
          <w:rFonts w:ascii="Inter" w:hAnsi="Inter"/>
          <w:b/>
          <w:bCs/>
          <w:sz w:val="18"/>
          <w:szCs w:val="18"/>
        </w:rPr>
        <w:t>Unstaking</w:t>
      </w:r>
      <w:r w:rsidRPr="00602E4B">
        <w:rPr>
          <w:rFonts w:ascii="Inter" w:hAnsi="Inter"/>
          <w:sz w:val="18"/>
          <w:szCs w:val="18"/>
        </w:rPr>
        <w:t xml:space="preserve"> - Validators exit after an unbonding period</w:t>
      </w:r>
    </w:p>
    <w:p w14:paraId="00EAA29E" w14:textId="77777777" w:rsidR="006F4CEF" w:rsidRPr="00602E4B" w:rsidRDefault="006F4CEF">
      <w:pPr>
        <w:numPr>
          <w:ilvl w:val="0"/>
          <w:numId w:val="3"/>
        </w:numPr>
        <w:spacing w:before="100" w:beforeAutospacing="1" w:after="100" w:afterAutospacing="1"/>
        <w:rPr>
          <w:rFonts w:ascii="Inter" w:hAnsi="Inter"/>
          <w:sz w:val="18"/>
          <w:szCs w:val="18"/>
        </w:rPr>
      </w:pPr>
      <w:r w:rsidRPr="00602E4B">
        <w:rPr>
          <w:rFonts w:ascii="Inter" w:hAnsi="Inter"/>
          <w:b/>
          <w:bCs/>
          <w:sz w:val="18"/>
          <w:szCs w:val="18"/>
        </w:rPr>
        <w:t>Governance</w:t>
      </w:r>
      <w:r w:rsidRPr="00602E4B">
        <w:rPr>
          <w:rFonts w:ascii="Inter" w:hAnsi="Inter"/>
          <w:sz w:val="18"/>
          <w:szCs w:val="18"/>
        </w:rPr>
        <w:t xml:space="preserve"> - Parameter updates can modify eligibility criteria or role-specific requirements</w:t>
      </w:r>
    </w:p>
    <w:p w14:paraId="446D2AD7" w14:textId="77777777" w:rsidR="006F4CEF" w:rsidRPr="00602E4B" w:rsidRDefault="006F4CEF">
      <w:pPr>
        <w:numPr>
          <w:ilvl w:val="0"/>
          <w:numId w:val="3"/>
        </w:numPr>
        <w:spacing w:before="100" w:beforeAutospacing="1" w:after="100" w:afterAutospacing="1"/>
        <w:rPr>
          <w:rFonts w:ascii="Inter" w:hAnsi="Inter"/>
          <w:sz w:val="18"/>
          <w:szCs w:val="18"/>
        </w:rPr>
      </w:pPr>
      <w:r w:rsidRPr="00602E4B">
        <w:rPr>
          <w:rFonts w:ascii="Inter" w:hAnsi="Inter"/>
          <w:b/>
          <w:bCs/>
          <w:sz w:val="18"/>
          <w:szCs w:val="18"/>
        </w:rPr>
        <w:t>Slashing</w:t>
      </w:r>
      <w:r w:rsidRPr="00602E4B">
        <w:rPr>
          <w:rFonts w:ascii="Inter" w:hAnsi="Inter"/>
          <w:sz w:val="18"/>
          <w:szCs w:val="18"/>
        </w:rPr>
        <w:t xml:space="preserve"> - Misbehaving validators are removed and penalized</w:t>
      </w:r>
    </w:p>
    <w:p w14:paraId="2B1150BA" w14:textId="77777777" w:rsidR="006F4CEF" w:rsidRPr="00602E4B" w:rsidRDefault="006F4CEF">
      <w:pPr>
        <w:numPr>
          <w:ilvl w:val="0"/>
          <w:numId w:val="3"/>
        </w:numPr>
        <w:spacing w:before="100" w:beforeAutospacing="1" w:after="100" w:afterAutospacing="1"/>
        <w:rPr>
          <w:rFonts w:ascii="Inter" w:hAnsi="Inter"/>
          <w:sz w:val="18"/>
          <w:szCs w:val="18"/>
        </w:rPr>
      </w:pPr>
      <w:r w:rsidRPr="00602E4B">
        <w:rPr>
          <w:rFonts w:ascii="Inter" w:hAnsi="Inter"/>
          <w:b/>
          <w:bCs/>
          <w:sz w:val="18"/>
          <w:szCs w:val="18"/>
        </w:rPr>
        <w:t>Role Registration</w:t>
      </w:r>
      <w:r w:rsidRPr="00602E4B">
        <w:rPr>
          <w:rFonts w:ascii="Inter" w:hAnsi="Inter"/>
          <w:sz w:val="18"/>
          <w:szCs w:val="18"/>
        </w:rPr>
        <w:t xml:space="preserve"> - Validators declare specializations (consensus-only, bridge relayer, witness node) which affects their duties and reward structures</w:t>
      </w:r>
    </w:p>
    <w:p w14:paraId="5252AD9C"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Epoch-Based Organization</w:t>
      </w:r>
    </w:p>
    <w:p w14:paraId="48DB22CC"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Time is partitioned into epochs, where each epoch contains </w:t>
      </w:r>
      <m:oMath>
        <m:r>
          <w:rPr>
            <w:rFonts w:ascii="Cambria Math" w:hAnsi="Cambria Math"/>
            <w:sz w:val="18"/>
            <w:szCs w:val="18"/>
          </w:rPr>
          <m:t>L</m:t>
        </m:r>
      </m:oMath>
      <w:r w:rsidRPr="00602E4B">
        <w:rPr>
          <w:rFonts w:ascii="Inter" w:hAnsi="Inter"/>
          <w:sz w:val="18"/>
          <w:szCs w:val="18"/>
        </w:rPr>
        <w:t xml:space="preserve">blocks (default: 10,000 blocks ≈ 5.5 hours at 2s block time). Validator set changes take effect at epoch boundaries, providing: </w:t>
      </w:r>
    </w:p>
    <w:p w14:paraId="19D2BFE2" w14:textId="77777777" w:rsidR="006F4CEF" w:rsidRPr="00602E4B" w:rsidRDefault="006F4CEF">
      <w:pPr>
        <w:numPr>
          <w:ilvl w:val="0"/>
          <w:numId w:val="4"/>
        </w:numPr>
        <w:spacing w:before="100" w:beforeAutospacing="1" w:after="100" w:afterAutospacing="1"/>
        <w:rPr>
          <w:rFonts w:ascii="Inter" w:hAnsi="Inter"/>
          <w:sz w:val="18"/>
          <w:szCs w:val="18"/>
        </w:rPr>
      </w:pPr>
      <w:r w:rsidRPr="00602E4B">
        <w:rPr>
          <w:rFonts w:ascii="Inter" w:hAnsi="Inter"/>
          <w:sz w:val="18"/>
          <w:szCs w:val="18"/>
        </w:rPr>
        <w:t>Predictable state transitions</w:t>
      </w:r>
    </w:p>
    <w:p w14:paraId="4517F76D" w14:textId="77777777" w:rsidR="006F4CEF" w:rsidRPr="00602E4B" w:rsidRDefault="006F4CEF">
      <w:pPr>
        <w:numPr>
          <w:ilvl w:val="0"/>
          <w:numId w:val="4"/>
        </w:numPr>
        <w:spacing w:before="100" w:beforeAutospacing="1" w:after="100" w:afterAutospacing="1"/>
        <w:rPr>
          <w:rFonts w:ascii="Inter" w:hAnsi="Inter"/>
          <w:sz w:val="18"/>
          <w:szCs w:val="18"/>
        </w:rPr>
      </w:pPr>
      <w:r w:rsidRPr="00602E4B">
        <w:rPr>
          <w:rFonts w:ascii="Inter" w:hAnsi="Inter"/>
          <w:sz w:val="18"/>
          <w:szCs w:val="18"/>
        </w:rPr>
        <w:t>Efficient reputation aggregation</w:t>
      </w:r>
    </w:p>
    <w:p w14:paraId="437BDE86" w14:textId="77777777" w:rsidR="006F4CEF" w:rsidRPr="00602E4B" w:rsidRDefault="006F4CEF">
      <w:pPr>
        <w:numPr>
          <w:ilvl w:val="0"/>
          <w:numId w:val="4"/>
        </w:numPr>
        <w:spacing w:before="100" w:beforeAutospacing="1" w:after="100" w:afterAutospacing="1"/>
        <w:rPr>
          <w:rFonts w:ascii="Inter" w:hAnsi="Inter"/>
          <w:sz w:val="18"/>
          <w:szCs w:val="18"/>
        </w:rPr>
      </w:pPr>
      <w:r w:rsidRPr="00602E4B">
        <w:rPr>
          <w:rFonts w:ascii="Inter" w:hAnsi="Inter"/>
          <w:sz w:val="18"/>
          <w:szCs w:val="18"/>
        </w:rPr>
        <w:t>Clear economic accounting periods</w:t>
      </w:r>
    </w:p>
    <w:p w14:paraId="021490ED" w14:textId="77777777" w:rsidR="006F4CEF" w:rsidRPr="00602E4B" w:rsidRDefault="006F4CEF">
      <w:pPr>
        <w:numPr>
          <w:ilvl w:val="0"/>
          <w:numId w:val="4"/>
        </w:numPr>
        <w:spacing w:before="100" w:beforeAutospacing="1" w:after="100" w:afterAutospacing="1"/>
        <w:rPr>
          <w:rFonts w:ascii="Inter" w:hAnsi="Inter"/>
          <w:sz w:val="18"/>
          <w:szCs w:val="18"/>
        </w:rPr>
      </w:pPr>
      <w:r w:rsidRPr="00602E4B">
        <w:rPr>
          <w:rFonts w:ascii="Inter" w:hAnsi="Inter"/>
          <w:b/>
          <w:bCs/>
          <w:sz w:val="18"/>
          <w:szCs w:val="18"/>
        </w:rPr>
        <w:t>Synchronized cross-chain checkpoint windows</w:t>
      </w:r>
      <w:r w:rsidRPr="00602E4B">
        <w:rPr>
          <w:rFonts w:ascii="Inter" w:hAnsi="Inter"/>
          <w:sz w:val="18"/>
          <w:szCs w:val="18"/>
        </w:rPr>
        <w:t xml:space="preserve"> (bridge events are finalized at epoch boundaries for efficient threshold signature aggregation)</w:t>
      </w:r>
    </w:p>
    <w:p w14:paraId="6A088A32"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1.3 Fault Model</w:t>
      </w:r>
    </w:p>
    <w:p w14:paraId="64AA7F8C"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Byzantine Fault Tolerance</w:t>
      </w:r>
    </w:p>
    <w:p w14:paraId="7BEC1777"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The protocol tolerates Byzantine faults, the strongest adversarial model in distributed systems. Byzantine validators may:</w:t>
      </w:r>
    </w:p>
    <w:p w14:paraId="2B4D28DE" w14:textId="77777777" w:rsidR="006F4CEF" w:rsidRPr="00602E4B" w:rsidRDefault="006F4CEF">
      <w:pPr>
        <w:numPr>
          <w:ilvl w:val="0"/>
          <w:numId w:val="5"/>
        </w:numPr>
        <w:spacing w:before="100" w:beforeAutospacing="1" w:after="100" w:afterAutospacing="1"/>
        <w:rPr>
          <w:rFonts w:ascii="Inter" w:hAnsi="Inter"/>
          <w:sz w:val="18"/>
          <w:szCs w:val="18"/>
        </w:rPr>
      </w:pPr>
      <w:r w:rsidRPr="00602E4B">
        <w:rPr>
          <w:rFonts w:ascii="Inter" w:hAnsi="Inter"/>
          <w:sz w:val="18"/>
          <w:szCs w:val="18"/>
        </w:rPr>
        <w:t>Crash and stop participating</w:t>
      </w:r>
    </w:p>
    <w:p w14:paraId="4A25910F" w14:textId="77777777" w:rsidR="006F4CEF" w:rsidRPr="00602E4B" w:rsidRDefault="006F4CEF">
      <w:pPr>
        <w:numPr>
          <w:ilvl w:val="0"/>
          <w:numId w:val="5"/>
        </w:numPr>
        <w:spacing w:before="100" w:beforeAutospacing="1" w:after="100" w:afterAutospacing="1"/>
        <w:rPr>
          <w:rFonts w:ascii="Inter" w:hAnsi="Inter"/>
          <w:sz w:val="18"/>
          <w:szCs w:val="18"/>
        </w:rPr>
      </w:pPr>
      <w:r w:rsidRPr="00602E4B">
        <w:rPr>
          <w:rFonts w:ascii="Inter" w:hAnsi="Inter"/>
          <w:sz w:val="18"/>
          <w:szCs w:val="18"/>
        </w:rPr>
        <w:t>Equivocate by signing conflicting messages</w:t>
      </w:r>
    </w:p>
    <w:p w14:paraId="1E3AC012" w14:textId="77777777" w:rsidR="006F4CEF" w:rsidRPr="00602E4B" w:rsidRDefault="006F4CEF">
      <w:pPr>
        <w:numPr>
          <w:ilvl w:val="0"/>
          <w:numId w:val="5"/>
        </w:numPr>
        <w:spacing w:before="100" w:beforeAutospacing="1" w:after="100" w:afterAutospacing="1"/>
        <w:rPr>
          <w:rFonts w:ascii="Inter" w:hAnsi="Inter"/>
          <w:sz w:val="18"/>
          <w:szCs w:val="18"/>
        </w:rPr>
      </w:pPr>
      <w:r w:rsidRPr="00602E4B">
        <w:rPr>
          <w:rFonts w:ascii="Inter" w:hAnsi="Inter"/>
          <w:sz w:val="18"/>
          <w:szCs w:val="18"/>
        </w:rPr>
        <w:t>Collude with other malicious validators</w:t>
      </w:r>
    </w:p>
    <w:p w14:paraId="4EE7414A" w14:textId="77777777" w:rsidR="006F4CEF" w:rsidRPr="00602E4B" w:rsidRDefault="006F4CEF">
      <w:pPr>
        <w:numPr>
          <w:ilvl w:val="0"/>
          <w:numId w:val="5"/>
        </w:numPr>
        <w:spacing w:before="100" w:beforeAutospacing="1" w:after="100" w:afterAutospacing="1"/>
        <w:rPr>
          <w:rFonts w:ascii="Inter" w:hAnsi="Inter"/>
          <w:sz w:val="18"/>
          <w:szCs w:val="18"/>
        </w:rPr>
      </w:pPr>
      <w:r w:rsidRPr="00602E4B">
        <w:rPr>
          <w:rFonts w:ascii="Inter" w:hAnsi="Inter"/>
          <w:sz w:val="18"/>
          <w:szCs w:val="18"/>
        </w:rPr>
        <w:t>Deviate arbitrarily from the protocol</w:t>
      </w:r>
    </w:p>
    <w:p w14:paraId="18C08A0E" w14:textId="77777777" w:rsidR="006F4CEF" w:rsidRPr="00602E4B" w:rsidRDefault="006F4CEF">
      <w:pPr>
        <w:numPr>
          <w:ilvl w:val="0"/>
          <w:numId w:val="5"/>
        </w:numPr>
        <w:spacing w:before="100" w:beforeAutospacing="1" w:after="100" w:afterAutospacing="1"/>
        <w:rPr>
          <w:rFonts w:ascii="Inter" w:hAnsi="Inter"/>
          <w:sz w:val="18"/>
          <w:szCs w:val="18"/>
        </w:rPr>
      </w:pPr>
      <w:r w:rsidRPr="00602E4B">
        <w:rPr>
          <w:rFonts w:ascii="Inter" w:hAnsi="Inter"/>
          <w:sz w:val="18"/>
          <w:szCs w:val="18"/>
        </w:rPr>
        <w:lastRenderedPageBreak/>
        <w:t>Selectively censor transactions</w:t>
      </w:r>
    </w:p>
    <w:p w14:paraId="2D7CEA38" w14:textId="77777777" w:rsidR="006F4CEF" w:rsidRPr="00602E4B" w:rsidRDefault="006F4CEF">
      <w:pPr>
        <w:numPr>
          <w:ilvl w:val="0"/>
          <w:numId w:val="5"/>
        </w:numPr>
        <w:spacing w:before="100" w:beforeAutospacing="1" w:after="100" w:afterAutospacing="1"/>
        <w:rPr>
          <w:rFonts w:ascii="Inter" w:hAnsi="Inter"/>
          <w:sz w:val="18"/>
          <w:szCs w:val="18"/>
        </w:rPr>
      </w:pPr>
      <w:r w:rsidRPr="00602E4B">
        <w:rPr>
          <w:rFonts w:ascii="Inter" w:hAnsi="Inter"/>
          <w:b/>
          <w:bCs/>
          <w:sz w:val="18"/>
          <w:szCs w:val="18"/>
        </w:rPr>
        <w:t>Misreport external chain events</w:t>
      </w:r>
      <w:r w:rsidRPr="00602E4B">
        <w:rPr>
          <w:rFonts w:ascii="Inter" w:hAnsi="Inter"/>
          <w:sz w:val="18"/>
          <w:szCs w:val="18"/>
        </w:rPr>
        <w:t xml:space="preserve"> (relevant for bridge relayers and witness nodes)</w:t>
      </w:r>
    </w:p>
    <w:p w14:paraId="2C32237D" w14:textId="77777777" w:rsidR="006F4CEF" w:rsidRPr="00602E4B" w:rsidRDefault="006F4CEF">
      <w:pPr>
        <w:numPr>
          <w:ilvl w:val="0"/>
          <w:numId w:val="5"/>
        </w:numPr>
        <w:spacing w:before="100" w:beforeAutospacing="1" w:after="100" w:afterAutospacing="1"/>
        <w:rPr>
          <w:rFonts w:ascii="Inter" w:hAnsi="Inter"/>
          <w:sz w:val="18"/>
          <w:szCs w:val="18"/>
        </w:rPr>
      </w:pPr>
      <w:r w:rsidRPr="00602E4B">
        <w:rPr>
          <w:rFonts w:ascii="Inter" w:hAnsi="Inter"/>
          <w:b/>
          <w:bCs/>
          <w:sz w:val="18"/>
          <w:szCs w:val="18"/>
        </w:rPr>
        <w:t>Coordinate with external chain validators</w:t>
      </w:r>
      <w:r w:rsidRPr="00602E4B">
        <w:rPr>
          <w:rFonts w:ascii="Inter" w:hAnsi="Inter"/>
          <w:sz w:val="18"/>
          <w:szCs w:val="18"/>
        </w:rPr>
        <w:t xml:space="preserve"> to attack cross-chain bridges</w:t>
      </w:r>
    </w:p>
    <w:p w14:paraId="1A882E48"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Threshold Assumptions</w:t>
      </w:r>
    </w:p>
    <w:p w14:paraId="756438A6"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Safety is guaranteed when at most </w:t>
      </w:r>
      <m:oMath>
        <m:r>
          <w:rPr>
            <w:rFonts w:ascii="Cambria Math" w:hAnsi="Cambria Math"/>
            <w:sz w:val="18"/>
            <w:szCs w:val="18"/>
          </w:rPr>
          <m:t>f&lt;⌊(n-1)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validators in any committee are Byzantine. This is the theoretical optimum for deterministic consensus protocols. The system can maintain liveness with up to </w:t>
      </w:r>
      <m:oMath>
        <m:r>
          <w:rPr>
            <w:rFonts w:ascii="Cambria Math" w:hAnsi="Cambria Math"/>
            <w:sz w:val="18"/>
            <w:szCs w:val="18"/>
          </w:rPr>
          <m:t>f&lt;n</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faults under partial synchrony. </w:t>
      </w:r>
    </w:p>
    <w:p w14:paraId="20DE36DC"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Cross-Chain Security Model</w:t>
      </w:r>
      <w:r w:rsidRPr="00602E4B">
        <w:rPr>
          <w:rFonts w:ascii="Inter" w:hAnsi="Inter"/>
          <w:sz w:val="18"/>
          <w:szCs w:val="18"/>
        </w:rPr>
        <w:t xml:space="preserve">: For bridge relayers, a separate threshold </w:t>
      </w:r>
      <m:oMath>
        <m:r>
          <w:rPr>
            <w:rFonts w:ascii="Cambria Math" w:hAnsi="Cambria Math"/>
            <w:sz w:val="18"/>
            <w:szCs w:val="18"/>
          </w:rPr>
          <m:t>t</m:t>
        </m:r>
      </m:oMath>
      <w:r w:rsidRPr="00602E4B">
        <w:rPr>
          <w:rFonts w:ascii="Inter" w:hAnsi="Inter"/>
          <w:sz w:val="18"/>
          <w:szCs w:val="18"/>
        </w:rPr>
        <w:t xml:space="preserve">(typically </w:t>
      </w:r>
      <m:oMath>
        <m:r>
          <w:rPr>
            <w:rFonts w:ascii="Cambria Math" w:hAnsi="Cambria Math"/>
            <w:sz w:val="18"/>
            <w:szCs w:val="18"/>
          </w:rPr>
          <m:t>t=2n</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is required for threshold signature generation. The security assumption is that fewer than </w:t>
      </w:r>
      <m:oMath>
        <m:r>
          <w:rPr>
            <w:rFonts w:ascii="Cambria Math" w:hAnsi="Cambria Math"/>
            <w:sz w:val="18"/>
            <w:szCs w:val="18"/>
          </w:rPr>
          <m:t>n-t+1</m:t>
        </m:r>
      </m:oMath>
      <w:r w:rsidRPr="00602E4B">
        <w:rPr>
          <w:rFonts w:ascii="Inter" w:hAnsi="Inter"/>
          <w:sz w:val="18"/>
          <w:szCs w:val="18"/>
        </w:rPr>
        <w:t xml:space="preserve">bridge relayers are compromised. This is enforced through: </w:t>
      </w:r>
    </w:p>
    <w:p w14:paraId="07EB67D2" w14:textId="77777777" w:rsidR="006F4CEF" w:rsidRPr="00602E4B" w:rsidRDefault="006F4CEF">
      <w:pPr>
        <w:numPr>
          <w:ilvl w:val="0"/>
          <w:numId w:val="6"/>
        </w:numPr>
        <w:spacing w:before="100" w:beforeAutospacing="1" w:after="100" w:afterAutospacing="1"/>
        <w:rPr>
          <w:rFonts w:ascii="Inter" w:hAnsi="Inter"/>
          <w:sz w:val="18"/>
          <w:szCs w:val="18"/>
        </w:rPr>
      </w:pPr>
      <w:r w:rsidRPr="00602E4B">
        <w:rPr>
          <w:rFonts w:ascii="Inter" w:hAnsi="Inter"/>
          <w:sz w:val="18"/>
          <w:szCs w:val="18"/>
        </w:rPr>
        <w:t>Higher stake requirements for bridge validators</w:t>
      </w:r>
    </w:p>
    <w:p w14:paraId="6CFAAB38" w14:textId="77777777" w:rsidR="006F4CEF" w:rsidRPr="00602E4B" w:rsidRDefault="006F4CEF">
      <w:pPr>
        <w:numPr>
          <w:ilvl w:val="0"/>
          <w:numId w:val="6"/>
        </w:numPr>
        <w:spacing w:before="100" w:beforeAutospacing="1" w:after="100" w:afterAutospacing="1"/>
        <w:rPr>
          <w:rFonts w:ascii="Inter" w:hAnsi="Inter"/>
          <w:sz w:val="18"/>
          <w:szCs w:val="18"/>
        </w:rPr>
      </w:pPr>
      <w:r w:rsidRPr="00602E4B">
        <w:rPr>
          <w:rFonts w:ascii="Inter" w:hAnsi="Inter"/>
          <w:sz w:val="18"/>
          <w:szCs w:val="18"/>
        </w:rPr>
        <w:t>Specialized slashing conditions for false attestations</w:t>
      </w:r>
    </w:p>
    <w:p w14:paraId="67876B91" w14:textId="77777777" w:rsidR="006F4CEF" w:rsidRPr="00602E4B" w:rsidRDefault="006F4CEF">
      <w:pPr>
        <w:numPr>
          <w:ilvl w:val="0"/>
          <w:numId w:val="6"/>
        </w:numPr>
        <w:spacing w:before="100" w:beforeAutospacing="1" w:after="100" w:afterAutospacing="1"/>
        <w:rPr>
          <w:rFonts w:ascii="Inter" w:hAnsi="Inter"/>
          <w:sz w:val="18"/>
          <w:szCs w:val="18"/>
        </w:rPr>
      </w:pPr>
      <w:r w:rsidRPr="00602E4B">
        <w:rPr>
          <w:rFonts w:ascii="Inter" w:hAnsi="Inter"/>
          <w:sz w:val="18"/>
          <w:szCs w:val="18"/>
        </w:rPr>
        <w:t>Independent reputation tracking for cross-chain duties</w:t>
      </w:r>
    </w:p>
    <w:p w14:paraId="51368CFD"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1.4 Cryptographic Primitives</w:t>
      </w:r>
    </w:p>
    <w:p w14:paraId="34CBB4A8"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Digital Signatures</w:t>
      </w:r>
    </w:p>
    <w:p w14:paraId="05DE5658" w14:textId="77777777" w:rsidR="006F4CEF" w:rsidRPr="00602E4B" w:rsidRDefault="006F4CEF">
      <w:pPr>
        <w:numPr>
          <w:ilvl w:val="0"/>
          <w:numId w:val="7"/>
        </w:numPr>
        <w:spacing w:before="100" w:beforeAutospacing="1" w:after="100" w:afterAutospacing="1"/>
        <w:rPr>
          <w:rFonts w:ascii="Inter" w:hAnsi="Inter"/>
          <w:sz w:val="18"/>
          <w:szCs w:val="18"/>
        </w:rPr>
      </w:pPr>
      <w:r w:rsidRPr="00602E4B">
        <w:rPr>
          <w:rFonts w:ascii="Inter" w:hAnsi="Inter"/>
          <w:b/>
          <w:bCs/>
          <w:sz w:val="18"/>
          <w:szCs w:val="18"/>
        </w:rPr>
        <w:t>Default:</w:t>
      </w:r>
      <w:r w:rsidRPr="00602E4B">
        <w:rPr>
          <w:rFonts w:ascii="Inter" w:hAnsi="Inter"/>
          <w:sz w:val="18"/>
          <w:szCs w:val="18"/>
        </w:rPr>
        <w:t xml:space="preserve"> Dilithium-3 (NIST PQC standard, ~128-bit quantum security)</w:t>
      </w:r>
    </w:p>
    <w:p w14:paraId="3DA3221F" w14:textId="77777777" w:rsidR="006F4CEF" w:rsidRPr="00602E4B" w:rsidRDefault="006F4CEF">
      <w:pPr>
        <w:numPr>
          <w:ilvl w:val="0"/>
          <w:numId w:val="7"/>
        </w:numPr>
        <w:spacing w:before="100" w:beforeAutospacing="1" w:after="100" w:afterAutospacing="1"/>
        <w:rPr>
          <w:rFonts w:ascii="Inter" w:hAnsi="Inter"/>
          <w:sz w:val="18"/>
          <w:szCs w:val="18"/>
        </w:rPr>
      </w:pPr>
      <w:r w:rsidRPr="00602E4B">
        <w:rPr>
          <w:rFonts w:ascii="Inter" w:hAnsi="Inter"/>
          <w:b/>
          <w:bCs/>
          <w:sz w:val="18"/>
          <w:szCs w:val="18"/>
        </w:rPr>
        <w:t>Key Generation:</w:t>
      </w:r>
      <w:r w:rsidRPr="00602E4B">
        <w:rPr>
          <w:rFonts w:ascii="Inter" w:hAnsi="Inter"/>
          <w:sz w:val="18"/>
          <w:szCs w:val="18"/>
        </w:rPr>
        <w:t xml:space="preserve"> Each validator possesses a signing key pair</w:t>
      </w:r>
    </w:p>
    <w:p w14:paraId="3660C2EC" w14:textId="77777777" w:rsidR="006F4CEF" w:rsidRPr="00602E4B" w:rsidRDefault="006F4CEF">
      <w:pPr>
        <w:numPr>
          <w:ilvl w:val="0"/>
          <w:numId w:val="7"/>
        </w:numPr>
        <w:spacing w:before="100" w:beforeAutospacing="1" w:after="100" w:afterAutospacing="1"/>
        <w:rPr>
          <w:rFonts w:ascii="Inter" w:hAnsi="Inter"/>
          <w:sz w:val="18"/>
          <w:szCs w:val="18"/>
        </w:rPr>
      </w:pPr>
      <w:r w:rsidRPr="00602E4B">
        <w:rPr>
          <w:rFonts w:ascii="Inter" w:hAnsi="Inter"/>
          <w:b/>
          <w:bCs/>
          <w:sz w:val="18"/>
          <w:szCs w:val="18"/>
        </w:rPr>
        <w:t>Unforgeability:</w:t>
      </w:r>
      <w:r w:rsidRPr="00602E4B">
        <w:rPr>
          <w:rFonts w:ascii="Inter" w:hAnsi="Inter"/>
          <w:sz w:val="18"/>
          <w:szCs w:val="18"/>
        </w:rPr>
        <w:t xml:space="preserve"> Existential unforgeability under chosen message attack (EUF-CMA)</w:t>
      </w:r>
    </w:p>
    <w:p w14:paraId="3922B266" w14:textId="77777777" w:rsidR="006F4CEF" w:rsidRPr="00602E4B" w:rsidRDefault="006F4CEF">
      <w:pPr>
        <w:numPr>
          <w:ilvl w:val="0"/>
          <w:numId w:val="7"/>
        </w:numPr>
        <w:spacing w:before="100" w:beforeAutospacing="1" w:after="100" w:afterAutospacing="1"/>
        <w:rPr>
          <w:rFonts w:ascii="Inter" w:hAnsi="Inter"/>
          <w:sz w:val="18"/>
          <w:szCs w:val="18"/>
        </w:rPr>
      </w:pPr>
      <w:r w:rsidRPr="00602E4B">
        <w:rPr>
          <w:rFonts w:ascii="Inter" w:hAnsi="Inter"/>
          <w:b/>
          <w:bCs/>
          <w:sz w:val="18"/>
          <w:szCs w:val="18"/>
        </w:rPr>
        <w:t>Bridge Compatibility:</w:t>
      </w:r>
      <w:r w:rsidRPr="00602E4B">
        <w:rPr>
          <w:rFonts w:ascii="Inter" w:hAnsi="Inter"/>
          <w:sz w:val="18"/>
          <w:szCs w:val="18"/>
        </w:rPr>
        <w:t xml:space="preserve"> For external chain interactions, validators may maintain auxiliary ECDSA/EdDSA keys for threshold signature schemes (FROST, TSS) used in </w:t>
      </w:r>
      <w:r w:rsidRPr="00602E4B">
        <w:rPr>
          <w:rFonts w:ascii="Inter" w:hAnsi="Inter"/>
          <w:b/>
          <w:bCs/>
          <w:sz w:val="18"/>
          <w:szCs w:val="18"/>
        </w:rPr>
        <w:t>UMA control and cross-chain asset custody</w:t>
      </w:r>
    </w:p>
    <w:p w14:paraId="0322C4A8"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Verifiable Random Functions (VRF)</w:t>
      </w:r>
    </w:p>
    <w:p w14:paraId="67DF0D16"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Used for unpredictable but verifiable leader and committee selection:</w:t>
      </w:r>
    </w:p>
    <w:p w14:paraId="7305FDB4" w14:textId="77777777" w:rsidR="006F4CEF" w:rsidRPr="00602E4B" w:rsidRDefault="006F4CEF">
      <w:pPr>
        <w:numPr>
          <w:ilvl w:val="0"/>
          <w:numId w:val="8"/>
        </w:numPr>
        <w:spacing w:before="100" w:beforeAutospacing="1" w:after="100" w:afterAutospacing="1"/>
        <w:rPr>
          <w:rFonts w:ascii="Inter" w:hAnsi="Inter"/>
          <w:sz w:val="18"/>
          <w:szCs w:val="18"/>
        </w:rPr>
      </w:pPr>
      <w:r w:rsidRPr="00602E4B">
        <w:rPr>
          <w:rFonts w:ascii="Inter" w:hAnsi="Inter"/>
          <w:sz w:val="18"/>
          <w:szCs w:val="18"/>
        </w:rPr>
        <w:t>Provides pseudorandomness that cannot be biased by adversaries</w:t>
      </w:r>
    </w:p>
    <w:p w14:paraId="47E2C4C5" w14:textId="77777777" w:rsidR="006F4CEF" w:rsidRPr="00602E4B" w:rsidRDefault="006F4CEF">
      <w:pPr>
        <w:numPr>
          <w:ilvl w:val="0"/>
          <w:numId w:val="8"/>
        </w:numPr>
        <w:spacing w:before="100" w:beforeAutospacing="1" w:after="100" w:afterAutospacing="1"/>
        <w:rPr>
          <w:rFonts w:ascii="Inter" w:hAnsi="Inter"/>
          <w:sz w:val="18"/>
          <w:szCs w:val="18"/>
        </w:rPr>
      </w:pPr>
      <w:r w:rsidRPr="00602E4B">
        <w:rPr>
          <w:rFonts w:ascii="Inter" w:hAnsi="Inter"/>
          <w:sz w:val="18"/>
          <w:szCs w:val="18"/>
        </w:rPr>
        <w:t>Output is deterministic given input but unpredictable before computation</w:t>
      </w:r>
    </w:p>
    <w:p w14:paraId="61A3A66F" w14:textId="77777777" w:rsidR="006F4CEF" w:rsidRPr="00602E4B" w:rsidRDefault="006F4CEF">
      <w:pPr>
        <w:numPr>
          <w:ilvl w:val="0"/>
          <w:numId w:val="8"/>
        </w:numPr>
        <w:spacing w:before="100" w:beforeAutospacing="1" w:after="100" w:afterAutospacing="1"/>
        <w:rPr>
          <w:rFonts w:ascii="Inter" w:hAnsi="Inter"/>
          <w:sz w:val="18"/>
          <w:szCs w:val="18"/>
        </w:rPr>
      </w:pPr>
      <w:r w:rsidRPr="00602E4B">
        <w:rPr>
          <w:rFonts w:ascii="Inter" w:hAnsi="Inter"/>
          <w:sz w:val="18"/>
          <w:szCs w:val="18"/>
        </w:rPr>
        <w:t>Proof allows third parties to verify correctness</w:t>
      </w:r>
    </w:p>
    <w:p w14:paraId="5E34ED9A" w14:textId="77777777" w:rsidR="006F4CEF" w:rsidRPr="00602E4B" w:rsidRDefault="006F4CEF">
      <w:pPr>
        <w:numPr>
          <w:ilvl w:val="0"/>
          <w:numId w:val="8"/>
        </w:numPr>
        <w:spacing w:before="100" w:beforeAutospacing="1" w:after="100" w:afterAutospacing="1"/>
        <w:rPr>
          <w:rFonts w:ascii="Inter" w:hAnsi="Inter"/>
          <w:sz w:val="18"/>
          <w:szCs w:val="18"/>
        </w:rPr>
      </w:pPr>
      <w:r w:rsidRPr="00602E4B">
        <w:rPr>
          <w:rFonts w:ascii="Inter" w:hAnsi="Inter"/>
          <w:b/>
          <w:bCs/>
          <w:sz w:val="18"/>
          <w:szCs w:val="18"/>
        </w:rPr>
        <w:t>Resistant to grinding attacks</w:t>
      </w:r>
      <w:r w:rsidRPr="00602E4B">
        <w:rPr>
          <w:rFonts w:ascii="Inter" w:hAnsi="Inter"/>
          <w:sz w:val="18"/>
          <w:szCs w:val="18"/>
        </w:rPr>
        <w:t xml:space="preserve"> (critical since leader selection one round ahead could enable MEV extraction or targeted DDoS)</w:t>
      </w:r>
    </w:p>
    <w:p w14:paraId="2F8C21C3"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Threshold Signatures</w:t>
      </w:r>
    </w:p>
    <w:p w14:paraId="2DF7F023"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Enable distributed randomness generation for epoch transitions </w:t>
      </w:r>
      <w:r w:rsidRPr="00602E4B">
        <w:rPr>
          <w:rFonts w:ascii="Inter" w:hAnsi="Inter"/>
          <w:b/>
          <w:bCs/>
          <w:sz w:val="18"/>
          <w:szCs w:val="18"/>
        </w:rPr>
        <w:t>and cross-chain bridge operations</w:t>
      </w:r>
      <w:r w:rsidRPr="00602E4B">
        <w:rPr>
          <w:rFonts w:ascii="Inter" w:hAnsi="Inter"/>
          <w:sz w:val="18"/>
          <w:szCs w:val="18"/>
        </w:rPr>
        <w:t>:</w:t>
      </w:r>
    </w:p>
    <w:p w14:paraId="1BC42E55" w14:textId="77777777" w:rsidR="006F4CEF" w:rsidRPr="00602E4B" w:rsidRDefault="006F4CEF">
      <w:pPr>
        <w:numPr>
          <w:ilvl w:val="0"/>
          <w:numId w:val="9"/>
        </w:numPr>
        <w:spacing w:before="100" w:beforeAutospacing="1" w:after="100" w:afterAutospacing="1"/>
        <w:rPr>
          <w:rFonts w:ascii="Inter" w:hAnsi="Inter"/>
          <w:sz w:val="18"/>
          <w:szCs w:val="18"/>
        </w:rPr>
      </w:pPr>
      <m:oMath>
        <m:r>
          <w:rPr>
            <w:rFonts w:ascii="Cambria Math" w:hAnsi="Cambria Math"/>
            <w:sz w:val="18"/>
            <w:szCs w:val="18"/>
          </w:rPr>
          <m:t>(t,n)</m:t>
        </m:r>
      </m:oMath>
      <w:r w:rsidRPr="00602E4B">
        <w:rPr>
          <w:rFonts w:ascii="Inter" w:hAnsi="Inter"/>
          <w:sz w:val="18"/>
          <w:szCs w:val="18"/>
        </w:rPr>
        <w:t xml:space="preserve">-threshold scheme requires </w:t>
      </w:r>
      <m:oMath>
        <m:r>
          <w:rPr>
            <w:rFonts w:ascii="Cambria Math" w:hAnsi="Cambria Math"/>
            <w:sz w:val="18"/>
            <w:szCs w:val="18"/>
          </w:rPr>
          <m:t>t</m:t>
        </m:r>
      </m:oMath>
      <w:r w:rsidRPr="00602E4B">
        <w:rPr>
          <w:rFonts w:ascii="Inter" w:hAnsi="Inter"/>
          <w:sz w:val="18"/>
          <w:szCs w:val="18"/>
        </w:rPr>
        <w:t xml:space="preserve">participants to produce a valid signature </w:t>
      </w:r>
    </w:p>
    <w:p w14:paraId="50322E85" w14:textId="77777777" w:rsidR="006F4CEF" w:rsidRPr="00602E4B" w:rsidRDefault="006F4CEF">
      <w:pPr>
        <w:numPr>
          <w:ilvl w:val="0"/>
          <w:numId w:val="9"/>
        </w:numPr>
        <w:spacing w:before="100" w:beforeAutospacing="1" w:after="100" w:afterAutospacing="1"/>
        <w:rPr>
          <w:rFonts w:ascii="Inter" w:hAnsi="Inter"/>
          <w:sz w:val="18"/>
          <w:szCs w:val="18"/>
        </w:rPr>
      </w:pPr>
      <w:r w:rsidRPr="00602E4B">
        <w:rPr>
          <w:rFonts w:ascii="Inter" w:hAnsi="Inter"/>
          <w:sz w:val="18"/>
          <w:szCs w:val="18"/>
        </w:rPr>
        <w:t>Used to generate unbiasable randomness beacon</w:t>
      </w:r>
    </w:p>
    <w:p w14:paraId="302F94A3" w14:textId="77777777" w:rsidR="006F4CEF" w:rsidRPr="00602E4B" w:rsidRDefault="006F4CEF">
      <w:pPr>
        <w:numPr>
          <w:ilvl w:val="0"/>
          <w:numId w:val="9"/>
        </w:numPr>
        <w:spacing w:before="100" w:beforeAutospacing="1" w:after="100" w:afterAutospacing="1"/>
        <w:rPr>
          <w:rFonts w:ascii="Inter" w:hAnsi="Inter"/>
          <w:sz w:val="18"/>
          <w:szCs w:val="18"/>
        </w:rPr>
      </w:pPr>
      <w:r w:rsidRPr="00602E4B">
        <w:rPr>
          <w:rFonts w:ascii="Inter" w:hAnsi="Inter"/>
          <w:sz w:val="18"/>
          <w:szCs w:val="18"/>
        </w:rPr>
        <w:t>Prevents single validator from controlling randomness</w:t>
      </w:r>
    </w:p>
    <w:p w14:paraId="2C65EF68" w14:textId="77777777" w:rsidR="006F4CEF" w:rsidRPr="00602E4B" w:rsidRDefault="006F4CEF">
      <w:pPr>
        <w:numPr>
          <w:ilvl w:val="0"/>
          <w:numId w:val="9"/>
        </w:numPr>
        <w:spacing w:before="100" w:beforeAutospacing="1" w:after="100" w:afterAutospacing="1"/>
        <w:rPr>
          <w:rFonts w:ascii="Inter" w:hAnsi="Inter"/>
          <w:sz w:val="18"/>
          <w:szCs w:val="18"/>
        </w:rPr>
      </w:pPr>
      <w:r w:rsidRPr="00602E4B">
        <w:rPr>
          <w:rFonts w:ascii="Inter" w:hAnsi="Inter"/>
          <w:b/>
          <w:bCs/>
          <w:sz w:val="18"/>
          <w:szCs w:val="18"/>
        </w:rPr>
        <w:t>SUIP Integration:</w:t>
      </w:r>
      <w:r w:rsidRPr="00602E4B">
        <w:rPr>
          <w:rFonts w:ascii="Inter" w:hAnsi="Inter"/>
          <w:sz w:val="18"/>
          <w:szCs w:val="18"/>
        </w:rPr>
        <w:t xml:space="preserve"> Threshold signatures for bridge relayers use FROST (Flexible Round-Optimized Schnorr Threshold) or TSS (Threshold Signature Scheme) for compatibility with external chains' signature requirements</w:t>
      </w:r>
    </w:p>
    <w:p w14:paraId="5D9E397A"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Post-Quantum Key Management (Aegis Framework)</w:t>
      </w:r>
    </w:p>
    <w:p w14:paraId="1A0FEF37"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All validator operations use Dilithium-3 signatures, but cross-chain operations require hybrid approaches:</w:t>
      </w:r>
    </w:p>
    <w:p w14:paraId="7058C80D" w14:textId="77777777" w:rsidR="006F4CEF" w:rsidRPr="00602E4B" w:rsidRDefault="006F4CEF">
      <w:pPr>
        <w:numPr>
          <w:ilvl w:val="0"/>
          <w:numId w:val="10"/>
        </w:numPr>
        <w:spacing w:before="100" w:beforeAutospacing="1" w:after="100" w:afterAutospacing="1"/>
        <w:rPr>
          <w:rFonts w:ascii="Inter" w:hAnsi="Inter"/>
          <w:sz w:val="18"/>
          <w:szCs w:val="18"/>
        </w:rPr>
      </w:pPr>
      <w:r w:rsidRPr="00602E4B">
        <w:rPr>
          <w:rFonts w:ascii="Inter" w:hAnsi="Inter"/>
          <w:b/>
          <w:bCs/>
          <w:sz w:val="18"/>
          <w:szCs w:val="18"/>
        </w:rPr>
        <w:t>Synergy-internal operations:</w:t>
      </w:r>
      <w:r w:rsidRPr="00602E4B">
        <w:rPr>
          <w:rFonts w:ascii="Inter" w:hAnsi="Inter"/>
          <w:sz w:val="18"/>
          <w:szCs w:val="18"/>
        </w:rPr>
        <w:t xml:space="preserve"> Pure PQ signatures</w:t>
      </w:r>
    </w:p>
    <w:p w14:paraId="18FF87F9" w14:textId="77777777" w:rsidR="006F4CEF" w:rsidRPr="00602E4B" w:rsidRDefault="006F4CEF">
      <w:pPr>
        <w:numPr>
          <w:ilvl w:val="0"/>
          <w:numId w:val="10"/>
        </w:numPr>
        <w:spacing w:before="100" w:beforeAutospacing="1" w:after="100" w:afterAutospacing="1"/>
        <w:rPr>
          <w:rFonts w:ascii="Inter" w:hAnsi="Inter"/>
          <w:sz w:val="18"/>
          <w:szCs w:val="18"/>
        </w:rPr>
      </w:pPr>
      <w:r w:rsidRPr="00602E4B">
        <w:rPr>
          <w:rFonts w:ascii="Inter" w:hAnsi="Inter"/>
          <w:b/>
          <w:bCs/>
          <w:sz w:val="18"/>
          <w:szCs w:val="18"/>
        </w:rPr>
        <w:t>Cross-chain signatures:</w:t>
      </w:r>
      <w:r w:rsidRPr="00602E4B">
        <w:rPr>
          <w:rFonts w:ascii="Inter" w:hAnsi="Inter"/>
          <w:sz w:val="18"/>
          <w:szCs w:val="18"/>
        </w:rPr>
        <w:t xml:space="preserve"> ECDSA/EdDSA threshold signatures for current blockchain compatibility, with post-quantum wrappers for future-proofing</w:t>
      </w:r>
    </w:p>
    <w:p w14:paraId="1E10087E" w14:textId="77777777" w:rsidR="006F4CEF" w:rsidRPr="00602E4B" w:rsidRDefault="006F4CEF">
      <w:pPr>
        <w:numPr>
          <w:ilvl w:val="0"/>
          <w:numId w:val="10"/>
        </w:numPr>
        <w:spacing w:before="100" w:beforeAutospacing="1" w:after="100" w:afterAutospacing="1"/>
        <w:rPr>
          <w:rFonts w:ascii="Inter" w:hAnsi="Inter"/>
          <w:sz w:val="18"/>
          <w:szCs w:val="18"/>
        </w:rPr>
      </w:pPr>
      <w:r w:rsidRPr="00602E4B">
        <w:rPr>
          <w:rFonts w:ascii="Inter" w:hAnsi="Inter"/>
          <w:b/>
          <w:bCs/>
          <w:sz w:val="18"/>
          <w:szCs w:val="18"/>
        </w:rPr>
        <w:lastRenderedPageBreak/>
        <w:t>UMA key rotation:</w:t>
      </w:r>
      <w:r w:rsidRPr="00602E4B">
        <w:rPr>
          <w:rFonts w:ascii="Inter" w:hAnsi="Inter"/>
          <w:sz w:val="18"/>
          <w:szCs w:val="18"/>
        </w:rPr>
        <w:t xml:space="preserve"> Coordinated updates of both PQ and classical keys to maintain security across all integrated chains</w:t>
      </w:r>
    </w:p>
    <w:p w14:paraId="6822839E"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1.5 Time and Clock Assumptions</w:t>
      </w:r>
    </w:p>
    <w:p w14:paraId="0F2026EF"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Logical Clock Structure</w:t>
      </w:r>
    </w:p>
    <w:p w14:paraId="5F824CD4"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The protocol advances through discrete rounds with timeout mechanisms:</w:t>
      </w:r>
    </w:p>
    <w:p w14:paraId="24CA4F16" w14:textId="77777777" w:rsidR="006F4CEF" w:rsidRPr="00602E4B" w:rsidRDefault="006F4CEF">
      <w:pPr>
        <w:numPr>
          <w:ilvl w:val="0"/>
          <w:numId w:val="11"/>
        </w:numPr>
        <w:spacing w:before="100" w:beforeAutospacing="1" w:after="100" w:afterAutospacing="1"/>
        <w:rPr>
          <w:rFonts w:ascii="Inter" w:hAnsi="Inter"/>
          <w:sz w:val="18"/>
          <w:szCs w:val="18"/>
        </w:rPr>
      </w:pPr>
      <w:r w:rsidRPr="00602E4B">
        <w:rPr>
          <w:rFonts w:ascii="Inter" w:hAnsi="Inter"/>
          <w:sz w:val="18"/>
          <w:szCs w:val="18"/>
        </w:rPr>
        <w:t>Each round has a designated leader and committee</w:t>
      </w:r>
    </w:p>
    <w:p w14:paraId="0048D251" w14:textId="77777777" w:rsidR="006F4CEF" w:rsidRPr="00602E4B" w:rsidRDefault="006F4CEF">
      <w:pPr>
        <w:numPr>
          <w:ilvl w:val="0"/>
          <w:numId w:val="11"/>
        </w:numPr>
        <w:spacing w:before="100" w:beforeAutospacing="1" w:after="100" w:afterAutospacing="1"/>
        <w:rPr>
          <w:rFonts w:ascii="Inter" w:hAnsi="Inter"/>
          <w:sz w:val="18"/>
          <w:szCs w:val="18"/>
        </w:rPr>
      </w:pPr>
      <w:r w:rsidRPr="00602E4B">
        <w:rPr>
          <w:rFonts w:ascii="Inter" w:hAnsi="Inter"/>
          <w:sz w:val="18"/>
          <w:szCs w:val="18"/>
        </w:rPr>
        <w:t>Timeouts prevent indefinite blocking on faulty leaders</w:t>
      </w:r>
    </w:p>
    <w:p w14:paraId="04B9204E" w14:textId="77777777" w:rsidR="006F4CEF" w:rsidRPr="00602E4B" w:rsidRDefault="006F4CEF">
      <w:pPr>
        <w:numPr>
          <w:ilvl w:val="0"/>
          <w:numId w:val="11"/>
        </w:numPr>
        <w:spacing w:before="100" w:beforeAutospacing="1" w:after="100" w:afterAutospacing="1"/>
        <w:rPr>
          <w:rFonts w:ascii="Inter" w:hAnsi="Inter"/>
          <w:sz w:val="18"/>
          <w:szCs w:val="18"/>
        </w:rPr>
      </w:pPr>
      <w:r w:rsidRPr="00602E4B">
        <w:rPr>
          <w:rFonts w:ascii="Inter" w:hAnsi="Inter"/>
          <w:sz w:val="18"/>
          <w:szCs w:val="18"/>
        </w:rPr>
        <w:t>Exponential backoff prevents timeout storms during adversarial conditions</w:t>
      </w:r>
    </w:p>
    <w:p w14:paraId="4D1910A0" w14:textId="77777777" w:rsidR="006F4CEF" w:rsidRPr="00602E4B" w:rsidRDefault="006F4CEF">
      <w:pPr>
        <w:numPr>
          <w:ilvl w:val="0"/>
          <w:numId w:val="11"/>
        </w:numPr>
        <w:spacing w:before="100" w:beforeAutospacing="1" w:after="100" w:afterAutospacing="1"/>
        <w:rPr>
          <w:rFonts w:ascii="Inter" w:hAnsi="Inter"/>
          <w:sz w:val="18"/>
          <w:szCs w:val="18"/>
        </w:rPr>
      </w:pPr>
      <w:r w:rsidRPr="00602E4B">
        <w:rPr>
          <w:rFonts w:ascii="Inter" w:hAnsi="Inter"/>
          <w:b/>
          <w:bCs/>
          <w:sz w:val="18"/>
          <w:szCs w:val="18"/>
        </w:rPr>
        <w:t>Cross-chain checkpoints</w:t>
      </w:r>
      <w:r w:rsidRPr="00602E4B">
        <w:rPr>
          <w:rFonts w:ascii="Inter" w:hAnsi="Inter"/>
          <w:sz w:val="18"/>
          <w:szCs w:val="18"/>
        </w:rPr>
        <w:t xml:space="preserve"> occur at epoch boundaries to synchronize bridge state verification</w:t>
      </w:r>
    </w:p>
    <w:p w14:paraId="559FAC7E"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View Changes</w:t>
      </w:r>
    </w:p>
    <w:p w14:paraId="69A933B7"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When a round fails to produce a finalized block (due to leader failure, network partition, insufficient committee participation, or </w:t>
      </w:r>
      <w:r w:rsidRPr="00602E4B">
        <w:rPr>
          <w:rFonts w:ascii="Inter" w:hAnsi="Inter"/>
          <w:b/>
          <w:bCs/>
          <w:sz w:val="18"/>
          <w:szCs w:val="18"/>
        </w:rPr>
        <w:t>delayed cross-chain event attestations</w:t>
      </w:r>
      <w:r w:rsidRPr="00602E4B">
        <w:rPr>
          <w:rFonts w:ascii="Inter" w:hAnsi="Inter"/>
          <w:sz w:val="18"/>
          <w:szCs w:val="18"/>
        </w:rPr>
        <w:t>), the protocol enters a view change:</w:t>
      </w:r>
    </w:p>
    <w:p w14:paraId="1B31DA6F" w14:textId="77777777" w:rsidR="006F4CEF" w:rsidRPr="00602E4B" w:rsidRDefault="006F4CEF">
      <w:pPr>
        <w:numPr>
          <w:ilvl w:val="0"/>
          <w:numId w:val="12"/>
        </w:numPr>
        <w:spacing w:before="100" w:beforeAutospacing="1" w:after="100" w:afterAutospacing="1"/>
        <w:rPr>
          <w:rFonts w:ascii="Inter" w:hAnsi="Inter"/>
          <w:sz w:val="18"/>
          <w:szCs w:val="18"/>
        </w:rPr>
      </w:pPr>
      <w:r w:rsidRPr="00602E4B">
        <w:rPr>
          <w:rFonts w:ascii="Inter" w:hAnsi="Inter"/>
          <w:sz w:val="18"/>
          <w:szCs w:val="18"/>
        </w:rPr>
        <w:t>Validators exchange TIMEOUT messages</w:t>
      </w:r>
    </w:p>
    <w:p w14:paraId="62959DD4" w14:textId="77777777" w:rsidR="006F4CEF" w:rsidRPr="00602E4B" w:rsidRDefault="006F4CEF">
      <w:pPr>
        <w:numPr>
          <w:ilvl w:val="0"/>
          <w:numId w:val="12"/>
        </w:numPr>
        <w:spacing w:before="100" w:beforeAutospacing="1" w:after="100" w:afterAutospacing="1"/>
        <w:rPr>
          <w:rFonts w:ascii="Inter" w:hAnsi="Inter"/>
          <w:sz w:val="18"/>
          <w:szCs w:val="18"/>
        </w:rPr>
      </w:pPr>
      <w:r w:rsidRPr="00602E4B">
        <w:rPr>
          <w:rFonts w:ascii="Inter" w:hAnsi="Inter"/>
          <w:sz w:val="18"/>
          <w:szCs w:val="18"/>
        </w:rPr>
        <w:t>The next leader aggregates timeout evidence</w:t>
      </w:r>
    </w:p>
    <w:p w14:paraId="20D4AF20" w14:textId="77777777" w:rsidR="006F4CEF" w:rsidRPr="00602E4B" w:rsidRDefault="006F4CEF">
      <w:pPr>
        <w:numPr>
          <w:ilvl w:val="0"/>
          <w:numId w:val="12"/>
        </w:numPr>
        <w:spacing w:before="100" w:beforeAutospacing="1" w:after="100" w:afterAutospacing="1"/>
        <w:rPr>
          <w:rFonts w:ascii="Inter" w:hAnsi="Inter"/>
          <w:sz w:val="18"/>
          <w:szCs w:val="18"/>
        </w:rPr>
      </w:pPr>
      <w:r w:rsidRPr="00602E4B">
        <w:rPr>
          <w:rFonts w:ascii="Inter" w:hAnsi="Inter"/>
          <w:sz w:val="18"/>
          <w:szCs w:val="18"/>
        </w:rPr>
        <w:t>A new round begins with updated timeout parameters</w:t>
      </w:r>
    </w:p>
    <w:p w14:paraId="1A4F21B0" w14:textId="77777777" w:rsidR="006F4CEF" w:rsidRPr="00602E4B" w:rsidRDefault="006F4CEF">
      <w:pPr>
        <w:numPr>
          <w:ilvl w:val="0"/>
          <w:numId w:val="12"/>
        </w:numPr>
        <w:spacing w:before="100" w:beforeAutospacing="1" w:after="100" w:afterAutospacing="1"/>
        <w:rPr>
          <w:rFonts w:ascii="Inter" w:hAnsi="Inter"/>
          <w:sz w:val="18"/>
          <w:szCs w:val="18"/>
        </w:rPr>
      </w:pPr>
      <w:r w:rsidRPr="00602E4B">
        <w:rPr>
          <w:rFonts w:ascii="Inter" w:hAnsi="Inter"/>
          <w:b/>
          <w:bCs/>
          <w:sz w:val="18"/>
          <w:szCs w:val="18"/>
        </w:rPr>
        <w:t>Bridge operations continue independently</w:t>
      </w:r>
      <w:r w:rsidRPr="00602E4B">
        <w:rPr>
          <w:rFonts w:ascii="Inter" w:hAnsi="Inter"/>
          <w:sz w:val="18"/>
          <w:szCs w:val="18"/>
        </w:rPr>
        <w:t xml:space="preserve"> (relayer network maintains cross-chain message passing even during consensus view changes)</w:t>
      </w:r>
    </w:p>
    <w:p w14:paraId="68CC2637" w14:textId="77777777" w:rsidR="006F4CEF" w:rsidRPr="00602E4B" w:rsidRDefault="00035578" w:rsidP="006F4CEF">
      <w:pPr>
        <w:rPr>
          <w:rFonts w:ascii="Inter" w:hAnsi="Inter"/>
          <w:sz w:val="18"/>
          <w:szCs w:val="18"/>
        </w:rPr>
      </w:pPr>
      <w:r>
        <w:pict w14:anchorId="73132F66">
          <v:rect id="Rectangle 53"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E2FE8B" w14:textId="77777777" w:rsidR="006F4CEF" w:rsidRPr="00602E4B" w:rsidRDefault="006F4CEF" w:rsidP="006F4CEF">
      <w:pPr>
        <w:spacing w:before="100" w:beforeAutospacing="1" w:after="100" w:afterAutospacing="1"/>
        <w:outlineLvl w:val="1"/>
        <w:rPr>
          <w:rFonts w:ascii="Inter" w:hAnsi="Inter"/>
          <w:b/>
          <w:bCs/>
          <w:sz w:val="18"/>
          <w:szCs w:val="18"/>
        </w:rPr>
      </w:pPr>
      <w:r w:rsidRPr="00602E4B">
        <w:rPr>
          <w:rFonts w:ascii="Inter" w:hAnsi="Inter"/>
          <w:b/>
          <w:bCs/>
          <w:sz w:val="18"/>
          <w:szCs w:val="18"/>
        </w:rPr>
        <w:t>2. Notation Reference Guide</w:t>
      </w:r>
    </w:p>
    <w:p w14:paraId="714C1048"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This section provides a comprehensive reference for all mathematical symbols used throughout the specification.</w:t>
      </w:r>
    </w:p>
    <w:p w14:paraId="0E1988AE"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2.1 Validator Set Parameters</w:t>
      </w:r>
    </w:p>
    <w:p w14:paraId="049D2BB2" w14:textId="77777777" w:rsidR="006F4CEF" w:rsidRPr="00602E4B" w:rsidRDefault="006F4CEF">
      <w:pPr>
        <w:numPr>
          <w:ilvl w:val="0"/>
          <w:numId w:val="13"/>
        </w:numPr>
        <w:spacing w:before="100" w:beforeAutospacing="1" w:after="100" w:afterAutospacing="1"/>
        <w:rPr>
          <w:rFonts w:ascii="Inter" w:hAnsi="Inter"/>
          <w:sz w:val="18"/>
          <w:szCs w:val="18"/>
        </w:rPr>
      </w:pPr>
      <m:oMath>
        <m:r>
          <w:rPr>
            <w:rFonts w:ascii="Cambria Math" w:hAnsi="Cambria Math"/>
            <w:sz w:val="18"/>
            <w:szCs w:val="18"/>
          </w:rPr>
          <m:t>n</m:t>
        </m:r>
      </m:oMath>
      <w:r w:rsidRPr="00602E4B">
        <w:rPr>
          <w:rFonts w:ascii="Inter" w:hAnsi="Inter"/>
          <w:sz w:val="18"/>
          <w:szCs w:val="18"/>
        </w:rPr>
        <w:t xml:space="preserve">- Total number of active validators in the current epoch </w:t>
      </w:r>
    </w:p>
    <w:p w14:paraId="1CA1ECC9" w14:textId="77777777" w:rsidR="006F4CEF" w:rsidRPr="00602E4B" w:rsidRDefault="006F4CEF">
      <w:pPr>
        <w:numPr>
          <w:ilvl w:val="0"/>
          <w:numId w:val="13"/>
        </w:numPr>
        <w:spacing w:before="100" w:beforeAutospacing="1" w:after="100" w:afterAutospacing="1"/>
        <w:rPr>
          <w:rFonts w:ascii="Inter" w:hAnsi="Inter"/>
          <w:sz w:val="18"/>
          <w:szCs w:val="18"/>
        </w:rPr>
      </w:pPr>
      <m:oMath>
        <m:r>
          <w:rPr>
            <w:rFonts w:ascii="Cambria Math" w:hAnsi="Cambria Math"/>
            <w:sz w:val="18"/>
            <w:szCs w:val="18"/>
          </w:rPr>
          <m:t>f</m:t>
        </m:r>
      </m:oMath>
      <w:r w:rsidRPr="00602E4B">
        <w:rPr>
          <w:rFonts w:ascii="Inter" w:hAnsi="Inter"/>
          <w:sz w:val="18"/>
          <w:szCs w:val="18"/>
        </w:rPr>
        <w:t xml:space="preserve">- Maximum number of Byzantine validators tolerated, where </w:t>
      </w:r>
      <m:oMath>
        <m:r>
          <w:rPr>
            <w:rFonts w:ascii="Cambria Math" w:hAnsi="Cambria Math"/>
            <w:sz w:val="18"/>
            <w:szCs w:val="18"/>
          </w:rPr>
          <m:t>f&lt;n</m:t>
        </m:r>
        <m:r>
          <m:rPr>
            <m:sty m:val="p"/>
          </m:rPr>
          <w:rPr>
            <w:rFonts w:ascii="Cambria Math" w:hAnsi="Cambria Math"/>
            <w:sz w:val="18"/>
            <w:szCs w:val="18"/>
          </w:rPr>
          <m:t>/</m:t>
        </m:r>
        <m:r>
          <w:rPr>
            <w:rFonts w:ascii="Cambria Math" w:hAnsi="Cambria Math"/>
            <w:sz w:val="18"/>
            <w:szCs w:val="18"/>
          </w:rPr>
          <m:t>3</m:t>
        </m:r>
      </m:oMath>
    </w:p>
    <w:p w14:paraId="0B059970" w14:textId="77777777" w:rsidR="006F4CEF" w:rsidRPr="00602E4B" w:rsidRDefault="006F4CEF">
      <w:pPr>
        <w:numPr>
          <w:ilvl w:val="0"/>
          <w:numId w:val="13"/>
        </w:numPr>
        <w:spacing w:before="100" w:beforeAutospacing="1" w:after="100" w:afterAutospacing="1"/>
        <w:rPr>
          <w:rFonts w:ascii="Inter" w:hAnsi="Inter"/>
          <w:sz w:val="18"/>
          <w:szCs w:val="18"/>
        </w:rPr>
      </w:pPr>
      <m:oMath>
        <m:r>
          <w:rPr>
            <w:rFonts w:ascii="Cambria Math" w:hAnsi="Cambria Math"/>
            <w:sz w:val="18"/>
            <w:szCs w:val="18"/>
          </w:rPr>
          <m:t>m</m:t>
        </m:r>
      </m:oMath>
      <w:r w:rsidRPr="00602E4B">
        <w:rPr>
          <w:rFonts w:ascii="Inter" w:hAnsi="Inter"/>
          <w:sz w:val="18"/>
          <w:szCs w:val="18"/>
        </w:rPr>
        <w:t xml:space="preserve">- Committee size (subset of validators selected for each round) </w:t>
      </w:r>
    </w:p>
    <w:p w14:paraId="70DC1CED" w14:textId="77777777" w:rsidR="006F4CEF" w:rsidRPr="00602E4B" w:rsidRDefault="006F4CEF">
      <w:pPr>
        <w:numPr>
          <w:ilvl w:val="0"/>
          <w:numId w:val="13"/>
        </w:numPr>
        <w:spacing w:before="100" w:beforeAutospacing="1" w:after="100" w:afterAutospacing="1"/>
        <w:rPr>
          <w:rFonts w:ascii="Inter" w:hAnsi="Inter"/>
          <w:sz w:val="18"/>
          <w:szCs w:val="18"/>
        </w:rPr>
      </w:pPr>
      <m:oMath>
        <m:r>
          <w:rPr>
            <w:rFonts w:ascii="Cambria Math" w:hAnsi="Cambria Math"/>
            <w:sz w:val="18"/>
            <w:szCs w:val="18"/>
          </w:rPr>
          <m:t>τ</m:t>
        </m:r>
      </m:oMath>
      <w:r w:rsidRPr="00602E4B">
        <w:rPr>
          <w:rFonts w:ascii="Inter" w:hAnsi="Inter"/>
          <w:sz w:val="18"/>
          <w:szCs w:val="18"/>
        </w:rPr>
        <w:t xml:space="preserve">- Quorum threshold expressed as fraction of total weight (default: 2/3) </w:t>
      </w:r>
    </w:p>
    <w:p w14:paraId="474E95A0" w14:textId="77777777" w:rsidR="006F4CEF" w:rsidRPr="00602E4B" w:rsidRDefault="00000000">
      <w:pPr>
        <w:numPr>
          <w:ilvl w:val="0"/>
          <w:numId w:val="13"/>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oMath>
      <w:r w:rsidR="006F4CEF" w:rsidRPr="00602E4B">
        <w:rPr>
          <w:rFonts w:ascii="Inter" w:hAnsi="Inter"/>
          <w:sz w:val="18"/>
          <w:szCs w:val="18"/>
        </w:rPr>
        <w:t xml:space="preserve">- Number of specialized bridge relayer validators </w:t>
      </w:r>
    </w:p>
    <w:p w14:paraId="2CCEF9C3" w14:textId="77777777" w:rsidR="006F4CEF" w:rsidRPr="00602E4B" w:rsidRDefault="00000000">
      <w:pPr>
        <w:numPr>
          <w:ilvl w:val="0"/>
          <w:numId w:val="13"/>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witness</m:t>
            </m:r>
          </m:sub>
        </m:sSub>
      </m:oMath>
      <w:r w:rsidR="006F4CEF" w:rsidRPr="00602E4B">
        <w:rPr>
          <w:rFonts w:ascii="Inter" w:hAnsi="Inter"/>
          <w:sz w:val="18"/>
          <w:szCs w:val="18"/>
        </w:rPr>
        <w:t xml:space="preserve">- Number of registered witness/oracle nodes </w:t>
      </w:r>
    </w:p>
    <w:p w14:paraId="1B507121" w14:textId="77777777" w:rsidR="006F4CEF" w:rsidRPr="00602E4B" w:rsidRDefault="00000000">
      <w:pPr>
        <w:numPr>
          <w:ilvl w:val="0"/>
          <w:numId w:val="13"/>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006F4CEF" w:rsidRPr="00602E4B">
        <w:rPr>
          <w:rFonts w:ascii="Inter" w:hAnsi="Inter"/>
          <w:sz w:val="18"/>
          <w:szCs w:val="18"/>
        </w:rPr>
        <w:t xml:space="preserve">- Threshold for bridge relayer threshold signatures (typically </w:t>
      </w:r>
      <m:oMath>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r>
          <m:rPr>
            <m:sty m:val="p"/>
          </m:rPr>
          <w:rPr>
            <w:rFonts w:ascii="Cambria Math" w:hAnsi="Cambria Math"/>
            <w:sz w:val="18"/>
            <w:szCs w:val="18"/>
          </w:rPr>
          <m:t>/</m:t>
        </m:r>
        <m:r>
          <w:rPr>
            <w:rFonts w:ascii="Cambria Math" w:hAnsi="Cambria Math"/>
            <w:sz w:val="18"/>
            <w:szCs w:val="18"/>
          </w:rPr>
          <m:t>3</m:t>
        </m:r>
      </m:oMath>
      <w:r w:rsidR="006F4CEF" w:rsidRPr="00602E4B">
        <w:rPr>
          <w:rFonts w:ascii="Inter" w:hAnsi="Inter"/>
          <w:sz w:val="18"/>
          <w:szCs w:val="18"/>
        </w:rPr>
        <w:t xml:space="preserve">) </w:t>
      </w:r>
    </w:p>
    <w:p w14:paraId="7810B6CF"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2.2 Weight and Influence</w:t>
      </w:r>
    </w:p>
    <w:p w14:paraId="34420967" w14:textId="77777777" w:rsidR="006F4CEF" w:rsidRPr="00602E4B" w:rsidRDefault="00000000">
      <w:pPr>
        <w:numPr>
          <w:ilvl w:val="0"/>
          <w:numId w:val="14"/>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oMath>
      <w:r w:rsidR="006F4CEF" w:rsidRPr="00602E4B">
        <w:rPr>
          <w:rFonts w:ascii="Inter" w:hAnsi="Inter"/>
          <w:sz w:val="18"/>
          <w:szCs w:val="18"/>
        </w:rPr>
        <w:t xml:space="preserve">- Stake of validator </w:t>
      </w:r>
      <m:oMath>
        <m:r>
          <w:rPr>
            <w:rFonts w:ascii="Cambria Math" w:hAnsi="Cambria Math"/>
            <w:sz w:val="18"/>
            <w:szCs w:val="18"/>
          </w:rPr>
          <m:t>i</m:t>
        </m:r>
      </m:oMath>
      <w:r w:rsidR="006F4CEF" w:rsidRPr="00602E4B">
        <w:rPr>
          <w:rFonts w:ascii="Inter" w:hAnsi="Inter"/>
          <w:sz w:val="18"/>
          <w:szCs w:val="18"/>
        </w:rPr>
        <w:t xml:space="preserve">measured in SNRG coins </w:t>
      </w:r>
    </w:p>
    <w:p w14:paraId="646F84F7" w14:textId="77777777" w:rsidR="006F4CEF" w:rsidRPr="00602E4B" w:rsidRDefault="00000000">
      <w:pPr>
        <w:numPr>
          <w:ilvl w:val="0"/>
          <w:numId w:val="14"/>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oMath>
      <w:r w:rsidR="006F4CEF" w:rsidRPr="00602E4B">
        <w:rPr>
          <w:rFonts w:ascii="Inter" w:hAnsi="Inter"/>
          <w:sz w:val="18"/>
          <w:szCs w:val="18"/>
        </w:rPr>
        <w:t xml:space="preserve">- Reputation score of validator </w:t>
      </w:r>
      <m:oMath>
        <m:r>
          <w:rPr>
            <w:rFonts w:ascii="Cambria Math" w:hAnsi="Cambria Math"/>
            <w:sz w:val="18"/>
            <w:szCs w:val="18"/>
          </w:rPr>
          <m:t>i</m:t>
        </m:r>
      </m:oMath>
      <w:r w:rsidR="006F4CEF" w:rsidRPr="00602E4B">
        <w:rPr>
          <w:rFonts w:ascii="Inter" w:hAnsi="Inter"/>
          <w:sz w:val="18"/>
          <w:szCs w:val="18"/>
        </w:rPr>
        <w:t xml:space="preserve">, bounded in </w:t>
      </w:r>
      <m:oMath>
        <m:r>
          <w:rPr>
            <w:rFonts w:ascii="Cambria Math" w:hAnsi="Cambria Math"/>
            <w:sz w:val="18"/>
            <w:szCs w:val="18"/>
          </w:rPr>
          <m:t>[0,1]</m:t>
        </m:r>
      </m:oMath>
    </w:p>
    <w:p w14:paraId="254CDBB0" w14:textId="77777777" w:rsidR="006F4CEF" w:rsidRPr="00602E4B" w:rsidRDefault="00000000">
      <w:pPr>
        <w:numPr>
          <w:ilvl w:val="0"/>
          <w:numId w:val="14"/>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w:r w:rsidR="006F4CEF" w:rsidRPr="00602E4B">
        <w:rPr>
          <w:rFonts w:ascii="Inter" w:hAnsi="Inter"/>
          <w:sz w:val="18"/>
          <w:szCs w:val="18"/>
        </w:rPr>
        <w:t xml:space="preserve">- Contribution score of validator </w:t>
      </w:r>
      <m:oMath>
        <m:r>
          <w:rPr>
            <w:rFonts w:ascii="Cambria Math" w:hAnsi="Cambria Math"/>
            <w:sz w:val="18"/>
            <w:szCs w:val="18"/>
          </w:rPr>
          <m:t>i</m:t>
        </m:r>
      </m:oMath>
      <w:r w:rsidR="006F4CEF" w:rsidRPr="00602E4B">
        <w:rPr>
          <w:rFonts w:ascii="Inter" w:hAnsi="Inter"/>
          <w:sz w:val="18"/>
          <w:szCs w:val="18"/>
        </w:rPr>
        <w:t xml:space="preserve">, non-negative real number (includes cross-chain service contributions) </w:t>
      </w:r>
    </w:p>
    <w:p w14:paraId="1094AE41" w14:textId="77777777" w:rsidR="006F4CEF" w:rsidRPr="00602E4B" w:rsidRDefault="00000000">
      <w:pPr>
        <w:numPr>
          <w:ilvl w:val="0"/>
          <w:numId w:val="14"/>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006F4CEF" w:rsidRPr="00602E4B">
        <w:rPr>
          <w:rFonts w:ascii="Inter" w:hAnsi="Inter"/>
          <w:sz w:val="18"/>
          <w:szCs w:val="18"/>
        </w:rPr>
        <w:t xml:space="preserve">- Raw weight of validator </w:t>
      </w:r>
      <m:oMath>
        <m:r>
          <w:rPr>
            <w:rFonts w:ascii="Cambria Math" w:hAnsi="Cambria Math"/>
            <w:sz w:val="18"/>
            <w:szCs w:val="18"/>
          </w:rPr>
          <m:t>i</m:t>
        </m:r>
      </m:oMath>
      <w:r w:rsidR="006F4CEF" w:rsidRPr="00602E4B">
        <w:rPr>
          <w:rFonts w:ascii="Inter" w:hAnsi="Inter"/>
          <w:sz w:val="18"/>
          <w:szCs w:val="18"/>
        </w:rPr>
        <w:t xml:space="preserve">computed from stake, reputation, and contribution </w:t>
      </w:r>
    </w:p>
    <w:p w14:paraId="32EDB9BF" w14:textId="77777777" w:rsidR="006F4CEF" w:rsidRPr="00602E4B" w:rsidRDefault="00000000">
      <w:pPr>
        <w:numPr>
          <w:ilvl w:val="0"/>
          <w:numId w:val="14"/>
        </w:numPr>
        <w:spacing w:before="100" w:beforeAutospacing="1" w:after="100" w:afterAutospacing="1"/>
        <w:rPr>
          <w:rFonts w:ascii="Inter" w:hAnsi="Inte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oMath>
      <w:r w:rsidR="006F4CEF" w:rsidRPr="00602E4B">
        <w:rPr>
          <w:rFonts w:ascii="Inter" w:hAnsi="Inter"/>
          <w:sz w:val="18"/>
          <w:szCs w:val="18"/>
        </w:rPr>
        <w:t xml:space="preserve">- Normalized weight of validator </w:t>
      </w:r>
      <m:oMath>
        <m:r>
          <w:rPr>
            <w:rFonts w:ascii="Cambria Math" w:hAnsi="Cambria Math"/>
            <w:sz w:val="18"/>
            <w:szCs w:val="18"/>
          </w:rPr>
          <m:t>i</m:t>
        </m:r>
      </m:oMath>
      <w:r w:rsidR="006F4CEF" w:rsidRPr="00602E4B">
        <w:rPr>
          <w:rFonts w:ascii="Inter" w:hAnsi="Inter"/>
          <w:sz w:val="18"/>
          <w:szCs w:val="18"/>
        </w:rPr>
        <w:t xml:space="preserve">(forms probability distribution) </w:t>
      </w:r>
    </w:p>
    <w:p w14:paraId="64FBAED3" w14:textId="77777777" w:rsidR="006F4CEF" w:rsidRPr="00602E4B" w:rsidRDefault="006F4CEF">
      <w:pPr>
        <w:numPr>
          <w:ilvl w:val="0"/>
          <w:numId w:val="14"/>
        </w:numPr>
        <w:spacing w:before="100" w:beforeAutospacing="1" w:after="100" w:afterAutospacing="1"/>
        <w:rPr>
          <w:rFonts w:ascii="Inter" w:hAnsi="Inter"/>
          <w:sz w:val="18"/>
          <w:szCs w:val="18"/>
        </w:rPr>
      </w:pPr>
      <m:oMath>
        <m:r>
          <w:rPr>
            <w:rFonts w:ascii="Cambria Math" w:hAnsi="Cambria Math"/>
            <w:sz w:val="18"/>
            <w:szCs w:val="18"/>
          </w:rPr>
          <m:t>α,β,γ</m:t>
        </m:r>
      </m:oMath>
      <w:r w:rsidRPr="00602E4B">
        <w:rPr>
          <w:rFonts w:ascii="Inter" w:hAnsi="Inter"/>
          <w:sz w:val="18"/>
          <w:szCs w:val="18"/>
        </w:rPr>
        <w:t xml:space="preserve">- Exponents controlling influence of stake, reputation, and contribution </w:t>
      </w:r>
    </w:p>
    <w:p w14:paraId="266EB7B6" w14:textId="77777777" w:rsidR="006F4CEF" w:rsidRPr="00602E4B" w:rsidRDefault="006F4CEF">
      <w:pPr>
        <w:numPr>
          <w:ilvl w:val="0"/>
          <w:numId w:val="14"/>
        </w:numPr>
        <w:spacing w:before="100" w:beforeAutospacing="1" w:after="100" w:afterAutospacing="1"/>
        <w:rPr>
          <w:rFonts w:ascii="Inter" w:hAnsi="Inter"/>
          <w:sz w:val="18"/>
          <w:szCs w:val="18"/>
        </w:rPr>
      </w:pPr>
      <m:oMath>
        <m:r>
          <w:rPr>
            <w:rFonts w:ascii="Cambria Math" w:hAnsi="Cambria Math"/>
            <w:sz w:val="18"/>
            <w:szCs w:val="18"/>
          </w:rPr>
          <m:t>κ</m:t>
        </m:r>
      </m:oMath>
      <w:r w:rsidRPr="00602E4B">
        <w:rPr>
          <w:rFonts w:ascii="Inter" w:hAnsi="Inter"/>
          <w:sz w:val="18"/>
          <w:szCs w:val="18"/>
        </w:rPr>
        <w:t xml:space="preserve">- Scale factor for normalizing contribution scores </w:t>
      </w:r>
    </w:p>
    <w:p w14:paraId="008A798B"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2.3 Selection and Sampling</w:t>
      </w:r>
    </w:p>
    <w:p w14:paraId="5B65745B" w14:textId="77777777" w:rsidR="006F4CEF" w:rsidRPr="00602E4B" w:rsidRDefault="00000000">
      <w:pPr>
        <w:numPr>
          <w:ilvl w:val="0"/>
          <w:numId w:val="1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006F4CEF" w:rsidRPr="00602E4B">
        <w:rPr>
          <w:rFonts w:ascii="Inter" w:hAnsi="Inter"/>
          <w:sz w:val="18"/>
          <w:szCs w:val="18"/>
        </w:rPr>
        <w:t xml:space="preserve">- Leader selected for round </w:t>
      </w:r>
      <m:oMath>
        <m:r>
          <w:rPr>
            <w:rFonts w:ascii="Cambria Math" w:hAnsi="Cambria Math"/>
            <w:sz w:val="18"/>
            <w:szCs w:val="18"/>
          </w:rPr>
          <m:t>r</m:t>
        </m:r>
      </m:oMath>
    </w:p>
    <w:p w14:paraId="5E2D9D00" w14:textId="77777777" w:rsidR="006F4CEF" w:rsidRPr="00602E4B" w:rsidRDefault="00000000">
      <w:pPr>
        <w:numPr>
          <w:ilvl w:val="0"/>
          <w:numId w:val="1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r w:rsidR="006F4CEF" w:rsidRPr="00602E4B">
        <w:rPr>
          <w:rFonts w:ascii="Inter" w:hAnsi="Inter"/>
          <w:sz w:val="18"/>
          <w:szCs w:val="18"/>
        </w:rPr>
        <w:t xml:space="preserve">- Committee selected for round </w:t>
      </w:r>
      <m:oMath>
        <m:r>
          <w:rPr>
            <w:rFonts w:ascii="Cambria Math" w:hAnsi="Cambria Math"/>
            <w:sz w:val="18"/>
            <w:szCs w:val="18"/>
          </w:rPr>
          <m:t>r</m:t>
        </m:r>
      </m:oMath>
      <w:r w:rsidR="006F4CEF" w:rsidRPr="00602E4B">
        <w:rPr>
          <w:rFonts w:ascii="Inter" w:hAnsi="Inter"/>
          <w:sz w:val="18"/>
          <w:szCs w:val="18"/>
        </w:rPr>
        <w:t xml:space="preserve">(set of </w:t>
      </w:r>
      <m:oMath>
        <m:r>
          <w:rPr>
            <w:rFonts w:ascii="Cambria Math" w:hAnsi="Cambria Math"/>
            <w:sz w:val="18"/>
            <w:szCs w:val="18"/>
          </w:rPr>
          <m:t>m</m:t>
        </m:r>
      </m:oMath>
      <w:r w:rsidR="006F4CEF" w:rsidRPr="00602E4B">
        <w:rPr>
          <w:rFonts w:ascii="Inter" w:hAnsi="Inter"/>
          <w:sz w:val="18"/>
          <w:szCs w:val="18"/>
        </w:rPr>
        <w:t xml:space="preserve">validators) </w:t>
      </w:r>
    </w:p>
    <w:p w14:paraId="16ECFB6B" w14:textId="77777777" w:rsidR="006F4CEF" w:rsidRPr="00602E4B" w:rsidRDefault="006F4CEF">
      <w:pPr>
        <w:numPr>
          <w:ilvl w:val="0"/>
          <w:numId w:val="15"/>
        </w:numPr>
        <w:spacing w:before="100" w:beforeAutospacing="1" w:after="100" w:afterAutospacing="1"/>
        <w:rPr>
          <w:rFonts w:ascii="Inter" w:hAnsi="Inter"/>
          <w:sz w:val="18"/>
          <w:szCs w:val="18"/>
        </w:rPr>
      </w:pPr>
      <m:oMath>
        <m:r>
          <w:rPr>
            <w:rFonts w:ascii="Cambria Math" w:hAnsi="Cambria Math"/>
            <w:sz w:val="18"/>
            <w:szCs w:val="18"/>
          </w:rPr>
          <w:lastRenderedPageBreak/>
          <m:t>ϕ</m:t>
        </m:r>
      </m:oMath>
      <w:r w:rsidRPr="00602E4B">
        <w:rPr>
          <w:rFonts w:ascii="Inter" w:hAnsi="Inter"/>
          <w:sz w:val="18"/>
          <w:szCs w:val="18"/>
        </w:rPr>
        <w:t xml:space="preserve">- Cool-down window preventing immediate re-selection (measured in rounds) </w:t>
      </w:r>
    </w:p>
    <w:p w14:paraId="1C75F95C" w14:textId="77777777" w:rsidR="006F4CEF" w:rsidRPr="00602E4B" w:rsidRDefault="00000000">
      <w:pPr>
        <w:numPr>
          <w:ilvl w:val="0"/>
          <w:numId w:val="1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oMath>
      <w:r w:rsidR="006F4CEF" w:rsidRPr="00602E4B">
        <w:rPr>
          <w:rFonts w:ascii="Inter" w:hAnsi="Inter"/>
          <w:sz w:val="18"/>
          <w:szCs w:val="18"/>
        </w:rPr>
        <w:t xml:space="preserve">- Diversity multiplier for validator </w:t>
      </w:r>
      <m:oMath>
        <m:r>
          <w:rPr>
            <w:rFonts w:ascii="Cambria Math" w:hAnsi="Cambria Math"/>
            <w:sz w:val="18"/>
            <w:szCs w:val="18"/>
          </w:rPr>
          <m:t>i</m:t>
        </m:r>
      </m:oMath>
      <w:r w:rsidR="006F4CEF" w:rsidRPr="00602E4B">
        <w:rPr>
          <w:rFonts w:ascii="Inter" w:hAnsi="Inter"/>
          <w:sz w:val="18"/>
          <w:szCs w:val="18"/>
        </w:rPr>
        <w:t xml:space="preserve">, bounded in </w:t>
      </w:r>
      <m:oMath>
        <m:r>
          <w:rPr>
            <w:rFonts w:ascii="Cambria Math" w:hAnsi="Cambria Math"/>
            <w:sz w:val="18"/>
            <w:szCs w:val="18"/>
          </w:rPr>
          <m:t>(0,1]</m:t>
        </m:r>
      </m:oMath>
    </w:p>
    <w:p w14:paraId="74EC0ED1" w14:textId="77777777" w:rsidR="006F4CEF" w:rsidRPr="00602E4B" w:rsidRDefault="006F4CEF">
      <w:pPr>
        <w:numPr>
          <w:ilvl w:val="0"/>
          <w:numId w:val="15"/>
        </w:numPr>
        <w:spacing w:before="100" w:beforeAutospacing="1" w:after="100" w:afterAutospacing="1"/>
        <w:rPr>
          <w:rFonts w:ascii="Inter" w:hAnsi="Inter"/>
          <w:sz w:val="18"/>
          <w:szCs w:val="18"/>
        </w:rPr>
      </w:pPr>
      <m:oMath>
        <m:r>
          <w:rPr>
            <w:rFonts w:ascii="Cambria Math" w:hAnsi="Cambria Math"/>
            <w:sz w:val="18"/>
            <w:szCs w:val="18"/>
          </w:rPr>
          <m:t>λ</m:t>
        </m:r>
      </m:oMath>
      <w:r w:rsidRPr="00602E4B">
        <w:rPr>
          <w:rFonts w:ascii="Inter" w:hAnsi="Inter"/>
          <w:sz w:val="18"/>
          <w:szCs w:val="18"/>
        </w:rPr>
        <w:t xml:space="preserve">- Diversity penalty strength parameter </w:t>
      </w:r>
    </w:p>
    <w:p w14:paraId="1F01644F"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2.4 Reputation System</w:t>
      </w:r>
    </w:p>
    <w:p w14:paraId="1371F242" w14:textId="77777777" w:rsidR="006F4CEF" w:rsidRPr="00602E4B" w:rsidRDefault="006F4CEF">
      <w:pPr>
        <w:numPr>
          <w:ilvl w:val="0"/>
          <w:numId w:val="16"/>
        </w:numPr>
        <w:spacing w:before="100" w:beforeAutospacing="1" w:after="100" w:afterAutospacing="1"/>
        <w:rPr>
          <w:rFonts w:ascii="Inter" w:hAnsi="Inter"/>
          <w:sz w:val="18"/>
          <w:szCs w:val="18"/>
        </w:rPr>
      </w:pPr>
      <m:oMath>
        <m:r>
          <w:rPr>
            <w:rFonts w:ascii="Cambria Math" w:hAnsi="Cambria Math"/>
            <w:sz w:val="18"/>
            <w:szCs w:val="18"/>
          </w:rPr>
          <m:t>ρ</m:t>
        </m:r>
      </m:oMath>
      <w:r w:rsidRPr="00602E4B">
        <w:rPr>
          <w:rFonts w:ascii="Inter" w:hAnsi="Inter"/>
          <w:sz w:val="18"/>
          <w:szCs w:val="18"/>
        </w:rPr>
        <w:t xml:space="preserve">- Reputation smoothing factor for exponential moving average </w:t>
      </w:r>
    </w:p>
    <w:p w14:paraId="1567935D" w14:textId="77777777" w:rsidR="006F4CEF" w:rsidRPr="00602E4B" w:rsidRDefault="00000000">
      <w:pPr>
        <w:numPr>
          <w:ilvl w:val="0"/>
          <w:numId w:val="1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m:t>
            </m:r>
          </m:sub>
        </m:sSub>
      </m:oMath>
      <w:r w:rsidR="006F4CEF" w:rsidRPr="00602E4B">
        <w:rPr>
          <w:rFonts w:ascii="Inter" w:hAnsi="Inter"/>
          <w:sz w:val="18"/>
          <w:szCs w:val="18"/>
        </w:rPr>
        <w:t xml:space="preserve">- Uptime metric for validator </w:t>
      </w:r>
      <m:oMath>
        <m:r>
          <w:rPr>
            <w:rFonts w:ascii="Cambria Math" w:hAnsi="Cambria Math"/>
            <w:sz w:val="18"/>
            <w:szCs w:val="18"/>
          </w:rPr>
          <m:t>i</m:t>
        </m:r>
      </m:oMath>
      <w:r w:rsidR="006F4CEF" w:rsidRPr="00602E4B">
        <w:rPr>
          <w:rFonts w:ascii="Inter" w:hAnsi="Inter"/>
          <w:sz w:val="18"/>
          <w:szCs w:val="18"/>
        </w:rPr>
        <w:t xml:space="preserve">(percentage of expected participation) </w:t>
      </w:r>
    </w:p>
    <w:p w14:paraId="418D11E7" w14:textId="77777777" w:rsidR="006F4CEF" w:rsidRPr="00602E4B" w:rsidRDefault="00000000">
      <w:pPr>
        <w:numPr>
          <w:ilvl w:val="0"/>
          <w:numId w:val="1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K</m:t>
            </m:r>
          </m:e>
          <m:sub>
            <m:r>
              <w:rPr>
                <w:rFonts w:ascii="Cambria Math" w:hAnsi="Cambria Math"/>
                <w:sz w:val="18"/>
                <w:szCs w:val="18"/>
              </w:rPr>
              <m:t>i</m:t>
            </m:r>
          </m:sub>
        </m:sSub>
      </m:oMath>
      <w:r w:rsidR="006F4CEF" w:rsidRPr="00602E4B">
        <w:rPr>
          <w:rFonts w:ascii="Inter" w:hAnsi="Inter"/>
          <w:sz w:val="18"/>
          <w:szCs w:val="18"/>
        </w:rPr>
        <w:t xml:space="preserve">- Correctness metric for validator </w:t>
      </w:r>
      <m:oMath>
        <m:r>
          <w:rPr>
            <w:rFonts w:ascii="Cambria Math" w:hAnsi="Cambria Math"/>
            <w:sz w:val="18"/>
            <w:szCs w:val="18"/>
          </w:rPr>
          <m:t>i</m:t>
        </m:r>
      </m:oMath>
      <w:r w:rsidR="006F4CEF" w:rsidRPr="00602E4B">
        <w:rPr>
          <w:rFonts w:ascii="Inter" w:hAnsi="Inter"/>
          <w:sz w:val="18"/>
          <w:szCs w:val="18"/>
        </w:rPr>
        <w:t xml:space="preserve">(percentage of valid votes) </w:t>
      </w:r>
    </w:p>
    <w:p w14:paraId="5BF4B0D2" w14:textId="77777777" w:rsidR="006F4CEF" w:rsidRPr="00602E4B" w:rsidRDefault="00000000">
      <w:pPr>
        <w:numPr>
          <w:ilvl w:val="0"/>
          <w:numId w:val="1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i</m:t>
            </m:r>
          </m:sub>
        </m:sSub>
      </m:oMath>
      <w:r w:rsidR="006F4CEF" w:rsidRPr="00602E4B">
        <w:rPr>
          <w:rFonts w:ascii="Inter" w:hAnsi="Inter"/>
          <w:sz w:val="18"/>
          <w:szCs w:val="18"/>
        </w:rPr>
        <w:t xml:space="preserve">- Latency metric for validator </w:t>
      </w:r>
      <m:oMath>
        <m:r>
          <w:rPr>
            <w:rFonts w:ascii="Cambria Math" w:hAnsi="Cambria Math"/>
            <w:sz w:val="18"/>
            <w:szCs w:val="18"/>
          </w:rPr>
          <m:t>i</m:t>
        </m:r>
      </m:oMath>
      <w:r w:rsidR="006F4CEF" w:rsidRPr="00602E4B">
        <w:rPr>
          <w:rFonts w:ascii="Inter" w:hAnsi="Inter"/>
          <w:sz w:val="18"/>
          <w:szCs w:val="18"/>
        </w:rPr>
        <w:t xml:space="preserve">(inverse of average response time) </w:t>
      </w:r>
    </w:p>
    <w:p w14:paraId="55304353" w14:textId="77777777" w:rsidR="006F4CEF" w:rsidRPr="00602E4B" w:rsidRDefault="00000000">
      <w:pPr>
        <w:numPr>
          <w:ilvl w:val="0"/>
          <w:numId w:val="16"/>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contrib</m:t>
            </m:r>
          </m:sup>
        </m:sSubSup>
      </m:oMath>
      <w:r w:rsidR="006F4CEF" w:rsidRPr="00602E4B">
        <w:rPr>
          <w:rFonts w:ascii="Inter" w:hAnsi="Inter"/>
          <w:sz w:val="18"/>
          <w:szCs w:val="18"/>
        </w:rPr>
        <w:t xml:space="preserve">- Contribution metric for validator </w:t>
      </w:r>
      <m:oMath>
        <m:r>
          <w:rPr>
            <w:rFonts w:ascii="Cambria Math" w:hAnsi="Cambria Math"/>
            <w:sz w:val="18"/>
            <w:szCs w:val="18"/>
          </w:rPr>
          <m:t>i</m:t>
        </m:r>
      </m:oMath>
      <w:r w:rsidR="006F4CEF" w:rsidRPr="00602E4B">
        <w:rPr>
          <w:rFonts w:ascii="Inter" w:hAnsi="Inter"/>
          <w:sz w:val="18"/>
          <w:szCs w:val="18"/>
        </w:rPr>
        <w:t xml:space="preserve">(ecosystem value including cross-chain services) </w:t>
      </w:r>
    </w:p>
    <w:p w14:paraId="3793BB97" w14:textId="77777777" w:rsidR="006F4CEF" w:rsidRPr="00602E4B" w:rsidRDefault="006F4CEF">
      <w:pPr>
        <w:numPr>
          <w:ilvl w:val="0"/>
          <w:numId w:val="16"/>
        </w:numPr>
        <w:spacing w:before="100" w:beforeAutospacing="1" w:after="100" w:afterAutospacing="1"/>
        <w:rPr>
          <w:rFonts w:ascii="Inter" w:hAnsi="Inter"/>
          <w:sz w:val="18"/>
          <w:szCs w:val="18"/>
        </w:rPr>
      </w:pPr>
      <m:oMath>
        <m:r>
          <w:rPr>
            <w:rFonts w:ascii="Cambria Math" w:hAnsi="Cambria Math"/>
            <w:sz w:val="18"/>
            <w:szCs w:val="18"/>
          </w:rPr>
          <m:t>a,b,c,d</m:t>
        </m:r>
      </m:oMath>
      <w:r w:rsidRPr="00602E4B">
        <w:rPr>
          <w:rFonts w:ascii="Inter" w:hAnsi="Inter"/>
          <w:sz w:val="18"/>
          <w:szCs w:val="18"/>
        </w:rPr>
        <w:t xml:space="preserve">- Weights for reputation components (constrained: </w:t>
      </w:r>
      <m:oMath>
        <m:r>
          <w:rPr>
            <w:rFonts w:ascii="Cambria Math" w:hAnsi="Cambria Math"/>
            <w:sz w:val="18"/>
            <w:szCs w:val="18"/>
          </w:rPr>
          <m:t>a+b+c+d=1</m:t>
        </m:r>
      </m:oMath>
      <w:r w:rsidRPr="00602E4B">
        <w:rPr>
          <w:rFonts w:ascii="Inter" w:hAnsi="Inter"/>
          <w:sz w:val="18"/>
          <w:szCs w:val="18"/>
        </w:rPr>
        <w:t xml:space="preserve">) </w:t>
      </w:r>
    </w:p>
    <w:p w14:paraId="39907409" w14:textId="77777777" w:rsidR="006F4CEF" w:rsidRPr="00602E4B" w:rsidRDefault="00000000">
      <w:pPr>
        <w:numPr>
          <w:ilvl w:val="0"/>
          <w:numId w:val="1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min</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max</m:t>
            </m:r>
          </m:sub>
        </m:sSub>
      </m:oMath>
      <w:r w:rsidR="006F4CEF" w:rsidRPr="00602E4B">
        <w:rPr>
          <w:rFonts w:ascii="Inter" w:hAnsi="Inter"/>
          <w:sz w:val="18"/>
          <w:szCs w:val="18"/>
        </w:rPr>
        <w:t xml:space="preserve">- Minimum and maximum reputation bounds </w:t>
      </w:r>
    </w:p>
    <w:p w14:paraId="75C0517C" w14:textId="77777777" w:rsidR="006F4CEF" w:rsidRPr="00602E4B" w:rsidRDefault="00000000">
      <w:pPr>
        <w:numPr>
          <w:ilvl w:val="0"/>
          <w:numId w:val="1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oMath>
      <w:r w:rsidR="006F4CEF" w:rsidRPr="00602E4B">
        <w:rPr>
          <w:rFonts w:ascii="Inter" w:hAnsi="Inter"/>
          <w:sz w:val="18"/>
          <w:szCs w:val="18"/>
        </w:rPr>
        <w:t xml:space="preserve">- Bridge service quality metric (accuracy of cross-chain attestations, for specialized bridge validators) </w:t>
      </w:r>
    </w:p>
    <w:p w14:paraId="6E03088A"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2.5 Slashing Parameters</w:t>
      </w:r>
    </w:p>
    <w:p w14:paraId="056B9823" w14:textId="77777777" w:rsidR="006F4CEF" w:rsidRPr="00602E4B" w:rsidRDefault="00000000">
      <w:pPr>
        <w:numPr>
          <w:ilvl w:val="0"/>
          <w:numId w:val="1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oMath>
      <w:r w:rsidR="006F4CEF" w:rsidRPr="00602E4B">
        <w:rPr>
          <w:rFonts w:ascii="Inter" w:hAnsi="Inter"/>
          <w:sz w:val="18"/>
          <w:szCs w:val="18"/>
        </w:rPr>
        <w:t xml:space="preserve">- Base slashing rate (percentage of stake) </w:t>
      </w:r>
    </w:p>
    <w:p w14:paraId="0BB82FE3" w14:textId="77777777" w:rsidR="006F4CEF" w:rsidRPr="00602E4B" w:rsidRDefault="00000000">
      <w:pPr>
        <w:numPr>
          <w:ilvl w:val="0"/>
          <w:numId w:val="1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oMath>
      <w:r w:rsidR="006F4CEF" w:rsidRPr="00602E4B">
        <w:rPr>
          <w:rFonts w:ascii="Inter" w:hAnsi="Inter"/>
          <w:sz w:val="18"/>
          <w:szCs w:val="18"/>
        </w:rPr>
        <w:t xml:space="preserve">- Reputation-adjusted slashing component </w:t>
      </w:r>
    </w:p>
    <w:p w14:paraId="3411E1A5" w14:textId="77777777" w:rsidR="006F4CEF" w:rsidRPr="00602E4B" w:rsidRDefault="00000000">
      <w:pPr>
        <w:numPr>
          <w:ilvl w:val="0"/>
          <w:numId w:val="1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006F4CEF" w:rsidRPr="00602E4B">
        <w:rPr>
          <w:rFonts w:ascii="Inter" w:hAnsi="Inter"/>
          <w:sz w:val="18"/>
          <w:szCs w:val="18"/>
        </w:rPr>
        <w:t xml:space="preserve">- Additional slashing for bridge-related misbehavior </w:t>
      </w:r>
    </w:p>
    <w:p w14:paraId="2D0A4A0A" w14:textId="77777777" w:rsidR="006F4CEF" w:rsidRPr="00602E4B" w:rsidRDefault="006F4CEF">
      <w:pPr>
        <w:numPr>
          <w:ilvl w:val="0"/>
          <w:numId w:val="17"/>
        </w:numPr>
        <w:spacing w:before="100" w:beforeAutospacing="1" w:after="100" w:afterAutospacing="1"/>
        <w:rPr>
          <w:rFonts w:ascii="Inter" w:hAnsi="Inter"/>
          <w:sz w:val="18"/>
          <w:szCs w:val="18"/>
        </w:rPr>
      </w:pPr>
      <m:oMath>
        <m:r>
          <w:rPr>
            <w:rFonts w:ascii="Cambria Math" w:hAnsi="Cambria Math"/>
            <w:sz w:val="18"/>
            <w:szCs w:val="18"/>
          </w:rPr>
          <m:t>J</m:t>
        </m:r>
      </m:oMath>
      <w:r w:rsidRPr="00602E4B">
        <w:rPr>
          <w:rFonts w:ascii="Inter" w:hAnsi="Inter"/>
          <w:sz w:val="18"/>
          <w:szCs w:val="18"/>
        </w:rPr>
        <w:t xml:space="preserve">- Jail duration measured in epochs </w:t>
      </w:r>
    </w:p>
    <w:p w14:paraId="7EC725F7"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2.6 Timing Parameters</w:t>
      </w:r>
    </w:p>
    <w:p w14:paraId="390867BF" w14:textId="77777777" w:rsidR="006F4CEF" w:rsidRPr="00602E4B" w:rsidRDefault="00000000">
      <w:pPr>
        <w:numPr>
          <w:ilvl w:val="0"/>
          <w:numId w:val="18"/>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w:r w:rsidR="006F4CEF" w:rsidRPr="00602E4B">
        <w:rPr>
          <w:rFonts w:ascii="Inter" w:hAnsi="Inter"/>
          <w:sz w:val="18"/>
          <w:szCs w:val="18"/>
        </w:rPr>
        <w:t xml:space="preserve">- Base timeout duration for round 0 (measured in seconds) </w:t>
      </w:r>
    </w:p>
    <w:p w14:paraId="1280DD56" w14:textId="77777777" w:rsidR="006F4CEF" w:rsidRPr="00602E4B" w:rsidRDefault="006F4CEF">
      <w:pPr>
        <w:numPr>
          <w:ilvl w:val="0"/>
          <w:numId w:val="18"/>
        </w:numPr>
        <w:spacing w:before="100" w:beforeAutospacing="1" w:after="100" w:afterAutospacing="1"/>
        <w:rPr>
          <w:rFonts w:ascii="Inter" w:hAnsi="Inter"/>
          <w:sz w:val="18"/>
          <w:szCs w:val="18"/>
        </w:rPr>
      </w:pPr>
      <m:oMath>
        <m:r>
          <w:rPr>
            <w:rFonts w:ascii="Cambria Math" w:hAnsi="Cambria Math"/>
            <w:sz w:val="18"/>
            <w:szCs w:val="18"/>
          </w:rPr>
          <m:t>θ</m:t>
        </m:r>
      </m:oMath>
      <w:r w:rsidRPr="00602E4B">
        <w:rPr>
          <w:rFonts w:ascii="Inter" w:hAnsi="Inter"/>
          <w:sz w:val="18"/>
          <w:szCs w:val="18"/>
        </w:rPr>
        <w:t xml:space="preserve">- Timeout backoff multiplier (must be </w:t>
      </w:r>
      <m:oMath>
        <m:r>
          <w:rPr>
            <w:rFonts w:ascii="Cambria Math" w:hAnsi="Cambria Math"/>
            <w:sz w:val="18"/>
            <w:szCs w:val="18"/>
          </w:rPr>
          <m:t>&gt;1</m:t>
        </m:r>
      </m:oMath>
      <w:r w:rsidRPr="00602E4B">
        <w:rPr>
          <w:rFonts w:ascii="Inter" w:hAnsi="Inter"/>
          <w:sz w:val="18"/>
          <w:szCs w:val="18"/>
        </w:rPr>
        <w:t xml:space="preserve">) </w:t>
      </w:r>
    </w:p>
    <w:p w14:paraId="74B7E2A3" w14:textId="77777777" w:rsidR="006F4CEF" w:rsidRPr="00602E4B" w:rsidRDefault="006F4CEF">
      <w:pPr>
        <w:numPr>
          <w:ilvl w:val="0"/>
          <w:numId w:val="18"/>
        </w:numPr>
        <w:spacing w:before="100" w:beforeAutospacing="1" w:after="100" w:afterAutospacing="1"/>
        <w:rPr>
          <w:rFonts w:ascii="Inter" w:hAnsi="Inter"/>
          <w:sz w:val="18"/>
          <w:szCs w:val="18"/>
        </w:rPr>
      </w:pPr>
      <m:oMath>
        <m:r>
          <w:rPr>
            <w:rFonts w:ascii="Cambria Math" w:hAnsi="Cambria Math"/>
            <w:sz w:val="18"/>
            <w:szCs w:val="18"/>
          </w:rPr>
          <m:t>k</m:t>
        </m:r>
      </m:oMath>
      <w:r w:rsidRPr="00602E4B">
        <w:rPr>
          <w:rFonts w:ascii="Inter" w:hAnsi="Inter"/>
          <w:sz w:val="18"/>
          <w:szCs w:val="18"/>
        </w:rPr>
        <w:t xml:space="preserve">- Number of consecutive failed rounds </w:t>
      </w:r>
    </w:p>
    <w:p w14:paraId="4D7E8279" w14:textId="77777777" w:rsidR="006F4CEF" w:rsidRPr="00602E4B" w:rsidRDefault="00000000">
      <w:pPr>
        <w:numPr>
          <w:ilvl w:val="0"/>
          <w:numId w:val="18"/>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ref</m:t>
            </m:r>
          </m:sub>
        </m:sSub>
      </m:oMath>
      <w:r w:rsidR="006F4CEF" w:rsidRPr="00602E4B">
        <w:rPr>
          <w:rFonts w:ascii="Inter" w:hAnsi="Inter"/>
          <w:sz w:val="18"/>
          <w:szCs w:val="18"/>
        </w:rPr>
        <w:t xml:space="preserve">- Reference latency for punctuality rewards (target vote time) </w:t>
      </w:r>
    </w:p>
    <w:p w14:paraId="09602E28" w14:textId="77777777" w:rsidR="006F4CEF" w:rsidRPr="00602E4B" w:rsidRDefault="00000000">
      <w:pPr>
        <w:numPr>
          <w:ilvl w:val="0"/>
          <w:numId w:val="18"/>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vote</m:t>
            </m:r>
          </m:sub>
        </m:sSub>
      </m:oMath>
      <w:r w:rsidR="006F4CEF" w:rsidRPr="00602E4B">
        <w:rPr>
          <w:rFonts w:ascii="Inter" w:hAnsi="Inter"/>
          <w:sz w:val="18"/>
          <w:szCs w:val="18"/>
        </w:rPr>
        <w:t xml:space="preserve">- Measured vote latency for a specific validator </w:t>
      </w:r>
    </w:p>
    <w:p w14:paraId="49D771F9" w14:textId="77777777" w:rsidR="006F4CEF" w:rsidRPr="00602E4B" w:rsidRDefault="00000000">
      <w:pPr>
        <w:numPr>
          <w:ilvl w:val="0"/>
          <w:numId w:val="18"/>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006F4CEF" w:rsidRPr="00602E4B">
        <w:rPr>
          <w:rFonts w:ascii="Inter" w:hAnsi="Inter"/>
          <w:sz w:val="18"/>
          <w:szCs w:val="18"/>
        </w:rPr>
        <w:t xml:space="preserve">- Additional timeout allowance for cross-chain message propagation </w:t>
      </w:r>
    </w:p>
    <w:p w14:paraId="693C3532"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2.7 Epoch and Randomness</w:t>
      </w:r>
    </w:p>
    <w:p w14:paraId="45D1B3E7" w14:textId="77777777" w:rsidR="006F4CEF" w:rsidRPr="00602E4B" w:rsidRDefault="006F4CEF">
      <w:pPr>
        <w:numPr>
          <w:ilvl w:val="0"/>
          <w:numId w:val="19"/>
        </w:numPr>
        <w:spacing w:before="100" w:beforeAutospacing="1" w:after="100" w:afterAutospacing="1"/>
        <w:rPr>
          <w:rFonts w:ascii="Inter" w:hAnsi="Inter"/>
          <w:sz w:val="18"/>
          <w:szCs w:val="18"/>
        </w:rPr>
      </w:pPr>
      <m:oMath>
        <m:r>
          <w:rPr>
            <w:rFonts w:ascii="Cambria Math" w:hAnsi="Cambria Math"/>
            <w:sz w:val="18"/>
            <w:szCs w:val="18"/>
          </w:rPr>
          <m:t>e</m:t>
        </m:r>
      </m:oMath>
      <w:r w:rsidRPr="00602E4B">
        <w:rPr>
          <w:rFonts w:ascii="Inter" w:hAnsi="Inter"/>
          <w:sz w:val="18"/>
          <w:szCs w:val="18"/>
        </w:rPr>
        <w:t xml:space="preserve">- Epoch number </w:t>
      </w:r>
    </w:p>
    <w:p w14:paraId="18EF7E9C" w14:textId="77777777" w:rsidR="006F4CEF" w:rsidRPr="00602E4B" w:rsidRDefault="006F4CEF">
      <w:pPr>
        <w:numPr>
          <w:ilvl w:val="0"/>
          <w:numId w:val="19"/>
        </w:numPr>
        <w:spacing w:before="100" w:beforeAutospacing="1" w:after="100" w:afterAutospacing="1"/>
        <w:rPr>
          <w:rFonts w:ascii="Inter" w:hAnsi="Inter"/>
          <w:sz w:val="18"/>
          <w:szCs w:val="18"/>
        </w:rPr>
      </w:pPr>
      <m:oMath>
        <m:r>
          <w:rPr>
            <w:rFonts w:ascii="Cambria Math" w:hAnsi="Cambria Math"/>
            <w:sz w:val="18"/>
            <w:szCs w:val="18"/>
          </w:rPr>
          <m:t>r</m:t>
        </m:r>
      </m:oMath>
      <w:r w:rsidRPr="00602E4B">
        <w:rPr>
          <w:rFonts w:ascii="Inter" w:hAnsi="Inter"/>
          <w:sz w:val="18"/>
          <w:szCs w:val="18"/>
        </w:rPr>
        <w:t xml:space="preserve">- Round number within an epoch </w:t>
      </w:r>
    </w:p>
    <w:p w14:paraId="36D8EA68" w14:textId="77777777" w:rsidR="006F4CEF" w:rsidRPr="00602E4B" w:rsidRDefault="006F4CEF">
      <w:pPr>
        <w:numPr>
          <w:ilvl w:val="0"/>
          <w:numId w:val="19"/>
        </w:numPr>
        <w:spacing w:before="100" w:beforeAutospacing="1" w:after="100" w:afterAutospacing="1"/>
        <w:rPr>
          <w:rFonts w:ascii="Inter" w:hAnsi="Inter"/>
          <w:sz w:val="18"/>
          <w:szCs w:val="18"/>
        </w:rPr>
      </w:pPr>
      <m:oMath>
        <m:r>
          <w:rPr>
            <w:rFonts w:ascii="Cambria Math" w:hAnsi="Cambria Math"/>
            <w:sz w:val="18"/>
            <w:szCs w:val="18"/>
          </w:rPr>
          <m:t>L</m:t>
        </m:r>
      </m:oMath>
      <w:r w:rsidRPr="00602E4B">
        <w:rPr>
          <w:rFonts w:ascii="Inter" w:hAnsi="Inter"/>
          <w:sz w:val="18"/>
          <w:szCs w:val="18"/>
        </w:rPr>
        <w:t xml:space="preserve">- Epoch length measured in blocks </w:t>
      </w:r>
    </w:p>
    <w:p w14:paraId="3AA5796A" w14:textId="77777777" w:rsidR="006F4CEF" w:rsidRPr="00602E4B" w:rsidRDefault="00000000">
      <w:pPr>
        <w:numPr>
          <w:ilvl w:val="0"/>
          <w:numId w:val="1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e</m:t>
            </m:r>
          </m:sub>
        </m:sSub>
      </m:oMath>
      <w:r w:rsidR="006F4CEF" w:rsidRPr="00602E4B">
        <w:rPr>
          <w:rFonts w:ascii="Inter" w:hAnsi="Inter"/>
          <w:sz w:val="18"/>
          <w:szCs w:val="18"/>
        </w:rPr>
        <w:t xml:space="preserve">- Randomness seed for epoch </w:t>
      </w:r>
      <m:oMath>
        <m:r>
          <w:rPr>
            <w:rFonts w:ascii="Cambria Math" w:hAnsi="Cambria Math"/>
            <w:sz w:val="18"/>
            <w:szCs w:val="18"/>
          </w:rPr>
          <m:t>e</m:t>
        </m:r>
      </m:oMath>
      <w:r w:rsidR="006F4CEF" w:rsidRPr="00602E4B">
        <w:rPr>
          <w:rFonts w:ascii="Inter" w:hAnsi="Inter"/>
          <w:sz w:val="18"/>
          <w:szCs w:val="18"/>
        </w:rPr>
        <w:t xml:space="preserve">(generated via threshold signatures) </w:t>
      </w:r>
    </w:p>
    <w:p w14:paraId="792FA4FB"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2.8 Contribution and Operator Metadata</w:t>
      </w:r>
    </w:p>
    <w:p w14:paraId="33D92A58" w14:textId="77777777" w:rsidR="006F4CEF" w:rsidRPr="00602E4B" w:rsidRDefault="00000000">
      <w:pPr>
        <w:numPr>
          <w:ilvl w:val="0"/>
          <w:numId w:val="2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w:r w:rsidR="006F4CEF" w:rsidRPr="00602E4B">
        <w:rPr>
          <w:rFonts w:ascii="Inter" w:hAnsi="Inter"/>
          <w:sz w:val="18"/>
          <w:szCs w:val="18"/>
        </w:rPr>
        <w:t xml:space="preserve">- Contribution score of validator </w:t>
      </w:r>
      <m:oMath>
        <m:r>
          <w:rPr>
            <w:rFonts w:ascii="Cambria Math" w:hAnsi="Cambria Math"/>
            <w:sz w:val="18"/>
            <w:szCs w:val="18"/>
          </w:rPr>
          <m:t>i</m:t>
        </m:r>
      </m:oMath>
      <w:r w:rsidR="006F4CEF" w:rsidRPr="00602E4B">
        <w:rPr>
          <w:rFonts w:ascii="Inter" w:hAnsi="Inter"/>
          <w:sz w:val="18"/>
          <w:szCs w:val="18"/>
        </w:rPr>
        <w:t xml:space="preserve">, measured via </w:t>
      </w:r>
      <w:r w:rsidR="006F4CEF" w:rsidRPr="00602E4B">
        <w:rPr>
          <w:rFonts w:ascii="Inter" w:hAnsi="Inter"/>
          <w:b/>
          <w:bCs/>
          <w:sz w:val="18"/>
          <w:szCs w:val="18"/>
        </w:rPr>
        <w:t>transparent on-chain governance process</w:t>
      </w:r>
    </w:p>
    <w:p w14:paraId="2D3A40DF" w14:textId="77777777" w:rsidR="006F4CEF" w:rsidRPr="00602E4B" w:rsidRDefault="00000000">
      <w:pPr>
        <w:numPr>
          <w:ilvl w:val="0"/>
          <w:numId w:val="2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nor/>
              </m:rPr>
              <w:rPr>
                <w:rFonts w:ascii="Inter" w:hAnsi="Inter"/>
                <w:sz w:val="18"/>
                <w:szCs w:val="18"/>
              </w:rPr>
              <m:t>cohort</m:t>
            </m:r>
          </m:e>
          <m:sub>
            <m:r>
              <w:rPr>
                <w:rFonts w:ascii="Cambria Math" w:hAnsi="Cambria Math"/>
                <w:sz w:val="18"/>
                <w:szCs w:val="18"/>
              </w:rPr>
              <m:t>i</m:t>
            </m:r>
          </m:sub>
        </m:sSub>
      </m:oMath>
      <w:r w:rsidR="006F4CEF" w:rsidRPr="00602E4B">
        <w:rPr>
          <w:rFonts w:ascii="Inter" w:hAnsi="Inter"/>
          <w:sz w:val="18"/>
          <w:szCs w:val="18"/>
        </w:rPr>
        <w:t xml:space="preserve">- Operator cohort identifier derived from </w:t>
      </w:r>
      <w:r w:rsidR="006F4CEF" w:rsidRPr="00602E4B">
        <w:rPr>
          <w:rFonts w:ascii="Inter" w:hAnsi="Inter"/>
          <w:b/>
          <w:bCs/>
          <w:sz w:val="18"/>
          <w:szCs w:val="18"/>
        </w:rPr>
        <w:t>verified multi-source attestations</w:t>
      </w:r>
      <w:r w:rsidR="006F4CEF" w:rsidRPr="00602E4B">
        <w:rPr>
          <w:rFonts w:ascii="Inter" w:hAnsi="Inter"/>
          <w:sz w:val="18"/>
          <w:szCs w:val="18"/>
        </w:rPr>
        <w:t xml:space="preserve"> (ASN, geographic region, operator identity)</w:t>
      </w:r>
    </w:p>
    <w:p w14:paraId="2ED768C1" w14:textId="77777777" w:rsidR="006F4CEF" w:rsidRPr="00602E4B" w:rsidRDefault="00000000">
      <w:pPr>
        <w:numPr>
          <w:ilvl w:val="0"/>
          <w:numId w:val="2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oMath>
      <w:r w:rsidR="006F4CEF" w:rsidRPr="00602E4B">
        <w:rPr>
          <w:rFonts w:ascii="Inter" w:hAnsi="Inter"/>
          <w:sz w:val="18"/>
          <w:szCs w:val="18"/>
        </w:rPr>
        <w:t xml:space="preserve">- Recent co-committee frequency (fraction of recent rounds where validator </w:t>
      </w:r>
      <m:oMath>
        <m:r>
          <w:rPr>
            <w:rFonts w:ascii="Cambria Math" w:hAnsi="Cambria Math"/>
            <w:sz w:val="18"/>
            <w:szCs w:val="18"/>
          </w:rPr>
          <m:t>i</m:t>
        </m:r>
      </m:oMath>
      <w:r w:rsidR="006F4CEF" w:rsidRPr="00602E4B">
        <w:rPr>
          <w:rFonts w:ascii="Inter" w:hAnsi="Inter"/>
          <w:sz w:val="18"/>
          <w:szCs w:val="18"/>
        </w:rPr>
        <w:t xml:space="preserve">served with same operator cohort) </w:t>
      </w:r>
    </w:p>
    <w:p w14:paraId="18DA815E" w14:textId="77777777" w:rsidR="006F4CEF" w:rsidRPr="00602E4B" w:rsidRDefault="006F4CEF">
      <w:pPr>
        <w:numPr>
          <w:ilvl w:val="0"/>
          <w:numId w:val="20"/>
        </w:numPr>
        <w:spacing w:before="100" w:beforeAutospacing="1" w:after="100" w:afterAutospacing="1"/>
        <w:rPr>
          <w:rFonts w:ascii="Inter" w:hAnsi="Inter"/>
          <w:sz w:val="18"/>
          <w:szCs w:val="18"/>
        </w:rPr>
      </w:pPr>
      <m:oMath>
        <m:r>
          <w:rPr>
            <w:rFonts w:ascii="Cambria Math" w:hAnsi="Cambria Math"/>
            <w:sz w:val="18"/>
            <w:szCs w:val="18"/>
          </w:rPr>
          <m:t>μ</m:t>
        </m:r>
      </m:oMath>
      <w:r w:rsidRPr="00602E4B">
        <w:rPr>
          <w:rFonts w:ascii="Inter" w:hAnsi="Inter"/>
          <w:sz w:val="18"/>
          <w:szCs w:val="18"/>
        </w:rPr>
        <w:t xml:space="preserve">- Expected co-committee frequency under random mixing (baseline: </w:t>
      </w:r>
      <m:oMath>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oMath>
      <w:r w:rsidRPr="00602E4B">
        <w:rPr>
          <w:rFonts w:ascii="Inter" w:hAnsi="Inter"/>
          <w:sz w:val="18"/>
          <w:szCs w:val="18"/>
        </w:rPr>
        <w:t xml:space="preserve">) </w:t>
      </w:r>
    </w:p>
    <w:p w14:paraId="11A1B10B" w14:textId="77777777" w:rsidR="006F4CEF" w:rsidRPr="00602E4B" w:rsidRDefault="00035578" w:rsidP="006F4CEF">
      <w:pPr>
        <w:rPr>
          <w:rFonts w:ascii="Inter" w:hAnsi="Inter"/>
          <w:sz w:val="18"/>
          <w:szCs w:val="18"/>
        </w:rPr>
      </w:pPr>
      <w:r>
        <w:pict w14:anchorId="7DA3C714">
          <v:rect id="Rectangle 51"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11A7D3" w14:textId="77777777" w:rsidR="006F4CEF" w:rsidRPr="00602E4B" w:rsidRDefault="006F4CEF" w:rsidP="006F4CEF">
      <w:pPr>
        <w:spacing w:before="100" w:beforeAutospacing="1" w:after="100" w:afterAutospacing="1"/>
        <w:outlineLvl w:val="1"/>
        <w:rPr>
          <w:rFonts w:ascii="Inter" w:hAnsi="Inter"/>
          <w:b/>
          <w:bCs/>
          <w:sz w:val="18"/>
          <w:szCs w:val="18"/>
        </w:rPr>
      </w:pPr>
      <w:r w:rsidRPr="00602E4B">
        <w:rPr>
          <w:rFonts w:ascii="Inter" w:hAnsi="Inter"/>
          <w:b/>
          <w:bCs/>
          <w:sz w:val="18"/>
          <w:szCs w:val="18"/>
        </w:rPr>
        <w:t>3. Protocol Architecture Overview</w:t>
      </w:r>
    </w:p>
    <w:p w14:paraId="575FFF4D"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3.1 High-Level Structure</w:t>
      </w:r>
    </w:p>
    <w:p w14:paraId="18D208EA"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Proof-of-Synergy implements a pipelined, leader-based Byzantine Fault Tolerant consensus mechanism with three distinct phases for each block proposal. This design draws inspiration from HotStuff while incorporating </w:t>
      </w:r>
      <w:r w:rsidRPr="00602E4B">
        <w:rPr>
          <w:rFonts w:ascii="Inter" w:hAnsi="Inter"/>
          <w:sz w:val="18"/>
          <w:szCs w:val="18"/>
        </w:rPr>
        <w:lastRenderedPageBreak/>
        <w:t xml:space="preserve">novel economic incentive structures and </w:t>
      </w:r>
      <w:r w:rsidRPr="00602E4B">
        <w:rPr>
          <w:rFonts w:ascii="Inter" w:hAnsi="Inter"/>
          <w:b/>
          <w:bCs/>
          <w:sz w:val="18"/>
          <w:szCs w:val="18"/>
        </w:rPr>
        <w:t>specialized validator role support for the Synergy Universal Interoperability Protocol (SUIP)</w:t>
      </w:r>
      <w:r w:rsidRPr="00602E4B">
        <w:rPr>
          <w:rFonts w:ascii="Inter" w:hAnsi="Inter"/>
          <w:sz w:val="18"/>
          <w:szCs w:val="18"/>
        </w:rPr>
        <w:t>.</w:t>
      </w:r>
    </w:p>
    <w:p w14:paraId="4CACBE9E"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Pipeline Phases:</w:t>
      </w:r>
    </w:p>
    <w:p w14:paraId="1A19836D" w14:textId="77777777" w:rsidR="006F4CEF" w:rsidRPr="00602E4B" w:rsidRDefault="006F4CEF">
      <w:pPr>
        <w:numPr>
          <w:ilvl w:val="0"/>
          <w:numId w:val="21"/>
        </w:numPr>
        <w:spacing w:before="100" w:beforeAutospacing="1" w:after="100" w:afterAutospacing="1"/>
        <w:rPr>
          <w:rFonts w:ascii="Inter" w:hAnsi="Inter"/>
          <w:sz w:val="18"/>
          <w:szCs w:val="18"/>
        </w:rPr>
      </w:pPr>
      <w:r w:rsidRPr="00602E4B">
        <w:rPr>
          <w:rFonts w:ascii="Inter" w:hAnsi="Inter"/>
          <w:b/>
          <w:bCs/>
          <w:sz w:val="18"/>
          <w:szCs w:val="18"/>
        </w:rPr>
        <w:t>PREPARE Phase</w:t>
      </w:r>
      <w:r w:rsidRPr="00602E4B">
        <w:rPr>
          <w:rFonts w:ascii="Inter" w:hAnsi="Inter"/>
          <w:sz w:val="18"/>
          <w:szCs w:val="18"/>
        </w:rPr>
        <w:t xml:space="preserve"> - The leader proposes a block; committee members validate and vote</w:t>
      </w:r>
    </w:p>
    <w:p w14:paraId="5FD39FC6" w14:textId="77777777" w:rsidR="006F4CEF" w:rsidRPr="00602E4B" w:rsidRDefault="006F4CEF">
      <w:pPr>
        <w:numPr>
          <w:ilvl w:val="0"/>
          <w:numId w:val="21"/>
        </w:numPr>
        <w:spacing w:before="100" w:beforeAutospacing="1" w:after="100" w:afterAutospacing="1"/>
        <w:rPr>
          <w:rFonts w:ascii="Inter" w:hAnsi="Inter"/>
          <w:sz w:val="18"/>
          <w:szCs w:val="18"/>
        </w:rPr>
      </w:pPr>
      <w:r w:rsidRPr="00602E4B">
        <w:rPr>
          <w:rFonts w:ascii="Inter" w:hAnsi="Inter"/>
          <w:b/>
          <w:bCs/>
          <w:sz w:val="18"/>
          <w:szCs w:val="18"/>
        </w:rPr>
        <w:t>PRECOMMIT Phase</w:t>
      </w:r>
      <w:r w:rsidRPr="00602E4B">
        <w:rPr>
          <w:rFonts w:ascii="Inter" w:hAnsi="Inter"/>
          <w:sz w:val="18"/>
          <w:szCs w:val="18"/>
        </w:rPr>
        <w:t xml:space="preserve"> - Upon achieving PREPARE quorum, validators commit to the proposal</w:t>
      </w:r>
    </w:p>
    <w:p w14:paraId="54A54B17" w14:textId="77777777" w:rsidR="006F4CEF" w:rsidRPr="00602E4B" w:rsidRDefault="006F4CEF">
      <w:pPr>
        <w:numPr>
          <w:ilvl w:val="0"/>
          <w:numId w:val="21"/>
        </w:numPr>
        <w:spacing w:before="100" w:beforeAutospacing="1" w:after="100" w:afterAutospacing="1"/>
        <w:rPr>
          <w:rFonts w:ascii="Inter" w:hAnsi="Inter"/>
          <w:sz w:val="18"/>
          <w:szCs w:val="18"/>
        </w:rPr>
      </w:pPr>
      <w:r w:rsidRPr="00602E4B">
        <w:rPr>
          <w:rFonts w:ascii="Inter" w:hAnsi="Inter"/>
          <w:b/>
          <w:bCs/>
          <w:sz w:val="18"/>
          <w:szCs w:val="18"/>
        </w:rPr>
        <w:t>COMMIT Phase</w:t>
      </w:r>
      <w:r w:rsidRPr="00602E4B">
        <w:rPr>
          <w:rFonts w:ascii="Inter" w:hAnsi="Inter"/>
          <w:sz w:val="18"/>
          <w:szCs w:val="18"/>
        </w:rPr>
        <w:t xml:space="preserve"> - Final quorum triggers irreversible finalization</w:t>
      </w:r>
    </w:p>
    <w:p w14:paraId="643E9B3A"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This three-phase approach ensures safety through overlapping quorums while maintaining high throughput through pipelining (the next block can begin PREPARE while the previous block completes COMMIT).</w:t>
      </w:r>
    </w:p>
    <w:p w14:paraId="50D5F329"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Integration with SUIP Layers:</w:t>
      </w:r>
    </w:p>
    <w:p w14:paraId="3ADE45BC"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PoSy consensus serves as the </w:t>
      </w:r>
      <w:r w:rsidRPr="00602E4B">
        <w:rPr>
          <w:rFonts w:ascii="Inter" w:hAnsi="Inter"/>
          <w:b/>
          <w:bCs/>
          <w:sz w:val="18"/>
          <w:szCs w:val="18"/>
        </w:rPr>
        <w:t>Layer 1 foundation</w:t>
      </w:r>
      <w:r w:rsidRPr="00602E4B">
        <w:rPr>
          <w:rFonts w:ascii="Inter" w:hAnsi="Inter"/>
          <w:sz w:val="18"/>
          <w:szCs w:val="18"/>
        </w:rPr>
        <w:t xml:space="preserve"> for the Synergy Network architecture:</w:t>
      </w:r>
    </w:p>
    <w:p w14:paraId="7C260EF7" w14:textId="77777777" w:rsidR="006F4CEF" w:rsidRPr="00602E4B" w:rsidRDefault="006F4CEF">
      <w:pPr>
        <w:numPr>
          <w:ilvl w:val="0"/>
          <w:numId w:val="22"/>
        </w:numPr>
        <w:spacing w:before="100" w:beforeAutospacing="1" w:after="100" w:afterAutospacing="1"/>
        <w:rPr>
          <w:rFonts w:ascii="Inter" w:hAnsi="Inter"/>
          <w:sz w:val="18"/>
          <w:szCs w:val="18"/>
        </w:rPr>
      </w:pPr>
      <w:r w:rsidRPr="00602E4B">
        <w:rPr>
          <w:rFonts w:ascii="Inter" w:hAnsi="Inter"/>
          <w:b/>
          <w:bCs/>
          <w:sz w:val="18"/>
          <w:szCs w:val="18"/>
        </w:rPr>
        <w:t>Consensus layer finality</w:t>
      </w:r>
      <w:r w:rsidRPr="00602E4B">
        <w:rPr>
          <w:rFonts w:ascii="Inter" w:hAnsi="Inter"/>
          <w:sz w:val="18"/>
          <w:szCs w:val="18"/>
        </w:rPr>
        <w:t xml:space="preserve"> provides security checkpoints for Layer 3 (Interoperability Layer) cross-chain bridges</w:t>
      </w:r>
    </w:p>
    <w:p w14:paraId="5B19197B" w14:textId="77777777" w:rsidR="006F4CEF" w:rsidRPr="00602E4B" w:rsidRDefault="006F4CEF">
      <w:pPr>
        <w:numPr>
          <w:ilvl w:val="0"/>
          <w:numId w:val="22"/>
        </w:numPr>
        <w:spacing w:before="100" w:beforeAutospacing="1" w:after="100" w:afterAutospacing="1"/>
        <w:rPr>
          <w:rFonts w:ascii="Inter" w:hAnsi="Inter"/>
          <w:sz w:val="18"/>
          <w:szCs w:val="18"/>
        </w:rPr>
      </w:pPr>
      <w:r w:rsidRPr="00602E4B">
        <w:rPr>
          <w:rFonts w:ascii="Inter" w:hAnsi="Inter"/>
          <w:b/>
          <w:bCs/>
          <w:sz w:val="18"/>
          <w:szCs w:val="18"/>
        </w:rPr>
        <w:t>Validator committees</w:t>
      </w:r>
      <w:r w:rsidRPr="00602E4B">
        <w:rPr>
          <w:rFonts w:ascii="Inter" w:hAnsi="Inter"/>
          <w:sz w:val="18"/>
          <w:szCs w:val="18"/>
        </w:rPr>
        <w:t xml:space="preserve"> can be delegated specialized duties (consensus, bridge relaying, witnessing) without disrupting core block production</w:t>
      </w:r>
    </w:p>
    <w:p w14:paraId="6CF37858" w14:textId="77777777" w:rsidR="006F4CEF" w:rsidRPr="00602E4B" w:rsidRDefault="006F4CEF">
      <w:pPr>
        <w:numPr>
          <w:ilvl w:val="0"/>
          <w:numId w:val="22"/>
        </w:numPr>
        <w:spacing w:before="100" w:beforeAutospacing="1" w:after="100" w:afterAutospacing="1"/>
        <w:rPr>
          <w:rFonts w:ascii="Inter" w:hAnsi="Inter"/>
          <w:sz w:val="18"/>
          <w:szCs w:val="18"/>
        </w:rPr>
      </w:pPr>
      <w:r w:rsidRPr="00602E4B">
        <w:rPr>
          <w:rFonts w:ascii="Inter" w:hAnsi="Inter"/>
          <w:b/>
          <w:bCs/>
          <w:sz w:val="18"/>
          <w:szCs w:val="18"/>
        </w:rPr>
        <w:t>Governance proposals</w:t>
      </w:r>
      <w:r w:rsidRPr="00602E4B">
        <w:rPr>
          <w:rFonts w:ascii="Inter" w:hAnsi="Inter"/>
          <w:sz w:val="18"/>
          <w:szCs w:val="18"/>
        </w:rPr>
        <w:t xml:space="preserve"> executed through consensus can update bridge parameters, add new chain integrations, or modify cross-chain security thresholds</w:t>
      </w:r>
    </w:p>
    <w:p w14:paraId="535CC10D" w14:textId="77777777" w:rsidR="006F4CEF" w:rsidRPr="00602E4B" w:rsidRDefault="006F4CEF">
      <w:pPr>
        <w:numPr>
          <w:ilvl w:val="0"/>
          <w:numId w:val="22"/>
        </w:numPr>
        <w:spacing w:before="100" w:beforeAutospacing="1" w:after="100" w:afterAutospacing="1"/>
        <w:rPr>
          <w:rFonts w:ascii="Inter" w:hAnsi="Inter"/>
          <w:sz w:val="18"/>
          <w:szCs w:val="18"/>
        </w:rPr>
      </w:pPr>
      <w:r w:rsidRPr="00602E4B">
        <w:rPr>
          <w:rFonts w:ascii="Inter" w:hAnsi="Inter"/>
          <w:b/>
          <w:bCs/>
          <w:sz w:val="18"/>
          <w:szCs w:val="18"/>
        </w:rPr>
        <w:t>Emergency mechanisms</w:t>
      </w:r>
      <w:r w:rsidRPr="00602E4B">
        <w:rPr>
          <w:rFonts w:ascii="Inter" w:hAnsi="Inter"/>
          <w:sz w:val="18"/>
          <w:szCs w:val="18"/>
        </w:rPr>
        <w:t xml:space="preserve"> (pause, recovery) can be triggered via consensus to protect cross-chain assets during security incidents</w:t>
      </w:r>
    </w:p>
    <w:p w14:paraId="2866FDF2"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3.2 Round Structure</w:t>
      </w:r>
    </w:p>
    <w:p w14:paraId="1228E7D0"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Each round </w:t>
      </w:r>
      <m:oMath>
        <m:r>
          <w:rPr>
            <w:rFonts w:ascii="Cambria Math" w:hAnsi="Cambria Math"/>
            <w:sz w:val="18"/>
            <w:szCs w:val="18"/>
          </w:rPr>
          <m:t>r</m:t>
        </m:r>
      </m:oMath>
      <w:r w:rsidRPr="00602E4B">
        <w:rPr>
          <w:rFonts w:ascii="Inter" w:hAnsi="Inter"/>
          <w:sz w:val="18"/>
          <w:szCs w:val="18"/>
        </w:rPr>
        <w:t xml:space="preserve">proceeds as follows: </w:t>
      </w:r>
    </w:p>
    <w:p w14:paraId="4651C132"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Selection Phase (off-chain computation):</w:t>
      </w:r>
    </w:p>
    <w:p w14:paraId="496D8291" w14:textId="77777777" w:rsidR="006F4CEF" w:rsidRPr="00602E4B" w:rsidRDefault="006F4CEF">
      <w:pPr>
        <w:numPr>
          <w:ilvl w:val="0"/>
          <w:numId w:val="23"/>
        </w:numPr>
        <w:spacing w:before="100" w:beforeAutospacing="1" w:after="100" w:afterAutospacing="1"/>
        <w:rPr>
          <w:rFonts w:ascii="Inter" w:hAnsi="Inter"/>
          <w:sz w:val="18"/>
          <w:szCs w:val="18"/>
        </w:rPr>
      </w:pPr>
      <w:r w:rsidRPr="00602E4B">
        <w:rPr>
          <w:rFonts w:ascii="Inter" w:hAnsi="Inter"/>
          <w:sz w:val="18"/>
          <w:szCs w:val="18"/>
        </w:rPr>
        <w:t xml:space="preserve">Deterministic leader selection: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computed via VRF from epoch randomness </w:t>
      </w:r>
    </w:p>
    <w:p w14:paraId="0936C1A1" w14:textId="77777777" w:rsidR="006F4CEF" w:rsidRPr="00602E4B" w:rsidRDefault="006F4CEF">
      <w:pPr>
        <w:numPr>
          <w:ilvl w:val="0"/>
          <w:numId w:val="23"/>
        </w:numPr>
        <w:spacing w:before="100" w:beforeAutospacing="1" w:after="100" w:afterAutospacing="1"/>
        <w:rPr>
          <w:rFonts w:ascii="Inter" w:hAnsi="Inter"/>
          <w:sz w:val="18"/>
          <w:szCs w:val="18"/>
        </w:rPr>
      </w:pPr>
      <w:r w:rsidRPr="00602E4B">
        <w:rPr>
          <w:rFonts w:ascii="Inter" w:hAnsi="Inter"/>
          <w:sz w:val="18"/>
          <w:szCs w:val="18"/>
        </w:rPr>
        <w:t xml:space="preserve">Deterministic committee selection: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r w:rsidRPr="00602E4B">
        <w:rPr>
          <w:rFonts w:ascii="Inter" w:hAnsi="Inter"/>
          <w:sz w:val="18"/>
          <w:szCs w:val="18"/>
        </w:rPr>
        <w:t xml:space="preserve">sampled without replacement using weights (with diversity penalties applied) </w:t>
      </w:r>
    </w:p>
    <w:p w14:paraId="14AF05DF" w14:textId="77777777" w:rsidR="006F4CEF" w:rsidRPr="00602E4B" w:rsidRDefault="006F4CEF">
      <w:pPr>
        <w:numPr>
          <w:ilvl w:val="0"/>
          <w:numId w:val="23"/>
        </w:numPr>
        <w:spacing w:before="100" w:beforeAutospacing="1" w:after="100" w:afterAutospacing="1"/>
        <w:rPr>
          <w:rFonts w:ascii="Inter" w:hAnsi="Inter"/>
          <w:sz w:val="18"/>
          <w:szCs w:val="18"/>
        </w:rPr>
      </w:pPr>
      <w:r w:rsidRPr="00602E4B">
        <w:rPr>
          <w:rFonts w:ascii="Inter" w:hAnsi="Inter"/>
          <w:sz w:val="18"/>
          <w:szCs w:val="18"/>
        </w:rPr>
        <w:t xml:space="preserve">All honest validators independently compute the same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and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p>
    <w:p w14:paraId="19810153" w14:textId="77777777" w:rsidR="006F4CEF" w:rsidRPr="00602E4B" w:rsidRDefault="006F4CEF">
      <w:pPr>
        <w:numPr>
          <w:ilvl w:val="0"/>
          <w:numId w:val="23"/>
        </w:numPr>
        <w:spacing w:before="100" w:beforeAutospacing="1" w:after="100" w:afterAutospacing="1"/>
        <w:rPr>
          <w:rFonts w:ascii="Inter" w:hAnsi="Inter"/>
          <w:sz w:val="18"/>
          <w:szCs w:val="18"/>
        </w:rPr>
      </w:pPr>
      <w:r w:rsidRPr="00602E4B">
        <w:rPr>
          <w:rFonts w:ascii="Inter" w:hAnsi="Inter"/>
          <w:b/>
          <w:bCs/>
          <w:sz w:val="18"/>
          <w:szCs w:val="18"/>
        </w:rPr>
        <w:t>Bridge relayers</w:t>
      </w:r>
      <w:r w:rsidRPr="00602E4B">
        <w:rPr>
          <w:rFonts w:ascii="Inter" w:hAnsi="Inter"/>
          <w:sz w:val="18"/>
          <w:szCs w:val="18"/>
        </w:rPr>
        <w:t xml:space="preserve"> are notified if cross-chain events need to be processed in this round</w:t>
      </w:r>
    </w:p>
    <w:p w14:paraId="051C814E"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Proposal Phase:</w:t>
      </w:r>
    </w:p>
    <w:p w14:paraId="319950FF" w14:textId="77777777" w:rsidR="006F4CEF" w:rsidRPr="00602E4B" w:rsidRDefault="006F4CEF">
      <w:pPr>
        <w:numPr>
          <w:ilvl w:val="0"/>
          <w:numId w:val="24"/>
        </w:numPr>
        <w:spacing w:before="100" w:beforeAutospacing="1" w:after="100" w:afterAutospacing="1"/>
        <w:rPr>
          <w:rFonts w:ascii="Inter" w:hAnsi="Inter"/>
          <w:sz w:val="18"/>
          <w:szCs w:val="18"/>
        </w:rPr>
      </w:pPr>
      <w:r w:rsidRPr="00602E4B">
        <w:rPr>
          <w:rFonts w:ascii="Inter" w:hAnsi="Inter"/>
          <w:sz w:val="18"/>
          <w:szCs w:val="18"/>
        </w:rPr>
        <w:t xml:space="preserve">Leader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constructs block </w:t>
      </w: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r</m:t>
            </m:r>
          </m:sub>
        </m:sSub>
      </m:oMath>
      <w:r w:rsidRPr="00602E4B">
        <w:rPr>
          <w:rFonts w:ascii="Inter" w:hAnsi="Inter"/>
          <w:sz w:val="18"/>
          <w:szCs w:val="18"/>
        </w:rPr>
        <w:t xml:space="preserve">including: </w:t>
      </w:r>
    </w:p>
    <w:p w14:paraId="61C5214C" w14:textId="77777777" w:rsidR="006F4CEF" w:rsidRPr="00602E4B" w:rsidRDefault="006F4CEF">
      <w:pPr>
        <w:numPr>
          <w:ilvl w:val="1"/>
          <w:numId w:val="24"/>
        </w:numPr>
        <w:spacing w:before="100" w:beforeAutospacing="1" w:after="100" w:afterAutospacing="1"/>
        <w:rPr>
          <w:rFonts w:ascii="Inter" w:hAnsi="Inter"/>
          <w:sz w:val="18"/>
          <w:szCs w:val="18"/>
        </w:rPr>
      </w:pPr>
      <w:r w:rsidRPr="00602E4B">
        <w:rPr>
          <w:rFonts w:ascii="Inter" w:hAnsi="Inter"/>
          <w:sz w:val="18"/>
          <w:szCs w:val="18"/>
        </w:rPr>
        <w:t>Parent hash, transactions, state roots</w:t>
      </w:r>
    </w:p>
    <w:p w14:paraId="629B5891" w14:textId="77777777" w:rsidR="006F4CEF" w:rsidRPr="00602E4B" w:rsidRDefault="006F4CEF">
      <w:pPr>
        <w:numPr>
          <w:ilvl w:val="1"/>
          <w:numId w:val="24"/>
        </w:numPr>
        <w:spacing w:before="100" w:beforeAutospacing="1" w:after="100" w:afterAutospacing="1"/>
        <w:rPr>
          <w:rFonts w:ascii="Inter" w:hAnsi="Inter"/>
          <w:sz w:val="18"/>
          <w:szCs w:val="18"/>
        </w:rPr>
      </w:pPr>
      <w:r w:rsidRPr="00602E4B">
        <w:rPr>
          <w:rFonts w:ascii="Inter" w:hAnsi="Inter"/>
          <w:b/>
          <w:bCs/>
          <w:sz w:val="18"/>
          <w:szCs w:val="18"/>
        </w:rPr>
        <w:t>Cross-chain checkpoint data</w:t>
      </w:r>
      <w:r w:rsidRPr="00602E4B">
        <w:rPr>
          <w:rFonts w:ascii="Inter" w:hAnsi="Inter"/>
          <w:sz w:val="18"/>
          <w:szCs w:val="18"/>
        </w:rPr>
        <w:t xml:space="preserve"> (if epoch boundary or bridge event finalization)</w:t>
      </w:r>
    </w:p>
    <w:p w14:paraId="7CA1AB75" w14:textId="77777777" w:rsidR="006F4CEF" w:rsidRPr="00602E4B" w:rsidRDefault="006F4CEF">
      <w:pPr>
        <w:numPr>
          <w:ilvl w:val="1"/>
          <w:numId w:val="24"/>
        </w:numPr>
        <w:spacing w:before="100" w:beforeAutospacing="1" w:after="100" w:afterAutospacing="1"/>
        <w:rPr>
          <w:rFonts w:ascii="Inter" w:hAnsi="Inter"/>
          <w:sz w:val="18"/>
          <w:szCs w:val="18"/>
        </w:rPr>
      </w:pPr>
      <w:r w:rsidRPr="00602E4B">
        <w:rPr>
          <w:rFonts w:ascii="Inter" w:hAnsi="Inter"/>
          <w:b/>
          <w:bCs/>
          <w:sz w:val="18"/>
          <w:szCs w:val="18"/>
        </w:rPr>
        <w:t>Threshold signature aggregations</w:t>
      </w:r>
      <w:r w:rsidRPr="00602E4B">
        <w:rPr>
          <w:rFonts w:ascii="Inter" w:hAnsi="Inter"/>
          <w:sz w:val="18"/>
          <w:szCs w:val="18"/>
        </w:rPr>
        <w:t xml:space="preserve"> from bridge relayers (if applicable)</w:t>
      </w:r>
    </w:p>
    <w:p w14:paraId="613BA036" w14:textId="77777777" w:rsidR="006F4CEF" w:rsidRPr="00602E4B" w:rsidRDefault="006F4CEF">
      <w:pPr>
        <w:numPr>
          <w:ilvl w:val="0"/>
          <w:numId w:val="24"/>
        </w:numPr>
        <w:spacing w:before="100" w:beforeAutospacing="1" w:after="100" w:afterAutospacing="1"/>
        <w:rPr>
          <w:rFonts w:ascii="Inter" w:hAnsi="Inter"/>
          <w:sz w:val="18"/>
          <w:szCs w:val="18"/>
        </w:rPr>
      </w:pPr>
      <w:r w:rsidRPr="00602E4B">
        <w:rPr>
          <w:rFonts w:ascii="Inter" w:hAnsi="Inter"/>
          <w:sz w:val="18"/>
          <w:szCs w:val="18"/>
        </w:rPr>
        <w:t xml:space="preserve">Leader broadcasts PREPARE request with </w:t>
      </w: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r</m:t>
            </m:r>
          </m:sub>
        </m:sSub>
      </m:oMath>
      <w:r w:rsidRPr="00602E4B">
        <w:rPr>
          <w:rFonts w:ascii="Inter" w:hAnsi="Inter"/>
          <w:sz w:val="18"/>
          <w:szCs w:val="18"/>
        </w:rPr>
        <w:t xml:space="preserve">to the network </w:t>
      </w:r>
    </w:p>
    <w:p w14:paraId="477E296F" w14:textId="77777777" w:rsidR="006F4CEF" w:rsidRPr="00602E4B" w:rsidRDefault="006F4CEF">
      <w:pPr>
        <w:numPr>
          <w:ilvl w:val="0"/>
          <w:numId w:val="24"/>
        </w:numPr>
        <w:spacing w:before="100" w:beforeAutospacing="1" w:after="100" w:afterAutospacing="1"/>
        <w:rPr>
          <w:rFonts w:ascii="Inter" w:hAnsi="Inter"/>
          <w:sz w:val="18"/>
          <w:szCs w:val="18"/>
        </w:rPr>
      </w:pPr>
      <w:r w:rsidRPr="00602E4B">
        <w:rPr>
          <w:rFonts w:ascii="Inter" w:hAnsi="Inter"/>
          <w:sz w:val="18"/>
          <w:szCs w:val="18"/>
        </w:rPr>
        <w:t>Non-committee validators passively observe but do not vote</w:t>
      </w:r>
    </w:p>
    <w:p w14:paraId="4E085DCA"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Voting Phases (PREPARE → PRECOMMIT → COMMIT):</w:t>
      </w:r>
    </w:p>
    <w:p w14:paraId="3202FFC0" w14:textId="77777777" w:rsidR="006F4CEF" w:rsidRPr="00602E4B" w:rsidRDefault="006F4CEF">
      <w:pPr>
        <w:numPr>
          <w:ilvl w:val="0"/>
          <w:numId w:val="25"/>
        </w:numPr>
        <w:spacing w:before="100" w:beforeAutospacing="1" w:after="100" w:afterAutospacing="1"/>
        <w:rPr>
          <w:rFonts w:ascii="Inter" w:hAnsi="Inter"/>
          <w:sz w:val="18"/>
          <w:szCs w:val="18"/>
        </w:rPr>
      </w:pPr>
      <w:r w:rsidRPr="00602E4B">
        <w:rPr>
          <w:rFonts w:ascii="Inter" w:hAnsi="Inter"/>
          <w:sz w:val="18"/>
          <w:szCs w:val="18"/>
        </w:rPr>
        <w:t xml:space="preserve">Committee members </w:t>
      </w:r>
      <m:oMath>
        <m:r>
          <w:rPr>
            <w:rFonts w:ascii="Cambria Math" w:hAnsi="Cambria Math"/>
            <w:sz w:val="18"/>
            <w:szCs w:val="18"/>
          </w:rPr>
          <m:t>i∈</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r w:rsidRPr="00602E4B">
        <w:rPr>
          <w:rFonts w:ascii="Inter" w:hAnsi="Inter"/>
          <w:sz w:val="18"/>
          <w:szCs w:val="18"/>
        </w:rPr>
        <w:t xml:space="preserve">validate the proposal </w:t>
      </w:r>
    </w:p>
    <w:p w14:paraId="381A3BC5" w14:textId="77777777" w:rsidR="006F4CEF" w:rsidRPr="00602E4B" w:rsidRDefault="006F4CEF">
      <w:pPr>
        <w:numPr>
          <w:ilvl w:val="0"/>
          <w:numId w:val="25"/>
        </w:numPr>
        <w:spacing w:before="100" w:beforeAutospacing="1" w:after="100" w:afterAutospacing="1"/>
        <w:rPr>
          <w:rFonts w:ascii="Inter" w:hAnsi="Inter"/>
          <w:sz w:val="18"/>
          <w:szCs w:val="18"/>
        </w:rPr>
      </w:pPr>
      <w:r w:rsidRPr="00602E4B">
        <w:rPr>
          <w:rFonts w:ascii="Inter" w:hAnsi="Inter"/>
          <w:sz w:val="18"/>
          <w:szCs w:val="18"/>
        </w:rPr>
        <w:t>Valid proposals receive signed votes from committee members</w:t>
      </w:r>
    </w:p>
    <w:p w14:paraId="6173D84B" w14:textId="77777777" w:rsidR="006F4CEF" w:rsidRPr="00602E4B" w:rsidRDefault="006F4CEF">
      <w:pPr>
        <w:numPr>
          <w:ilvl w:val="0"/>
          <w:numId w:val="25"/>
        </w:numPr>
        <w:spacing w:before="100" w:beforeAutospacing="1" w:after="100" w:afterAutospacing="1"/>
        <w:rPr>
          <w:rFonts w:ascii="Inter" w:hAnsi="Inter"/>
          <w:sz w:val="18"/>
          <w:szCs w:val="18"/>
        </w:rPr>
      </w:pPr>
      <w:r w:rsidRPr="00602E4B">
        <w:rPr>
          <w:rFonts w:ascii="Inter" w:hAnsi="Inter"/>
          <w:sz w:val="18"/>
          <w:szCs w:val="18"/>
        </w:rPr>
        <w:t>Votes are aggregated into Quorum Certificates (QCs)</w:t>
      </w:r>
    </w:p>
    <w:p w14:paraId="343DAC62" w14:textId="77777777" w:rsidR="006F4CEF" w:rsidRPr="00602E4B" w:rsidRDefault="006F4CEF">
      <w:pPr>
        <w:numPr>
          <w:ilvl w:val="0"/>
          <w:numId w:val="25"/>
        </w:numPr>
        <w:spacing w:before="100" w:beforeAutospacing="1" w:after="100" w:afterAutospacing="1"/>
        <w:rPr>
          <w:rFonts w:ascii="Inter" w:hAnsi="Inter"/>
          <w:sz w:val="18"/>
          <w:szCs w:val="18"/>
        </w:rPr>
      </w:pPr>
      <w:r w:rsidRPr="00602E4B">
        <w:rPr>
          <w:rFonts w:ascii="Inter" w:hAnsi="Inter"/>
          <w:sz w:val="18"/>
          <w:szCs w:val="18"/>
        </w:rPr>
        <w:t xml:space="preserve">Each phase requires a weighted quorum </w:t>
      </w:r>
      <m:oMath>
        <m:r>
          <w:rPr>
            <w:rFonts w:ascii="Cambria Math" w:hAnsi="Cambria Math"/>
            <w:sz w:val="18"/>
            <w:szCs w:val="18"/>
          </w:rPr>
          <m:t>≥τ</m:t>
        </m:r>
      </m:oMath>
      <w:r w:rsidRPr="00602E4B">
        <w:rPr>
          <w:rFonts w:ascii="Inter" w:hAnsi="Inter"/>
          <w:sz w:val="18"/>
          <w:szCs w:val="18"/>
        </w:rPr>
        <w:t xml:space="preserve">to progress </w:t>
      </w:r>
    </w:p>
    <w:p w14:paraId="3D0AFE19" w14:textId="77777777" w:rsidR="006F4CEF" w:rsidRPr="00602E4B" w:rsidRDefault="006F4CEF">
      <w:pPr>
        <w:numPr>
          <w:ilvl w:val="0"/>
          <w:numId w:val="25"/>
        </w:numPr>
        <w:spacing w:before="100" w:beforeAutospacing="1" w:after="100" w:afterAutospacing="1"/>
        <w:rPr>
          <w:rFonts w:ascii="Inter" w:hAnsi="Inter"/>
          <w:sz w:val="18"/>
          <w:szCs w:val="18"/>
        </w:rPr>
      </w:pPr>
      <w:r w:rsidRPr="00602E4B">
        <w:rPr>
          <w:rFonts w:ascii="Inter" w:hAnsi="Inter"/>
          <w:b/>
          <w:bCs/>
          <w:sz w:val="18"/>
          <w:szCs w:val="18"/>
        </w:rPr>
        <w:t>Bridge-related blocks</w:t>
      </w:r>
      <w:r w:rsidRPr="00602E4B">
        <w:rPr>
          <w:rFonts w:ascii="Inter" w:hAnsi="Inter"/>
          <w:sz w:val="18"/>
          <w:szCs w:val="18"/>
        </w:rPr>
        <w:t xml:space="preserve"> may require additional validation from witness nodes (attestations that external chain events match block claims)</w:t>
      </w:r>
    </w:p>
    <w:p w14:paraId="69C2DE65"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Finalization:</w:t>
      </w:r>
    </w:p>
    <w:p w14:paraId="73DAB64F" w14:textId="77777777" w:rsidR="006F4CEF" w:rsidRPr="00602E4B" w:rsidRDefault="006F4CEF">
      <w:pPr>
        <w:numPr>
          <w:ilvl w:val="0"/>
          <w:numId w:val="26"/>
        </w:numPr>
        <w:spacing w:before="100" w:beforeAutospacing="1" w:after="100" w:afterAutospacing="1"/>
        <w:rPr>
          <w:rFonts w:ascii="Inter" w:hAnsi="Inter"/>
          <w:sz w:val="18"/>
          <w:szCs w:val="18"/>
        </w:rPr>
      </w:pPr>
      <w:r w:rsidRPr="00602E4B">
        <w:rPr>
          <w:rFonts w:ascii="Inter" w:hAnsi="Inter"/>
          <w:sz w:val="18"/>
          <w:szCs w:val="18"/>
        </w:rPr>
        <w:t xml:space="preserve">Upon receiving a valid COMMIT QC, all validators mark </w:t>
      </w: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r</m:t>
            </m:r>
          </m:sub>
        </m:sSub>
      </m:oMath>
      <w:r w:rsidRPr="00602E4B">
        <w:rPr>
          <w:rFonts w:ascii="Inter" w:hAnsi="Inter"/>
          <w:sz w:val="18"/>
          <w:szCs w:val="18"/>
        </w:rPr>
        <w:t xml:space="preserve">as finalized </w:t>
      </w:r>
    </w:p>
    <w:p w14:paraId="2890EAF0" w14:textId="77777777" w:rsidR="006F4CEF" w:rsidRPr="00602E4B" w:rsidRDefault="006F4CEF">
      <w:pPr>
        <w:numPr>
          <w:ilvl w:val="0"/>
          <w:numId w:val="26"/>
        </w:numPr>
        <w:spacing w:before="100" w:beforeAutospacing="1" w:after="100" w:afterAutospacing="1"/>
        <w:rPr>
          <w:rFonts w:ascii="Inter" w:hAnsi="Inter"/>
          <w:sz w:val="18"/>
          <w:szCs w:val="18"/>
        </w:rPr>
      </w:pPr>
      <w:r w:rsidRPr="00602E4B">
        <w:rPr>
          <w:rFonts w:ascii="Inter" w:hAnsi="Inter"/>
          <w:sz w:val="18"/>
          <w:szCs w:val="18"/>
        </w:rPr>
        <w:lastRenderedPageBreak/>
        <w:t>Finality is deterministic and irreversible</w:t>
      </w:r>
    </w:p>
    <w:p w14:paraId="5A91C4CA" w14:textId="77777777" w:rsidR="006F4CEF" w:rsidRPr="00602E4B" w:rsidRDefault="006F4CEF">
      <w:pPr>
        <w:numPr>
          <w:ilvl w:val="0"/>
          <w:numId w:val="26"/>
        </w:numPr>
        <w:spacing w:before="100" w:beforeAutospacing="1" w:after="100" w:afterAutospacing="1"/>
        <w:rPr>
          <w:rFonts w:ascii="Inter" w:hAnsi="Inter"/>
          <w:sz w:val="18"/>
          <w:szCs w:val="18"/>
        </w:rPr>
      </w:pPr>
      <w:r w:rsidRPr="00602E4B">
        <w:rPr>
          <w:rFonts w:ascii="Inter" w:hAnsi="Inter"/>
          <w:sz w:val="18"/>
          <w:szCs w:val="18"/>
        </w:rPr>
        <w:t>Reputation updates are triggered for all participants</w:t>
      </w:r>
    </w:p>
    <w:p w14:paraId="25375DCA" w14:textId="77777777" w:rsidR="006F4CEF" w:rsidRPr="00602E4B" w:rsidRDefault="006F4CEF">
      <w:pPr>
        <w:numPr>
          <w:ilvl w:val="0"/>
          <w:numId w:val="26"/>
        </w:numPr>
        <w:spacing w:before="100" w:beforeAutospacing="1" w:after="100" w:afterAutospacing="1"/>
        <w:rPr>
          <w:rFonts w:ascii="Inter" w:hAnsi="Inter"/>
          <w:sz w:val="18"/>
          <w:szCs w:val="18"/>
        </w:rPr>
      </w:pPr>
      <w:r w:rsidRPr="00602E4B">
        <w:rPr>
          <w:rFonts w:ascii="Inter" w:hAnsi="Inter"/>
          <w:b/>
          <w:bCs/>
          <w:sz w:val="18"/>
          <w:szCs w:val="18"/>
        </w:rPr>
        <w:t>Cross-chain events in finalized blocks become executable</w:t>
      </w:r>
      <w:r w:rsidRPr="00602E4B">
        <w:rPr>
          <w:rFonts w:ascii="Inter" w:hAnsi="Inter"/>
          <w:sz w:val="18"/>
          <w:szCs w:val="18"/>
        </w:rPr>
        <w:t xml:space="preserve"> (bridge contracts can mint/burn assets based on finalized attestations)</w:t>
      </w:r>
    </w:p>
    <w:p w14:paraId="5815D125"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3.3 Timeout and Recovery</w:t>
      </w:r>
    </w:p>
    <w:p w14:paraId="58054C36"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When a round fails to progress (leader crash, network partition, insufficient votes, </w:t>
      </w:r>
      <w:r w:rsidRPr="00602E4B">
        <w:rPr>
          <w:rFonts w:ascii="Inter" w:hAnsi="Inter"/>
          <w:b/>
          <w:bCs/>
          <w:sz w:val="18"/>
          <w:szCs w:val="18"/>
        </w:rPr>
        <w:t>or delayed external chain confirmations</w:t>
      </w:r>
      <w:r w:rsidRPr="00602E4B">
        <w:rPr>
          <w:rFonts w:ascii="Inter" w:hAnsi="Inter"/>
          <w:sz w:val="18"/>
          <w:szCs w:val="18"/>
        </w:rPr>
        <w:t>):</w:t>
      </w:r>
    </w:p>
    <w:p w14:paraId="5E49904D" w14:textId="77777777" w:rsidR="006F4CEF" w:rsidRPr="00602E4B" w:rsidRDefault="006F4CEF">
      <w:pPr>
        <w:numPr>
          <w:ilvl w:val="0"/>
          <w:numId w:val="27"/>
        </w:numPr>
        <w:spacing w:before="100" w:beforeAutospacing="1" w:after="100" w:afterAutospacing="1"/>
        <w:rPr>
          <w:rFonts w:ascii="Inter" w:hAnsi="Inter"/>
          <w:sz w:val="18"/>
          <w:szCs w:val="18"/>
        </w:rPr>
      </w:pPr>
      <w:r w:rsidRPr="00602E4B">
        <w:rPr>
          <w:rFonts w:ascii="Inter" w:hAnsi="Inter"/>
          <w:sz w:val="18"/>
          <w:szCs w:val="18"/>
        </w:rPr>
        <w:t xml:space="preserve">Validators wait for timeout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oMath>
      <w:r w:rsidRPr="00602E4B">
        <w:rPr>
          <w:rFonts w:ascii="Inter" w:hAnsi="Inter"/>
          <w:sz w:val="18"/>
          <w:szCs w:val="18"/>
        </w:rPr>
        <w:t xml:space="preserve">before declaring round failure </w:t>
      </w:r>
    </w:p>
    <w:p w14:paraId="4731CE43" w14:textId="77777777" w:rsidR="006F4CEF" w:rsidRPr="00602E4B" w:rsidRDefault="006F4CEF">
      <w:pPr>
        <w:numPr>
          <w:ilvl w:val="0"/>
          <w:numId w:val="27"/>
        </w:numPr>
        <w:spacing w:before="100" w:beforeAutospacing="1" w:after="100" w:afterAutospacing="1"/>
        <w:rPr>
          <w:rFonts w:ascii="Inter" w:hAnsi="Inter"/>
          <w:sz w:val="18"/>
          <w:szCs w:val="18"/>
        </w:rPr>
      </w:pPr>
      <w:r w:rsidRPr="00602E4B">
        <w:rPr>
          <w:rFonts w:ascii="Inter" w:hAnsi="Inter"/>
          <w:sz w:val="18"/>
          <w:szCs w:val="18"/>
        </w:rPr>
        <w:t>TIMEOUT messages are broadcast containing highest observed QC</w:t>
      </w:r>
    </w:p>
    <w:p w14:paraId="5CC2B695" w14:textId="77777777" w:rsidR="006F4CEF" w:rsidRPr="00602E4B" w:rsidRDefault="006F4CEF">
      <w:pPr>
        <w:numPr>
          <w:ilvl w:val="0"/>
          <w:numId w:val="27"/>
        </w:numPr>
        <w:spacing w:before="100" w:beforeAutospacing="1" w:after="100" w:afterAutospacing="1"/>
        <w:rPr>
          <w:rFonts w:ascii="Inter" w:hAnsi="Inter"/>
          <w:sz w:val="18"/>
          <w:szCs w:val="18"/>
        </w:rPr>
      </w:pPr>
      <w:r w:rsidRPr="00602E4B">
        <w:rPr>
          <w:rFonts w:ascii="Inter" w:hAnsi="Inter"/>
          <w:sz w:val="18"/>
          <w:szCs w:val="18"/>
        </w:rPr>
        <w:t>Next leader aggregates TIMEOUT QCs as justification for new proposal</w:t>
      </w:r>
    </w:p>
    <w:p w14:paraId="34E34E97" w14:textId="77777777" w:rsidR="006F4CEF" w:rsidRPr="00602E4B" w:rsidRDefault="006F4CEF">
      <w:pPr>
        <w:numPr>
          <w:ilvl w:val="0"/>
          <w:numId w:val="27"/>
        </w:numPr>
        <w:spacing w:before="100" w:beforeAutospacing="1" w:after="100" w:afterAutospacing="1"/>
        <w:rPr>
          <w:rFonts w:ascii="Inter" w:hAnsi="Inter"/>
          <w:sz w:val="18"/>
          <w:szCs w:val="18"/>
        </w:rPr>
      </w:pPr>
      <w:r w:rsidRPr="00602E4B">
        <w:rPr>
          <w:rFonts w:ascii="Inter" w:hAnsi="Inter"/>
          <w:sz w:val="18"/>
          <w:szCs w:val="18"/>
        </w:rPr>
        <w:t xml:space="preserve">Timeout duration increases exponentially: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w:rPr>
                <w:rFonts w:ascii="Cambria Math" w:hAnsi="Cambria Math"/>
                <w:sz w:val="18"/>
                <w:szCs w:val="18"/>
              </w:rPr>
              <m:t>k</m:t>
            </m:r>
          </m:sup>
        </m:sSup>
      </m:oMath>
    </w:p>
    <w:p w14:paraId="0F4AD63E" w14:textId="77777777" w:rsidR="006F4CEF" w:rsidRPr="00602E4B" w:rsidRDefault="006F4CEF">
      <w:pPr>
        <w:numPr>
          <w:ilvl w:val="0"/>
          <w:numId w:val="27"/>
        </w:numPr>
        <w:spacing w:before="100" w:beforeAutospacing="1" w:after="100" w:afterAutospacing="1"/>
        <w:rPr>
          <w:rFonts w:ascii="Inter" w:hAnsi="Inter"/>
          <w:sz w:val="18"/>
          <w:szCs w:val="18"/>
        </w:rPr>
      </w:pPr>
      <w:r w:rsidRPr="00602E4B">
        <w:rPr>
          <w:rFonts w:ascii="Inter" w:hAnsi="Inter"/>
          <w:b/>
          <w:bCs/>
          <w:sz w:val="18"/>
          <w:szCs w:val="18"/>
        </w:rPr>
        <w:t>Cross-chain operations continue asynchronously</w:t>
      </w:r>
      <w:r w:rsidRPr="00602E4B">
        <w:rPr>
          <w:rFonts w:ascii="Inter" w:hAnsi="Inter"/>
          <w:sz w:val="18"/>
          <w:szCs w:val="18"/>
        </w:rPr>
        <w:t>: Bridge relayers maintain their own timeout logic for external chain monitoring, independent of consensus timeouts</w:t>
      </w:r>
    </w:p>
    <w:p w14:paraId="4509C4C4"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This mechanism ensures liveness under partial synchrony while avoiding premature view changes during temporary network delays or cross-chain finality delays.</w:t>
      </w:r>
    </w:p>
    <w:p w14:paraId="22CE6E8B"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3.4 Integration with SUIP Layers</w:t>
      </w:r>
    </w:p>
    <w:p w14:paraId="64738E14"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Layer 1 (PoSy Consensus) ↔ Layer 2 (AIVM Execution):</w:t>
      </w:r>
    </w:p>
    <w:p w14:paraId="401E8F53" w14:textId="77777777" w:rsidR="006F4CEF" w:rsidRPr="00602E4B" w:rsidRDefault="006F4CEF">
      <w:pPr>
        <w:numPr>
          <w:ilvl w:val="0"/>
          <w:numId w:val="28"/>
        </w:numPr>
        <w:spacing w:before="100" w:beforeAutospacing="1" w:after="100" w:afterAutospacing="1"/>
        <w:rPr>
          <w:rFonts w:ascii="Inter" w:hAnsi="Inter"/>
          <w:sz w:val="18"/>
          <w:szCs w:val="18"/>
        </w:rPr>
      </w:pPr>
      <w:r w:rsidRPr="00602E4B">
        <w:rPr>
          <w:rFonts w:ascii="Inter" w:hAnsi="Inter"/>
          <w:sz w:val="18"/>
          <w:szCs w:val="18"/>
        </w:rPr>
        <w:t>Consensus validates AIVM state transitions</w:t>
      </w:r>
    </w:p>
    <w:p w14:paraId="6F6D38DE" w14:textId="77777777" w:rsidR="006F4CEF" w:rsidRPr="00602E4B" w:rsidRDefault="006F4CEF">
      <w:pPr>
        <w:numPr>
          <w:ilvl w:val="0"/>
          <w:numId w:val="28"/>
        </w:numPr>
        <w:spacing w:before="100" w:beforeAutospacing="1" w:after="100" w:afterAutospacing="1"/>
        <w:rPr>
          <w:rFonts w:ascii="Inter" w:hAnsi="Inter"/>
          <w:sz w:val="18"/>
          <w:szCs w:val="18"/>
        </w:rPr>
      </w:pPr>
      <w:r w:rsidRPr="00602E4B">
        <w:rPr>
          <w:rFonts w:ascii="Inter" w:hAnsi="Inter"/>
          <w:sz w:val="18"/>
          <w:szCs w:val="18"/>
        </w:rPr>
        <w:t>AIVM smart contracts can query consensus state (current epoch, validator set, reputation scores)</w:t>
      </w:r>
    </w:p>
    <w:p w14:paraId="4C2B950F" w14:textId="77777777" w:rsidR="006F4CEF" w:rsidRPr="00602E4B" w:rsidRDefault="006F4CEF">
      <w:pPr>
        <w:numPr>
          <w:ilvl w:val="0"/>
          <w:numId w:val="28"/>
        </w:numPr>
        <w:spacing w:before="100" w:beforeAutospacing="1" w:after="100" w:afterAutospacing="1"/>
        <w:rPr>
          <w:rFonts w:ascii="Inter" w:hAnsi="Inter"/>
          <w:sz w:val="18"/>
          <w:szCs w:val="18"/>
        </w:rPr>
      </w:pPr>
      <w:r w:rsidRPr="00602E4B">
        <w:rPr>
          <w:rFonts w:ascii="Inter" w:hAnsi="Inter"/>
          <w:sz w:val="18"/>
          <w:szCs w:val="18"/>
        </w:rPr>
        <w:t>Gas fees from AIVM execution are distributed via consensus reward mechanism</w:t>
      </w:r>
    </w:p>
    <w:p w14:paraId="3F023664"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Layer 1 (PoSy Consensus) ↔ Layer 3 (Interoperability/Bridges):</w:t>
      </w:r>
    </w:p>
    <w:p w14:paraId="52ED8147" w14:textId="77777777" w:rsidR="006F4CEF" w:rsidRPr="00602E4B" w:rsidRDefault="006F4CEF">
      <w:pPr>
        <w:numPr>
          <w:ilvl w:val="0"/>
          <w:numId w:val="29"/>
        </w:numPr>
        <w:spacing w:before="100" w:beforeAutospacing="1" w:after="100" w:afterAutospacing="1"/>
        <w:rPr>
          <w:rFonts w:ascii="Inter" w:hAnsi="Inter"/>
          <w:sz w:val="18"/>
          <w:szCs w:val="18"/>
        </w:rPr>
      </w:pPr>
      <w:r w:rsidRPr="00602E4B">
        <w:rPr>
          <w:rFonts w:ascii="Inter" w:hAnsi="Inter"/>
          <w:sz w:val="18"/>
          <w:szCs w:val="18"/>
        </w:rPr>
        <w:t xml:space="preserve">Consensus finalizes </w:t>
      </w:r>
      <w:r w:rsidRPr="00602E4B">
        <w:rPr>
          <w:rFonts w:ascii="Inter" w:hAnsi="Inter"/>
          <w:b/>
          <w:bCs/>
          <w:sz w:val="18"/>
          <w:szCs w:val="18"/>
        </w:rPr>
        <w:t>witness registry</w:t>
      </w:r>
      <w:r w:rsidRPr="00602E4B">
        <w:rPr>
          <w:rFonts w:ascii="Inter" w:hAnsi="Inter"/>
          <w:sz w:val="18"/>
          <w:szCs w:val="18"/>
        </w:rPr>
        <w:t xml:space="preserve"> updates (adding/removing bridge relayers)</w:t>
      </w:r>
    </w:p>
    <w:p w14:paraId="7C8570A8" w14:textId="77777777" w:rsidR="006F4CEF" w:rsidRPr="00602E4B" w:rsidRDefault="006F4CEF">
      <w:pPr>
        <w:numPr>
          <w:ilvl w:val="0"/>
          <w:numId w:val="29"/>
        </w:numPr>
        <w:spacing w:before="100" w:beforeAutospacing="1" w:after="100" w:afterAutospacing="1"/>
        <w:rPr>
          <w:rFonts w:ascii="Inter" w:hAnsi="Inter"/>
          <w:sz w:val="18"/>
          <w:szCs w:val="18"/>
        </w:rPr>
      </w:pPr>
      <w:r w:rsidRPr="00602E4B">
        <w:rPr>
          <w:rFonts w:ascii="Inter" w:hAnsi="Inter"/>
          <w:sz w:val="18"/>
          <w:szCs w:val="18"/>
        </w:rPr>
        <w:t xml:space="preserve">Finalized blocks serve as checkpoints for </w:t>
      </w:r>
      <w:r w:rsidRPr="00602E4B">
        <w:rPr>
          <w:rFonts w:ascii="Inter" w:hAnsi="Inter"/>
          <w:b/>
          <w:bCs/>
          <w:sz w:val="18"/>
          <w:szCs w:val="18"/>
        </w:rPr>
        <w:t>threshold signature ceremonies</w:t>
      </w:r>
      <w:r w:rsidRPr="00602E4B">
        <w:rPr>
          <w:rFonts w:ascii="Inter" w:hAnsi="Inter"/>
          <w:sz w:val="18"/>
          <w:szCs w:val="18"/>
        </w:rPr>
        <w:t xml:space="preserve"> (MPC relayers coordinate signing based on consensus-approved events)</w:t>
      </w:r>
    </w:p>
    <w:p w14:paraId="263FE481" w14:textId="77777777" w:rsidR="006F4CEF" w:rsidRPr="00602E4B" w:rsidRDefault="006F4CEF">
      <w:pPr>
        <w:numPr>
          <w:ilvl w:val="0"/>
          <w:numId w:val="29"/>
        </w:numPr>
        <w:spacing w:before="100" w:beforeAutospacing="1" w:after="100" w:afterAutospacing="1"/>
        <w:rPr>
          <w:rFonts w:ascii="Inter" w:hAnsi="Inter"/>
          <w:sz w:val="18"/>
          <w:szCs w:val="18"/>
        </w:rPr>
      </w:pPr>
      <w:r w:rsidRPr="00602E4B">
        <w:rPr>
          <w:rFonts w:ascii="Inter" w:hAnsi="Inter"/>
          <w:b/>
          <w:bCs/>
          <w:sz w:val="18"/>
          <w:szCs w:val="18"/>
        </w:rPr>
        <w:t>Emergency governance</w:t>
      </w:r>
      <w:r w:rsidRPr="00602E4B">
        <w:rPr>
          <w:rFonts w:ascii="Inter" w:hAnsi="Inter"/>
          <w:sz w:val="18"/>
          <w:szCs w:val="18"/>
        </w:rPr>
        <w:t xml:space="preserve"> (Security Council multi-sig) can pause bridges via consensus-layer transactions</w:t>
      </w:r>
    </w:p>
    <w:p w14:paraId="7C2DEBEC" w14:textId="77777777" w:rsidR="006F4CEF" w:rsidRPr="00602E4B" w:rsidRDefault="006F4CEF">
      <w:pPr>
        <w:numPr>
          <w:ilvl w:val="0"/>
          <w:numId w:val="29"/>
        </w:numPr>
        <w:spacing w:before="100" w:beforeAutospacing="1" w:after="100" w:afterAutospacing="1"/>
        <w:rPr>
          <w:rFonts w:ascii="Inter" w:hAnsi="Inter"/>
          <w:sz w:val="18"/>
          <w:szCs w:val="18"/>
        </w:rPr>
      </w:pPr>
      <w:r w:rsidRPr="00602E4B">
        <w:rPr>
          <w:rFonts w:ascii="Inter" w:hAnsi="Inter"/>
          <w:sz w:val="18"/>
          <w:szCs w:val="18"/>
        </w:rPr>
        <w:t xml:space="preserve">Bridge relayer performance metrics feed into </w:t>
      </w:r>
      <w:r w:rsidRPr="00602E4B">
        <w:rPr>
          <w:rFonts w:ascii="Inter" w:hAnsi="Inter"/>
          <w:b/>
          <w:bCs/>
          <w:sz w:val="18"/>
          <w:szCs w:val="18"/>
        </w:rPr>
        <w:t>reputation system</w:t>
      </w:r>
      <w:r w:rsidRPr="00602E4B">
        <w:rPr>
          <w:rFonts w:ascii="Inter" w:hAnsi="Inter"/>
          <w:sz w:val="18"/>
          <w:szCs w:val="18"/>
        </w:rPr>
        <w:t xml:space="preserve"> (validator </w:t>
      </w:r>
      <m:oMath>
        <m:r>
          <w:rPr>
            <w:rFonts w:ascii="Cambria Math" w:hAnsi="Cambria Math"/>
            <w:sz w:val="18"/>
            <w:szCs w:val="18"/>
          </w:rPr>
          <m:t>i</m:t>
        </m:r>
      </m:oMath>
      <w:r w:rsidRPr="00602E4B">
        <w:rPr>
          <w:rFonts w:ascii="Inter" w:hAnsi="Inter"/>
          <w:sz w:val="18"/>
          <w:szCs w:val="18"/>
        </w:rPr>
        <w:t xml:space="preserve">'s reputation includes bridge attestation accuracy if they're registered as a relayer) </w:t>
      </w:r>
    </w:p>
    <w:p w14:paraId="08C0AC62"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Layer 1 (PoSy Consensus) ↔ Layer 4 (Governance/DAO):</w:t>
      </w:r>
    </w:p>
    <w:p w14:paraId="62A1D170" w14:textId="77777777" w:rsidR="006F4CEF" w:rsidRPr="00602E4B" w:rsidRDefault="006F4CEF">
      <w:pPr>
        <w:numPr>
          <w:ilvl w:val="0"/>
          <w:numId w:val="30"/>
        </w:numPr>
        <w:spacing w:before="100" w:beforeAutospacing="1" w:after="100" w:afterAutospacing="1"/>
        <w:rPr>
          <w:rFonts w:ascii="Inter" w:hAnsi="Inter"/>
          <w:sz w:val="18"/>
          <w:szCs w:val="18"/>
        </w:rPr>
      </w:pPr>
      <w:r w:rsidRPr="00602E4B">
        <w:rPr>
          <w:rFonts w:ascii="Inter" w:hAnsi="Inter"/>
          <w:sz w:val="18"/>
          <w:szCs w:val="18"/>
        </w:rPr>
        <w:t>All governance proposals execute through consensus (proposal submission, voting, execution are consensus transactions)</w:t>
      </w:r>
    </w:p>
    <w:p w14:paraId="74ECAB79" w14:textId="77777777" w:rsidR="006F4CEF" w:rsidRPr="00602E4B" w:rsidRDefault="006F4CEF">
      <w:pPr>
        <w:numPr>
          <w:ilvl w:val="0"/>
          <w:numId w:val="30"/>
        </w:numPr>
        <w:spacing w:before="100" w:beforeAutospacing="1" w:after="100" w:afterAutospacing="1"/>
        <w:rPr>
          <w:rFonts w:ascii="Inter" w:hAnsi="Inter"/>
          <w:sz w:val="18"/>
          <w:szCs w:val="18"/>
        </w:rPr>
      </w:pPr>
      <w:r w:rsidRPr="00602E4B">
        <w:rPr>
          <w:rFonts w:ascii="Inter" w:hAnsi="Inter"/>
          <w:b/>
          <w:bCs/>
          <w:sz w:val="18"/>
          <w:szCs w:val="18"/>
        </w:rPr>
        <w:t>Tiered governance</w:t>
      </w:r>
      <w:r w:rsidRPr="00602E4B">
        <w:rPr>
          <w:rFonts w:ascii="Inter" w:hAnsi="Inter"/>
          <w:sz w:val="18"/>
          <w:szCs w:val="18"/>
        </w:rPr>
        <w:t xml:space="preserve"> (emergency vs. normal) is enforced at consensus layer (Security Council actions require special transaction types with higher validation thresholds)</w:t>
      </w:r>
    </w:p>
    <w:p w14:paraId="367B2F7A" w14:textId="77777777" w:rsidR="006F4CEF" w:rsidRPr="00602E4B" w:rsidRDefault="006F4CEF">
      <w:pPr>
        <w:numPr>
          <w:ilvl w:val="0"/>
          <w:numId w:val="30"/>
        </w:numPr>
        <w:spacing w:before="100" w:beforeAutospacing="1" w:after="100" w:afterAutospacing="1"/>
        <w:rPr>
          <w:rFonts w:ascii="Inter" w:hAnsi="Inter"/>
          <w:sz w:val="18"/>
          <w:szCs w:val="18"/>
        </w:rPr>
      </w:pPr>
      <w:r w:rsidRPr="00602E4B">
        <w:rPr>
          <w:rFonts w:ascii="Inter" w:hAnsi="Inter"/>
          <w:sz w:val="18"/>
          <w:szCs w:val="18"/>
        </w:rPr>
        <w:t>Treasury allocations for cross-chain incentives are distributed via consensus reward system</w:t>
      </w:r>
    </w:p>
    <w:p w14:paraId="2ED9322A" w14:textId="77777777" w:rsidR="006F4CEF" w:rsidRPr="00602E4B" w:rsidRDefault="00035578" w:rsidP="006F4CEF">
      <w:pPr>
        <w:rPr>
          <w:rFonts w:ascii="Inter" w:hAnsi="Inter"/>
          <w:sz w:val="18"/>
          <w:szCs w:val="18"/>
        </w:rPr>
      </w:pPr>
      <w:r>
        <w:pict w14:anchorId="372EFFB3">
          <v:rect id="Rectangle 49"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663CBD" w14:textId="77777777" w:rsidR="006F4CEF" w:rsidRPr="00602E4B" w:rsidRDefault="006F4CEF" w:rsidP="006F4CEF">
      <w:pPr>
        <w:spacing w:before="100" w:beforeAutospacing="1" w:after="100" w:afterAutospacing="1"/>
        <w:outlineLvl w:val="1"/>
        <w:rPr>
          <w:rFonts w:ascii="Inter" w:hAnsi="Inter"/>
          <w:b/>
          <w:bCs/>
          <w:sz w:val="18"/>
          <w:szCs w:val="18"/>
        </w:rPr>
      </w:pPr>
      <w:r w:rsidRPr="00602E4B">
        <w:rPr>
          <w:rFonts w:ascii="Inter" w:hAnsi="Inter"/>
          <w:b/>
          <w:bCs/>
          <w:sz w:val="18"/>
          <w:szCs w:val="18"/>
        </w:rPr>
        <w:t>4. Security Properties</w:t>
      </w:r>
    </w:p>
    <w:p w14:paraId="36350371"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4.1 Safety Guarantees</w:t>
      </w:r>
    </w:p>
    <w:p w14:paraId="2AD1C54B"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Theorem (Safety):</w:t>
      </w:r>
      <w:r w:rsidRPr="00602E4B">
        <w:rPr>
          <w:rFonts w:ascii="Inter" w:hAnsi="Inter"/>
          <w:sz w:val="18"/>
          <w:szCs w:val="18"/>
        </w:rPr>
        <w:t xml:space="preserve"> Under the assumption that at most </w:t>
      </w:r>
      <m:oMath>
        <m:r>
          <w:rPr>
            <w:rFonts w:ascii="Cambria Math" w:hAnsi="Cambria Math"/>
            <w:sz w:val="18"/>
            <w:szCs w:val="18"/>
          </w:rPr>
          <m:t>f&lt;n</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validators are Byzantine, the protocol never finalizes two conflicting blocks at the same height. </w:t>
      </w:r>
    </w:p>
    <w:p w14:paraId="4C8A8D69"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Proof Sketch:</w:t>
      </w:r>
    </w:p>
    <w:p w14:paraId="7A5FD3B3"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lastRenderedPageBreak/>
        <w:t xml:space="preserve">Assume for contradiction that two conflicting blocks </w:t>
      </w:r>
      <m:oMath>
        <m:r>
          <w:rPr>
            <w:rFonts w:ascii="Cambria Math" w:hAnsi="Cambria Math"/>
            <w:sz w:val="18"/>
            <w:szCs w:val="18"/>
          </w:rPr>
          <m:t>B</m:t>
        </m:r>
      </m:oMath>
      <w:r w:rsidRPr="00602E4B">
        <w:rPr>
          <w:rFonts w:ascii="Inter" w:hAnsi="Inter"/>
          <w:sz w:val="18"/>
          <w:szCs w:val="18"/>
        </w:rPr>
        <w:t xml:space="preserve">and </w:t>
      </w:r>
      <m:oMath>
        <m:sSup>
          <m:sSupPr>
            <m:ctrlPr>
              <w:rPr>
                <w:rFonts w:ascii="Cambria Math" w:hAnsi="Cambria Math"/>
                <w:sz w:val="18"/>
                <w:szCs w:val="18"/>
              </w:rPr>
            </m:ctrlPr>
          </m:sSupPr>
          <m:e>
            <m:r>
              <w:rPr>
                <w:rFonts w:ascii="Cambria Math" w:hAnsi="Cambria Math"/>
                <w:sz w:val="18"/>
                <w:szCs w:val="18"/>
              </w:rPr>
              <m:t>B</m:t>
            </m:r>
          </m:e>
          <m:sup>
            <m:r>
              <m:rPr>
                <m:sty m:val="p"/>
              </m:rPr>
              <w:rPr>
                <w:rFonts w:ascii="Cambria Math" w:hAnsi="Cambria Math"/>
                <w:sz w:val="18"/>
                <w:szCs w:val="18"/>
              </w:rPr>
              <m:t>'</m:t>
            </m:r>
          </m:sup>
        </m:sSup>
      </m:oMath>
      <w:r w:rsidRPr="00602E4B">
        <w:rPr>
          <w:rFonts w:ascii="Inter" w:hAnsi="Inter"/>
          <w:sz w:val="18"/>
          <w:szCs w:val="18"/>
        </w:rPr>
        <w:t xml:space="preserve">both achieve COMMIT QCs (denoted </w:t>
      </w:r>
      <m:oMath>
        <m:sSub>
          <m:sSubPr>
            <m:ctrlPr>
              <w:rPr>
                <w:rFonts w:ascii="Cambria Math" w:hAnsi="Cambria Math"/>
                <w:sz w:val="18"/>
                <w:szCs w:val="18"/>
              </w:rPr>
            </m:ctrlPr>
          </m:sSubPr>
          <m:e>
            <m:r>
              <w:rPr>
                <w:rFonts w:ascii="Cambria Math" w:hAnsi="Cambria Math"/>
                <w:sz w:val="18"/>
                <w:szCs w:val="18"/>
              </w:rPr>
              <m:t>Q</m:t>
            </m:r>
          </m:e>
          <m:sub>
            <m:r>
              <w:rPr>
                <w:rFonts w:ascii="Cambria Math" w:hAnsi="Cambria Math"/>
                <w:sz w:val="18"/>
                <w:szCs w:val="18"/>
              </w:rPr>
              <m:t>B</m:t>
            </m:r>
          </m:sub>
        </m:sSub>
      </m:oMath>
      <w:r w:rsidRPr="00602E4B">
        <w:rPr>
          <w:rFonts w:ascii="Inter" w:hAnsi="Inter"/>
          <w:sz w:val="18"/>
          <w:szCs w:val="18"/>
        </w:rPr>
        <w:t xml:space="preserve">and </w:t>
      </w:r>
      <m:oMath>
        <m:sSub>
          <m:sSubPr>
            <m:ctrlPr>
              <w:rPr>
                <w:rFonts w:ascii="Cambria Math" w:hAnsi="Cambria Math"/>
                <w:sz w:val="18"/>
                <w:szCs w:val="18"/>
              </w:rPr>
            </m:ctrlPr>
          </m:sSubPr>
          <m:e>
            <m:r>
              <w:rPr>
                <w:rFonts w:ascii="Cambria Math" w:hAnsi="Cambria Math"/>
                <w:sz w:val="18"/>
                <w:szCs w:val="18"/>
              </w:rPr>
              <m:t>Q</m:t>
            </m:r>
          </m:e>
          <m:sub>
            <m:sSup>
              <m:sSupPr>
                <m:ctrlPr>
                  <w:rPr>
                    <w:rFonts w:ascii="Cambria Math" w:hAnsi="Cambria Math"/>
                    <w:sz w:val="18"/>
                    <w:szCs w:val="18"/>
                  </w:rPr>
                </m:ctrlPr>
              </m:sSupPr>
              <m:e>
                <m:r>
                  <w:rPr>
                    <w:rFonts w:ascii="Cambria Math" w:hAnsi="Cambria Math"/>
                    <w:sz w:val="18"/>
                    <w:szCs w:val="18"/>
                  </w:rPr>
                  <m:t>B</m:t>
                </m:r>
              </m:e>
              <m:sup>
                <m:r>
                  <m:rPr>
                    <m:sty m:val="p"/>
                  </m:rPr>
                  <w:rPr>
                    <w:rFonts w:ascii="Cambria Math" w:hAnsi="Cambria Math"/>
                    <w:sz w:val="18"/>
                    <w:szCs w:val="18"/>
                  </w:rPr>
                  <m:t>'</m:t>
                </m:r>
              </m:sup>
            </m:sSup>
          </m:sub>
        </m:sSub>
      </m:oMath>
      <w:r w:rsidRPr="00602E4B">
        <w:rPr>
          <w:rFonts w:ascii="Inter" w:hAnsi="Inter"/>
          <w:sz w:val="18"/>
          <w:szCs w:val="18"/>
        </w:rPr>
        <w:t xml:space="preserve">). Since each QC requires weight </w:t>
      </w:r>
      <m:oMath>
        <m:r>
          <w:rPr>
            <w:rFonts w:ascii="Cambria Math" w:hAnsi="Cambria Math"/>
            <w:sz w:val="18"/>
            <w:szCs w:val="18"/>
          </w:rPr>
          <m:t>≥τ=2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and the total weight sums to 1: </w:t>
      </w:r>
    </w:p>
    <w:p w14:paraId="49498312" w14:textId="77777777" w:rsidR="006F4CEF" w:rsidRPr="00602E4B" w:rsidRDefault="006F4CEF" w:rsidP="006F4CEF">
      <w:pPr>
        <w:rPr>
          <w:rFonts w:ascii="Inter" w:hAnsi="Inter"/>
          <w:sz w:val="18"/>
          <w:szCs w:val="18"/>
        </w:rPr>
      </w:pPr>
      <m:oMathPara>
        <m:oMath>
          <m:r>
            <m:rPr>
              <m:nor/>
            </m:rPr>
            <w:rPr>
              <w:rFonts w:ascii="Inter" w:hAnsi="Inter"/>
              <w:sz w:val="18"/>
              <w:szCs w:val="18"/>
            </w:rPr>
            <m:t>weight</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Q</m:t>
              </m:r>
            </m:e>
            <m:sub>
              <m:r>
                <w:rPr>
                  <w:rFonts w:ascii="Cambria Math" w:hAnsi="Cambria Math"/>
                  <w:sz w:val="18"/>
                  <w:szCs w:val="18"/>
                </w:rPr>
                <m:t>B</m:t>
              </m:r>
            </m:sub>
          </m:sSub>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3</m:t>
          </m:r>
          <m:r>
            <m:rPr>
              <m:nor/>
            </m:rPr>
            <w:rPr>
              <w:rFonts w:ascii="Inter" w:hAnsi="Inter"/>
              <w:sz w:val="18"/>
              <w:szCs w:val="18"/>
            </w:rPr>
            <m:t xml:space="preserve"> and weight</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Q</m:t>
              </m:r>
            </m:e>
            <m:sub>
              <m:sSup>
                <m:sSupPr>
                  <m:ctrlPr>
                    <w:rPr>
                      <w:rFonts w:ascii="Cambria Math" w:hAnsi="Cambria Math"/>
                      <w:sz w:val="18"/>
                      <w:szCs w:val="18"/>
                    </w:rPr>
                  </m:ctrlPr>
                </m:sSupPr>
                <m:e>
                  <m:r>
                    <w:rPr>
                      <w:rFonts w:ascii="Cambria Math" w:hAnsi="Cambria Math"/>
                      <w:sz w:val="18"/>
                      <w:szCs w:val="18"/>
                    </w:rPr>
                    <m:t>B</m:t>
                  </m:r>
                </m:e>
                <m:sup>
                  <m:r>
                    <m:rPr>
                      <m:sty m:val="p"/>
                    </m:rPr>
                    <w:rPr>
                      <w:rFonts w:ascii="Cambria Math" w:hAnsi="Cambria Math"/>
                      <w:sz w:val="18"/>
                      <w:szCs w:val="18"/>
                    </w:rPr>
                    <m:t>'</m:t>
                  </m:r>
                </m:sup>
              </m:sSup>
            </m:sub>
          </m:sSub>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3</m:t>
          </m:r>
          <m:r>
            <m:rPr>
              <m:sty m:val="p"/>
            </m:rPr>
            <w:rPr>
              <w:rFonts w:ascii="Cambria Math" w:hAnsi="Cambria Math"/>
              <w:sz w:val="18"/>
              <w:szCs w:val="18"/>
            </w:rPr>
            <w:br/>
          </m:r>
        </m:oMath>
      </m:oMathPara>
    </w:p>
    <w:p w14:paraId="24362BEC"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By the pigeonhole principle, the intersection of signers must have weight:</w:t>
      </w:r>
    </w:p>
    <w:p w14:paraId="4D3FC32B" w14:textId="77777777" w:rsidR="006F4CEF" w:rsidRPr="00602E4B" w:rsidRDefault="006F4CEF" w:rsidP="006F4CEF">
      <w:pPr>
        <w:rPr>
          <w:rFonts w:ascii="Inter" w:hAnsi="Inter"/>
          <w:sz w:val="18"/>
          <w:szCs w:val="18"/>
        </w:rPr>
      </w:pPr>
      <m:oMathPara>
        <m:oMath>
          <m:r>
            <m:rPr>
              <m:nor/>
            </m:rPr>
            <w:rPr>
              <w:rFonts w:ascii="Inter" w:hAnsi="Inter"/>
              <w:sz w:val="18"/>
              <w:szCs w:val="18"/>
            </w:rPr>
            <m:t>weight</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Q</m:t>
              </m:r>
            </m:e>
            <m:sub>
              <m:r>
                <w:rPr>
                  <w:rFonts w:ascii="Cambria Math" w:hAnsi="Cambria Math"/>
                  <w:sz w:val="18"/>
                  <w:szCs w:val="18"/>
                </w:rPr>
                <m:t>B</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Q</m:t>
              </m:r>
            </m:e>
            <m:sub>
              <m:sSup>
                <m:sSupPr>
                  <m:ctrlPr>
                    <w:rPr>
                      <w:rFonts w:ascii="Cambria Math" w:hAnsi="Cambria Math"/>
                      <w:sz w:val="18"/>
                      <w:szCs w:val="18"/>
                    </w:rPr>
                  </m:ctrlPr>
                </m:sSupPr>
                <m:e>
                  <m:r>
                    <w:rPr>
                      <w:rFonts w:ascii="Cambria Math" w:hAnsi="Cambria Math"/>
                      <w:sz w:val="18"/>
                      <w:szCs w:val="18"/>
                    </w:rPr>
                    <m:t>B</m:t>
                  </m:r>
                </m:e>
                <m:sup>
                  <m:r>
                    <m:rPr>
                      <m:sty m:val="p"/>
                    </m:rPr>
                    <w:rPr>
                      <w:rFonts w:ascii="Cambria Math" w:hAnsi="Cambria Math"/>
                      <w:sz w:val="18"/>
                      <w:szCs w:val="18"/>
                    </w:rPr>
                    <m:t>'</m:t>
                  </m:r>
                </m:sup>
              </m:sSup>
            </m:sub>
          </m:sSub>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3+2</m:t>
          </m:r>
          <m:r>
            <m:rPr>
              <m:sty m:val="p"/>
            </m:rPr>
            <w:rPr>
              <w:rFonts w:ascii="Cambria Math" w:hAnsi="Cambria Math"/>
              <w:sz w:val="18"/>
              <w:szCs w:val="18"/>
            </w:rPr>
            <m:t>/</m:t>
          </m:r>
          <m:r>
            <w:rPr>
              <w:rFonts w:ascii="Cambria Math" w:hAnsi="Cambria Math"/>
              <w:sz w:val="18"/>
              <w:szCs w:val="18"/>
            </w:rPr>
            <m:t>3-1=1</m:t>
          </m:r>
          <m:r>
            <m:rPr>
              <m:sty m:val="p"/>
            </m:rPr>
            <w:rPr>
              <w:rFonts w:ascii="Cambria Math" w:hAnsi="Cambria Math"/>
              <w:sz w:val="18"/>
              <w:szCs w:val="18"/>
            </w:rPr>
            <m:t>/</m:t>
          </m:r>
          <m:r>
            <w:rPr>
              <w:rFonts w:ascii="Cambria Math" w:hAnsi="Cambria Math"/>
              <w:sz w:val="18"/>
              <w:szCs w:val="18"/>
            </w:rPr>
            <m:t>3</m:t>
          </m:r>
          <m:r>
            <m:rPr>
              <m:sty m:val="p"/>
            </m:rPr>
            <w:rPr>
              <w:rFonts w:ascii="Cambria Math" w:hAnsi="Cambria Math"/>
              <w:sz w:val="18"/>
              <w:szCs w:val="18"/>
            </w:rPr>
            <w:br/>
          </m:r>
        </m:oMath>
      </m:oMathPara>
    </w:p>
    <w:p w14:paraId="222F1892"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Since honest validators never equivocate (sign conflicting messages), at least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weight of the intersection must be Byzantine. But this contradicts our assumption that </w:t>
      </w:r>
      <m:oMath>
        <m:r>
          <w:rPr>
            <w:rFonts w:ascii="Cambria Math" w:hAnsi="Cambria Math"/>
            <w:sz w:val="18"/>
            <w:szCs w:val="18"/>
          </w:rPr>
          <m:t>f&lt;n</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Therefore, conflicting finalization is impossible. □ </w:t>
      </w:r>
    </w:p>
    <w:p w14:paraId="03CE6B9D"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Accountability:</w:t>
      </w:r>
      <w:r w:rsidRPr="00602E4B">
        <w:rPr>
          <w:rFonts w:ascii="Inter" w:hAnsi="Inter"/>
          <w:sz w:val="18"/>
          <w:szCs w:val="18"/>
        </w:rPr>
        <w:t xml:space="preserve"> Any safety violation produces cryptographic evidence (conflicting signed messages) that can be used to slash the responsible validators.</w:t>
      </w:r>
    </w:p>
    <w:p w14:paraId="21031FF5"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Cross-Chain Safety Extension:</w:t>
      </w:r>
      <w:r w:rsidRPr="00602E4B">
        <w:rPr>
          <w:rFonts w:ascii="Inter" w:hAnsi="Inter"/>
          <w:sz w:val="18"/>
          <w:szCs w:val="18"/>
        </w:rPr>
        <w:t xml:space="preserve"> For blocks containing cross-chain checkpoint data or bridge event attestations:</w:t>
      </w:r>
    </w:p>
    <w:p w14:paraId="0FEDBD25" w14:textId="77777777" w:rsidR="006F4CEF" w:rsidRPr="00602E4B" w:rsidRDefault="006F4CEF">
      <w:pPr>
        <w:numPr>
          <w:ilvl w:val="0"/>
          <w:numId w:val="31"/>
        </w:numPr>
        <w:spacing w:before="100" w:beforeAutospacing="1" w:after="100" w:afterAutospacing="1"/>
        <w:rPr>
          <w:rFonts w:ascii="Inter" w:hAnsi="Inter"/>
          <w:sz w:val="18"/>
          <w:szCs w:val="18"/>
        </w:rPr>
      </w:pPr>
      <w:r w:rsidRPr="00602E4B">
        <w:rPr>
          <w:rFonts w:ascii="Inter" w:hAnsi="Inter"/>
          <w:sz w:val="18"/>
          <w:szCs w:val="18"/>
        </w:rPr>
        <w:t>A finalized block's cross-chain claims cannot be reverted even if the external chain experiences a reorganization</w:t>
      </w:r>
    </w:p>
    <w:p w14:paraId="2E7DDE54" w14:textId="77777777" w:rsidR="006F4CEF" w:rsidRPr="00602E4B" w:rsidRDefault="006F4CEF">
      <w:pPr>
        <w:numPr>
          <w:ilvl w:val="0"/>
          <w:numId w:val="31"/>
        </w:numPr>
        <w:spacing w:before="100" w:beforeAutospacing="1" w:after="100" w:afterAutospacing="1"/>
        <w:rPr>
          <w:rFonts w:ascii="Inter" w:hAnsi="Inter"/>
          <w:sz w:val="18"/>
          <w:szCs w:val="18"/>
        </w:rPr>
      </w:pPr>
      <w:r w:rsidRPr="00602E4B">
        <w:rPr>
          <w:rFonts w:ascii="Inter" w:hAnsi="Inter"/>
          <w:sz w:val="18"/>
          <w:szCs w:val="18"/>
        </w:rPr>
        <w:t xml:space="preserve">If an external chain reorg invalidates a finalized Synergy block's cross-chain claims, the </w:t>
      </w:r>
      <w:r w:rsidRPr="00602E4B">
        <w:rPr>
          <w:rFonts w:ascii="Inter" w:hAnsi="Inter"/>
          <w:b/>
          <w:bCs/>
          <w:sz w:val="18"/>
          <w:szCs w:val="18"/>
        </w:rPr>
        <w:t>circuit breaker mechanism</w:t>
      </w:r>
      <w:r w:rsidRPr="00602E4B">
        <w:rPr>
          <w:rFonts w:ascii="Inter" w:hAnsi="Inter"/>
          <w:sz w:val="18"/>
          <w:szCs w:val="18"/>
        </w:rPr>
        <w:t xml:space="preserve"> automatically pauses affected bridges until governance resolves the discrepancy</w:t>
      </w:r>
    </w:p>
    <w:p w14:paraId="2DC70499" w14:textId="77777777" w:rsidR="006F4CEF" w:rsidRPr="00602E4B" w:rsidRDefault="006F4CEF">
      <w:pPr>
        <w:numPr>
          <w:ilvl w:val="0"/>
          <w:numId w:val="31"/>
        </w:numPr>
        <w:spacing w:before="100" w:beforeAutospacing="1" w:after="100" w:afterAutospacing="1"/>
        <w:rPr>
          <w:rFonts w:ascii="Inter" w:hAnsi="Inter"/>
          <w:sz w:val="18"/>
          <w:szCs w:val="18"/>
        </w:rPr>
      </w:pPr>
      <w:r w:rsidRPr="00602E4B">
        <w:rPr>
          <w:rFonts w:ascii="Inter" w:hAnsi="Inter"/>
          <w:sz w:val="18"/>
          <w:szCs w:val="18"/>
        </w:rPr>
        <w:t xml:space="preserve">Bridge relayers who attested to events that are later proven false (via fraud proofs) are subject to </w:t>
      </w:r>
      <w:r w:rsidRPr="00602E4B">
        <w:rPr>
          <w:rFonts w:ascii="Inter" w:hAnsi="Inter"/>
          <w:b/>
          <w:bCs/>
          <w:sz w:val="18"/>
          <w:szCs w:val="18"/>
        </w:rPr>
        <w:t>enhanced slashing</w:t>
      </w:r>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Pr="00602E4B">
        <w:rPr>
          <w:rFonts w:ascii="Inter" w:hAnsi="Inter"/>
          <w:sz w:val="18"/>
          <w:szCs w:val="18"/>
        </w:rPr>
        <w:t xml:space="preserve"> additional penalty) </w:t>
      </w:r>
    </w:p>
    <w:p w14:paraId="47083161"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4.2 Liveness Guarantees</w:t>
      </w:r>
    </w:p>
    <w:p w14:paraId="205B413D"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Theorem (Liveness):</w:t>
      </w:r>
      <w:r w:rsidRPr="00602E4B">
        <w:rPr>
          <w:rFonts w:ascii="Inter" w:hAnsi="Inter"/>
          <w:sz w:val="18"/>
          <w:szCs w:val="18"/>
        </w:rPr>
        <w:t xml:space="preserve"> After GST, if the network is partially synchronous and </w:t>
      </w:r>
      <m:oMath>
        <m:r>
          <w:rPr>
            <w:rFonts w:ascii="Cambria Math" w:hAnsi="Cambria Math"/>
            <w:sz w:val="18"/>
            <w:szCs w:val="18"/>
          </w:rPr>
          <m:t>f&lt;n</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validators are Byzantine, the protocol eventually finalizes new blocks. </w:t>
      </w:r>
    </w:p>
    <w:p w14:paraId="67E28352"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Proof Sketch:</w:t>
      </w:r>
    </w:p>
    <w:p w14:paraId="77D4C989"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After GST, messages arrive within </w:t>
      </w:r>
      <m:oMath>
        <m:r>
          <m:rPr>
            <m:sty m:val="p"/>
          </m:rPr>
          <w:rPr>
            <w:rFonts w:ascii="Cambria Math" w:hAnsi="Cambria Math"/>
            <w:sz w:val="18"/>
            <w:szCs w:val="18"/>
          </w:rPr>
          <m:t>Δ</m:t>
        </m:r>
      </m:oMath>
      <w:r w:rsidRPr="00602E4B">
        <w:rPr>
          <w:rFonts w:ascii="Inter" w:hAnsi="Inter"/>
          <w:sz w:val="18"/>
          <w:szCs w:val="18"/>
        </w:rPr>
        <w:t xml:space="preserve">. The protocol will eventually sample a round where: </w:t>
      </w:r>
    </w:p>
    <w:p w14:paraId="39448A6D" w14:textId="77777777" w:rsidR="006F4CEF" w:rsidRPr="00602E4B" w:rsidRDefault="006F4CEF">
      <w:pPr>
        <w:numPr>
          <w:ilvl w:val="0"/>
          <w:numId w:val="32"/>
        </w:numPr>
        <w:spacing w:before="100" w:beforeAutospacing="1" w:after="100" w:afterAutospacing="1"/>
        <w:rPr>
          <w:rFonts w:ascii="Inter" w:hAnsi="Inter"/>
          <w:sz w:val="18"/>
          <w:szCs w:val="18"/>
        </w:rPr>
      </w:pPr>
      <w:r w:rsidRPr="00602E4B">
        <w:rPr>
          <w:rFonts w:ascii="Inter" w:hAnsi="Inter"/>
          <w:sz w:val="18"/>
          <w:szCs w:val="18"/>
        </w:rPr>
        <w:t xml:space="preserve">Leader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is honest </w:t>
      </w:r>
    </w:p>
    <w:p w14:paraId="157F429B" w14:textId="77777777" w:rsidR="006F4CEF" w:rsidRPr="00602E4B" w:rsidRDefault="006F4CEF">
      <w:pPr>
        <w:numPr>
          <w:ilvl w:val="0"/>
          <w:numId w:val="32"/>
        </w:numPr>
        <w:spacing w:before="100" w:beforeAutospacing="1" w:after="100" w:afterAutospacing="1"/>
        <w:rPr>
          <w:rFonts w:ascii="Inter" w:hAnsi="Inter"/>
          <w:sz w:val="18"/>
          <w:szCs w:val="18"/>
        </w:rPr>
      </w:pPr>
      <w:r w:rsidRPr="00602E4B">
        <w:rPr>
          <w:rFonts w:ascii="Inter" w:hAnsi="Inter"/>
          <w:sz w:val="18"/>
          <w:szCs w:val="18"/>
        </w:rPr>
        <w:t xml:space="preserve">At least </w:t>
      </w:r>
      <m:oMath>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weight of committee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r w:rsidRPr="00602E4B">
        <w:rPr>
          <w:rFonts w:ascii="Inter" w:hAnsi="Inter"/>
          <w:sz w:val="18"/>
          <w:szCs w:val="18"/>
        </w:rPr>
        <w:t xml:space="preserve">is honest </w:t>
      </w:r>
    </w:p>
    <w:p w14:paraId="4E2AE0F7" w14:textId="77777777" w:rsidR="006F4CEF" w:rsidRPr="00602E4B" w:rsidRDefault="006F4CEF">
      <w:pPr>
        <w:numPr>
          <w:ilvl w:val="0"/>
          <w:numId w:val="32"/>
        </w:numPr>
        <w:spacing w:before="100" w:beforeAutospacing="1" w:after="100" w:afterAutospacing="1"/>
        <w:rPr>
          <w:rFonts w:ascii="Inter" w:hAnsi="Inter"/>
          <w:sz w:val="18"/>
          <w:szCs w:val="18"/>
        </w:rPr>
      </w:pPr>
      <w:r w:rsidRPr="00602E4B">
        <w:rPr>
          <w:rFonts w:ascii="Inter" w:hAnsi="Inter"/>
          <w:sz w:val="18"/>
          <w:szCs w:val="18"/>
        </w:rPr>
        <w:t xml:space="preserve">Timeout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&gt;3</m:t>
        </m:r>
        <m:r>
          <m:rPr>
            <m:sty m:val="p"/>
          </m:rPr>
          <w:rPr>
            <w:rFonts w:ascii="Cambria Math" w:hAnsi="Cambria Math"/>
            <w:sz w:val="18"/>
            <w:szCs w:val="18"/>
          </w:rPr>
          <m:t>Δ</m:t>
        </m:r>
      </m:oMath>
      <w:r w:rsidRPr="00602E4B">
        <w:rPr>
          <w:rFonts w:ascii="Inter" w:hAnsi="Inter"/>
          <w:sz w:val="18"/>
          <w:szCs w:val="18"/>
        </w:rPr>
        <w:t xml:space="preserve">(sufficient for message delivery) </w:t>
      </w:r>
    </w:p>
    <w:p w14:paraId="5E054775"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In such a round:</w:t>
      </w:r>
    </w:p>
    <w:p w14:paraId="0B934AA5" w14:textId="77777777" w:rsidR="006F4CEF" w:rsidRPr="00602E4B" w:rsidRDefault="006F4CEF">
      <w:pPr>
        <w:numPr>
          <w:ilvl w:val="0"/>
          <w:numId w:val="33"/>
        </w:numPr>
        <w:spacing w:before="100" w:beforeAutospacing="1" w:after="100" w:afterAutospacing="1"/>
        <w:rPr>
          <w:rFonts w:ascii="Inter" w:hAnsi="Inter"/>
          <w:sz w:val="18"/>
          <w:szCs w:val="18"/>
        </w:rPr>
      </w:pPr>
      <w:r w:rsidRPr="00602E4B">
        <w:rPr>
          <w:rFonts w:ascii="Inter" w:hAnsi="Inter"/>
          <w:sz w:val="18"/>
          <w:szCs w:val="18"/>
        </w:rPr>
        <w:t>Honest leader proposes a valid block</w:t>
      </w:r>
    </w:p>
    <w:p w14:paraId="2CA34813" w14:textId="77777777" w:rsidR="006F4CEF" w:rsidRPr="00602E4B" w:rsidRDefault="006F4CEF">
      <w:pPr>
        <w:numPr>
          <w:ilvl w:val="0"/>
          <w:numId w:val="33"/>
        </w:numPr>
        <w:spacing w:before="100" w:beforeAutospacing="1" w:after="100" w:afterAutospacing="1"/>
        <w:rPr>
          <w:rFonts w:ascii="Inter" w:hAnsi="Inter"/>
          <w:sz w:val="18"/>
          <w:szCs w:val="18"/>
        </w:rPr>
      </w:pPr>
      <w:r w:rsidRPr="00602E4B">
        <w:rPr>
          <w:rFonts w:ascii="Inter" w:hAnsi="Inter"/>
          <w:sz w:val="18"/>
          <w:szCs w:val="18"/>
        </w:rPr>
        <w:t xml:space="preserve">Honest committee members (≥ 2/3 weight) receive the proposal within </w:t>
      </w:r>
      <m:oMath>
        <m:r>
          <m:rPr>
            <m:sty m:val="p"/>
          </m:rPr>
          <w:rPr>
            <w:rFonts w:ascii="Cambria Math" w:hAnsi="Cambria Math"/>
            <w:sz w:val="18"/>
            <w:szCs w:val="18"/>
          </w:rPr>
          <m:t>Δ</m:t>
        </m:r>
      </m:oMath>
    </w:p>
    <w:p w14:paraId="0F10DA38" w14:textId="77777777" w:rsidR="006F4CEF" w:rsidRPr="00602E4B" w:rsidRDefault="006F4CEF">
      <w:pPr>
        <w:numPr>
          <w:ilvl w:val="0"/>
          <w:numId w:val="33"/>
        </w:numPr>
        <w:spacing w:before="100" w:beforeAutospacing="1" w:after="100" w:afterAutospacing="1"/>
        <w:rPr>
          <w:rFonts w:ascii="Inter" w:hAnsi="Inter"/>
          <w:sz w:val="18"/>
          <w:szCs w:val="18"/>
        </w:rPr>
      </w:pPr>
      <w:r w:rsidRPr="00602E4B">
        <w:rPr>
          <w:rFonts w:ascii="Inter" w:hAnsi="Inter"/>
          <w:sz w:val="18"/>
          <w:szCs w:val="18"/>
        </w:rPr>
        <w:t xml:space="preserve">They validate and vote within </w:t>
      </w:r>
      <m:oMath>
        <m:r>
          <m:rPr>
            <m:sty m:val="p"/>
          </m:rPr>
          <w:rPr>
            <w:rFonts w:ascii="Cambria Math" w:hAnsi="Cambria Math"/>
            <w:sz w:val="18"/>
            <w:szCs w:val="18"/>
          </w:rPr>
          <m:t>Δ</m:t>
        </m:r>
      </m:oMath>
    </w:p>
    <w:p w14:paraId="14905D9B" w14:textId="77777777" w:rsidR="006F4CEF" w:rsidRPr="00602E4B" w:rsidRDefault="006F4CEF">
      <w:pPr>
        <w:numPr>
          <w:ilvl w:val="0"/>
          <w:numId w:val="33"/>
        </w:numPr>
        <w:spacing w:before="100" w:beforeAutospacing="1" w:after="100" w:afterAutospacing="1"/>
        <w:rPr>
          <w:rFonts w:ascii="Inter" w:hAnsi="Inter"/>
          <w:sz w:val="18"/>
          <w:szCs w:val="18"/>
        </w:rPr>
      </w:pPr>
      <w:r w:rsidRPr="00602E4B">
        <w:rPr>
          <w:rFonts w:ascii="Inter" w:hAnsi="Inter"/>
          <w:sz w:val="18"/>
          <w:szCs w:val="18"/>
        </w:rPr>
        <w:t xml:space="preserve">Leader observes PREPARE quorum within </w:t>
      </w:r>
      <m:oMath>
        <m:r>
          <w:rPr>
            <w:rFonts w:ascii="Cambria Math" w:hAnsi="Cambria Math"/>
            <w:sz w:val="18"/>
            <w:szCs w:val="18"/>
          </w:rPr>
          <m:t>2</m:t>
        </m:r>
        <m:r>
          <m:rPr>
            <m:sty m:val="p"/>
          </m:rPr>
          <w:rPr>
            <w:rFonts w:ascii="Cambria Math" w:hAnsi="Cambria Math"/>
            <w:sz w:val="18"/>
            <w:szCs w:val="18"/>
          </w:rPr>
          <m:t>Δ</m:t>
        </m:r>
      </m:oMath>
    </w:p>
    <w:p w14:paraId="0163ACD3" w14:textId="77777777" w:rsidR="006F4CEF" w:rsidRPr="00602E4B" w:rsidRDefault="006F4CEF">
      <w:pPr>
        <w:numPr>
          <w:ilvl w:val="0"/>
          <w:numId w:val="33"/>
        </w:numPr>
        <w:spacing w:before="100" w:beforeAutospacing="1" w:after="100" w:afterAutospacing="1"/>
        <w:rPr>
          <w:rFonts w:ascii="Inter" w:hAnsi="Inter"/>
          <w:sz w:val="18"/>
          <w:szCs w:val="18"/>
        </w:rPr>
      </w:pPr>
      <w:r w:rsidRPr="00602E4B">
        <w:rPr>
          <w:rFonts w:ascii="Inter" w:hAnsi="Inter"/>
          <w:sz w:val="18"/>
          <w:szCs w:val="18"/>
        </w:rPr>
        <w:t>PRECOMMIT and COMMIT proceed similarly</w:t>
      </w:r>
    </w:p>
    <w:p w14:paraId="67E9BFE4"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Total time to finalize: </w:t>
      </w:r>
      <m:oMath>
        <m:r>
          <w:rPr>
            <w:rFonts w:ascii="Cambria Math" w:hAnsi="Cambria Math"/>
            <w:sz w:val="18"/>
            <w:szCs w:val="18"/>
          </w:rPr>
          <m:t>&lt;3×3</m:t>
        </m:r>
        <m:r>
          <m:rPr>
            <m:sty m:val="p"/>
          </m:rPr>
          <w:rPr>
            <w:rFonts w:ascii="Cambria Math" w:hAnsi="Cambria Math"/>
            <w:sz w:val="18"/>
            <w:szCs w:val="18"/>
          </w:rPr>
          <m:t>Δ</m:t>
        </m:r>
        <m:r>
          <w:rPr>
            <w:rFonts w:ascii="Cambria Math" w:hAnsi="Cambria Math"/>
            <w:sz w:val="18"/>
            <w:szCs w:val="18"/>
          </w:rPr>
          <m:t>=9</m:t>
        </m:r>
        <m:r>
          <m:rPr>
            <m:sty m:val="p"/>
          </m:rPr>
          <w:rPr>
            <w:rFonts w:ascii="Cambria Math" w:hAnsi="Cambria Math"/>
            <w:sz w:val="18"/>
            <w:szCs w:val="18"/>
          </w:rPr>
          <m:t>Δ</m:t>
        </m:r>
      </m:oMath>
      <w:r w:rsidRPr="00602E4B">
        <w:rPr>
          <w:rFonts w:ascii="Inter" w:hAnsi="Inter"/>
          <w:sz w:val="18"/>
          <w:szCs w:val="18"/>
        </w:rPr>
        <w:t xml:space="preserve">for this round. Since validator selection is random and Byzantine validators are </w:t>
      </w:r>
      <m:oMath>
        <m:r>
          <w:rPr>
            <w:rFonts w:ascii="Cambria Math" w:hAnsi="Cambria Math"/>
            <w:sz w:val="18"/>
            <w:szCs w:val="18"/>
          </w:rPr>
          <m:t>&lt;1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such a favorable round occurs with constant probability, ensuring eventual progress. □ </w:t>
      </w:r>
    </w:p>
    <w:p w14:paraId="0D73723D"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Cross-Chain Liveness Considerations:</w:t>
      </w:r>
    </w:p>
    <w:p w14:paraId="20F23606" w14:textId="77777777" w:rsidR="006F4CEF" w:rsidRPr="00602E4B" w:rsidRDefault="006F4CEF">
      <w:pPr>
        <w:numPr>
          <w:ilvl w:val="0"/>
          <w:numId w:val="34"/>
        </w:numPr>
        <w:spacing w:before="100" w:beforeAutospacing="1" w:after="100" w:afterAutospacing="1"/>
        <w:rPr>
          <w:rFonts w:ascii="Inter" w:hAnsi="Inter"/>
          <w:sz w:val="18"/>
          <w:szCs w:val="18"/>
        </w:rPr>
      </w:pPr>
      <w:r w:rsidRPr="00602E4B">
        <w:rPr>
          <w:rFonts w:ascii="Inter" w:hAnsi="Inter"/>
          <w:b/>
          <w:bCs/>
          <w:sz w:val="18"/>
          <w:szCs w:val="18"/>
        </w:rPr>
        <w:t>Consensus liveness is independent of external chain liveness</w:t>
      </w:r>
      <w:r w:rsidRPr="00602E4B">
        <w:rPr>
          <w:rFonts w:ascii="Inter" w:hAnsi="Inter"/>
          <w:sz w:val="18"/>
          <w:szCs w:val="18"/>
        </w:rPr>
        <w:t>: Even if Bitcoin or Ethereum experience downtime, Synergy consensus continues producing blocks</w:t>
      </w:r>
    </w:p>
    <w:p w14:paraId="070F4FF0" w14:textId="77777777" w:rsidR="006F4CEF" w:rsidRPr="00602E4B" w:rsidRDefault="006F4CEF">
      <w:pPr>
        <w:numPr>
          <w:ilvl w:val="0"/>
          <w:numId w:val="34"/>
        </w:numPr>
        <w:spacing w:before="100" w:beforeAutospacing="1" w:after="100" w:afterAutospacing="1"/>
        <w:rPr>
          <w:rFonts w:ascii="Inter" w:hAnsi="Inter"/>
          <w:sz w:val="18"/>
          <w:szCs w:val="18"/>
        </w:rPr>
      </w:pPr>
      <w:r w:rsidRPr="00602E4B">
        <w:rPr>
          <w:rFonts w:ascii="Inter" w:hAnsi="Inter"/>
          <w:b/>
          <w:bCs/>
          <w:sz w:val="18"/>
          <w:szCs w:val="18"/>
        </w:rPr>
        <w:t>Bridge operations may experience delays</w:t>
      </w:r>
      <w:r w:rsidRPr="00602E4B">
        <w:rPr>
          <w:rFonts w:ascii="Inter" w:hAnsi="Inter"/>
          <w:sz w:val="18"/>
          <w:szCs w:val="18"/>
        </w:rPr>
        <w:t>: Cross-chain transfers depend on external chain finality, but this doesn't block consensus</w:t>
      </w:r>
    </w:p>
    <w:p w14:paraId="717A4FCC" w14:textId="77777777" w:rsidR="006F4CEF" w:rsidRPr="00602E4B" w:rsidRDefault="006F4CEF">
      <w:pPr>
        <w:numPr>
          <w:ilvl w:val="0"/>
          <w:numId w:val="34"/>
        </w:numPr>
        <w:spacing w:before="100" w:beforeAutospacing="1" w:after="100" w:afterAutospacing="1"/>
        <w:rPr>
          <w:rFonts w:ascii="Inter" w:hAnsi="Inter"/>
          <w:sz w:val="18"/>
          <w:szCs w:val="18"/>
        </w:rPr>
      </w:pPr>
      <w:r w:rsidRPr="00602E4B">
        <w:rPr>
          <w:rFonts w:ascii="Inter" w:hAnsi="Inter"/>
          <w:b/>
          <w:bCs/>
          <w:sz w:val="18"/>
          <w:szCs w:val="18"/>
        </w:rPr>
        <w:lastRenderedPageBreak/>
        <w:t>Graceful degradation</w:t>
      </w:r>
      <w:r w:rsidRPr="00602E4B">
        <w:rPr>
          <w:rFonts w:ascii="Inter" w:hAnsi="Inter"/>
          <w:sz w:val="18"/>
          <w:szCs w:val="18"/>
        </w:rPr>
        <w:t xml:space="preserve">: If a bridge relayer subset becomes unavailable, remaining relayers can still form threshold signatures (as long as </w:t>
      </w:r>
      <m:oMath>
        <m:r>
          <w:rPr>
            <w:rFonts w:ascii="Cambria Math" w:hAnsi="Cambria Math"/>
            <w:sz w:val="18"/>
            <w:szCs w:val="18"/>
          </w:rPr>
          <m:t>t</m:t>
        </m:r>
      </m:oMath>
      <w:r w:rsidRPr="00602E4B">
        <w:rPr>
          <w:rFonts w:ascii="Inter" w:hAnsi="Inter"/>
          <w:sz w:val="18"/>
          <w:szCs w:val="18"/>
        </w:rPr>
        <w:t xml:space="preserve">out of </w:t>
      </w: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oMath>
      <w:r w:rsidRPr="00602E4B">
        <w:rPr>
          <w:rFonts w:ascii="Inter" w:hAnsi="Inter"/>
          <w:sz w:val="18"/>
          <w:szCs w:val="18"/>
        </w:rPr>
        <w:t xml:space="preserve">are online) </w:t>
      </w:r>
    </w:p>
    <w:p w14:paraId="7C544C5A" w14:textId="77777777" w:rsidR="006F4CEF" w:rsidRPr="00602E4B" w:rsidRDefault="006F4CEF" w:rsidP="006F4CEF">
      <w:pPr>
        <w:spacing w:before="100" w:beforeAutospacing="1" w:after="100" w:afterAutospacing="1"/>
        <w:outlineLvl w:val="2"/>
        <w:rPr>
          <w:rFonts w:ascii="Inter" w:hAnsi="Inter"/>
          <w:b/>
          <w:bCs/>
          <w:sz w:val="18"/>
          <w:szCs w:val="18"/>
        </w:rPr>
      </w:pPr>
      <w:r w:rsidRPr="00602E4B">
        <w:rPr>
          <w:rFonts w:ascii="Inter" w:hAnsi="Inter"/>
          <w:b/>
          <w:bCs/>
          <w:sz w:val="18"/>
          <w:szCs w:val="18"/>
        </w:rPr>
        <w:t>4.3 Cross-Chain Security Considerations</w:t>
      </w:r>
    </w:p>
    <w:p w14:paraId="490213A7"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Bridge Relayer Byzantine Tolerance:</w:t>
      </w:r>
    </w:p>
    <w:p w14:paraId="6FB8CA5A"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The cross-chain bridge system maintains security when fewer than </w:t>
      </w: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r>
          <w:rPr>
            <w:rFonts w:ascii="Cambria Math" w:hAnsi="Cambria Math"/>
            <w:sz w:val="18"/>
            <w:szCs w:val="18"/>
          </w:rPr>
          <m:t>+1</m:t>
        </m:r>
      </m:oMath>
      <w:r w:rsidRPr="00602E4B">
        <w:rPr>
          <w:rFonts w:ascii="Inter" w:hAnsi="Inter"/>
          <w:sz w:val="18"/>
          <w:szCs w:val="18"/>
        </w:rPr>
        <w:t xml:space="preserve">bridge relayers are Byzantine. Typically: </w:t>
      </w:r>
    </w:p>
    <w:p w14:paraId="1F37D2FD" w14:textId="77777777" w:rsidR="006F4CEF" w:rsidRPr="00602E4B" w:rsidRDefault="00000000">
      <w:pPr>
        <w:numPr>
          <w:ilvl w:val="0"/>
          <w:numId w:val="3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r>
          <w:rPr>
            <w:rFonts w:ascii="Cambria Math" w:hAnsi="Cambria Math"/>
            <w:sz w:val="18"/>
            <w:szCs w:val="18"/>
          </w:rPr>
          <m:t>=150</m:t>
        </m:r>
      </m:oMath>
      <w:r w:rsidR="006F4CEF" w:rsidRPr="00602E4B">
        <w:rPr>
          <w:rFonts w:ascii="Inter" w:hAnsi="Inter"/>
          <w:sz w:val="18"/>
          <w:szCs w:val="18"/>
        </w:rPr>
        <w:t xml:space="preserve">(separate from consensus validator set, though overlap allowed) </w:t>
      </w:r>
    </w:p>
    <w:p w14:paraId="3BA5E3CA" w14:textId="77777777" w:rsidR="006F4CEF" w:rsidRPr="00602E4B" w:rsidRDefault="00000000">
      <w:pPr>
        <w:numPr>
          <w:ilvl w:val="0"/>
          <w:numId w:val="3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r>
          <w:rPr>
            <w:rFonts w:ascii="Cambria Math" w:hAnsi="Cambria Math"/>
            <w:sz w:val="18"/>
            <w:szCs w:val="18"/>
          </w:rPr>
          <m:t>=100</m:t>
        </m:r>
      </m:oMath>
      <w:r w:rsidR="006F4CEF" w:rsidRPr="00602E4B">
        <w:rPr>
          <w:rFonts w:ascii="Inter" w:hAnsi="Inter"/>
          <w:sz w:val="18"/>
          <w:szCs w:val="18"/>
        </w:rPr>
        <w:t xml:space="preserve">(2/3 threshold) </w:t>
      </w:r>
    </w:p>
    <w:p w14:paraId="662098D8" w14:textId="77777777" w:rsidR="006F4CEF" w:rsidRPr="00602E4B" w:rsidRDefault="006F4CEF">
      <w:pPr>
        <w:numPr>
          <w:ilvl w:val="0"/>
          <w:numId w:val="35"/>
        </w:numPr>
        <w:spacing w:before="100" w:beforeAutospacing="1" w:after="100" w:afterAutospacing="1"/>
        <w:rPr>
          <w:rFonts w:ascii="Inter" w:hAnsi="Inter"/>
          <w:sz w:val="18"/>
          <w:szCs w:val="18"/>
        </w:rPr>
      </w:pPr>
      <w:r w:rsidRPr="00602E4B">
        <w:rPr>
          <w:rFonts w:ascii="Inter" w:hAnsi="Inter"/>
          <w:sz w:val="18"/>
          <w:szCs w:val="18"/>
        </w:rPr>
        <w:t xml:space="preserve">Maximum tolerable Byzantine relayers: </w:t>
      </w:r>
      <m:oMath>
        <m:r>
          <w:rPr>
            <w:rFonts w:ascii="Cambria Math" w:hAnsi="Cambria Math"/>
            <w:sz w:val="18"/>
            <w:szCs w:val="18"/>
          </w:rPr>
          <m:t>150-100+1=51</m:t>
        </m:r>
      </m:oMath>
      <w:r w:rsidRPr="00602E4B">
        <w:rPr>
          <w:rFonts w:ascii="Inter" w:hAnsi="Inter"/>
          <w:sz w:val="18"/>
          <w:szCs w:val="18"/>
        </w:rPr>
        <w:t xml:space="preserve">(34%) </w:t>
      </w:r>
    </w:p>
    <w:p w14:paraId="0B9475DB"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This provides stronger security than typical multi-sig bridges (which often have 5-of-8 or similar thresholds).</w:t>
      </w:r>
    </w:p>
    <w:p w14:paraId="597A0ECD"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External Chain Reorg Handling:</w:t>
      </w:r>
    </w:p>
    <w:p w14:paraId="3A96A9D0"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If an external chain (e.g., Ethereum) experiences a reorganization after Synergy has finalized a block containing attestations of events from that chain:</w:t>
      </w:r>
    </w:p>
    <w:p w14:paraId="40FD5426" w14:textId="77777777" w:rsidR="006F4CEF" w:rsidRPr="00602E4B" w:rsidRDefault="006F4CEF">
      <w:pPr>
        <w:numPr>
          <w:ilvl w:val="0"/>
          <w:numId w:val="36"/>
        </w:numPr>
        <w:spacing w:before="100" w:beforeAutospacing="1" w:after="100" w:afterAutospacing="1"/>
        <w:rPr>
          <w:rFonts w:ascii="Inter" w:hAnsi="Inter"/>
          <w:sz w:val="18"/>
          <w:szCs w:val="18"/>
        </w:rPr>
      </w:pPr>
      <w:r w:rsidRPr="00602E4B">
        <w:rPr>
          <w:rFonts w:ascii="Inter" w:hAnsi="Inter"/>
          <w:b/>
          <w:bCs/>
          <w:sz w:val="18"/>
          <w:szCs w:val="18"/>
        </w:rPr>
        <w:t>Fraud proof submission</w:t>
      </w:r>
      <w:r w:rsidRPr="00602E4B">
        <w:rPr>
          <w:rFonts w:ascii="Inter" w:hAnsi="Inter"/>
          <w:sz w:val="18"/>
          <w:szCs w:val="18"/>
        </w:rPr>
        <w:t>: Any validator can submit a fraud proof showing the external chain reorg</w:t>
      </w:r>
    </w:p>
    <w:p w14:paraId="51920980" w14:textId="77777777" w:rsidR="006F4CEF" w:rsidRPr="00602E4B" w:rsidRDefault="006F4CEF">
      <w:pPr>
        <w:numPr>
          <w:ilvl w:val="0"/>
          <w:numId w:val="36"/>
        </w:numPr>
        <w:spacing w:before="100" w:beforeAutospacing="1" w:after="100" w:afterAutospacing="1"/>
        <w:rPr>
          <w:rFonts w:ascii="Inter" w:hAnsi="Inter"/>
          <w:sz w:val="18"/>
          <w:szCs w:val="18"/>
        </w:rPr>
      </w:pPr>
      <w:r w:rsidRPr="00602E4B">
        <w:rPr>
          <w:rFonts w:ascii="Inter" w:hAnsi="Inter"/>
          <w:b/>
          <w:bCs/>
          <w:sz w:val="18"/>
          <w:szCs w:val="18"/>
        </w:rPr>
        <w:t>Circuit breaker activation</w:t>
      </w:r>
      <w:r w:rsidRPr="00602E4B">
        <w:rPr>
          <w:rFonts w:ascii="Inter" w:hAnsi="Inter"/>
          <w:sz w:val="18"/>
          <w:szCs w:val="18"/>
        </w:rPr>
        <w:t>: Affected bridge automatically pauses new transfers</w:t>
      </w:r>
    </w:p>
    <w:p w14:paraId="6A834937" w14:textId="77777777" w:rsidR="006F4CEF" w:rsidRPr="00602E4B" w:rsidRDefault="006F4CEF">
      <w:pPr>
        <w:numPr>
          <w:ilvl w:val="0"/>
          <w:numId w:val="36"/>
        </w:numPr>
        <w:spacing w:before="100" w:beforeAutospacing="1" w:after="100" w:afterAutospacing="1"/>
        <w:rPr>
          <w:rFonts w:ascii="Inter" w:hAnsi="Inter"/>
          <w:sz w:val="18"/>
          <w:szCs w:val="18"/>
        </w:rPr>
      </w:pPr>
      <w:r w:rsidRPr="00602E4B">
        <w:rPr>
          <w:rFonts w:ascii="Inter" w:hAnsi="Inter"/>
          <w:b/>
          <w:bCs/>
          <w:sz w:val="18"/>
          <w:szCs w:val="18"/>
        </w:rPr>
        <w:t>DAO emergency governance</w:t>
      </w:r>
      <w:r w:rsidRPr="00602E4B">
        <w:rPr>
          <w:rFonts w:ascii="Inter" w:hAnsi="Inter"/>
          <w:sz w:val="18"/>
          <w:szCs w:val="18"/>
        </w:rPr>
        <w:t xml:space="preserve">: Security Council reviews the situation and proposes one of: </w:t>
      </w:r>
    </w:p>
    <w:p w14:paraId="499CBB64" w14:textId="77777777" w:rsidR="006F4CEF" w:rsidRPr="00602E4B" w:rsidRDefault="006F4CEF">
      <w:pPr>
        <w:numPr>
          <w:ilvl w:val="1"/>
          <w:numId w:val="36"/>
        </w:numPr>
        <w:spacing w:before="100" w:beforeAutospacing="1" w:after="100" w:afterAutospacing="1"/>
        <w:rPr>
          <w:rFonts w:ascii="Inter" w:hAnsi="Inter"/>
          <w:sz w:val="18"/>
          <w:szCs w:val="18"/>
        </w:rPr>
      </w:pPr>
      <w:r w:rsidRPr="00602E4B">
        <w:rPr>
          <w:rFonts w:ascii="Inter" w:hAnsi="Inter"/>
          <w:b/>
          <w:bCs/>
          <w:sz w:val="18"/>
          <w:szCs w:val="18"/>
        </w:rPr>
        <w:t>Revert finality</w:t>
      </w:r>
      <w:r w:rsidRPr="00602E4B">
        <w:rPr>
          <w:rFonts w:ascii="Inter" w:hAnsi="Inter"/>
          <w:sz w:val="18"/>
          <w:szCs w:val="18"/>
        </w:rPr>
        <w:t xml:space="preserve"> (if Synergy block is recent enough and community approves)</w:t>
      </w:r>
    </w:p>
    <w:p w14:paraId="15B817B8" w14:textId="77777777" w:rsidR="006F4CEF" w:rsidRPr="00602E4B" w:rsidRDefault="006F4CEF">
      <w:pPr>
        <w:numPr>
          <w:ilvl w:val="1"/>
          <w:numId w:val="36"/>
        </w:numPr>
        <w:spacing w:before="100" w:beforeAutospacing="1" w:after="100" w:afterAutospacing="1"/>
        <w:ind w:right="-360"/>
        <w:rPr>
          <w:rFonts w:ascii="Inter" w:hAnsi="Inter"/>
          <w:sz w:val="18"/>
          <w:szCs w:val="18"/>
        </w:rPr>
      </w:pPr>
      <w:r w:rsidRPr="00602E4B">
        <w:rPr>
          <w:rFonts w:ascii="Inter" w:hAnsi="Inter"/>
          <w:b/>
          <w:bCs/>
          <w:sz w:val="18"/>
          <w:szCs w:val="18"/>
        </w:rPr>
        <w:t>Accept finality</w:t>
      </w:r>
      <w:r w:rsidRPr="00602E4B">
        <w:rPr>
          <w:rFonts w:ascii="Inter" w:hAnsi="Inter"/>
          <w:sz w:val="18"/>
          <w:szCs w:val="18"/>
        </w:rPr>
        <w:t xml:space="preserve"> (if Synergy block is too old or reversion would be more disruptive)</w:t>
      </w:r>
    </w:p>
    <w:p w14:paraId="5272BB05" w14:textId="77777777" w:rsidR="006F4CEF" w:rsidRPr="00602E4B" w:rsidRDefault="006F4CEF">
      <w:pPr>
        <w:numPr>
          <w:ilvl w:val="0"/>
          <w:numId w:val="37"/>
        </w:numPr>
        <w:spacing w:before="100" w:beforeAutospacing="1" w:after="100" w:afterAutospacing="1"/>
        <w:rPr>
          <w:rFonts w:ascii="Inter" w:hAnsi="Inter"/>
          <w:sz w:val="18"/>
          <w:szCs w:val="18"/>
        </w:rPr>
      </w:pPr>
      <w:r w:rsidRPr="00602E4B">
        <w:rPr>
          <w:rFonts w:ascii="Inter" w:hAnsi="Inter"/>
          <w:b/>
          <w:bCs/>
          <w:sz w:val="18"/>
          <w:szCs w:val="18"/>
        </w:rPr>
        <w:t>Bridge compensation fund</w:t>
      </w:r>
      <w:r w:rsidRPr="00602E4B">
        <w:rPr>
          <w:rFonts w:ascii="Inter" w:hAnsi="Inter"/>
          <w:sz w:val="18"/>
          <w:szCs w:val="18"/>
        </w:rPr>
        <w:t xml:space="preserve"> (users affected by the discrepancy are reimbursed from treasury)</w:t>
      </w:r>
    </w:p>
    <w:p w14:paraId="167D8C1B"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b/>
          <w:bCs/>
          <w:sz w:val="18"/>
          <w:szCs w:val="18"/>
        </w:rPr>
        <w:t>Witness Node Attestation Requirements:</w:t>
      </w:r>
    </w:p>
    <w:p w14:paraId="6974A0C0" w14:textId="77777777" w:rsidR="006F4CEF" w:rsidRPr="00602E4B" w:rsidRDefault="006F4CEF" w:rsidP="006F4CEF">
      <w:pPr>
        <w:spacing w:before="100" w:beforeAutospacing="1" w:after="100" w:afterAutospacing="1"/>
        <w:rPr>
          <w:rFonts w:ascii="Inter" w:hAnsi="Inter"/>
          <w:sz w:val="18"/>
          <w:szCs w:val="18"/>
        </w:rPr>
      </w:pPr>
      <w:r w:rsidRPr="00602E4B">
        <w:rPr>
          <w:rFonts w:ascii="Inter" w:hAnsi="Inter"/>
          <w:sz w:val="18"/>
          <w:szCs w:val="18"/>
        </w:rPr>
        <w:t xml:space="preserve">For high-value cross-chain transfers or security-critical bridge operations, the protocol can require </w:t>
      </w:r>
      <w:r w:rsidRPr="00602E4B">
        <w:rPr>
          <w:rFonts w:ascii="Inter" w:hAnsi="Inter"/>
          <w:b/>
          <w:bCs/>
          <w:sz w:val="18"/>
          <w:szCs w:val="18"/>
        </w:rPr>
        <w:t>multiple independent witness confirmations</w:t>
      </w:r>
      <w:r w:rsidRPr="00602E4B">
        <w:rPr>
          <w:rFonts w:ascii="Inter" w:hAnsi="Inter"/>
          <w:sz w:val="18"/>
          <w:szCs w:val="18"/>
        </w:rPr>
        <w:t>:</w:t>
      </w:r>
    </w:p>
    <w:p w14:paraId="3A47E7C0" w14:textId="77777777" w:rsidR="006F4CEF" w:rsidRPr="00602E4B" w:rsidRDefault="006F4CEF">
      <w:pPr>
        <w:numPr>
          <w:ilvl w:val="0"/>
          <w:numId w:val="38"/>
        </w:numPr>
        <w:spacing w:before="100" w:beforeAutospacing="1" w:after="100" w:afterAutospacing="1"/>
        <w:rPr>
          <w:rFonts w:ascii="Inter" w:hAnsi="Inter"/>
          <w:sz w:val="18"/>
          <w:szCs w:val="18"/>
        </w:rPr>
      </w:pPr>
      <w:r w:rsidRPr="00602E4B">
        <w:rPr>
          <w:rFonts w:ascii="Inter" w:hAnsi="Inter"/>
          <w:sz w:val="18"/>
          <w:szCs w:val="18"/>
        </w:rPr>
        <w:t>Standard transfers: Threshold signature from bridge relayers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Pr="00602E4B">
        <w:rPr>
          <w:rFonts w:ascii="Inter" w:hAnsi="Inter"/>
          <w:sz w:val="18"/>
          <w:szCs w:val="18"/>
        </w:rPr>
        <w:t xml:space="preserve"> of </w:t>
      </w: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oMath>
      <w:r w:rsidRPr="00602E4B">
        <w:rPr>
          <w:rFonts w:ascii="Inter" w:hAnsi="Inter"/>
          <w:sz w:val="18"/>
          <w:szCs w:val="18"/>
        </w:rPr>
        <w:t xml:space="preserve">) </w:t>
      </w:r>
    </w:p>
    <w:p w14:paraId="73929035" w14:textId="77777777" w:rsidR="006F4CEF" w:rsidRPr="00602E4B" w:rsidRDefault="006F4CEF">
      <w:pPr>
        <w:numPr>
          <w:ilvl w:val="0"/>
          <w:numId w:val="38"/>
        </w:numPr>
        <w:spacing w:before="100" w:beforeAutospacing="1" w:after="100" w:afterAutospacing="1"/>
        <w:rPr>
          <w:rFonts w:ascii="Inter" w:hAnsi="Inter"/>
          <w:sz w:val="18"/>
          <w:szCs w:val="18"/>
        </w:rPr>
      </w:pPr>
      <w:r w:rsidRPr="00602E4B">
        <w:rPr>
          <w:rFonts w:ascii="Inter" w:hAnsi="Inter"/>
          <w:sz w:val="18"/>
          <w:szCs w:val="18"/>
        </w:rPr>
        <w:t xml:space="preserve">High-value transfers (&gt;100k USD equivalent): Additional attestations from $k independent witness nodes (default </w:t>
      </w:r>
      <m:oMath>
        <m:r>
          <w:rPr>
            <w:rFonts w:ascii="Cambria Math" w:hAnsi="Cambria Math"/>
            <w:sz w:val="18"/>
            <w:szCs w:val="18"/>
          </w:rPr>
          <m:t>k=5</m:t>
        </m:r>
      </m:oMath>
      <w:r w:rsidRPr="00602E4B">
        <w:rPr>
          <w:rFonts w:ascii="Inter" w:hAnsi="Inter"/>
          <w:sz w:val="18"/>
          <w:szCs w:val="18"/>
        </w:rPr>
        <w:t xml:space="preserve">) </w:t>
      </w:r>
    </w:p>
    <w:p w14:paraId="58B32AD4" w14:textId="77777777" w:rsidR="006F4CEF" w:rsidRPr="00602E4B" w:rsidRDefault="006F4CEF">
      <w:pPr>
        <w:numPr>
          <w:ilvl w:val="0"/>
          <w:numId w:val="38"/>
        </w:numPr>
        <w:spacing w:before="100" w:beforeAutospacing="1" w:after="100" w:afterAutospacing="1"/>
        <w:rPr>
          <w:rFonts w:ascii="Inter" w:hAnsi="Inter"/>
          <w:sz w:val="18"/>
          <w:szCs w:val="18"/>
        </w:rPr>
      </w:pPr>
      <w:r w:rsidRPr="00602E4B">
        <w:rPr>
          <w:rFonts w:ascii="Inter" w:hAnsi="Inter"/>
          <w:sz w:val="18"/>
          <w:szCs w:val="18"/>
        </w:rPr>
        <w:t>Emergency transfers during bridge maintenance: Requires Security Council multi-sig + witness attestations + higher timeout for fraud proof window</w:t>
      </w:r>
    </w:p>
    <w:p w14:paraId="6C7EDE4E" w14:textId="77777777" w:rsidR="006F4CEF" w:rsidRPr="00602E4B" w:rsidRDefault="00035578" w:rsidP="006F4CEF">
      <w:pPr>
        <w:rPr>
          <w:rFonts w:ascii="Inter" w:hAnsi="Inter"/>
          <w:sz w:val="18"/>
          <w:szCs w:val="18"/>
        </w:rPr>
      </w:pPr>
      <w:r>
        <w:pict w14:anchorId="13245E72">
          <v:rect id="Rectangle 47" o:spid="_x0000_s10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C4B063" w14:textId="77777777" w:rsidR="000F59A8" w:rsidRPr="00602E4B" w:rsidRDefault="000F59A8" w:rsidP="006F4CEF">
      <w:pPr>
        <w:rPr>
          <w:rFonts w:ascii="Inter" w:hAnsi="Inter"/>
          <w:sz w:val="18"/>
          <w:szCs w:val="18"/>
        </w:rPr>
      </w:pPr>
    </w:p>
    <w:p w14:paraId="08A2D37F"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5. Mathematical Foundations</w:t>
      </w:r>
    </w:p>
    <w:p w14:paraId="699856C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This section provides detailed explanations of all equations used in the protocol, including their mathematical properties, implementation considerations, and worked examples with SUIP cross-chain integration context.</w:t>
      </w:r>
    </w:p>
    <w:p w14:paraId="1445C725"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5.1 Validator Weight Computation</w:t>
      </w:r>
    </w:p>
    <w:p w14:paraId="53F5886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0D7F50A2"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S</m:t>
              </m:r>
            </m:e>
            <m:sub>
              <m:r>
                <w:rPr>
                  <w:rFonts w:ascii="Cambria Math" w:hAnsi="Cambria Math"/>
                  <w:sz w:val="18"/>
                  <w:szCs w:val="18"/>
                </w:rPr>
                <m:t>i</m:t>
              </m:r>
            </m:sub>
            <m:sup>
              <m:r>
                <w:rPr>
                  <w:rFonts w:ascii="Cambria Math" w:hAnsi="Cambria Math"/>
                  <w:sz w:val="18"/>
                  <w:szCs w:val="18"/>
                </w:rPr>
                <m:t>α</m:t>
              </m:r>
            </m:sup>
          </m:sSubSup>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β</m:t>
              </m:r>
            </m:sup>
          </m:sSubSup>
          <m:r>
            <w:rPr>
              <w:rFonts w:ascii="Cambria Math" w:hAnsi="Cambria Math"/>
              <w:sz w:val="18"/>
              <w:szCs w:val="18"/>
            </w:rPr>
            <m:t>⋅(1+κ⋅</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γ</m:t>
              </m:r>
            </m:sup>
          </m:sSup>
          <m:r>
            <m:rPr>
              <m:sty m:val="p"/>
            </m:rPr>
            <w:rPr>
              <w:rFonts w:ascii="Cambria Math" w:hAnsi="Cambria Math"/>
              <w:sz w:val="18"/>
              <w:szCs w:val="18"/>
            </w:rPr>
            <w:br/>
          </m:r>
        </m:oMath>
      </m:oMathPara>
    </w:p>
    <w:p w14:paraId="68450F9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3C734123" w14:textId="77777777" w:rsidR="000F59A8" w:rsidRPr="00602E4B" w:rsidRDefault="00000000">
      <w:pPr>
        <w:numPr>
          <w:ilvl w:val="0"/>
          <w:numId w:val="3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000F59A8" w:rsidRPr="00602E4B">
        <w:rPr>
          <w:rFonts w:ascii="Inter" w:hAnsi="Inter"/>
          <w:sz w:val="18"/>
          <w:szCs w:val="18"/>
        </w:rPr>
        <w:t xml:space="preserve">- The raw weight of validator </w:t>
      </w:r>
      <m:oMath>
        <m:r>
          <w:rPr>
            <w:rFonts w:ascii="Cambria Math" w:hAnsi="Cambria Math"/>
            <w:sz w:val="18"/>
            <w:szCs w:val="18"/>
          </w:rPr>
          <m:t>i</m:t>
        </m:r>
      </m:oMath>
      <w:r w:rsidR="000F59A8" w:rsidRPr="00602E4B">
        <w:rPr>
          <w:rFonts w:ascii="Inter" w:hAnsi="Inter"/>
          <w:sz w:val="18"/>
          <w:szCs w:val="18"/>
        </w:rPr>
        <w:t xml:space="preserve">, representing their influence in consensus decisions </w:t>
      </w:r>
    </w:p>
    <w:p w14:paraId="2C96A12D" w14:textId="77777777" w:rsidR="000F59A8" w:rsidRPr="00602E4B" w:rsidRDefault="00000000">
      <w:pPr>
        <w:numPr>
          <w:ilvl w:val="0"/>
          <w:numId w:val="3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oMath>
      <w:r w:rsidR="000F59A8" w:rsidRPr="00602E4B">
        <w:rPr>
          <w:rFonts w:ascii="Inter" w:hAnsi="Inter"/>
          <w:sz w:val="18"/>
          <w:szCs w:val="18"/>
        </w:rPr>
        <w:t>- Stake in SNRG coins (economic security deposit)</w:t>
      </w:r>
    </w:p>
    <w:p w14:paraId="29B1FD70" w14:textId="77777777" w:rsidR="000F59A8" w:rsidRPr="00602E4B" w:rsidRDefault="00000000">
      <w:pPr>
        <w:numPr>
          <w:ilvl w:val="0"/>
          <w:numId w:val="3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oMath>
      <w:r w:rsidR="000F59A8" w:rsidRPr="00602E4B">
        <w:rPr>
          <w:rFonts w:ascii="Inter" w:hAnsi="Inter"/>
          <w:sz w:val="18"/>
          <w:szCs w:val="18"/>
        </w:rPr>
        <w:t xml:space="preserve">- Reputation score normalized to </w:t>
      </w:r>
      <m:oMath>
        <m:r>
          <w:rPr>
            <w:rFonts w:ascii="Cambria Math" w:hAnsi="Cambria Math"/>
            <w:sz w:val="18"/>
            <w:szCs w:val="18"/>
          </w:rPr>
          <m:t>[0,1]</m:t>
        </m:r>
      </m:oMath>
      <w:r w:rsidR="000F59A8" w:rsidRPr="00602E4B">
        <w:rPr>
          <w:rFonts w:ascii="Inter" w:hAnsi="Inter"/>
          <w:sz w:val="18"/>
          <w:szCs w:val="18"/>
        </w:rPr>
        <w:t xml:space="preserve">, where 1 indicates perfect historical performance </w:t>
      </w:r>
    </w:p>
    <w:p w14:paraId="2C546D1B" w14:textId="77777777" w:rsidR="000F59A8" w:rsidRPr="00602E4B" w:rsidRDefault="00000000">
      <w:pPr>
        <w:numPr>
          <w:ilvl w:val="0"/>
          <w:numId w:val="3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w:r w:rsidR="000F59A8" w:rsidRPr="00602E4B">
        <w:rPr>
          <w:rFonts w:ascii="Inter" w:hAnsi="Inter"/>
          <w:sz w:val="18"/>
          <w:szCs w:val="18"/>
        </w:rPr>
        <w:t xml:space="preserve">- Contribution score (≥ 0) measuring ecosystem value including: </w:t>
      </w:r>
    </w:p>
    <w:p w14:paraId="3DEA8039" w14:textId="77777777" w:rsidR="000F59A8" w:rsidRPr="00602E4B" w:rsidRDefault="000F59A8">
      <w:pPr>
        <w:numPr>
          <w:ilvl w:val="1"/>
          <w:numId w:val="39"/>
        </w:numPr>
        <w:spacing w:before="100" w:beforeAutospacing="1" w:after="100" w:afterAutospacing="1"/>
        <w:rPr>
          <w:rFonts w:ascii="Inter" w:hAnsi="Inter"/>
          <w:sz w:val="18"/>
          <w:szCs w:val="18"/>
        </w:rPr>
      </w:pPr>
      <w:r w:rsidRPr="00602E4B">
        <w:rPr>
          <w:rFonts w:ascii="Inter" w:hAnsi="Inter"/>
          <w:sz w:val="18"/>
          <w:szCs w:val="18"/>
        </w:rPr>
        <w:t>Traditional contributions: grants, development, community support</w:t>
      </w:r>
    </w:p>
    <w:p w14:paraId="6845D542" w14:textId="77777777" w:rsidR="000F59A8" w:rsidRPr="00602E4B" w:rsidRDefault="000F59A8">
      <w:pPr>
        <w:numPr>
          <w:ilvl w:val="1"/>
          <w:numId w:val="39"/>
        </w:numPr>
        <w:spacing w:before="100" w:beforeAutospacing="1" w:after="100" w:afterAutospacing="1"/>
        <w:rPr>
          <w:rFonts w:ascii="Inter" w:hAnsi="Inter"/>
          <w:sz w:val="18"/>
          <w:szCs w:val="18"/>
        </w:rPr>
      </w:pPr>
      <w:r w:rsidRPr="00602E4B">
        <w:rPr>
          <w:rFonts w:ascii="Inter" w:hAnsi="Inter"/>
          <w:b/>
          <w:bCs/>
          <w:sz w:val="18"/>
          <w:szCs w:val="18"/>
        </w:rPr>
        <w:t>Cross-chain service contributions</w:t>
      </w:r>
      <w:r w:rsidRPr="00602E4B">
        <w:rPr>
          <w:rFonts w:ascii="Inter" w:hAnsi="Inter"/>
          <w:sz w:val="18"/>
          <w:szCs w:val="18"/>
        </w:rPr>
        <w:t>: bridge relaying, witness attestations, oracle services</w:t>
      </w:r>
    </w:p>
    <w:p w14:paraId="5A133AEA" w14:textId="77777777" w:rsidR="000F59A8" w:rsidRPr="00602E4B" w:rsidRDefault="000F59A8">
      <w:pPr>
        <w:numPr>
          <w:ilvl w:val="1"/>
          <w:numId w:val="39"/>
        </w:numPr>
        <w:spacing w:before="100" w:beforeAutospacing="1" w:after="100" w:afterAutospacing="1"/>
        <w:rPr>
          <w:rFonts w:ascii="Inter" w:hAnsi="Inter"/>
          <w:sz w:val="18"/>
          <w:szCs w:val="18"/>
        </w:rPr>
      </w:pPr>
      <w:r w:rsidRPr="00602E4B">
        <w:rPr>
          <w:rFonts w:ascii="Inter" w:hAnsi="Inter"/>
          <w:b/>
          <w:bCs/>
          <w:sz w:val="18"/>
          <w:szCs w:val="18"/>
        </w:rPr>
        <w:t>Multi-chain infrastructure</w:t>
      </w:r>
      <w:r w:rsidRPr="00602E4B">
        <w:rPr>
          <w:rFonts w:ascii="Inter" w:hAnsi="Inter"/>
          <w:sz w:val="18"/>
          <w:szCs w:val="18"/>
        </w:rPr>
        <w:t>: operating nodes on multiple external chains</w:t>
      </w:r>
    </w:p>
    <w:p w14:paraId="2EC7F91A" w14:textId="77777777" w:rsidR="000F59A8" w:rsidRPr="00602E4B" w:rsidRDefault="000F59A8">
      <w:pPr>
        <w:numPr>
          <w:ilvl w:val="0"/>
          <w:numId w:val="39"/>
        </w:numPr>
        <w:spacing w:before="100" w:beforeAutospacing="1" w:after="100" w:afterAutospacing="1"/>
        <w:rPr>
          <w:rFonts w:ascii="Inter" w:hAnsi="Inter"/>
          <w:sz w:val="18"/>
          <w:szCs w:val="18"/>
        </w:rPr>
      </w:pPr>
      <m:oMath>
        <m:r>
          <w:rPr>
            <w:rFonts w:ascii="Cambria Math" w:hAnsi="Cambria Math"/>
            <w:sz w:val="18"/>
            <w:szCs w:val="18"/>
          </w:rPr>
          <m:t>α</m:t>
        </m:r>
      </m:oMath>
      <w:r w:rsidRPr="00602E4B">
        <w:rPr>
          <w:rFonts w:ascii="Inter" w:hAnsi="Inter"/>
          <w:sz w:val="18"/>
          <w:szCs w:val="18"/>
        </w:rPr>
        <w:t>- Stake exponent controlling stake influence (default: 1 for linear)</w:t>
      </w:r>
    </w:p>
    <w:p w14:paraId="48AC28F8" w14:textId="77777777" w:rsidR="000F59A8" w:rsidRPr="00602E4B" w:rsidRDefault="000F59A8">
      <w:pPr>
        <w:numPr>
          <w:ilvl w:val="0"/>
          <w:numId w:val="39"/>
        </w:numPr>
        <w:spacing w:before="100" w:beforeAutospacing="1" w:after="100" w:afterAutospacing="1"/>
        <w:rPr>
          <w:rFonts w:ascii="Inter" w:hAnsi="Inter"/>
          <w:sz w:val="18"/>
          <w:szCs w:val="18"/>
        </w:rPr>
      </w:pPr>
      <m:oMath>
        <m:r>
          <w:rPr>
            <w:rFonts w:ascii="Cambria Math" w:hAnsi="Cambria Math"/>
            <w:sz w:val="18"/>
            <w:szCs w:val="18"/>
          </w:rPr>
          <m:t>β</m:t>
        </m:r>
      </m:oMath>
      <w:r w:rsidRPr="00602E4B">
        <w:rPr>
          <w:rFonts w:ascii="Inter" w:hAnsi="Inter"/>
          <w:sz w:val="18"/>
          <w:szCs w:val="18"/>
        </w:rPr>
        <w:t>- Reputation exponent (default: 1 for linear)</w:t>
      </w:r>
    </w:p>
    <w:p w14:paraId="0FAC99B9" w14:textId="77777777" w:rsidR="000F59A8" w:rsidRPr="00602E4B" w:rsidRDefault="000F59A8">
      <w:pPr>
        <w:numPr>
          <w:ilvl w:val="0"/>
          <w:numId w:val="39"/>
        </w:numPr>
        <w:spacing w:before="100" w:beforeAutospacing="1" w:after="100" w:afterAutospacing="1"/>
        <w:rPr>
          <w:rFonts w:ascii="Inter" w:hAnsi="Inter"/>
          <w:sz w:val="18"/>
          <w:szCs w:val="18"/>
        </w:rPr>
      </w:pPr>
      <m:oMath>
        <m:r>
          <w:rPr>
            <w:rFonts w:ascii="Cambria Math" w:hAnsi="Cambria Math"/>
            <w:sz w:val="18"/>
            <w:szCs w:val="18"/>
          </w:rPr>
          <m:t>γ</m:t>
        </m:r>
      </m:oMath>
      <w:r w:rsidRPr="00602E4B">
        <w:rPr>
          <w:rFonts w:ascii="Inter" w:hAnsi="Inter"/>
          <w:sz w:val="18"/>
          <w:szCs w:val="18"/>
        </w:rPr>
        <w:t>- Contribution exponent (default: 0 for MVP Phase 0-1, gradually enabled to 0.5 by Phase 3)</w:t>
      </w:r>
    </w:p>
    <w:p w14:paraId="6B9209B3" w14:textId="77777777" w:rsidR="000F59A8" w:rsidRPr="00602E4B" w:rsidRDefault="000F59A8">
      <w:pPr>
        <w:numPr>
          <w:ilvl w:val="0"/>
          <w:numId w:val="39"/>
        </w:numPr>
        <w:spacing w:before="100" w:beforeAutospacing="1" w:after="100" w:afterAutospacing="1"/>
        <w:rPr>
          <w:rFonts w:ascii="Inter" w:hAnsi="Inter"/>
          <w:sz w:val="18"/>
          <w:szCs w:val="18"/>
        </w:rPr>
      </w:pPr>
      <m:oMath>
        <m:r>
          <w:rPr>
            <w:rFonts w:ascii="Cambria Math" w:hAnsi="Cambria Math"/>
            <w:sz w:val="18"/>
            <w:szCs w:val="18"/>
          </w:rPr>
          <m:t>κ</m:t>
        </m:r>
      </m:oMath>
      <w:r w:rsidRPr="00602E4B">
        <w:rPr>
          <w:rFonts w:ascii="Inter" w:hAnsi="Inter"/>
          <w:sz w:val="18"/>
          <w:szCs w:val="18"/>
        </w:rPr>
        <w:t>- Scale factor normalizing contribution to comparable magnitude with stake×reputation</w:t>
      </w:r>
    </w:p>
    <w:p w14:paraId="5C8AFA6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Role in Protocol:</w:t>
      </w:r>
    </w:p>
    <w:p w14:paraId="5AB554A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This weight determines:</w:t>
      </w:r>
    </w:p>
    <w:p w14:paraId="797D6195" w14:textId="77777777" w:rsidR="000F59A8" w:rsidRPr="00602E4B" w:rsidRDefault="000F59A8">
      <w:pPr>
        <w:numPr>
          <w:ilvl w:val="0"/>
          <w:numId w:val="40"/>
        </w:numPr>
        <w:spacing w:before="100" w:beforeAutospacing="1" w:after="100" w:afterAutospacing="1"/>
        <w:rPr>
          <w:rFonts w:ascii="Inter" w:hAnsi="Inter"/>
          <w:sz w:val="18"/>
          <w:szCs w:val="18"/>
        </w:rPr>
      </w:pPr>
      <w:r w:rsidRPr="00602E4B">
        <w:rPr>
          <w:rFonts w:ascii="Inter" w:hAnsi="Inter"/>
          <w:b/>
          <w:bCs/>
          <w:sz w:val="18"/>
          <w:szCs w:val="18"/>
        </w:rPr>
        <w:t>Sampling probability</w:t>
      </w:r>
      <w:r w:rsidRPr="00602E4B">
        <w:rPr>
          <w:rFonts w:ascii="Inter" w:hAnsi="Inter"/>
          <w:sz w:val="18"/>
          <w:szCs w:val="18"/>
        </w:rPr>
        <w:t xml:space="preserve"> for leader and committee selection</w:t>
      </w:r>
    </w:p>
    <w:p w14:paraId="5A1585F1" w14:textId="77777777" w:rsidR="000F59A8" w:rsidRPr="00602E4B" w:rsidRDefault="000F59A8">
      <w:pPr>
        <w:numPr>
          <w:ilvl w:val="0"/>
          <w:numId w:val="40"/>
        </w:numPr>
        <w:spacing w:before="100" w:beforeAutospacing="1" w:after="100" w:afterAutospacing="1"/>
        <w:rPr>
          <w:rFonts w:ascii="Inter" w:hAnsi="Inter"/>
          <w:sz w:val="18"/>
          <w:szCs w:val="18"/>
        </w:rPr>
      </w:pPr>
      <w:r w:rsidRPr="00602E4B">
        <w:rPr>
          <w:rFonts w:ascii="Inter" w:hAnsi="Inter"/>
          <w:b/>
          <w:bCs/>
          <w:sz w:val="18"/>
          <w:szCs w:val="18"/>
        </w:rPr>
        <w:t>Vote weight</w:t>
      </w:r>
      <w:r w:rsidRPr="00602E4B">
        <w:rPr>
          <w:rFonts w:ascii="Inter" w:hAnsi="Inter"/>
          <w:sz w:val="18"/>
          <w:szCs w:val="18"/>
        </w:rPr>
        <w:t xml:space="preserve"> in quorum calculations</w:t>
      </w:r>
    </w:p>
    <w:p w14:paraId="06C04F49" w14:textId="77777777" w:rsidR="000F59A8" w:rsidRPr="00602E4B" w:rsidRDefault="000F59A8">
      <w:pPr>
        <w:numPr>
          <w:ilvl w:val="0"/>
          <w:numId w:val="40"/>
        </w:numPr>
        <w:spacing w:before="100" w:beforeAutospacing="1" w:after="100" w:afterAutospacing="1"/>
        <w:rPr>
          <w:rFonts w:ascii="Inter" w:hAnsi="Inter"/>
          <w:sz w:val="18"/>
          <w:szCs w:val="18"/>
        </w:rPr>
      </w:pPr>
      <w:r w:rsidRPr="00602E4B">
        <w:rPr>
          <w:rFonts w:ascii="Inter" w:hAnsi="Inter"/>
          <w:b/>
          <w:bCs/>
          <w:sz w:val="18"/>
          <w:szCs w:val="18"/>
        </w:rPr>
        <w:t>Reward distribution</w:t>
      </w:r>
      <w:r w:rsidRPr="00602E4B">
        <w:rPr>
          <w:rFonts w:ascii="Inter" w:hAnsi="Inter"/>
          <w:sz w:val="18"/>
          <w:szCs w:val="18"/>
        </w:rPr>
        <w:t xml:space="preserve"> proportional to contribution</w:t>
      </w:r>
    </w:p>
    <w:p w14:paraId="1AAE6A1B" w14:textId="77777777" w:rsidR="000F59A8" w:rsidRPr="00602E4B" w:rsidRDefault="000F59A8">
      <w:pPr>
        <w:numPr>
          <w:ilvl w:val="0"/>
          <w:numId w:val="40"/>
        </w:numPr>
        <w:spacing w:before="100" w:beforeAutospacing="1" w:after="100" w:afterAutospacing="1"/>
        <w:rPr>
          <w:rFonts w:ascii="Inter" w:hAnsi="Inter"/>
          <w:sz w:val="18"/>
          <w:szCs w:val="18"/>
        </w:rPr>
      </w:pPr>
      <w:r w:rsidRPr="00602E4B">
        <w:rPr>
          <w:rFonts w:ascii="Inter" w:hAnsi="Inter"/>
          <w:b/>
          <w:bCs/>
          <w:sz w:val="18"/>
          <w:szCs w:val="18"/>
        </w:rPr>
        <w:t>Cross-chain signing authority</w:t>
      </w:r>
      <w:r w:rsidRPr="00602E4B">
        <w:rPr>
          <w:rFonts w:ascii="Inter" w:hAnsi="Inter"/>
          <w:sz w:val="18"/>
          <w:szCs w:val="18"/>
        </w:rPr>
        <w:t>: Bridge relayers with higher weights have proportionally more influence in threshold signature ceremonies (though all must meet minimum thresholds)</w:t>
      </w:r>
    </w:p>
    <w:p w14:paraId="3029455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Design Rationale:</w:t>
      </w:r>
    </w:p>
    <w:p w14:paraId="3A55983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The multiplicative structure </w:t>
      </w:r>
      <m:oMath>
        <m:sSubSup>
          <m:sSubSupPr>
            <m:ctrlPr>
              <w:rPr>
                <w:rFonts w:ascii="Cambria Math" w:hAnsi="Cambria Math"/>
                <w:sz w:val="18"/>
                <w:szCs w:val="18"/>
              </w:rPr>
            </m:ctrlPr>
          </m:sSubSupPr>
          <m:e>
            <m:r>
              <w:rPr>
                <w:rFonts w:ascii="Cambria Math" w:hAnsi="Cambria Math"/>
                <w:sz w:val="18"/>
                <w:szCs w:val="18"/>
              </w:rPr>
              <m:t>S</m:t>
            </m:r>
          </m:e>
          <m:sub>
            <m:r>
              <w:rPr>
                <w:rFonts w:ascii="Cambria Math" w:hAnsi="Cambria Math"/>
                <w:sz w:val="18"/>
                <w:szCs w:val="18"/>
              </w:rPr>
              <m:t>i</m:t>
            </m:r>
          </m:sub>
          <m:sup>
            <m:r>
              <w:rPr>
                <w:rFonts w:ascii="Cambria Math" w:hAnsi="Cambria Math"/>
                <w:sz w:val="18"/>
                <w:szCs w:val="18"/>
              </w:rPr>
              <m:t>α</m:t>
            </m:r>
          </m:sup>
        </m:sSubSup>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β</m:t>
            </m:r>
          </m:sup>
        </m:sSubSup>
      </m:oMath>
      <w:r w:rsidRPr="00602E4B">
        <w:rPr>
          <w:rFonts w:ascii="Inter" w:hAnsi="Inter"/>
          <w:sz w:val="18"/>
          <w:szCs w:val="18"/>
        </w:rPr>
        <w:t xml:space="preserve">ensures that both stake and reputation are required for influence. A validator with high stake but poor reputation (e.g., frequent downtime or incorrect bridge attestations) receives reduced weight, incentivizing operational excellence. The additive contribution term </w:t>
      </w:r>
      <m:oMath>
        <m:r>
          <w:rPr>
            <w:rFonts w:ascii="Cambria Math" w:hAnsi="Cambria Math"/>
            <w:sz w:val="18"/>
            <w:szCs w:val="18"/>
          </w:rPr>
          <m:t>(1+κ</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γ</m:t>
            </m:r>
          </m:sup>
        </m:sSup>
      </m:oMath>
      <w:r w:rsidRPr="00602E4B">
        <w:rPr>
          <w:rFonts w:ascii="Inter" w:hAnsi="Inter"/>
          <w:sz w:val="18"/>
          <w:szCs w:val="18"/>
        </w:rPr>
        <w:t xml:space="preserve">provides optional upside for ecosystem builders without creating a pay-to-win dynamic. </w:t>
      </w:r>
    </w:p>
    <w:p w14:paraId="00BD0A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Cross-Chain Contribution Components:</w:t>
      </w:r>
    </w:p>
    <w:p w14:paraId="6F4074F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When </w:t>
      </w:r>
      <m:oMath>
        <m:r>
          <w:rPr>
            <w:rFonts w:ascii="Cambria Math" w:hAnsi="Cambria Math"/>
            <w:sz w:val="18"/>
            <w:szCs w:val="18"/>
          </w:rPr>
          <m:t>γ&gt;0</m:t>
        </m:r>
      </m:oMath>
      <w:r w:rsidRPr="00602E4B">
        <w:rPr>
          <w:rFonts w:ascii="Inter" w:hAnsi="Inter"/>
          <w:sz w:val="18"/>
          <w:szCs w:val="18"/>
        </w:rPr>
        <w:t xml:space="preserve">(enabled in Phase 2+), contribution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w:r w:rsidRPr="00602E4B">
        <w:rPr>
          <w:rFonts w:ascii="Inter" w:hAnsi="Inter"/>
          <w:sz w:val="18"/>
          <w:szCs w:val="18"/>
        </w:rPr>
        <w:t xml:space="preserve">is computed as: </w:t>
      </w:r>
    </w:p>
    <w:p w14:paraId="16D4683A"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dev</m:t>
              </m:r>
            </m:sup>
          </m:sSubSup>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bridge</m:t>
              </m:r>
            </m:sup>
          </m:sSubSup>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witness</m:t>
              </m:r>
            </m:sup>
          </m:sSubSup>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community</m:t>
              </m:r>
            </m:sup>
          </m:sSubSup>
          <m:r>
            <m:rPr>
              <m:sty m:val="p"/>
            </m:rPr>
            <w:rPr>
              <w:rFonts w:ascii="Cambria Math" w:hAnsi="Cambria Math"/>
              <w:sz w:val="18"/>
              <w:szCs w:val="18"/>
            </w:rPr>
            <w:br/>
          </m:r>
        </m:oMath>
      </m:oMathPara>
    </w:p>
    <w:p w14:paraId="6DAF29F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73EB0CED" w14:textId="77777777" w:rsidR="000F59A8" w:rsidRPr="00602E4B" w:rsidRDefault="00000000">
      <w:pPr>
        <w:numPr>
          <w:ilvl w:val="0"/>
          <w:numId w:val="4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dev</m:t>
            </m:r>
          </m:sup>
        </m:sSubSup>
      </m:oMath>
      <w:r w:rsidR="000F59A8" w:rsidRPr="00602E4B">
        <w:rPr>
          <w:rFonts w:ascii="Inter" w:hAnsi="Inter"/>
          <w:sz w:val="18"/>
          <w:szCs w:val="18"/>
        </w:rPr>
        <w:t xml:space="preserve">- Development contributions (protocol improvements, tooling) </w:t>
      </w:r>
    </w:p>
    <w:p w14:paraId="1B5BD284" w14:textId="77777777" w:rsidR="000F59A8" w:rsidRPr="00602E4B" w:rsidRDefault="00000000">
      <w:pPr>
        <w:numPr>
          <w:ilvl w:val="0"/>
          <w:numId w:val="4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bridge</m:t>
            </m:r>
          </m:sup>
        </m:sSubSup>
      </m:oMath>
      <w:r w:rsidR="000F59A8" w:rsidRPr="00602E4B">
        <w:rPr>
          <w:rFonts w:ascii="Inter" w:hAnsi="Inter"/>
          <w:sz w:val="18"/>
          <w:szCs w:val="18"/>
        </w:rPr>
        <w:t xml:space="preserve">- Bridge relaying services across multiple chains </w:t>
      </w:r>
    </w:p>
    <w:p w14:paraId="2CA7D384" w14:textId="77777777" w:rsidR="000F59A8" w:rsidRPr="00602E4B" w:rsidRDefault="00000000">
      <w:pPr>
        <w:numPr>
          <w:ilvl w:val="0"/>
          <w:numId w:val="4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witness</m:t>
            </m:r>
          </m:sup>
        </m:sSubSup>
      </m:oMath>
      <w:r w:rsidR="000F59A8" w:rsidRPr="00602E4B">
        <w:rPr>
          <w:rFonts w:ascii="Inter" w:hAnsi="Inter"/>
          <w:sz w:val="18"/>
          <w:szCs w:val="18"/>
        </w:rPr>
        <w:t xml:space="preserve">- Witness attestation accuracy and uptime </w:t>
      </w:r>
    </w:p>
    <w:p w14:paraId="3D6A4652" w14:textId="77777777" w:rsidR="000F59A8" w:rsidRPr="00602E4B" w:rsidRDefault="00000000">
      <w:pPr>
        <w:numPr>
          <w:ilvl w:val="0"/>
          <w:numId w:val="4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community</m:t>
            </m:r>
          </m:sup>
        </m:sSubSup>
      </m:oMath>
      <w:r w:rsidR="000F59A8" w:rsidRPr="00602E4B">
        <w:rPr>
          <w:rFonts w:ascii="Inter" w:hAnsi="Inter"/>
          <w:sz w:val="18"/>
          <w:szCs w:val="18"/>
        </w:rPr>
        <w:t xml:space="preserve">- Educational content, ecosystem support </w:t>
      </w:r>
    </w:p>
    <w:p w14:paraId="311889B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Exponent Interpretation:</w:t>
      </w:r>
    </w:p>
    <w:p w14:paraId="1566ECDF" w14:textId="77777777" w:rsidR="000F59A8" w:rsidRPr="00602E4B" w:rsidRDefault="000F59A8">
      <w:pPr>
        <w:numPr>
          <w:ilvl w:val="0"/>
          <w:numId w:val="42"/>
        </w:numPr>
        <w:spacing w:before="100" w:beforeAutospacing="1" w:after="100" w:afterAutospacing="1"/>
        <w:rPr>
          <w:rFonts w:ascii="Inter" w:hAnsi="Inter"/>
          <w:sz w:val="18"/>
          <w:szCs w:val="18"/>
        </w:rPr>
      </w:pPr>
      <m:oMath>
        <m:r>
          <w:rPr>
            <w:rFonts w:ascii="Cambria Math" w:hAnsi="Cambria Math"/>
            <w:sz w:val="18"/>
            <w:szCs w:val="18"/>
          </w:rPr>
          <m:t>α=1</m:t>
        </m:r>
      </m:oMath>
      <w:r w:rsidRPr="00602E4B">
        <w:rPr>
          <w:rFonts w:ascii="Inter" w:hAnsi="Inter"/>
          <w:sz w:val="18"/>
          <w:szCs w:val="18"/>
        </w:rPr>
        <w:t xml:space="preserve">provides linear stake influence (doubling stake doubles weight) </w:t>
      </w:r>
    </w:p>
    <w:p w14:paraId="2899E8E0" w14:textId="77777777" w:rsidR="000F59A8" w:rsidRPr="00602E4B" w:rsidRDefault="000F59A8">
      <w:pPr>
        <w:numPr>
          <w:ilvl w:val="0"/>
          <w:numId w:val="42"/>
        </w:numPr>
        <w:spacing w:before="100" w:beforeAutospacing="1" w:after="100" w:afterAutospacing="1"/>
        <w:rPr>
          <w:rFonts w:ascii="Inter" w:hAnsi="Inter"/>
          <w:sz w:val="18"/>
          <w:szCs w:val="18"/>
        </w:rPr>
      </w:pPr>
      <m:oMath>
        <m:r>
          <w:rPr>
            <w:rFonts w:ascii="Cambria Math" w:hAnsi="Cambria Math"/>
            <w:sz w:val="18"/>
            <w:szCs w:val="18"/>
          </w:rPr>
          <m:t>α&lt;1</m:t>
        </m:r>
      </m:oMath>
      <w:r w:rsidRPr="00602E4B">
        <w:rPr>
          <w:rFonts w:ascii="Inter" w:hAnsi="Inter"/>
          <w:sz w:val="18"/>
          <w:szCs w:val="18"/>
        </w:rPr>
        <w:t xml:space="preserve">provides sublinear diminishing returns (encourages decentralization) </w:t>
      </w:r>
    </w:p>
    <w:p w14:paraId="3387A641" w14:textId="77777777" w:rsidR="000F59A8" w:rsidRPr="00602E4B" w:rsidRDefault="000F59A8">
      <w:pPr>
        <w:numPr>
          <w:ilvl w:val="0"/>
          <w:numId w:val="42"/>
        </w:numPr>
        <w:spacing w:before="100" w:beforeAutospacing="1" w:after="100" w:afterAutospacing="1"/>
        <w:rPr>
          <w:rFonts w:ascii="Inter" w:hAnsi="Inter"/>
          <w:sz w:val="18"/>
          <w:szCs w:val="18"/>
        </w:rPr>
      </w:pPr>
      <m:oMath>
        <m:r>
          <w:rPr>
            <w:rFonts w:ascii="Cambria Math" w:hAnsi="Cambria Math"/>
            <w:sz w:val="18"/>
            <w:szCs w:val="18"/>
          </w:rPr>
          <m:t>α&gt;1</m:t>
        </m:r>
      </m:oMath>
      <w:r w:rsidRPr="00602E4B">
        <w:rPr>
          <w:rFonts w:ascii="Inter" w:hAnsi="Inter"/>
          <w:sz w:val="18"/>
          <w:szCs w:val="18"/>
        </w:rPr>
        <w:t xml:space="preserve">provides superlinear concentration (stronger Sybil resistance but centralization risk) </w:t>
      </w:r>
    </w:p>
    <w:p w14:paraId="7601CD0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Similar properties hold for </w:t>
      </w:r>
      <m:oMath>
        <m:r>
          <w:rPr>
            <w:rFonts w:ascii="Cambria Math" w:hAnsi="Cambria Math"/>
            <w:sz w:val="18"/>
            <w:szCs w:val="18"/>
          </w:rPr>
          <m:t>β</m:t>
        </m:r>
      </m:oMath>
      <w:r w:rsidRPr="00602E4B">
        <w:rPr>
          <w:rFonts w:ascii="Inter" w:hAnsi="Inter"/>
          <w:sz w:val="18"/>
          <w:szCs w:val="18"/>
        </w:rPr>
        <w:t xml:space="preserve">and </w:t>
      </w:r>
      <m:oMath>
        <m:r>
          <w:rPr>
            <w:rFonts w:ascii="Cambria Math" w:hAnsi="Cambria Math"/>
            <w:sz w:val="18"/>
            <w:szCs w:val="18"/>
          </w:rPr>
          <m:t>γ</m:t>
        </m:r>
      </m:oMath>
      <w:r w:rsidRPr="00602E4B">
        <w:rPr>
          <w:rFonts w:ascii="Inter" w:hAnsi="Inter"/>
          <w:sz w:val="18"/>
          <w:szCs w:val="18"/>
        </w:rPr>
        <w:t xml:space="preserve">. </w:t>
      </w:r>
    </w:p>
    <w:p w14:paraId="3E234EF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Notes:</w:t>
      </w:r>
    </w:p>
    <w:p w14:paraId="6B998098" w14:textId="77777777" w:rsidR="000F59A8" w:rsidRPr="00602E4B" w:rsidRDefault="000F59A8">
      <w:pPr>
        <w:numPr>
          <w:ilvl w:val="0"/>
          <w:numId w:val="43"/>
        </w:numPr>
        <w:spacing w:before="100" w:beforeAutospacing="1" w:after="100" w:afterAutospacing="1"/>
        <w:rPr>
          <w:rFonts w:ascii="Inter" w:hAnsi="Inter"/>
          <w:sz w:val="18"/>
          <w:szCs w:val="18"/>
        </w:rPr>
      </w:pPr>
      <w:r w:rsidRPr="00602E4B">
        <w:rPr>
          <w:rFonts w:ascii="Inter" w:hAnsi="Inter"/>
          <w:sz w:val="18"/>
          <w:szCs w:val="18"/>
        </w:rPr>
        <w:t>Compute weights once per epoch to amortize cost</w:t>
      </w:r>
    </w:p>
    <w:p w14:paraId="7AE734C3" w14:textId="77777777" w:rsidR="000F59A8" w:rsidRPr="00602E4B" w:rsidRDefault="000F59A8">
      <w:pPr>
        <w:numPr>
          <w:ilvl w:val="0"/>
          <w:numId w:val="43"/>
        </w:numPr>
        <w:spacing w:before="100" w:beforeAutospacing="1" w:after="100" w:afterAutospacing="1"/>
        <w:rPr>
          <w:rFonts w:ascii="Inter" w:hAnsi="Inter"/>
          <w:sz w:val="18"/>
          <w:szCs w:val="18"/>
        </w:rPr>
      </w:pPr>
      <w:r w:rsidRPr="00602E4B">
        <w:rPr>
          <w:rFonts w:ascii="Inter" w:hAnsi="Inter"/>
          <w:sz w:val="18"/>
          <w:szCs w:val="18"/>
        </w:rPr>
        <w:t>Use fixed-point arithmetic to avoid floating-point non-determinism</w:t>
      </w:r>
    </w:p>
    <w:p w14:paraId="12E00C1D" w14:textId="77777777" w:rsidR="000F59A8" w:rsidRPr="00602E4B" w:rsidRDefault="000F59A8">
      <w:pPr>
        <w:numPr>
          <w:ilvl w:val="0"/>
          <w:numId w:val="43"/>
        </w:numPr>
        <w:spacing w:before="100" w:beforeAutospacing="1" w:after="100" w:afterAutospacing="1"/>
        <w:rPr>
          <w:rFonts w:ascii="Inter" w:hAnsi="Inter"/>
          <w:sz w:val="18"/>
          <w:szCs w:val="18"/>
        </w:rPr>
      </w:pPr>
      <w:r w:rsidRPr="00602E4B">
        <w:rPr>
          <w:rFonts w:ascii="Inter" w:hAnsi="Inter"/>
          <w:sz w:val="18"/>
          <w:szCs w:val="18"/>
        </w:rPr>
        <w:t xml:space="preserve">Clamp extreme values to prevent overflow: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w:r w:rsidRPr="00602E4B">
        <w:rPr>
          <w:rFonts w:ascii="Inter" w:hAnsi="Inter"/>
          <w:sz w:val="18"/>
          <w:szCs w:val="18"/>
        </w:rPr>
        <w:t xml:space="preserve">should have reasonable upper bounds </w:t>
      </w:r>
    </w:p>
    <w:p w14:paraId="383D5DF9" w14:textId="77777777" w:rsidR="000F59A8" w:rsidRPr="00602E4B" w:rsidRDefault="000F59A8">
      <w:pPr>
        <w:numPr>
          <w:ilvl w:val="0"/>
          <w:numId w:val="43"/>
        </w:numPr>
        <w:spacing w:before="100" w:beforeAutospacing="1" w:after="100" w:afterAutospacing="1"/>
        <w:rPr>
          <w:rFonts w:ascii="Inter" w:hAnsi="Inter"/>
          <w:sz w:val="18"/>
          <w:szCs w:val="18"/>
        </w:rPr>
      </w:pPr>
      <w:r w:rsidRPr="00602E4B">
        <w:rPr>
          <w:rFonts w:ascii="Inter" w:hAnsi="Inter"/>
          <w:sz w:val="18"/>
          <w:szCs w:val="18"/>
        </w:rPr>
        <w:t>Bridge relayer weights are tracked separately for threshold signature quorum calculations (a validator may have high consensus weight but lower bridge authority if not registered as a relayer)</w:t>
      </w:r>
    </w:p>
    <w:p w14:paraId="254ADE1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Worked Example (Simple Case):</w:t>
      </w:r>
    </w:p>
    <w:p w14:paraId="443700E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Parameters: </w:t>
      </w:r>
      <m:oMath>
        <m:r>
          <w:rPr>
            <w:rFonts w:ascii="Cambria Math" w:hAnsi="Cambria Math"/>
            <w:sz w:val="18"/>
            <w:szCs w:val="18"/>
          </w:rPr>
          <m:t>α=1,β=1,γ=0,κ=0</m:t>
        </m:r>
      </m:oMath>
      <w:r w:rsidRPr="00602E4B">
        <w:rPr>
          <w:rFonts w:ascii="Inter" w:hAnsi="Inter"/>
          <w:sz w:val="18"/>
          <w:szCs w:val="18"/>
        </w:rPr>
        <w:t xml:space="preserve">(reputation-weighted stake, MVP Phase 0-1)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305"/>
        <w:gridCol w:w="1366"/>
        <w:gridCol w:w="1093"/>
      </w:tblGrid>
      <w:tr w:rsidR="000F59A8" w:rsidRPr="00602E4B" w14:paraId="1C5E1EF5" w14:textId="77777777">
        <w:trPr>
          <w:tblHeader/>
          <w:tblCellSpacing w:w="15" w:type="dxa"/>
        </w:trPr>
        <w:tc>
          <w:tcPr>
            <w:tcW w:w="0" w:type="auto"/>
            <w:vAlign w:val="center"/>
            <w:hideMark/>
          </w:tcPr>
          <w:p w14:paraId="0D29A07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w:t>
            </w:r>
          </w:p>
        </w:tc>
        <w:tc>
          <w:tcPr>
            <w:tcW w:w="0" w:type="auto"/>
            <w:vAlign w:val="center"/>
            <w:hideMark/>
          </w:tcPr>
          <w:p w14:paraId="10FEB2B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Stake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oMath>
            <w:r w:rsidRPr="00602E4B">
              <w:rPr>
                <w:rFonts w:ascii="Inter" w:hAnsi="Inter"/>
                <w:b/>
                <w:bCs/>
                <w:sz w:val="18"/>
                <w:szCs w:val="18"/>
              </w:rPr>
              <w:t xml:space="preserve">) </w:t>
            </w:r>
          </w:p>
        </w:tc>
        <w:tc>
          <w:tcPr>
            <w:tcW w:w="0" w:type="auto"/>
            <w:vAlign w:val="center"/>
            <w:hideMark/>
          </w:tcPr>
          <w:p w14:paraId="161A6E5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oMath>
            <w:r w:rsidRPr="00602E4B">
              <w:rPr>
                <w:rFonts w:ascii="Inter" w:hAnsi="Inter"/>
                <w:b/>
                <w:bCs/>
                <w:sz w:val="18"/>
                <w:szCs w:val="18"/>
              </w:rPr>
              <w:t xml:space="preserve">) </w:t>
            </w:r>
          </w:p>
        </w:tc>
        <w:tc>
          <w:tcPr>
            <w:tcW w:w="0" w:type="auto"/>
            <w:vAlign w:val="center"/>
            <w:hideMark/>
          </w:tcPr>
          <w:p w14:paraId="0F070BD8"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Weight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Pr="00602E4B">
              <w:rPr>
                <w:rFonts w:ascii="Inter" w:hAnsi="Inter"/>
                <w:b/>
                <w:bCs/>
                <w:sz w:val="18"/>
                <w:szCs w:val="18"/>
              </w:rPr>
              <w:t xml:space="preserve">) </w:t>
            </w:r>
          </w:p>
        </w:tc>
      </w:tr>
      <w:tr w:rsidR="000F59A8" w:rsidRPr="00602E4B" w14:paraId="0E151C6C" w14:textId="77777777">
        <w:trPr>
          <w:tblCellSpacing w:w="15" w:type="dxa"/>
        </w:trPr>
        <w:tc>
          <w:tcPr>
            <w:tcW w:w="0" w:type="auto"/>
            <w:vAlign w:val="center"/>
            <w:hideMark/>
          </w:tcPr>
          <w:p w14:paraId="61D66D66" w14:textId="77777777" w:rsidR="000F59A8" w:rsidRPr="00602E4B" w:rsidRDefault="000F59A8" w:rsidP="000F59A8">
            <w:pPr>
              <w:rPr>
                <w:rFonts w:ascii="Inter" w:hAnsi="Inter"/>
                <w:sz w:val="18"/>
                <w:szCs w:val="18"/>
              </w:rPr>
            </w:pPr>
            <w:r w:rsidRPr="00602E4B">
              <w:rPr>
                <w:rFonts w:ascii="Inter" w:hAnsi="Inter"/>
                <w:sz w:val="18"/>
                <w:szCs w:val="18"/>
              </w:rPr>
              <w:t>Alice</w:t>
            </w:r>
          </w:p>
        </w:tc>
        <w:tc>
          <w:tcPr>
            <w:tcW w:w="0" w:type="auto"/>
            <w:vAlign w:val="center"/>
            <w:hideMark/>
          </w:tcPr>
          <w:p w14:paraId="7A2FDE6F" w14:textId="77777777" w:rsidR="000F59A8" w:rsidRPr="00602E4B" w:rsidRDefault="000F59A8" w:rsidP="000F59A8">
            <w:pPr>
              <w:rPr>
                <w:rFonts w:ascii="Inter" w:hAnsi="Inter"/>
                <w:sz w:val="18"/>
                <w:szCs w:val="18"/>
              </w:rPr>
            </w:pPr>
            <w:r w:rsidRPr="00602E4B">
              <w:rPr>
                <w:rFonts w:ascii="Inter" w:hAnsi="Inter"/>
                <w:sz w:val="18"/>
                <w:szCs w:val="18"/>
              </w:rPr>
              <w:t>100,000 SNRG</w:t>
            </w:r>
          </w:p>
        </w:tc>
        <w:tc>
          <w:tcPr>
            <w:tcW w:w="0" w:type="auto"/>
            <w:vAlign w:val="center"/>
            <w:hideMark/>
          </w:tcPr>
          <w:p w14:paraId="1975363F" w14:textId="77777777" w:rsidR="000F59A8" w:rsidRPr="00602E4B" w:rsidRDefault="000F59A8" w:rsidP="000F59A8">
            <w:pPr>
              <w:rPr>
                <w:rFonts w:ascii="Inter" w:hAnsi="Inter"/>
                <w:sz w:val="18"/>
                <w:szCs w:val="18"/>
              </w:rPr>
            </w:pPr>
            <w:r w:rsidRPr="00602E4B">
              <w:rPr>
                <w:rFonts w:ascii="Inter" w:hAnsi="Inter"/>
                <w:sz w:val="18"/>
                <w:szCs w:val="18"/>
              </w:rPr>
              <w:t>1.0 (perfect)</w:t>
            </w:r>
          </w:p>
        </w:tc>
        <w:tc>
          <w:tcPr>
            <w:tcW w:w="0" w:type="auto"/>
            <w:vAlign w:val="center"/>
            <w:hideMark/>
          </w:tcPr>
          <w:p w14:paraId="40AED458" w14:textId="77777777" w:rsidR="000F59A8" w:rsidRPr="00602E4B" w:rsidRDefault="000F59A8" w:rsidP="000F59A8">
            <w:pPr>
              <w:rPr>
                <w:rFonts w:ascii="Inter" w:hAnsi="Inter"/>
                <w:sz w:val="18"/>
                <w:szCs w:val="18"/>
              </w:rPr>
            </w:pPr>
            <w:r w:rsidRPr="00602E4B">
              <w:rPr>
                <w:rFonts w:ascii="Inter" w:hAnsi="Inter"/>
                <w:sz w:val="18"/>
                <w:szCs w:val="18"/>
              </w:rPr>
              <w:t>100,000</w:t>
            </w:r>
          </w:p>
        </w:tc>
      </w:tr>
      <w:tr w:rsidR="000F59A8" w:rsidRPr="00602E4B" w14:paraId="7494B865" w14:textId="77777777">
        <w:trPr>
          <w:tblCellSpacing w:w="15" w:type="dxa"/>
        </w:trPr>
        <w:tc>
          <w:tcPr>
            <w:tcW w:w="0" w:type="auto"/>
            <w:vAlign w:val="center"/>
            <w:hideMark/>
          </w:tcPr>
          <w:p w14:paraId="5AF016A7" w14:textId="77777777" w:rsidR="000F59A8" w:rsidRPr="00602E4B" w:rsidRDefault="000F59A8" w:rsidP="000F59A8">
            <w:pPr>
              <w:rPr>
                <w:rFonts w:ascii="Inter" w:hAnsi="Inter"/>
                <w:sz w:val="18"/>
                <w:szCs w:val="18"/>
              </w:rPr>
            </w:pPr>
            <w:r w:rsidRPr="00602E4B">
              <w:rPr>
                <w:rFonts w:ascii="Inter" w:hAnsi="Inter"/>
                <w:sz w:val="18"/>
                <w:szCs w:val="18"/>
              </w:rPr>
              <w:t>Bob</w:t>
            </w:r>
          </w:p>
        </w:tc>
        <w:tc>
          <w:tcPr>
            <w:tcW w:w="0" w:type="auto"/>
            <w:vAlign w:val="center"/>
            <w:hideMark/>
          </w:tcPr>
          <w:p w14:paraId="47A1E015" w14:textId="77777777" w:rsidR="000F59A8" w:rsidRPr="00602E4B" w:rsidRDefault="000F59A8" w:rsidP="000F59A8">
            <w:pPr>
              <w:rPr>
                <w:rFonts w:ascii="Inter" w:hAnsi="Inter"/>
                <w:sz w:val="18"/>
                <w:szCs w:val="18"/>
              </w:rPr>
            </w:pPr>
            <w:r w:rsidRPr="00602E4B">
              <w:rPr>
                <w:rFonts w:ascii="Inter" w:hAnsi="Inter"/>
                <w:sz w:val="18"/>
                <w:szCs w:val="18"/>
              </w:rPr>
              <w:t>60,000 SNRG</w:t>
            </w:r>
          </w:p>
        </w:tc>
        <w:tc>
          <w:tcPr>
            <w:tcW w:w="0" w:type="auto"/>
            <w:vAlign w:val="center"/>
            <w:hideMark/>
          </w:tcPr>
          <w:p w14:paraId="281E502F" w14:textId="77777777" w:rsidR="000F59A8" w:rsidRPr="00602E4B" w:rsidRDefault="000F59A8" w:rsidP="000F59A8">
            <w:pPr>
              <w:rPr>
                <w:rFonts w:ascii="Inter" w:hAnsi="Inter"/>
                <w:sz w:val="18"/>
                <w:szCs w:val="18"/>
              </w:rPr>
            </w:pPr>
            <w:r w:rsidRPr="00602E4B">
              <w:rPr>
                <w:rFonts w:ascii="Inter" w:hAnsi="Inter"/>
                <w:sz w:val="18"/>
                <w:szCs w:val="18"/>
              </w:rPr>
              <w:t>0.9 (good)</w:t>
            </w:r>
          </w:p>
        </w:tc>
        <w:tc>
          <w:tcPr>
            <w:tcW w:w="0" w:type="auto"/>
            <w:vAlign w:val="center"/>
            <w:hideMark/>
          </w:tcPr>
          <w:p w14:paraId="2DF6EAA6" w14:textId="77777777" w:rsidR="000F59A8" w:rsidRPr="00602E4B" w:rsidRDefault="000F59A8" w:rsidP="000F59A8">
            <w:pPr>
              <w:rPr>
                <w:rFonts w:ascii="Inter" w:hAnsi="Inter"/>
                <w:sz w:val="18"/>
                <w:szCs w:val="18"/>
              </w:rPr>
            </w:pPr>
            <w:r w:rsidRPr="00602E4B">
              <w:rPr>
                <w:rFonts w:ascii="Inter" w:hAnsi="Inter"/>
                <w:sz w:val="18"/>
                <w:szCs w:val="18"/>
              </w:rPr>
              <w:t>54,000</w:t>
            </w:r>
          </w:p>
        </w:tc>
      </w:tr>
      <w:tr w:rsidR="000F59A8" w:rsidRPr="00602E4B" w14:paraId="27663E03" w14:textId="77777777">
        <w:trPr>
          <w:tblCellSpacing w:w="15" w:type="dxa"/>
        </w:trPr>
        <w:tc>
          <w:tcPr>
            <w:tcW w:w="0" w:type="auto"/>
            <w:vAlign w:val="center"/>
            <w:hideMark/>
          </w:tcPr>
          <w:p w14:paraId="0872EF95" w14:textId="77777777" w:rsidR="000F59A8" w:rsidRPr="00602E4B" w:rsidRDefault="000F59A8" w:rsidP="000F59A8">
            <w:pPr>
              <w:rPr>
                <w:rFonts w:ascii="Inter" w:hAnsi="Inter"/>
                <w:sz w:val="18"/>
                <w:szCs w:val="18"/>
              </w:rPr>
            </w:pPr>
            <w:r w:rsidRPr="00602E4B">
              <w:rPr>
                <w:rFonts w:ascii="Inter" w:hAnsi="Inter"/>
                <w:sz w:val="18"/>
                <w:szCs w:val="18"/>
              </w:rPr>
              <w:t>Carol</w:t>
            </w:r>
          </w:p>
        </w:tc>
        <w:tc>
          <w:tcPr>
            <w:tcW w:w="0" w:type="auto"/>
            <w:vAlign w:val="center"/>
            <w:hideMark/>
          </w:tcPr>
          <w:p w14:paraId="3C5DE864" w14:textId="77777777" w:rsidR="000F59A8" w:rsidRPr="00602E4B" w:rsidRDefault="000F59A8" w:rsidP="000F59A8">
            <w:pPr>
              <w:rPr>
                <w:rFonts w:ascii="Inter" w:hAnsi="Inter"/>
                <w:sz w:val="18"/>
                <w:szCs w:val="18"/>
              </w:rPr>
            </w:pPr>
            <w:r w:rsidRPr="00602E4B">
              <w:rPr>
                <w:rFonts w:ascii="Inter" w:hAnsi="Inter"/>
                <w:sz w:val="18"/>
                <w:szCs w:val="18"/>
              </w:rPr>
              <w:t>40,000 SNRG</w:t>
            </w:r>
          </w:p>
        </w:tc>
        <w:tc>
          <w:tcPr>
            <w:tcW w:w="0" w:type="auto"/>
            <w:vAlign w:val="center"/>
            <w:hideMark/>
          </w:tcPr>
          <w:p w14:paraId="79A9262E" w14:textId="77777777" w:rsidR="000F59A8" w:rsidRPr="00602E4B" w:rsidRDefault="000F59A8" w:rsidP="000F59A8">
            <w:pPr>
              <w:rPr>
                <w:rFonts w:ascii="Inter" w:hAnsi="Inter"/>
                <w:sz w:val="18"/>
                <w:szCs w:val="18"/>
              </w:rPr>
            </w:pPr>
            <w:r w:rsidRPr="00602E4B">
              <w:rPr>
                <w:rFonts w:ascii="Inter" w:hAnsi="Inter"/>
                <w:sz w:val="18"/>
                <w:szCs w:val="18"/>
              </w:rPr>
              <w:t>0.8 (decent)</w:t>
            </w:r>
          </w:p>
        </w:tc>
        <w:tc>
          <w:tcPr>
            <w:tcW w:w="0" w:type="auto"/>
            <w:vAlign w:val="center"/>
            <w:hideMark/>
          </w:tcPr>
          <w:p w14:paraId="692ABB74" w14:textId="77777777" w:rsidR="000F59A8" w:rsidRPr="00602E4B" w:rsidRDefault="000F59A8" w:rsidP="000F59A8">
            <w:pPr>
              <w:rPr>
                <w:rFonts w:ascii="Inter" w:hAnsi="Inter"/>
                <w:sz w:val="18"/>
                <w:szCs w:val="18"/>
              </w:rPr>
            </w:pPr>
            <w:r w:rsidRPr="00602E4B">
              <w:rPr>
                <w:rFonts w:ascii="Inter" w:hAnsi="Inter"/>
                <w:sz w:val="18"/>
                <w:szCs w:val="18"/>
              </w:rPr>
              <w:t>32,000</w:t>
            </w:r>
          </w:p>
        </w:tc>
      </w:tr>
    </w:tbl>
    <w:p w14:paraId="1865D00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Note: Bob has 60% of Alice's stake but only ~54% of her weight due to lower reputation.</w:t>
      </w:r>
    </w:p>
    <w:p w14:paraId="14E9AB2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 (With Cross-Chain Contribution):</w:t>
      </w:r>
    </w:p>
    <w:p w14:paraId="6358BE0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Parameters: </w:t>
      </w:r>
      <m:oMath>
        <m:r>
          <w:rPr>
            <w:rFonts w:ascii="Cambria Math" w:hAnsi="Cambria Math"/>
            <w:sz w:val="18"/>
            <w:szCs w:val="18"/>
          </w:rPr>
          <m:t>α=1,β=1,γ=0.5,κ=0.01</m:t>
        </m:r>
      </m:oMath>
      <w:r w:rsidRPr="00602E4B">
        <w:rPr>
          <w:rFonts w:ascii="Inter" w:hAnsi="Inter"/>
          <w:sz w:val="18"/>
          <w:szCs w:val="18"/>
        </w:rPr>
        <w:t xml:space="preserve">(Phase 3+)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673"/>
        <w:gridCol w:w="444"/>
        <w:gridCol w:w="361"/>
        <w:gridCol w:w="2804"/>
        <w:gridCol w:w="781"/>
        <w:gridCol w:w="1093"/>
      </w:tblGrid>
      <w:tr w:rsidR="000F59A8" w:rsidRPr="00602E4B" w14:paraId="6C1C2936" w14:textId="77777777">
        <w:trPr>
          <w:tblHeader/>
          <w:tblCellSpacing w:w="15" w:type="dxa"/>
        </w:trPr>
        <w:tc>
          <w:tcPr>
            <w:tcW w:w="0" w:type="auto"/>
            <w:vAlign w:val="center"/>
            <w:hideMark/>
          </w:tcPr>
          <w:p w14:paraId="5E7E125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w:t>
            </w:r>
          </w:p>
        </w:tc>
        <w:tc>
          <w:tcPr>
            <w:tcW w:w="0" w:type="auto"/>
            <w:vAlign w:val="center"/>
            <w:hideMark/>
          </w:tcPr>
          <w:p w14:paraId="2592759D"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oMath>
            </m:oMathPara>
          </w:p>
        </w:tc>
        <w:tc>
          <w:tcPr>
            <w:tcW w:w="0" w:type="auto"/>
            <w:vAlign w:val="center"/>
            <w:hideMark/>
          </w:tcPr>
          <w:p w14:paraId="7EB6D1FC"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oMath>
            </m:oMathPara>
          </w:p>
        </w:tc>
        <w:tc>
          <w:tcPr>
            <w:tcW w:w="0" w:type="auto"/>
            <w:vAlign w:val="center"/>
            <w:hideMark/>
          </w:tcPr>
          <w:p w14:paraId="46A2BB77"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m:oMathPara>
          </w:p>
        </w:tc>
        <w:tc>
          <w:tcPr>
            <w:tcW w:w="0" w:type="auto"/>
            <w:vAlign w:val="center"/>
            <w:hideMark/>
          </w:tcPr>
          <w:p w14:paraId="6BFE94E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Contribution Breakdown</w:t>
            </w:r>
          </w:p>
        </w:tc>
        <w:tc>
          <w:tcPr>
            <w:tcW w:w="0" w:type="auto"/>
            <w:vAlign w:val="center"/>
            <w:hideMark/>
          </w:tcPr>
          <w:p w14:paraId="20A439FE" w14:textId="77777777" w:rsidR="000F59A8" w:rsidRPr="00602E4B" w:rsidRDefault="000F59A8" w:rsidP="000F59A8">
            <w:pPr>
              <w:jc w:val="center"/>
              <w:rPr>
                <w:rFonts w:ascii="Inter" w:hAnsi="Inter"/>
                <w:b/>
                <w:bCs/>
                <w:sz w:val="18"/>
                <w:szCs w:val="18"/>
              </w:rPr>
            </w:pPr>
            <m:oMathPara>
              <m:oMath>
                <m:r>
                  <w:rPr>
                    <w:rFonts w:ascii="Cambria Math" w:hAnsi="Cambria Math"/>
                    <w:sz w:val="18"/>
                    <w:szCs w:val="18"/>
                  </w:rPr>
                  <m:t>(1+κ</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r>
                  <w:rPr>
                    <w:rFonts w:ascii="Cambria Math" w:hAnsi="Cambria Math"/>
                    <w:sz w:val="18"/>
                    <w:szCs w:val="18"/>
                  </w:rPr>
                  <m:t>)</m:t>
                </m:r>
              </m:oMath>
            </m:oMathPara>
          </w:p>
        </w:tc>
        <w:tc>
          <w:tcPr>
            <w:tcW w:w="0" w:type="auto"/>
            <w:vAlign w:val="center"/>
            <w:hideMark/>
          </w:tcPr>
          <w:p w14:paraId="57517C58"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Weight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Pr="00602E4B">
              <w:rPr>
                <w:rFonts w:ascii="Inter" w:hAnsi="Inter"/>
                <w:b/>
                <w:bCs/>
                <w:sz w:val="18"/>
                <w:szCs w:val="18"/>
              </w:rPr>
              <w:t xml:space="preserve">) </w:t>
            </w:r>
          </w:p>
        </w:tc>
      </w:tr>
      <w:tr w:rsidR="000F59A8" w:rsidRPr="00602E4B" w14:paraId="65236166" w14:textId="77777777">
        <w:trPr>
          <w:tblCellSpacing w:w="15" w:type="dxa"/>
        </w:trPr>
        <w:tc>
          <w:tcPr>
            <w:tcW w:w="0" w:type="auto"/>
            <w:vAlign w:val="center"/>
            <w:hideMark/>
          </w:tcPr>
          <w:p w14:paraId="0F65F661" w14:textId="77777777" w:rsidR="000F59A8" w:rsidRPr="00602E4B" w:rsidRDefault="000F59A8" w:rsidP="000F59A8">
            <w:pPr>
              <w:rPr>
                <w:rFonts w:ascii="Inter" w:hAnsi="Inter"/>
                <w:sz w:val="18"/>
                <w:szCs w:val="18"/>
              </w:rPr>
            </w:pPr>
            <w:r w:rsidRPr="00602E4B">
              <w:rPr>
                <w:rFonts w:ascii="Inter" w:hAnsi="Inter"/>
                <w:sz w:val="18"/>
                <w:szCs w:val="18"/>
              </w:rPr>
              <w:t>Dave</w:t>
            </w:r>
          </w:p>
        </w:tc>
        <w:tc>
          <w:tcPr>
            <w:tcW w:w="0" w:type="auto"/>
            <w:vAlign w:val="center"/>
            <w:hideMark/>
          </w:tcPr>
          <w:p w14:paraId="55A9A128" w14:textId="77777777" w:rsidR="000F59A8" w:rsidRPr="00602E4B" w:rsidRDefault="000F59A8" w:rsidP="000F59A8">
            <w:pPr>
              <w:rPr>
                <w:rFonts w:ascii="Inter" w:hAnsi="Inter"/>
                <w:sz w:val="18"/>
                <w:szCs w:val="18"/>
              </w:rPr>
            </w:pPr>
            <w:r w:rsidRPr="00602E4B">
              <w:rPr>
                <w:rFonts w:ascii="Inter" w:hAnsi="Inter"/>
                <w:sz w:val="18"/>
                <w:szCs w:val="18"/>
              </w:rPr>
              <w:t>50,000</w:t>
            </w:r>
          </w:p>
        </w:tc>
        <w:tc>
          <w:tcPr>
            <w:tcW w:w="0" w:type="auto"/>
            <w:vAlign w:val="center"/>
            <w:hideMark/>
          </w:tcPr>
          <w:p w14:paraId="67986507" w14:textId="77777777" w:rsidR="000F59A8" w:rsidRPr="00602E4B" w:rsidRDefault="000F59A8" w:rsidP="000F59A8">
            <w:pPr>
              <w:rPr>
                <w:rFonts w:ascii="Inter" w:hAnsi="Inter"/>
                <w:sz w:val="18"/>
                <w:szCs w:val="18"/>
              </w:rPr>
            </w:pPr>
            <w:r w:rsidRPr="00602E4B">
              <w:rPr>
                <w:rFonts w:ascii="Inter" w:hAnsi="Inter"/>
                <w:sz w:val="18"/>
                <w:szCs w:val="18"/>
              </w:rPr>
              <w:t>0.95</w:t>
            </w:r>
          </w:p>
        </w:tc>
        <w:tc>
          <w:tcPr>
            <w:tcW w:w="0" w:type="auto"/>
            <w:vAlign w:val="center"/>
            <w:hideMark/>
          </w:tcPr>
          <w:p w14:paraId="5C68B427" w14:textId="77777777" w:rsidR="000F59A8" w:rsidRPr="00602E4B" w:rsidRDefault="000F59A8" w:rsidP="000F59A8">
            <w:pPr>
              <w:rPr>
                <w:rFonts w:ascii="Inter" w:hAnsi="Inter"/>
                <w:sz w:val="18"/>
                <w:szCs w:val="18"/>
              </w:rPr>
            </w:pPr>
            <w:r w:rsidRPr="00602E4B">
              <w:rPr>
                <w:rFonts w:ascii="Inter" w:hAnsi="Inter"/>
                <w:sz w:val="18"/>
                <w:szCs w:val="18"/>
              </w:rPr>
              <w:t>100</w:t>
            </w:r>
          </w:p>
        </w:tc>
        <w:tc>
          <w:tcPr>
            <w:tcW w:w="0" w:type="auto"/>
            <w:vAlign w:val="center"/>
            <w:hideMark/>
          </w:tcPr>
          <w:p w14:paraId="37D42A9D" w14:textId="77777777" w:rsidR="000F59A8" w:rsidRPr="00602E4B" w:rsidRDefault="000F59A8" w:rsidP="000F59A8">
            <w:pPr>
              <w:rPr>
                <w:rFonts w:ascii="Inter" w:hAnsi="Inter"/>
                <w:sz w:val="18"/>
                <w:szCs w:val="18"/>
              </w:rPr>
            </w:pPr>
            <w:r w:rsidRPr="00602E4B">
              <w:rPr>
                <w:rFonts w:ascii="Inter" w:hAnsi="Inter"/>
                <w:sz w:val="18"/>
                <w:szCs w:val="18"/>
              </w:rPr>
              <w:t>60 bridge + 30 witness + 10 dev</w:t>
            </w:r>
          </w:p>
        </w:tc>
        <w:tc>
          <w:tcPr>
            <w:tcW w:w="0" w:type="auto"/>
            <w:vAlign w:val="center"/>
            <w:hideMark/>
          </w:tcPr>
          <w:p w14:paraId="617398D5" w14:textId="77777777" w:rsidR="000F59A8" w:rsidRPr="00602E4B" w:rsidRDefault="000F59A8" w:rsidP="000F59A8">
            <w:pPr>
              <w:rPr>
                <w:rFonts w:ascii="Inter" w:hAnsi="Inter"/>
                <w:sz w:val="18"/>
                <w:szCs w:val="18"/>
              </w:rPr>
            </w:pPr>
            <w:r w:rsidRPr="00602E4B">
              <w:rPr>
                <w:rFonts w:ascii="Inter" w:hAnsi="Inter"/>
                <w:sz w:val="18"/>
                <w:szCs w:val="18"/>
              </w:rPr>
              <w:t>2.0</w:t>
            </w:r>
          </w:p>
        </w:tc>
        <w:tc>
          <w:tcPr>
            <w:tcW w:w="0" w:type="auto"/>
            <w:vAlign w:val="center"/>
            <w:hideMark/>
          </w:tcPr>
          <w:p w14:paraId="2ABB0E61" w14:textId="77777777" w:rsidR="000F59A8" w:rsidRPr="00602E4B" w:rsidRDefault="000F59A8" w:rsidP="000F59A8">
            <w:pPr>
              <w:rPr>
                <w:rFonts w:ascii="Inter" w:hAnsi="Inter"/>
                <w:sz w:val="18"/>
                <w:szCs w:val="18"/>
              </w:rPr>
            </w:pPr>
            <w:r w:rsidRPr="00602E4B">
              <w:rPr>
                <w:rFonts w:ascii="Inter" w:hAnsi="Inter"/>
                <w:sz w:val="18"/>
                <w:szCs w:val="18"/>
              </w:rPr>
              <w:t>67,082</w:t>
            </w:r>
          </w:p>
        </w:tc>
      </w:tr>
      <w:tr w:rsidR="000F59A8" w:rsidRPr="00602E4B" w14:paraId="68CB21E3" w14:textId="77777777">
        <w:trPr>
          <w:tblCellSpacing w:w="15" w:type="dxa"/>
        </w:trPr>
        <w:tc>
          <w:tcPr>
            <w:tcW w:w="0" w:type="auto"/>
            <w:vAlign w:val="center"/>
            <w:hideMark/>
          </w:tcPr>
          <w:p w14:paraId="195C6ECF" w14:textId="77777777" w:rsidR="000F59A8" w:rsidRPr="00602E4B" w:rsidRDefault="000F59A8" w:rsidP="000F59A8">
            <w:pPr>
              <w:rPr>
                <w:rFonts w:ascii="Inter" w:hAnsi="Inter"/>
                <w:sz w:val="18"/>
                <w:szCs w:val="18"/>
              </w:rPr>
            </w:pPr>
            <w:r w:rsidRPr="00602E4B">
              <w:rPr>
                <w:rFonts w:ascii="Inter" w:hAnsi="Inter"/>
                <w:sz w:val="18"/>
                <w:szCs w:val="18"/>
              </w:rPr>
              <w:t>Eve</w:t>
            </w:r>
          </w:p>
        </w:tc>
        <w:tc>
          <w:tcPr>
            <w:tcW w:w="0" w:type="auto"/>
            <w:vAlign w:val="center"/>
            <w:hideMark/>
          </w:tcPr>
          <w:p w14:paraId="0A13AC22" w14:textId="77777777" w:rsidR="000F59A8" w:rsidRPr="00602E4B" w:rsidRDefault="000F59A8" w:rsidP="000F59A8">
            <w:pPr>
              <w:rPr>
                <w:rFonts w:ascii="Inter" w:hAnsi="Inter"/>
                <w:sz w:val="18"/>
                <w:szCs w:val="18"/>
              </w:rPr>
            </w:pPr>
            <w:r w:rsidRPr="00602E4B">
              <w:rPr>
                <w:rFonts w:ascii="Inter" w:hAnsi="Inter"/>
                <w:sz w:val="18"/>
                <w:szCs w:val="18"/>
              </w:rPr>
              <w:t>50,000</w:t>
            </w:r>
          </w:p>
        </w:tc>
        <w:tc>
          <w:tcPr>
            <w:tcW w:w="0" w:type="auto"/>
            <w:vAlign w:val="center"/>
            <w:hideMark/>
          </w:tcPr>
          <w:p w14:paraId="2FBF38EB" w14:textId="77777777" w:rsidR="000F59A8" w:rsidRPr="00602E4B" w:rsidRDefault="000F59A8" w:rsidP="000F59A8">
            <w:pPr>
              <w:rPr>
                <w:rFonts w:ascii="Inter" w:hAnsi="Inter"/>
                <w:sz w:val="18"/>
                <w:szCs w:val="18"/>
              </w:rPr>
            </w:pPr>
            <w:r w:rsidRPr="00602E4B">
              <w:rPr>
                <w:rFonts w:ascii="Inter" w:hAnsi="Inter"/>
                <w:sz w:val="18"/>
                <w:szCs w:val="18"/>
              </w:rPr>
              <w:t>0.95</w:t>
            </w:r>
          </w:p>
        </w:tc>
        <w:tc>
          <w:tcPr>
            <w:tcW w:w="0" w:type="auto"/>
            <w:vAlign w:val="center"/>
            <w:hideMark/>
          </w:tcPr>
          <w:p w14:paraId="55F75B6C" w14:textId="77777777" w:rsidR="000F59A8" w:rsidRPr="00602E4B" w:rsidRDefault="000F59A8" w:rsidP="000F59A8">
            <w:pPr>
              <w:rPr>
                <w:rFonts w:ascii="Inter" w:hAnsi="Inter"/>
                <w:sz w:val="18"/>
                <w:szCs w:val="18"/>
              </w:rPr>
            </w:pPr>
            <w:r w:rsidRPr="00602E4B">
              <w:rPr>
                <w:rFonts w:ascii="Inter" w:hAnsi="Inter"/>
                <w:sz w:val="18"/>
                <w:szCs w:val="18"/>
              </w:rPr>
              <w:t>0</w:t>
            </w:r>
          </w:p>
        </w:tc>
        <w:tc>
          <w:tcPr>
            <w:tcW w:w="0" w:type="auto"/>
            <w:vAlign w:val="center"/>
            <w:hideMark/>
          </w:tcPr>
          <w:p w14:paraId="0D7B2617" w14:textId="77777777" w:rsidR="000F59A8" w:rsidRPr="00602E4B" w:rsidRDefault="000F59A8" w:rsidP="000F59A8">
            <w:pPr>
              <w:rPr>
                <w:rFonts w:ascii="Inter" w:hAnsi="Inter"/>
                <w:sz w:val="18"/>
                <w:szCs w:val="18"/>
              </w:rPr>
            </w:pPr>
            <w:r w:rsidRPr="00602E4B">
              <w:rPr>
                <w:rFonts w:ascii="Inter" w:hAnsi="Inter"/>
                <w:sz w:val="18"/>
                <w:szCs w:val="18"/>
              </w:rPr>
              <w:t>No cross-chain services</w:t>
            </w:r>
          </w:p>
        </w:tc>
        <w:tc>
          <w:tcPr>
            <w:tcW w:w="0" w:type="auto"/>
            <w:vAlign w:val="center"/>
            <w:hideMark/>
          </w:tcPr>
          <w:p w14:paraId="4870EA64"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2EDCD459" w14:textId="77777777" w:rsidR="000F59A8" w:rsidRPr="00602E4B" w:rsidRDefault="000F59A8" w:rsidP="000F59A8">
            <w:pPr>
              <w:rPr>
                <w:rFonts w:ascii="Inter" w:hAnsi="Inter"/>
                <w:sz w:val="18"/>
                <w:szCs w:val="18"/>
              </w:rPr>
            </w:pPr>
            <w:r w:rsidRPr="00602E4B">
              <w:rPr>
                <w:rFonts w:ascii="Inter" w:hAnsi="Inter"/>
                <w:sz w:val="18"/>
                <w:szCs w:val="18"/>
              </w:rPr>
              <w:t>47,500</w:t>
            </w:r>
          </w:p>
        </w:tc>
      </w:tr>
    </w:tbl>
    <w:p w14:paraId="53DFED3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Dave's ecosystem contributions (primarily cross-chain bridge operations) provide ~41% weight boost despite equal stake and reputation.</w:t>
      </w:r>
    </w:p>
    <w:p w14:paraId="509C121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Relayer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678"/>
        <w:gridCol w:w="447"/>
        <w:gridCol w:w="581"/>
        <w:gridCol w:w="1538"/>
        <w:gridCol w:w="1259"/>
      </w:tblGrid>
      <w:tr w:rsidR="000F59A8" w:rsidRPr="00602E4B" w14:paraId="7DB60A28" w14:textId="77777777">
        <w:trPr>
          <w:tblHeader/>
          <w:tblCellSpacing w:w="15" w:type="dxa"/>
        </w:trPr>
        <w:tc>
          <w:tcPr>
            <w:tcW w:w="0" w:type="auto"/>
            <w:vAlign w:val="center"/>
            <w:hideMark/>
          </w:tcPr>
          <w:p w14:paraId="0E6F2EF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w:t>
            </w:r>
          </w:p>
        </w:tc>
        <w:tc>
          <w:tcPr>
            <w:tcW w:w="0" w:type="auto"/>
            <w:vAlign w:val="center"/>
            <w:hideMark/>
          </w:tcPr>
          <w:p w14:paraId="5A6A5495"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oMath>
            </m:oMathPara>
          </w:p>
        </w:tc>
        <w:tc>
          <w:tcPr>
            <w:tcW w:w="0" w:type="auto"/>
            <w:vAlign w:val="center"/>
            <w:hideMark/>
          </w:tcPr>
          <w:p w14:paraId="3C3BCC91"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oMath>
            </m:oMathPara>
          </w:p>
        </w:tc>
        <w:tc>
          <w:tcPr>
            <w:tcW w:w="0" w:type="auto"/>
            <w:vAlign w:val="center"/>
            <w:hideMark/>
          </w:tcPr>
          <w:p w14:paraId="5D23BADA" w14:textId="77777777" w:rsidR="000F59A8" w:rsidRPr="00602E4B" w:rsidRDefault="00000000" w:rsidP="000F59A8">
            <w:pPr>
              <w:jc w:val="center"/>
              <w:rPr>
                <w:rFonts w:ascii="Inter" w:hAnsi="Inter"/>
                <w:b/>
                <w:bCs/>
                <w:sz w:val="18"/>
                <w:szCs w:val="18"/>
              </w:rPr>
            </w:pPr>
            <m:oMathPara>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bridge</m:t>
                    </m:r>
                  </m:sup>
                </m:sSubSup>
              </m:oMath>
            </m:oMathPara>
          </w:p>
        </w:tc>
        <w:tc>
          <w:tcPr>
            <w:tcW w:w="0" w:type="auto"/>
            <w:vAlign w:val="center"/>
            <w:hideMark/>
          </w:tcPr>
          <w:p w14:paraId="3EC437C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Chains Operated</w:t>
            </w:r>
          </w:p>
        </w:tc>
        <w:tc>
          <w:tcPr>
            <w:tcW w:w="0" w:type="auto"/>
            <w:vAlign w:val="center"/>
            <w:hideMark/>
          </w:tcPr>
          <w:p w14:paraId="089CAD6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Weight Boost</w:t>
            </w:r>
          </w:p>
        </w:tc>
      </w:tr>
      <w:tr w:rsidR="000F59A8" w:rsidRPr="00602E4B" w14:paraId="070006F3" w14:textId="77777777">
        <w:trPr>
          <w:tblCellSpacing w:w="15" w:type="dxa"/>
        </w:trPr>
        <w:tc>
          <w:tcPr>
            <w:tcW w:w="0" w:type="auto"/>
            <w:vAlign w:val="center"/>
            <w:hideMark/>
          </w:tcPr>
          <w:p w14:paraId="4BB09F62" w14:textId="77777777" w:rsidR="000F59A8" w:rsidRPr="00602E4B" w:rsidRDefault="000F59A8" w:rsidP="000F59A8">
            <w:pPr>
              <w:rPr>
                <w:rFonts w:ascii="Inter" w:hAnsi="Inter"/>
                <w:sz w:val="18"/>
                <w:szCs w:val="18"/>
              </w:rPr>
            </w:pPr>
            <w:r w:rsidRPr="00602E4B">
              <w:rPr>
                <w:rFonts w:ascii="Inter" w:hAnsi="Inter"/>
                <w:sz w:val="18"/>
                <w:szCs w:val="18"/>
              </w:rPr>
              <w:t>Frank</w:t>
            </w:r>
          </w:p>
        </w:tc>
        <w:tc>
          <w:tcPr>
            <w:tcW w:w="0" w:type="auto"/>
            <w:vAlign w:val="center"/>
            <w:hideMark/>
          </w:tcPr>
          <w:p w14:paraId="51DF605F" w14:textId="77777777" w:rsidR="000F59A8" w:rsidRPr="00602E4B" w:rsidRDefault="000F59A8" w:rsidP="000F59A8">
            <w:pPr>
              <w:rPr>
                <w:rFonts w:ascii="Inter" w:hAnsi="Inter"/>
                <w:sz w:val="18"/>
                <w:szCs w:val="18"/>
              </w:rPr>
            </w:pPr>
            <w:r w:rsidRPr="00602E4B">
              <w:rPr>
                <w:rFonts w:ascii="Inter" w:hAnsi="Inter"/>
                <w:sz w:val="18"/>
                <w:szCs w:val="18"/>
              </w:rPr>
              <w:t>80,000</w:t>
            </w:r>
          </w:p>
        </w:tc>
        <w:tc>
          <w:tcPr>
            <w:tcW w:w="0" w:type="auto"/>
            <w:vAlign w:val="center"/>
            <w:hideMark/>
          </w:tcPr>
          <w:p w14:paraId="0180FA53" w14:textId="77777777" w:rsidR="000F59A8" w:rsidRPr="00602E4B" w:rsidRDefault="000F59A8" w:rsidP="000F59A8">
            <w:pPr>
              <w:rPr>
                <w:rFonts w:ascii="Inter" w:hAnsi="Inter"/>
                <w:sz w:val="18"/>
                <w:szCs w:val="18"/>
              </w:rPr>
            </w:pPr>
            <w:r w:rsidRPr="00602E4B">
              <w:rPr>
                <w:rFonts w:ascii="Inter" w:hAnsi="Inter"/>
                <w:sz w:val="18"/>
                <w:szCs w:val="18"/>
              </w:rPr>
              <w:t>0.92</w:t>
            </w:r>
          </w:p>
        </w:tc>
        <w:tc>
          <w:tcPr>
            <w:tcW w:w="0" w:type="auto"/>
            <w:vAlign w:val="center"/>
            <w:hideMark/>
          </w:tcPr>
          <w:p w14:paraId="4C100583" w14:textId="77777777" w:rsidR="000F59A8" w:rsidRPr="00602E4B" w:rsidRDefault="000F59A8" w:rsidP="000F59A8">
            <w:pPr>
              <w:rPr>
                <w:rFonts w:ascii="Inter" w:hAnsi="Inter"/>
                <w:sz w:val="18"/>
                <w:szCs w:val="18"/>
              </w:rPr>
            </w:pPr>
            <w:r w:rsidRPr="00602E4B">
              <w:rPr>
                <w:rFonts w:ascii="Inter" w:hAnsi="Inter"/>
                <w:sz w:val="18"/>
                <w:szCs w:val="18"/>
              </w:rPr>
              <w:t>75</w:t>
            </w:r>
          </w:p>
        </w:tc>
        <w:tc>
          <w:tcPr>
            <w:tcW w:w="0" w:type="auto"/>
            <w:vAlign w:val="center"/>
            <w:hideMark/>
          </w:tcPr>
          <w:p w14:paraId="1DB057BF" w14:textId="77777777" w:rsidR="000F59A8" w:rsidRPr="00602E4B" w:rsidRDefault="000F59A8" w:rsidP="000F59A8">
            <w:pPr>
              <w:rPr>
                <w:rFonts w:ascii="Inter" w:hAnsi="Inter"/>
                <w:sz w:val="18"/>
                <w:szCs w:val="18"/>
              </w:rPr>
            </w:pPr>
            <w:r w:rsidRPr="00602E4B">
              <w:rPr>
                <w:rFonts w:ascii="Inter" w:hAnsi="Inter"/>
                <w:sz w:val="18"/>
                <w:szCs w:val="18"/>
              </w:rPr>
              <w:t>ETH, SOL, BTC</w:t>
            </w:r>
          </w:p>
        </w:tc>
        <w:tc>
          <w:tcPr>
            <w:tcW w:w="0" w:type="auto"/>
            <w:vAlign w:val="center"/>
            <w:hideMark/>
          </w:tcPr>
          <w:p w14:paraId="11230192" w14:textId="77777777" w:rsidR="000F59A8" w:rsidRPr="00602E4B" w:rsidRDefault="000F59A8" w:rsidP="000F59A8">
            <w:pPr>
              <w:rPr>
                <w:rFonts w:ascii="Inter" w:hAnsi="Inter"/>
                <w:sz w:val="18"/>
                <w:szCs w:val="18"/>
              </w:rPr>
            </w:pPr>
            <w:r w:rsidRPr="00602E4B">
              <w:rPr>
                <w:rFonts w:ascii="Inter" w:hAnsi="Inter"/>
                <w:sz w:val="18"/>
                <w:szCs w:val="18"/>
              </w:rPr>
              <w:t>+37%</w:t>
            </w:r>
          </w:p>
        </w:tc>
      </w:tr>
      <w:tr w:rsidR="000F59A8" w:rsidRPr="00602E4B" w14:paraId="29F9E93E" w14:textId="77777777">
        <w:trPr>
          <w:tblCellSpacing w:w="15" w:type="dxa"/>
        </w:trPr>
        <w:tc>
          <w:tcPr>
            <w:tcW w:w="0" w:type="auto"/>
            <w:vAlign w:val="center"/>
            <w:hideMark/>
          </w:tcPr>
          <w:p w14:paraId="271741A4" w14:textId="77777777" w:rsidR="000F59A8" w:rsidRPr="00602E4B" w:rsidRDefault="000F59A8" w:rsidP="000F59A8">
            <w:pPr>
              <w:rPr>
                <w:rFonts w:ascii="Inter" w:hAnsi="Inter"/>
                <w:sz w:val="18"/>
                <w:szCs w:val="18"/>
              </w:rPr>
            </w:pPr>
            <w:r w:rsidRPr="00602E4B">
              <w:rPr>
                <w:rFonts w:ascii="Inter" w:hAnsi="Inter"/>
                <w:sz w:val="18"/>
                <w:szCs w:val="18"/>
              </w:rPr>
              <w:t>Grace</w:t>
            </w:r>
          </w:p>
        </w:tc>
        <w:tc>
          <w:tcPr>
            <w:tcW w:w="0" w:type="auto"/>
            <w:vAlign w:val="center"/>
            <w:hideMark/>
          </w:tcPr>
          <w:p w14:paraId="423DEE3F" w14:textId="77777777" w:rsidR="000F59A8" w:rsidRPr="00602E4B" w:rsidRDefault="000F59A8" w:rsidP="000F59A8">
            <w:pPr>
              <w:rPr>
                <w:rFonts w:ascii="Inter" w:hAnsi="Inter"/>
                <w:sz w:val="18"/>
                <w:szCs w:val="18"/>
              </w:rPr>
            </w:pPr>
            <w:r w:rsidRPr="00602E4B">
              <w:rPr>
                <w:rFonts w:ascii="Inter" w:hAnsi="Inter"/>
                <w:sz w:val="18"/>
                <w:szCs w:val="18"/>
              </w:rPr>
              <w:t>80,000</w:t>
            </w:r>
          </w:p>
        </w:tc>
        <w:tc>
          <w:tcPr>
            <w:tcW w:w="0" w:type="auto"/>
            <w:vAlign w:val="center"/>
            <w:hideMark/>
          </w:tcPr>
          <w:p w14:paraId="5CE9AD2B" w14:textId="77777777" w:rsidR="000F59A8" w:rsidRPr="00602E4B" w:rsidRDefault="000F59A8" w:rsidP="000F59A8">
            <w:pPr>
              <w:rPr>
                <w:rFonts w:ascii="Inter" w:hAnsi="Inter"/>
                <w:sz w:val="18"/>
                <w:szCs w:val="18"/>
              </w:rPr>
            </w:pPr>
            <w:r w:rsidRPr="00602E4B">
              <w:rPr>
                <w:rFonts w:ascii="Inter" w:hAnsi="Inter"/>
                <w:sz w:val="18"/>
                <w:szCs w:val="18"/>
              </w:rPr>
              <w:t>0.92</w:t>
            </w:r>
          </w:p>
        </w:tc>
        <w:tc>
          <w:tcPr>
            <w:tcW w:w="0" w:type="auto"/>
            <w:vAlign w:val="center"/>
            <w:hideMark/>
          </w:tcPr>
          <w:p w14:paraId="0BA53300" w14:textId="77777777" w:rsidR="000F59A8" w:rsidRPr="00602E4B" w:rsidRDefault="000F59A8" w:rsidP="000F59A8">
            <w:pPr>
              <w:rPr>
                <w:rFonts w:ascii="Inter" w:hAnsi="Inter"/>
                <w:sz w:val="18"/>
                <w:szCs w:val="18"/>
              </w:rPr>
            </w:pPr>
            <w:r w:rsidRPr="00602E4B">
              <w:rPr>
                <w:rFonts w:ascii="Inter" w:hAnsi="Inter"/>
                <w:sz w:val="18"/>
                <w:szCs w:val="18"/>
              </w:rPr>
              <w:t>25</w:t>
            </w:r>
          </w:p>
        </w:tc>
        <w:tc>
          <w:tcPr>
            <w:tcW w:w="0" w:type="auto"/>
            <w:vAlign w:val="center"/>
            <w:hideMark/>
          </w:tcPr>
          <w:p w14:paraId="5BA23B73" w14:textId="77777777" w:rsidR="000F59A8" w:rsidRPr="00602E4B" w:rsidRDefault="000F59A8" w:rsidP="000F59A8">
            <w:pPr>
              <w:rPr>
                <w:rFonts w:ascii="Inter" w:hAnsi="Inter"/>
                <w:sz w:val="18"/>
                <w:szCs w:val="18"/>
              </w:rPr>
            </w:pPr>
            <w:r w:rsidRPr="00602E4B">
              <w:rPr>
                <w:rFonts w:ascii="Inter" w:hAnsi="Inter"/>
                <w:sz w:val="18"/>
                <w:szCs w:val="18"/>
              </w:rPr>
              <w:t>ETH only</w:t>
            </w:r>
          </w:p>
        </w:tc>
        <w:tc>
          <w:tcPr>
            <w:tcW w:w="0" w:type="auto"/>
            <w:vAlign w:val="center"/>
            <w:hideMark/>
          </w:tcPr>
          <w:p w14:paraId="79CF8A4F" w14:textId="77777777" w:rsidR="000F59A8" w:rsidRPr="00602E4B" w:rsidRDefault="000F59A8" w:rsidP="000F59A8">
            <w:pPr>
              <w:rPr>
                <w:rFonts w:ascii="Inter" w:hAnsi="Inter"/>
                <w:sz w:val="18"/>
                <w:szCs w:val="18"/>
              </w:rPr>
            </w:pPr>
            <w:r w:rsidRPr="00602E4B">
              <w:rPr>
                <w:rFonts w:ascii="Inter" w:hAnsi="Inter"/>
                <w:sz w:val="18"/>
                <w:szCs w:val="18"/>
              </w:rPr>
              <w:t>+12%</w:t>
            </w:r>
          </w:p>
        </w:tc>
      </w:tr>
    </w:tbl>
    <w:p w14:paraId="7375C29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Frank operates bridge relayers for 3 external chains, earning significantly higher contribution score.</w:t>
      </w:r>
    </w:p>
    <w:p w14:paraId="07B8121A"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5.1.1 Contribution Score Determination</w:t>
      </w:r>
    </w:p>
    <w:p w14:paraId="3B9B15B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Governance-Based Measurement:</w:t>
      </w:r>
    </w:p>
    <w:p w14:paraId="479DA02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The contribution score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w:r w:rsidRPr="00602E4B">
        <w:rPr>
          <w:rFonts w:ascii="Inter" w:hAnsi="Inter"/>
          <w:sz w:val="18"/>
          <w:szCs w:val="18"/>
        </w:rPr>
        <w:t xml:space="preserve">measures ecosystem value beyond consensus participation. To prevent centralization and manipulation, contribution measurement follows a </w:t>
      </w:r>
      <w:r w:rsidRPr="00602E4B">
        <w:rPr>
          <w:rFonts w:ascii="Inter" w:hAnsi="Inter"/>
          <w:b/>
          <w:bCs/>
          <w:sz w:val="18"/>
          <w:szCs w:val="18"/>
        </w:rPr>
        <w:t>transparent, multi-step governance process</w:t>
      </w:r>
      <w:r w:rsidRPr="00602E4B">
        <w:rPr>
          <w:rFonts w:ascii="Inter" w:hAnsi="Inter"/>
          <w:sz w:val="18"/>
          <w:szCs w:val="18"/>
        </w:rPr>
        <w:t>:</w:t>
      </w:r>
    </w:p>
    <w:p w14:paraId="0516676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Contribution Categories:</w:t>
      </w:r>
    </w:p>
    <w:p w14:paraId="478A2686" w14:textId="77777777" w:rsidR="000F59A8" w:rsidRPr="00602E4B" w:rsidRDefault="000F59A8">
      <w:pPr>
        <w:numPr>
          <w:ilvl w:val="0"/>
          <w:numId w:val="44"/>
        </w:numPr>
        <w:spacing w:before="100" w:beforeAutospacing="1" w:after="100" w:afterAutospacing="1"/>
        <w:rPr>
          <w:rFonts w:ascii="Inter" w:hAnsi="Inter"/>
          <w:sz w:val="18"/>
          <w:szCs w:val="18"/>
        </w:rPr>
      </w:pPr>
      <w:r w:rsidRPr="00602E4B">
        <w:rPr>
          <w:rFonts w:ascii="Inter" w:hAnsi="Inter"/>
          <w:b/>
          <w:bCs/>
          <w:sz w:val="18"/>
          <w:szCs w:val="18"/>
        </w:rPr>
        <w:t>Development (</w:t>
      </w: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dev</m:t>
            </m:r>
          </m:sup>
        </m:sSubSup>
      </m:oMath>
      <w:r w:rsidRPr="00602E4B">
        <w:rPr>
          <w:rFonts w:ascii="Inter" w:hAnsi="Inter"/>
          <w:b/>
          <w:bCs/>
          <w:sz w:val="18"/>
          <w:szCs w:val="18"/>
        </w:rPr>
        <w:t xml:space="preserve">): </w:t>
      </w:r>
      <w:r w:rsidRPr="00602E4B">
        <w:rPr>
          <w:rFonts w:ascii="Inter" w:hAnsi="Inter"/>
          <w:sz w:val="18"/>
          <w:szCs w:val="18"/>
        </w:rPr>
        <w:t>Open-source protocol improvements, client implementations, tooling</w:t>
      </w:r>
    </w:p>
    <w:p w14:paraId="19F4B46E" w14:textId="77777777" w:rsidR="000F59A8" w:rsidRPr="00602E4B" w:rsidRDefault="000F59A8">
      <w:pPr>
        <w:numPr>
          <w:ilvl w:val="0"/>
          <w:numId w:val="44"/>
        </w:numPr>
        <w:spacing w:before="100" w:beforeAutospacing="1" w:after="100" w:afterAutospacing="1"/>
        <w:rPr>
          <w:rFonts w:ascii="Inter" w:hAnsi="Inter"/>
          <w:sz w:val="18"/>
          <w:szCs w:val="18"/>
        </w:rPr>
      </w:pPr>
      <w:r w:rsidRPr="00602E4B">
        <w:rPr>
          <w:rFonts w:ascii="Inter" w:hAnsi="Inter"/>
          <w:b/>
          <w:bCs/>
          <w:sz w:val="18"/>
          <w:szCs w:val="18"/>
        </w:rPr>
        <w:t>Bridge Services (</w:t>
      </w: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bridge</m:t>
            </m:r>
          </m:sup>
        </m:sSubSup>
      </m:oMath>
      <w:r w:rsidRPr="00602E4B">
        <w:rPr>
          <w:rFonts w:ascii="Inter" w:hAnsi="Inter"/>
          <w:b/>
          <w:bCs/>
          <w:sz w:val="18"/>
          <w:szCs w:val="18"/>
        </w:rPr>
        <w:t xml:space="preserve">): </w:t>
      </w:r>
      <w:r w:rsidRPr="00602E4B">
        <w:rPr>
          <w:rFonts w:ascii="Inter" w:hAnsi="Inter"/>
          <w:sz w:val="18"/>
          <w:szCs w:val="18"/>
        </w:rPr>
        <w:t>Operating MPC relayer nodes, maintaining light clients for external chains, threshold signature participation rate</w:t>
      </w:r>
    </w:p>
    <w:p w14:paraId="5BBA99F4" w14:textId="77777777" w:rsidR="000F59A8" w:rsidRPr="00602E4B" w:rsidRDefault="000F59A8">
      <w:pPr>
        <w:numPr>
          <w:ilvl w:val="0"/>
          <w:numId w:val="44"/>
        </w:numPr>
        <w:spacing w:before="100" w:beforeAutospacing="1" w:after="100" w:afterAutospacing="1"/>
        <w:rPr>
          <w:rFonts w:ascii="Inter" w:hAnsi="Inter"/>
          <w:sz w:val="18"/>
          <w:szCs w:val="18"/>
        </w:rPr>
      </w:pPr>
      <w:r w:rsidRPr="00602E4B">
        <w:rPr>
          <w:rFonts w:ascii="Inter" w:hAnsi="Inter"/>
          <w:b/>
          <w:bCs/>
          <w:sz w:val="18"/>
          <w:szCs w:val="18"/>
        </w:rPr>
        <w:t>Witness/Oracle (</w:t>
      </w: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witness</m:t>
            </m:r>
          </m:sup>
        </m:sSubSup>
      </m:oMath>
      <w:r w:rsidRPr="00602E4B">
        <w:rPr>
          <w:rFonts w:ascii="Inter" w:hAnsi="Inter"/>
          <w:b/>
          <w:bCs/>
          <w:sz w:val="18"/>
          <w:szCs w:val="18"/>
        </w:rPr>
        <w:t xml:space="preserve">): </w:t>
      </w:r>
      <w:r w:rsidRPr="00602E4B">
        <w:rPr>
          <w:rFonts w:ascii="Inter" w:hAnsi="Inter"/>
          <w:sz w:val="18"/>
          <w:szCs w:val="18"/>
        </w:rPr>
        <w:t>Accuracy of external chain event attestations, uptime of witness nodes, fraud proof submissions</w:t>
      </w:r>
    </w:p>
    <w:p w14:paraId="20B1161C" w14:textId="77777777" w:rsidR="000F59A8" w:rsidRPr="00602E4B" w:rsidRDefault="000F59A8">
      <w:pPr>
        <w:numPr>
          <w:ilvl w:val="0"/>
          <w:numId w:val="44"/>
        </w:numPr>
        <w:spacing w:before="100" w:beforeAutospacing="1" w:after="100" w:afterAutospacing="1"/>
        <w:rPr>
          <w:rFonts w:ascii="Inter" w:hAnsi="Inter"/>
          <w:sz w:val="18"/>
          <w:szCs w:val="18"/>
        </w:rPr>
      </w:pPr>
      <w:r w:rsidRPr="00602E4B">
        <w:rPr>
          <w:rFonts w:ascii="Inter" w:hAnsi="Inter"/>
          <w:b/>
          <w:bCs/>
          <w:sz w:val="18"/>
          <w:szCs w:val="18"/>
        </w:rPr>
        <w:t>Community (</w:t>
      </w: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community</m:t>
            </m:r>
          </m:sup>
        </m:sSubSup>
      </m:oMath>
      <w:r w:rsidRPr="00602E4B">
        <w:rPr>
          <w:rFonts w:ascii="Inter" w:hAnsi="Inter"/>
          <w:b/>
          <w:bCs/>
          <w:sz w:val="18"/>
          <w:szCs w:val="18"/>
        </w:rPr>
        <w:t xml:space="preserve">): </w:t>
      </w:r>
      <w:r w:rsidRPr="00602E4B">
        <w:rPr>
          <w:rFonts w:ascii="Inter" w:hAnsi="Inter"/>
          <w:sz w:val="18"/>
          <w:szCs w:val="18"/>
        </w:rPr>
        <w:t>Educational content, documentation, ecosystem support</w:t>
      </w:r>
    </w:p>
    <w:p w14:paraId="44A9FC4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Measurement Process:</w:t>
      </w:r>
    </w:p>
    <w:p w14:paraId="4840DE6E" w14:textId="77777777" w:rsidR="000F59A8" w:rsidRPr="00602E4B" w:rsidRDefault="000F59A8">
      <w:pPr>
        <w:numPr>
          <w:ilvl w:val="0"/>
          <w:numId w:val="45"/>
        </w:numPr>
        <w:spacing w:before="100" w:beforeAutospacing="1" w:after="100" w:afterAutospacing="1"/>
        <w:rPr>
          <w:rFonts w:ascii="Inter" w:hAnsi="Inter"/>
          <w:sz w:val="18"/>
          <w:szCs w:val="18"/>
        </w:rPr>
      </w:pPr>
      <w:r w:rsidRPr="00602E4B">
        <w:rPr>
          <w:rFonts w:ascii="Inter" w:hAnsi="Inter"/>
          <w:b/>
          <w:bCs/>
          <w:sz w:val="18"/>
          <w:szCs w:val="18"/>
        </w:rPr>
        <w:t>Self-Reporting:</w:t>
      </w:r>
      <w:r w:rsidRPr="00602E4B">
        <w:rPr>
          <w:rFonts w:ascii="Inter" w:hAnsi="Inter"/>
          <w:sz w:val="18"/>
          <w:szCs w:val="18"/>
        </w:rPr>
        <w:t xml:space="preserve"> Validators submit quarterly contribution reports with verifiable evidence: </w:t>
      </w:r>
    </w:p>
    <w:p w14:paraId="7BA1EE3C"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GitHub commits with cryptographic signatures</w:t>
      </w:r>
    </w:p>
    <w:p w14:paraId="0E3D708E"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Bridge relayer uptime logs (signed by independent monitors)</w:t>
      </w:r>
    </w:p>
    <w:p w14:paraId="6613BBB2"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Witness attestation accuracy metrics (automatically tracked on-chain)</w:t>
      </w:r>
    </w:p>
    <w:p w14:paraId="1E1479C7"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Service uptime logs with cryptographic timestamps</w:t>
      </w:r>
    </w:p>
    <w:p w14:paraId="1290802B" w14:textId="77777777" w:rsidR="000F59A8" w:rsidRPr="00602E4B" w:rsidRDefault="000F59A8">
      <w:pPr>
        <w:numPr>
          <w:ilvl w:val="0"/>
          <w:numId w:val="45"/>
        </w:numPr>
        <w:spacing w:before="100" w:beforeAutospacing="1" w:after="100" w:afterAutospacing="1"/>
        <w:rPr>
          <w:rFonts w:ascii="Inter" w:hAnsi="Inter"/>
          <w:sz w:val="18"/>
          <w:szCs w:val="18"/>
        </w:rPr>
      </w:pPr>
      <w:r w:rsidRPr="00602E4B">
        <w:rPr>
          <w:rFonts w:ascii="Inter" w:hAnsi="Inter"/>
          <w:b/>
          <w:bCs/>
          <w:sz w:val="18"/>
          <w:szCs w:val="18"/>
        </w:rPr>
        <w:t>Automated On-Chain Tracking (for Bridge/Witness services):</w:t>
      </w:r>
      <w:r w:rsidRPr="00602E4B">
        <w:rPr>
          <w:rFonts w:ascii="Inter" w:hAnsi="Inter"/>
          <w:sz w:val="18"/>
          <w:szCs w:val="18"/>
        </w:rPr>
        <w:t xml:space="preserve"> </w:t>
      </w:r>
    </w:p>
    <w:p w14:paraId="4C919FED"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Bridge relayer participation: Automatically tracked via threshold signature participation</w:t>
      </w:r>
    </w:p>
    <w:p w14:paraId="09B12AAE"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lastRenderedPageBreak/>
        <w:t>Witness accuracy: Fraud proofs submitted against incorrect attestations reduce score</w:t>
      </w:r>
    </w:p>
    <w:p w14:paraId="6CBF180B"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Cross-chain service uptime: Monitored via heartbeat transactions from relayer nodes</w:t>
      </w:r>
    </w:p>
    <w:p w14:paraId="7A0A5F18" w14:textId="77777777" w:rsidR="000F59A8" w:rsidRPr="00602E4B" w:rsidRDefault="000F59A8">
      <w:pPr>
        <w:numPr>
          <w:ilvl w:val="0"/>
          <w:numId w:val="45"/>
        </w:numPr>
        <w:spacing w:before="100" w:beforeAutospacing="1" w:after="100" w:afterAutospacing="1"/>
        <w:rPr>
          <w:rFonts w:ascii="Inter" w:hAnsi="Inter"/>
          <w:sz w:val="18"/>
          <w:szCs w:val="18"/>
        </w:rPr>
      </w:pPr>
      <w:r w:rsidRPr="00602E4B">
        <w:rPr>
          <w:rFonts w:ascii="Inter" w:hAnsi="Inter"/>
          <w:b/>
          <w:bCs/>
          <w:sz w:val="18"/>
          <w:szCs w:val="18"/>
        </w:rPr>
        <w:t>Peer Review:</w:t>
      </w:r>
      <w:r w:rsidRPr="00602E4B">
        <w:rPr>
          <w:rFonts w:ascii="Inter" w:hAnsi="Inter"/>
          <w:sz w:val="18"/>
          <w:szCs w:val="18"/>
        </w:rPr>
        <w:t xml:space="preserve"> Random sample of validators (selected via VRF, </w:t>
      </w:r>
      <m:oMath>
        <m:r>
          <w:rPr>
            <w:rFonts w:ascii="Cambria Math" w:hAnsi="Cambria Math"/>
            <w:sz w:val="18"/>
            <w:szCs w:val="18"/>
          </w:rPr>
          <m:t>k=10</m:t>
        </m:r>
      </m:oMath>
      <w:r w:rsidRPr="00602E4B">
        <w:rPr>
          <w:rFonts w:ascii="Inter" w:hAnsi="Inter"/>
          <w:sz w:val="18"/>
          <w:szCs w:val="18"/>
        </w:rPr>
        <w:t xml:space="preserve">reviewers) reviews manual submissions for authenticity </w:t>
      </w:r>
    </w:p>
    <w:p w14:paraId="7AEF1AB8" w14:textId="77777777" w:rsidR="000F59A8" w:rsidRPr="00602E4B" w:rsidRDefault="000F59A8">
      <w:pPr>
        <w:numPr>
          <w:ilvl w:val="0"/>
          <w:numId w:val="45"/>
        </w:numPr>
        <w:spacing w:before="100" w:beforeAutospacing="1" w:after="100" w:afterAutospacing="1"/>
        <w:rPr>
          <w:rFonts w:ascii="Inter" w:hAnsi="Inter"/>
          <w:sz w:val="18"/>
          <w:szCs w:val="18"/>
        </w:rPr>
      </w:pPr>
      <w:r w:rsidRPr="00602E4B">
        <w:rPr>
          <w:rFonts w:ascii="Inter" w:hAnsi="Inter"/>
          <w:b/>
          <w:bCs/>
          <w:sz w:val="18"/>
          <w:szCs w:val="18"/>
        </w:rPr>
        <w:t>DAO Voting:</w:t>
      </w:r>
      <w:r w:rsidRPr="00602E4B">
        <w:rPr>
          <w:rFonts w:ascii="Inter" w:hAnsi="Inter"/>
          <w:sz w:val="18"/>
          <w:szCs w:val="18"/>
        </w:rPr>
        <w:t xml:space="preserve"> Token-weighted governance vote approves contribution scores with: </w:t>
      </w:r>
    </w:p>
    <w:p w14:paraId="41E1008D"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Minimum 10% quorum requirement</w:t>
      </w:r>
    </w:p>
    <w:p w14:paraId="6FDEF6DD"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60% approval threshold</w:t>
      </w:r>
    </w:p>
    <w:p w14:paraId="57B16DBA"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7-day voting period</w:t>
      </w:r>
    </w:p>
    <w:p w14:paraId="4CCB528F" w14:textId="77777777" w:rsidR="000F59A8" w:rsidRPr="00602E4B" w:rsidRDefault="000F59A8">
      <w:pPr>
        <w:numPr>
          <w:ilvl w:val="1"/>
          <w:numId w:val="45"/>
        </w:numPr>
        <w:spacing w:before="100" w:beforeAutospacing="1" w:after="100" w:afterAutospacing="1"/>
        <w:rPr>
          <w:rFonts w:ascii="Inter" w:hAnsi="Inter"/>
          <w:sz w:val="18"/>
          <w:szCs w:val="18"/>
        </w:rPr>
      </w:pPr>
      <w:r w:rsidRPr="00602E4B">
        <w:rPr>
          <w:rFonts w:ascii="Inter" w:hAnsi="Inter"/>
          <w:sz w:val="18"/>
          <w:szCs w:val="18"/>
        </w:rPr>
        <w:t>Public transparency of all submissions and votes</w:t>
      </w:r>
    </w:p>
    <w:p w14:paraId="2F2B178F" w14:textId="77777777" w:rsidR="000F59A8" w:rsidRPr="00602E4B" w:rsidRDefault="000F59A8">
      <w:pPr>
        <w:numPr>
          <w:ilvl w:val="0"/>
          <w:numId w:val="45"/>
        </w:numPr>
        <w:spacing w:before="100" w:beforeAutospacing="1" w:after="100" w:afterAutospacing="1"/>
        <w:rPr>
          <w:rFonts w:ascii="Inter" w:hAnsi="Inter"/>
          <w:sz w:val="18"/>
          <w:szCs w:val="18"/>
        </w:rPr>
      </w:pPr>
      <w:r w:rsidRPr="00602E4B">
        <w:rPr>
          <w:rFonts w:ascii="Inter" w:hAnsi="Inter"/>
          <w:b/>
          <w:bCs/>
          <w:sz w:val="18"/>
          <w:szCs w:val="18"/>
        </w:rPr>
        <w:t>Quadratic Scaling:</w:t>
      </w:r>
      <w:r w:rsidRPr="00602E4B">
        <w:rPr>
          <w:rFonts w:ascii="Inter" w:hAnsi="Inter"/>
          <w:sz w:val="18"/>
          <w:szCs w:val="18"/>
        </w:rPr>
        <w:t xml:space="preserve"> To prevent concentration, scores use quadratic scaling: $$C_i^{\text{effective}} = \sqrt{C_i^{\text{raw}}} This ensures diminishing returns for validators who dominate multiple categories.</w:t>
      </w:r>
    </w:p>
    <w:p w14:paraId="23339A1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Service Contribution Calculation:</w:t>
      </w:r>
    </w:p>
    <w:p w14:paraId="0DAB800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relayers, contribution is partially automated:</w:t>
      </w:r>
    </w:p>
    <w:p w14:paraId="075C842A"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m:rPr>
                  <m:nor/>
                </m:rPr>
                <w:rPr>
                  <w:rFonts w:ascii="Inter" w:hAnsi="Inter"/>
                  <w:sz w:val="18"/>
                  <w:szCs w:val="18"/>
                </w:rPr>
                <m:t>bridge</m:t>
              </m:r>
            </m:sup>
          </m:sSubSup>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j∈</m:t>
              </m:r>
              <m:r>
                <m:rPr>
                  <m:nor/>
                </m:rPr>
                <w:rPr>
                  <w:rFonts w:ascii="Inter" w:hAnsi="Inter"/>
                  <w:sz w:val="18"/>
                  <w:szCs w:val="18"/>
                </w:rPr>
                <m:t>chains</m:t>
              </m:r>
            </m:sub>
            <m:sup/>
            <m:e/>
          </m:nary>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i,j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i,j</m:t>
              </m:r>
            </m:sub>
          </m:sSub>
          <m:r>
            <w:rPr>
              <w:rFonts w:ascii="Cambria Math" w:hAnsi="Cambria Math"/>
              <w:sz w:val="18"/>
              <w:szCs w:val="18"/>
            </w:rPr>
            <m:t>)</m:t>
          </m:r>
          <m:r>
            <m:rPr>
              <m:sty m:val="p"/>
            </m:rPr>
            <w:rPr>
              <w:rFonts w:ascii="Cambria Math" w:hAnsi="Cambria Math"/>
              <w:sz w:val="18"/>
              <w:szCs w:val="18"/>
            </w:rPr>
            <w:br/>
          </m:r>
        </m:oMath>
      </m:oMathPara>
    </w:p>
    <w:p w14:paraId="0346E20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5159E4CF" w14:textId="77777777" w:rsidR="000F59A8" w:rsidRPr="00602E4B" w:rsidRDefault="000F59A8">
      <w:pPr>
        <w:numPr>
          <w:ilvl w:val="0"/>
          <w:numId w:val="46"/>
        </w:numPr>
        <w:spacing w:before="100" w:beforeAutospacing="1" w:after="100" w:afterAutospacing="1"/>
        <w:rPr>
          <w:rFonts w:ascii="Inter" w:hAnsi="Inter"/>
          <w:sz w:val="18"/>
          <w:szCs w:val="18"/>
        </w:rPr>
      </w:pPr>
      <m:oMath>
        <m:r>
          <w:rPr>
            <w:rFonts w:ascii="Cambria Math" w:hAnsi="Cambria Math"/>
            <w:sz w:val="18"/>
            <w:szCs w:val="18"/>
          </w:rPr>
          <m:t>j</m:t>
        </m:r>
      </m:oMath>
      <w:r w:rsidRPr="00602E4B">
        <w:rPr>
          <w:rFonts w:ascii="Inter" w:hAnsi="Inter"/>
          <w:sz w:val="18"/>
          <w:szCs w:val="18"/>
        </w:rPr>
        <w:t xml:space="preserve">- External chain (ETH, SOL, BTC, BSC, MATIC) </w:t>
      </w:r>
    </w:p>
    <w:p w14:paraId="00ABB0DF" w14:textId="77777777" w:rsidR="000F59A8" w:rsidRPr="00602E4B" w:rsidRDefault="00000000">
      <w:pPr>
        <w:numPr>
          <w:ilvl w:val="0"/>
          <w:numId w:val="4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oMath>
      <w:r w:rsidR="000F59A8" w:rsidRPr="00602E4B">
        <w:rPr>
          <w:rFonts w:ascii="Inter" w:hAnsi="Inter"/>
          <w:sz w:val="18"/>
          <w:szCs w:val="18"/>
        </w:rPr>
        <w:t xml:space="preserve">- Weight for chain </w:t>
      </w:r>
      <m:oMath>
        <m:r>
          <w:rPr>
            <w:rFonts w:ascii="Cambria Math" w:hAnsi="Cambria Math"/>
            <w:sz w:val="18"/>
            <w:szCs w:val="18"/>
          </w:rPr>
          <m:t>j</m:t>
        </m:r>
      </m:oMath>
      <w:r w:rsidR="000F59A8" w:rsidRPr="00602E4B">
        <w:rPr>
          <w:rFonts w:ascii="Inter" w:hAnsi="Inter"/>
          <w:sz w:val="18"/>
          <w:szCs w:val="18"/>
        </w:rPr>
        <w:t xml:space="preserve">based on economic importance (ETH=2.0, BTC=1.5, SOL=1.0, etc.) </w:t>
      </w:r>
    </w:p>
    <w:p w14:paraId="55AD130F" w14:textId="77777777" w:rsidR="000F59A8" w:rsidRPr="00602E4B" w:rsidRDefault="00000000">
      <w:pPr>
        <w:numPr>
          <w:ilvl w:val="0"/>
          <w:numId w:val="4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i,j</m:t>
            </m:r>
          </m:sub>
        </m:sSub>
      </m:oMath>
      <w:r w:rsidR="000F59A8" w:rsidRPr="00602E4B">
        <w:rPr>
          <w:rFonts w:ascii="Inter" w:hAnsi="Inter"/>
          <w:sz w:val="18"/>
          <w:szCs w:val="18"/>
        </w:rPr>
        <w:t xml:space="preserve">- Uptime for validator </w:t>
      </w:r>
      <m:oMath>
        <m:r>
          <w:rPr>
            <w:rFonts w:ascii="Cambria Math" w:hAnsi="Cambria Math"/>
            <w:sz w:val="18"/>
            <w:szCs w:val="18"/>
          </w:rPr>
          <m:t>i</m:t>
        </m:r>
      </m:oMath>
      <w:r w:rsidR="000F59A8" w:rsidRPr="00602E4B">
        <w:rPr>
          <w:rFonts w:ascii="Inter" w:hAnsi="Inter"/>
          <w:sz w:val="18"/>
          <w:szCs w:val="18"/>
        </w:rPr>
        <w:t xml:space="preserve">on chain </w:t>
      </w:r>
      <m:oMath>
        <m:r>
          <w:rPr>
            <w:rFonts w:ascii="Cambria Math" w:hAnsi="Cambria Math"/>
            <w:sz w:val="18"/>
            <w:szCs w:val="18"/>
          </w:rPr>
          <m:t>j</m:t>
        </m:r>
      </m:oMath>
      <w:r w:rsidR="000F59A8" w:rsidRPr="00602E4B">
        <w:rPr>
          <w:rFonts w:ascii="Inter" w:hAnsi="Inter"/>
          <w:sz w:val="18"/>
          <w:szCs w:val="18"/>
        </w:rPr>
        <w:t xml:space="preserve">(percentage of heartbeats received) </w:t>
      </w:r>
    </w:p>
    <w:p w14:paraId="6BC0FB31" w14:textId="77777777" w:rsidR="000F59A8" w:rsidRPr="00602E4B" w:rsidRDefault="00000000">
      <w:pPr>
        <w:numPr>
          <w:ilvl w:val="0"/>
          <w:numId w:val="4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i,j</m:t>
            </m:r>
          </m:sub>
        </m:sSub>
      </m:oMath>
      <w:r w:rsidR="000F59A8" w:rsidRPr="00602E4B">
        <w:rPr>
          <w:rFonts w:ascii="Inter" w:hAnsi="Inter"/>
          <w:sz w:val="18"/>
          <w:szCs w:val="18"/>
        </w:rPr>
        <w:t xml:space="preserve">- Attestation accuracy for validator </w:t>
      </w:r>
      <m:oMath>
        <m:r>
          <w:rPr>
            <w:rFonts w:ascii="Cambria Math" w:hAnsi="Cambria Math"/>
            <w:sz w:val="18"/>
            <w:szCs w:val="18"/>
          </w:rPr>
          <m:t>i</m:t>
        </m:r>
      </m:oMath>
      <w:r w:rsidR="000F59A8" w:rsidRPr="00602E4B">
        <w:rPr>
          <w:rFonts w:ascii="Inter" w:hAnsi="Inter"/>
          <w:sz w:val="18"/>
          <w:szCs w:val="18"/>
        </w:rPr>
        <w:t xml:space="preserve">on chain </w:t>
      </w:r>
      <m:oMath>
        <m:r>
          <w:rPr>
            <w:rFonts w:ascii="Cambria Math" w:hAnsi="Cambria Math"/>
            <w:sz w:val="18"/>
            <w:szCs w:val="18"/>
          </w:rPr>
          <m:t>j</m:t>
        </m:r>
      </m:oMath>
      <w:r w:rsidR="000F59A8" w:rsidRPr="00602E4B">
        <w:rPr>
          <w:rFonts w:ascii="Inter" w:hAnsi="Inter"/>
          <w:sz w:val="18"/>
          <w:szCs w:val="18"/>
        </w:rPr>
        <w:t xml:space="preserve">(1 - fraud_proof_rate) </w:t>
      </w:r>
    </w:p>
    <w:p w14:paraId="65717CD0" w14:textId="77777777" w:rsidR="000F59A8" w:rsidRPr="00602E4B" w:rsidRDefault="00000000">
      <w:pPr>
        <w:numPr>
          <w:ilvl w:val="0"/>
          <w:numId w:val="4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i,j</m:t>
            </m:r>
          </m:sub>
        </m:sSub>
      </m:oMath>
      <w:r w:rsidR="000F59A8" w:rsidRPr="00602E4B">
        <w:rPr>
          <w:rFonts w:ascii="Inter" w:hAnsi="Inter"/>
          <w:sz w:val="18"/>
          <w:szCs w:val="18"/>
        </w:rPr>
        <w:t xml:space="preserve">- Threshold signature participation rate (successful signatures / eligible opportunities) </w:t>
      </w:r>
    </w:p>
    <w:p w14:paraId="4DCE14B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Bridge Contribution Calculation:</w:t>
      </w:r>
    </w:p>
    <w:p w14:paraId="75FCE86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 "Frank" operates bridge relayers for 3 chains over one quarter: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1057"/>
        <w:gridCol w:w="1123"/>
        <w:gridCol w:w="1339"/>
        <w:gridCol w:w="1602"/>
        <w:gridCol w:w="590"/>
      </w:tblGrid>
      <w:tr w:rsidR="000F59A8" w:rsidRPr="00602E4B" w14:paraId="2E038E77" w14:textId="77777777">
        <w:trPr>
          <w:tblHeader/>
          <w:tblCellSpacing w:w="15" w:type="dxa"/>
        </w:trPr>
        <w:tc>
          <w:tcPr>
            <w:tcW w:w="0" w:type="auto"/>
            <w:vAlign w:val="center"/>
            <w:hideMark/>
          </w:tcPr>
          <w:p w14:paraId="026C74F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Chain</w:t>
            </w:r>
          </w:p>
        </w:tc>
        <w:tc>
          <w:tcPr>
            <w:tcW w:w="0" w:type="auto"/>
            <w:vAlign w:val="center"/>
            <w:hideMark/>
          </w:tcPr>
          <w:p w14:paraId="15CED39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Weight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oMath>
            <w:r w:rsidRPr="00602E4B">
              <w:rPr>
                <w:rFonts w:ascii="Inter" w:hAnsi="Inter"/>
                <w:b/>
                <w:bCs/>
                <w:sz w:val="18"/>
                <w:szCs w:val="18"/>
              </w:rPr>
              <w:t xml:space="preserve">) </w:t>
            </w:r>
          </w:p>
        </w:tc>
        <w:tc>
          <w:tcPr>
            <w:tcW w:w="0" w:type="auto"/>
            <w:vAlign w:val="center"/>
            <w:hideMark/>
          </w:tcPr>
          <w:p w14:paraId="3A98D8E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Uptime (</w:t>
            </w: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i,j</m:t>
                  </m:r>
                </m:sub>
              </m:sSub>
            </m:oMath>
            <w:r w:rsidRPr="00602E4B">
              <w:rPr>
                <w:rFonts w:ascii="Inter" w:hAnsi="Inter"/>
                <w:b/>
                <w:bCs/>
                <w:sz w:val="18"/>
                <w:szCs w:val="18"/>
              </w:rPr>
              <w:t xml:space="preserve">) </w:t>
            </w:r>
          </w:p>
        </w:tc>
        <w:tc>
          <w:tcPr>
            <w:tcW w:w="0" w:type="auto"/>
            <w:vAlign w:val="center"/>
            <w:hideMark/>
          </w:tcPr>
          <w:p w14:paraId="14C5B62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Accuracy (</w:t>
            </w:r>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i,j</m:t>
                  </m:r>
                </m:sub>
              </m:sSub>
            </m:oMath>
            <w:r w:rsidRPr="00602E4B">
              <w:rPr>
                <w:rFonts w:ascii="Inter" w:hAnsi="Inter"/>
                <w:b/>
                <w:bCs/>
                <w:sz w:val="18"/>
                <w:szCs w:val="18"/>
              </w:rPr>
              <w:t xml:space="preserve">) </w:t>
            </w:r>
          </w:p>
        </w:tc>
        <w:tc>
          <w:tcPr>
            <w:tcW w:w="0" w:type="auto"/>
            <w:vAlign w:val="center"/>
            <w:hideMark/>
          </w:tcPr>
          <w:p w14:paraId="7FE93A99"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Participation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i,j</m:t>
                  </m:r>
                </m:sub>
              </m:sSub>
            </m:oMath>
            <w:r w:rsidRPr="00602E4B">
              <w:rPr>
                <w:rFonts w:ascii="Inter" w:hAnsi="Inter"/>
                <w:b/>
                <w:bCs/>
                <w:sz w:val="18"/>
                <w:szCs w:val="18"/>
              </w:rPr>
              <w:t xml:space="preserve">) </w:t>
            </w:r>
          </w:p>
        </w:tc>
        <w:tc>
          <w:tcPr>
            <w:tcW w:w="0" w:type="auto"/>
            <w:vAlign w:val="center"/>
            <w:hideMark/>
          </w:tcPr>
          <w:p w14:paraId="3179F04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Score</w:t>
            </w:r>
          </w:p>
        </w:tc>
      </w:tr>
      <w:tr w:rsidR="000F59A8" w:rsidRPr="00602E4B" w14:paraId="7A9FD392" w14:textId="77777777">
        <w:trPr>
          <w:tblCellSpacing w:w="15" w:type="dxa"/>
        </w:trPr>
        <w:tc>
          <w:tcPr>
            <w:tcW w:w="0" w:type="auto"/>
            <w:vAlign w:val="center"/>
            <w:hideMark/>
          </w:tcPr>
          <w:p w14:paraId="597D2752" w14:textId="77777777" w:rsidR="000F59A8" w:rsidRPr="00602E4B" w:rsidRDefault="000F59A8" w:rsidP="000F59A8">
            <w:pPr>
              <w:rPr>
                <w:rFonts w:ascii="Inter" w:hAnsi="Inter"/>
                <w:sz w:val="18"/>
                <w:szCs w:val="18"/>
              </w:rPr>
            </w:pPr>
            <w:r w:rsidRPr="00602E4B">
              <w:rPr>
                <w:rFonts w:ascii="Inter" w:hAnsi="Inter"/>
                <w:sz w:val="18"/>
                <w:szCs w:val="18"/>
              </w:rPr>
              <w:t>ETH</w:t>
            </w:r>
          </w:p>
        </w:tc>
        <w:tc>
          <w:tcPr>
            <w:tcW w:w="0" w:type="auto"/>
            <w:vAlign w:val="center"/>
            <w:hideMark/>
          </w:tcPr>
          <w:p w14:paraId="315A688E" w14:textId="77777777" w:rsidR="000F59A8" w:rsidRPr="00602E4B" w:rsidRDefault="000F59A8" w:rsidP="000F59A8">
            <w:pPr>
              <w:rPr>
                <w:rFonts w:ascii="Inter" w:hAnsi="Inter"/>
                <w:sz w:val="18"/>
                <w:szCs w:val="18"/>
              </w:rPr>
            </w:pPr>
            <w:r w:rsidRPr="00602E4B">
              <w:rPr>
                <w:rFonts w:ascii="Inter" w:hAnsi="Inter"/>
                <w:sz w:val="18"/>
                <w:szCs w:val="18"/>
              </w:rPr>
              <w:t>2.0</w:t>
            </w:r>
          </w:p>
        </w:tc>
        <w:tc>
          <w:tcPr>
            <w:tcW w:w="0" w:type="auto"/>
            <w:vAlign w:val="center"/>
            <w:hideMark/>
          </w:tcPr>
          <w:p w14:paraId="7469DB69" w14:textId="77777777" w:rsidR="000F59A8" w:rsidRPr="00602E4B" w:rsidRDefault="000F59A8" w:rsidP="000F59A8">
            <w:pPr>
              <w:rPr>
                <w:rFonts w:ascii="Inter" w:hAnsi="Inter"/>
                <w:sz w:val="18"/>
                <w:szCs w:val="18"/>
              </w:rPr>
            </w:pPr>
            <w:r w:rsidRPr="00602E4B">
              <w:rPr>
                <w:rFonts w:ascii="Inter" w:hAnsi="Inter"/>
                <w:sz w:val="18"/>
                <w:szCs w:val="18"/>
              </w:rPr>
              <w:t>0.98</w:t>
            </w:r>
          </w:p>
        </w:tc>
        <w:tc>
          <w:tcPr>
            <w:tcW w:w="0" w:type="auto"/>
            <w:vAlign w:val="center"/>
            <w:hideMark/>
          </w:tcPr>
          <w:p w14:paraId="1C134475" w14:textId="77777777" w:rsidR="000F59A8" w:rsidRPr="00602E4B" w:rsidRDefault="000F59A8" w:rsidP="000F59A8">
            <w:pPr>
              <w:rPr>
                <w:rFonts w:ascii="Inter" w:hAnsi="Inter"/>
                <w:sz w:val="18"/>
                <w:szCs w:val="18"/>
              </w:rPr>
            </w:pPr>
            <w:r w:rsidRPr="00602E4B">
              <w:rPr>
                <w:rFonts w:ascii="Inter" w:hAnsi="Inter"/>
                <w:sz w:val="18"/>
                <w:szCs w:val="18"/>
              </w:rPr>
              <w:t>1.00</w:t>
            </w:r>
          </w:p>
        </w:tc>
        <w:tc>
          <w:tcPr>
            <w:tcW w:w="0" w:type="auto"/>
            <w:vAlign w:val="center"/>
            <w:hideMark/>
          </w:tcPr>
          <w:p w14:paraId="2A35F2FA" w14:textId="77777777" w:rsidR="000F59A8" w:rsidRPr="00602E4B" w:rsidRDefault="000F59A8" w:rsidP="000F59A8">
            <w:pPr>
              <w:rPr>
                <w:rFonts w:ascii="Inter" w:hAnsi="Inter"/>
                <w:sz w:val="18"/>
                <w:szCs w:val="18"/>
              </w:rPr>
            </w:pPr>
            <w:r w:rsidRPr="00602E4B">
              <w:rPr>
                <w:rFonts w:ascii="Inter" w:hAnsi="Inter"/>
                <w:sz w:val="18"/>
                <w:szCs w:val="18"/>
              </w:rPr>
              <w:t>0.95</w:t>
            </w:r>
          </w:p>
        </w:tc>
        <w:tc>
          <w:tcPr>
            <w:tcW w:w="0" w:type="auto"/>
            <w:vAlign w:val="center"/>
            <w:hideMark/>
          </w:tcPr>
          <w:p w14:paraId="72B73CAE" w14:textId="77777777" w:rsidR="000F59A8" w:rsidRPr="00602E4B" w:rsidRDefault="000F59A8" w:rsidP="000F59A8">
            <w:pPr>
              <w:rPr>
                <w:rFonts w:ascii="Inter" w:hAnsi="Inter"/>
                <w:sz w:val="18"/>
                <w:szCs w:val="18"/>
              </w:rPr>
            </w:pPr>
            <w:r w:rsidRPr="00602E4B">
              <w:rPr>
                <w:rFonts w:ascii="Inter" w:hAnsi="Inter"/>
                <w:sz w:val="18"/>
                <w:szCs w:val="18"/>
              </w:rPr>
              <w:t>1.86</w:t>
            </w:r>
          </w:p>
        </w:tc>
      </w:tr>
      <w:tr w:rsidR="000F59A8" w:rsidRPr="00602E4B" w14:paraId="5DCD804F" w14:textId="77777777">
        <w:trPr>
          <w:tblCellSpacing w:w="15" w:type="dxa"/>
        </w:trPr>
        <w:tc>
          <w:tcPr>
            <w:tcW w:w="0" w:type="auto"/>
            <w:vAlign w:val="center"/>
            <w:hideMark/>
          </w:tcPr>
          <w:p w14:paraId="60848BB0" w14:textId="77777777" w:rsidR="000F59A8" w:rsidRPr="00602E4B" w:rsidRDefault="000F59A8" w:rsidP="000F59A8">
            <w:pPr>
              <w:rPr>
                <w:rFonts w:ascii="Inter" w:hAnsi="Inter"/>
                <w:sz w:val="18"/>
                <w:szCs w:val="18"/>
              </w:rPr>
            </w:pPr>
            <w:r w:rsidRPr="00602E4B">
              <w:rPr>
                <w:rFonts w:ascii="Inter" w:hAnsi="Inter"/>
                <w:sz w:val="18"/>
                <w:szCs w:val="18"/>
              </w:rPr>
              <w:t>SOL</w:t>
            </w:r>
          </w:p>
        </w:tc>
        <w:tc>
          <w:tcPr>
            <w:tcW w:w="0" w:type="auto"/>
            <w:vAlign w:val="center"/>
            <w:hideMark/>
          </w:tcPr>
          <w:p w14:paraId="57EFBE52"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23653266" w14:textId="77777777" w:rsidR="000F59A8" w:rsidRPr="00602E4B" w:rsidRDefault="000F59A8" w:rsidP="000F59A8">
            <w:pPr>
              <w:rPr>
                <w:rFonts w:ascii="Inter" w:hAnsi="Inter"/>
                <w:sz w:val="18"/>
                <w:szCs w:val="18"/>
              </w:rPr>
            </w:pPr>
            <w:r w:rsidRPr="00602E4B">
              <w:rPr>
                <w:rFonts w:ascii="Inter" w:hAnsi="Inter"/>
                <w:sz w:val="18"/>
                <w:szCs w:val="18"/>
              </w:rPr>
              <w:t>0.95</w:t>
            </w:r>
          </w:p>
        </w:tc>
        <w:tc>
          <w:tcPr>
            <w:tcW w:w="0" w:type="auto"/>
            <w:vAlign w:val="center"/>
            <w:hideMark/>
          </w:tcPr>
          <w:p w14:paraId="7C4B2807" w14:textId="77777777" w:rsidR="000F59A8" w:rsidRPr="00602E4B" w:rsidRDefault="000F59A8" w:rsidP="000F59A8">
            <w:pPr>
              <w:rPr>
                <w:rFonts w:ascii="Inter" w:hAnsi="Inter"/>
                <w:sz w:val="18"/>
                <w:szCs w:val="18"/>
              </w:rPr>
            </w:pPr>
            <w:r w:rsidRPr="00602E4B">
              <w:rPr>
                <w:rFonts w:ascii="Inter" w:hAnsi="Inter"/>
                <w:sz w:val="18"/>
                <w:szCs w:val="18"/>
              </w:rPr>
              <w:t>0.98</w:t>
            </w:r>
          </w:p>
        </w:tc>
        <w:tc>
          <w:tcPr>
            <w:tcW w:w="0" w:type="auto"/>
            <w:vAlign w:val="center"/>
            <w:hideMark/>
          </w:tcPr>
          <w:p w14:paraId="6A4B7E7D" w14:textId="77777777" w:rsidR="000F59A8" w:rsidRPr="00602E4B" w:rsidRDefault="000F59A8" w:rsidP="000F59A8">
            <w:pPr>
              <w:rPr>
                <w:rFonts w:ascii="Inter" w:hAnsi="Inter"/>
                <w:sz w:val="18"/>
                <w:szCs w:val="18"/>
              </w:rPr>
            </w:pPr>
            <w:r w:rsidRPr="00602E4B">
              <w:rPr>
                <w:rFonts w:ascii="Inter" w:hAnsi="Inter"/>
                <w:sz w:val="18"/>
                <w:szCs w:val="18"/>
              </w:rPr>
              <w:t>0.92</w:t>
            </w:r>
          </w:p>
        </w:tc>
        <w:tc>
          <w:tcPr>
            <w:tcW w:w="0" w:type="auto"/>
            <w:vAlign w:val="center"/>
            <w:hideMark/>
          </w:tcPr>
          <w:p w14:paraId="6D407B77" w14:textId="77777777" w:rsidR="000F59A8" w:rsidRPr="00602E4B" w:rsidRDefault="000F59A8" w:rsidP="000F59A8">
            <w:pPr>
              <w:rPr>
                <w:rFonts w:ascii="Inter" w:hAnsi="Inter"/>
                <w:sz w:val="18"/>
                <w:szCs w:val="18"/>
              </w:rPr>
            </w:pPr>
            <w:r w:rsidRPr="00602E4B">
              <w:rPr>
                <w:rFonts w:ascii="Inter" w:hAnsi="Inter"/>
                <w:sz w:val="18"/>
                <w:szCs w:val="18"/>
              </w:rPr>
              <w:t>0.86</w:t>
            </w:r>
          </w:p>
        </w:tc>
      </w:tr>
      <w:tr w:rsidR="000F59A8" w:rsidRPr="00602E4B" w14:paraId="591874F1" w14:textId="77777777">
        <w:trPr>
          <w:tblCellSpacing w:w="15" w:type="dxa"/>
        </w:trPr>
        <w:tc>
          <w:tcPr>
            <w:tcW w:w="0" w:type="auto"/>
            <w:vAlign w:val="center"/>
            <w:hideMark/>
          </w:tcPr>
          <w:p w14:paraId="2FC04F1C" w14:textId="77777777" w:rsidR="000F59A8" w:rsidRPr="00602E4B" w:rsidRDefault="000F59A8" w:rsidP="000F59A8">
            <w:pPr>
              <w:rPr>
                <w:rFonts w:ascii="Inter" w:hAnsi="Inter"/>
                <w:sz w:val="18"/>
                <w:szCs w:val="18"/>
              </w:rPr>
            </w:pPr>
            <w:r w:rsidRPr="00602E4B">
              <w:rPr>
                <w:rFonts w:ascii="Inter" w:hAnsi="Inter"/>
                <w:sz w:val="18"/>
                <w:szCs w:val="18"/>
              </w:rPr>
              <w:t>BTC</w:t>
            </w:r>
          </w:p>
        </w:tc>
        <w:tc>
          <w:tcPr>
            <w:tcW w:w="0" w:type="auto"/>
            <w:vAlign w:val="center"/>
            <w:hideMark/>
          </w:tcPr>
          <w:p w14:paraId="7FA7BB09" w14:textId="77777777" w:rsidR="000F59A8" w:rsidRPr="00602E4B" w:rsidRDefault="000F59A8" w:rsidP="000F59A8">
            <w:pPr>
              <w:rPr>
                <w:rFonts w:ascii="Inter" w:hAnsi="Inter"/>
                <w:sz w:val="18"/>
                <w:szCs w:val="18"/>
              </w:rPr>
            </w:pPr>
            <w:r w:rsidRPr="00602E4B">
              <w:rPr>
                <w:rFonts w:ascii="Inter" w:hAnsi="Inter"/>
                <w:sz w:val="18"/>
                <w:szCs w:val="18"/>
              </w:rPr>
              <w:t>1.5</w:t>
            </w:r>
          </w:p>
        </w:tc>
        <w:tc>
          <w:tcPr>
            <w:tcW w:w="0" w:type="auto"/>
            <w:vAlign w:val="center"/>
            <w:hideMark/>
          </w:tcPr>
          <w:p w14:paraId="60BF4E9D" w14:textId="77777777" w:rsidR="000F59A8" w:rsidRPr="00602E4B" w:rsidRDefault="000F59A8" w:rsidP="000F59A8">
            <w:pPr>
              <w:rPr>
                <w:rFonts w:ascii="Inter" w:hAnsi="Inter"/>
                <w:sz w:val="18"/>
                <w:szCs w:val="18"/>
              </w:rPr>
            </w:pPr>
            <w:r w:rsidRPr="00602E4B">
              <w:rPr>
                <w:rFonts w:ascii="Inter" w:hAnsi="Inter"/>
                <w:sz w:val="18"/>
                <w:szCs w:val="18"/>
              </w:rPr>
              <w:t>0.99</w:t>
            </w:r>
          </w:p>
        </w:tc>
        <w:tc>
          <w:tcPr>
            <w:tcW w:w="0" w:type="auto"/>
            <w:vAlign w:val="center"/>
            <w:hideMark/>
          </w:tcPr>
          <w:p w14:paraId="2637D11A" w14:textId="77777777" w:rsidR="000F59A8" w:rsidRPr="00602E4B" w:rsidRDefault="000F59A8" w:rsidP="000F59A8">
            <w:pPr>
              <w:rPr>
                <w:rFonts w:ascii="Inter" w:hAnsi="Inter"/>
                <w:sz w:val="18"/>
                <w:szCs w:val="18"/>
              </w:rPr>
            </w:pPr>
            <w:r w:rsidRPr="00602E4B">
              <w:rPr>
                <w:rFonts w:ascii="Inter" w:hAnsi="Inter"/>
                <w:sz w:val="18"/>
                <w:szCs w:val="18"/>
              </w:rPr>
              <w:t>1.00</w:t>
            </w:r>
          </w:p>
        </w:tc>
        <w:tc>
          <w:tcPr>
            <w:tcW w:w="0" w:type="auto"/>
            <w:vAlign w:val="center"/>
            <w:hideMark/>
          </w:tcPr>
          <w:p w14:paraId="465D93C8" w14:textId="77777777" w:rsidR="000F59A8" w:rsidRPr="00602E4B" w:rsidRDefault="000F59A8" w:rsidP="000F59A8">
            <w:pPr>
              <w:rPr>
                <w:rFonts w:ascii="Inter" w:hAnsi="Inter"/>
                <w:sz w:val="18"/>
                <w:szCs w:val="18"/>
              </w:rPr>
            </w:pPr>
            <w:r w:rsidRPr="00602E4B">
              <w:rPr>
                <w:rFonts w:ascii="Inter" w:hAnsi="Inter"/>
                <w:sz w:val="18"/>
                <w:szCs w:val="18"/>
              </w:rPr>
              <w:t>0.88</w:t>
            </w:r>
          </w:p>
        </w:tc>
        <w:tc>
          <w:tcPr>
            <w:tcW w:w="0" w:type="auto"/>
            <w:vAlign w:val="center"/>
            <w:hideMark/>
          </w:tcPr>
          <w:p w14:paraId="0EFB487C" w14:textId="77777777" w:rsidR="000F59A8" w:rsidRPr="00602E4B" w:rsidRDefault="000F59A8" w:rsidP="000F59A8">
            <w:pPr>
              <w:rPr>
                <w:rFonts w:ascii="Inter" w:hAnsi="Inter"/>
                <w:sz w:val="18"/>
                <w:szCs w:val="18"/>
              </w:rPr>
            </w:pPr>
            <w:r w:rsidRPr="00602E4B">
              <w:rPr>
                <w:rFonts w:ascii="Inter" w:hAnsi="Inter"/>
                <w:sz w:val="18"/>
                <w:szCs w:val="18"/>
              </w:rPr>
              <w:t>1.31</w:t>
            </w:r>
          </w:p>
        </w:tc>
      </w:tr>
    </w:tbl>
    <w:p w14:paraId="1A4B2EB9"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C</m:t>
              </m:r>
            </m:e>
            <m:sub>
              <m:r>
                <m:rPr>
                  <m:nor/>
                </m:rPr>
                <w:rPr>
                  <w:rFonts w:ascii="Inter" w:hAnsi="Inter"/>
                  <w:sz w:val="18"/>
                  <w:szCs w:val="18"/>
                </w:rPr>
                <m:t>Frank</m:t>
              </m:r>
            </m:sub>
            <m:sup>
              <m:r>
                <m:rPr>
                  <m:nor/>
                </m:rPr>
                <w:rPr>
                  <w:rFonts w:ascii="Inter" w:hAnsi="Inter"/>
                  <w:sz w:val="18"/>
                  <w:szCs w:val="18"/>
                </w:rPr>
                <m:t>bridge</m:t>
              </m:r>
            </m:sup>
          </m:sSubSup>
          <m:r>
            <w:rPr>
              <w:rFonts w:ascii="Cambria Math" w:hAnsi="Cambria Math"/>
              <w:sz w:val="18"/>
              <w:szCs w:val="18"/>
            </w:rPr>
            <m:t>=1.86+0.86+1.31=4.03</m:t>
          </m:r>
          <m:r>
            <m:rPr>
              <m:sty m:val="p"/>
            </m:rPr>
            <w:rPr>
              <w:rFonts w:ascii="Cambria Math" w:hAnsi="Cambria Math"/>
              <w:sz w:val="18"/>
              <w:szCs w:val="18"/>
            </w:rPr>
            <w:br/>
          </m:r>
        </m:oMath>
      </m:oMathPara>
    </w:p>
    <w:p w14:paraId="514C3BA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Anti-Gaming Mechanisms:</w:t>
      </w:r>
    </w:p>
    <w:p w14:paraId="74989A2D" w14:textId="77777777" w:rsidR="000F59A8" w:rsidRPr="00602E4B" w:rsidRDefault="000F59A8">
      <w:pPr>
        <w:numPr>
          <w:ilvl w:val="0"/>
          <w:numId w:val="47"/>
        </w:numPr>
        <w:spacing w:before="100" w:beforeAutospacing="1" w:after="100" w:afterAutospacing="1"/>
        <w:rPr>
          <w:rFonts w:ascii="Inter" w:hAnsi="Inter"/>
          <w:sz w:val="18"/>
          <w:szCs w:val="18"/>
        </w:rPr>
      </w:pPr>
      <w:r w:rsidRPr="00602E4B">
        <w:rPr>
          <w:rFonts w:ascii="Inter" w:hAnsi="Inter"/>
          <w:b/>
          <w:bCs/>
          <w:sz w:val="18"/>
          <w:szCs w:val="18"/>
        </w:rPr>
        <w:t>Appeals Process:</w:t>
      </w:r>
      <w:r w:rsidRPr="00602E4B">
        <w:rPr>
          <w:rFonts w:ascii="Inter" w:hAnsi="Inter"/>
          <w:sz w:val="18"/>
          <w:szCs w:val="18"/>
        </w:rPr>
        <w:t xml:space="preserve"> Validators can challenge scores through on-chain dispute resolution (requires stake to prevent spam, refunded if appeal succeeds)</w:t>
      </w:r>
    </w:p>
    <w:p w14:paraId="1D5FB8DF" w14:textId="77777777" w:rsidR="000F59A8" w:rsidRPr="00602E4B" w:rsidRDefault="000F59A8">
      <w:pPr>
        <w:numPr>
          <w:ilvl w:val="0"/>
          <w:numId w:val="47"/>
        </w:numPr>
        <w:spacing w:before="100" w:beforeAutospacing="1" w:after="100" w:afterAutospacing="1"/>
        <w:rPr>
          <w:rFonts w:ascii="Inter" w:hAnsi="Inter"/>
          <w:sz w:val="18"/>
          <w:szCs w:val="18"/>
        </w:rPr>
      </w:pPr>
      <w:r w:rsidRPr="00602E4B">
        <w:rPr>
          <w:rFonts w:ascii="Inter" w:hAnsi="Inter"/>
          <w:b/>
          <w:bCs/>
          <w:sz w:val="18"/>
          <w:szCs w:val="18"/>
        </w:rPr>
        <w:t>Reputation Link:</w:t>
      </w:r>
      <w:r w:rsidRPr="00602E4B">
        <w:rPr>
          <w:rFonts w:ascii="Inter" w:hAnsi="Inter"/>
          <w:sz w:val="18"/>
          <w:szCs w:val="18"/>
        </w:rPr>
        <w:t xml:space="preserve"> Contribution scores decay if reputation falls below 0.7 (prevents low-quality validators from gaming the system)</w:t>
      </w:r>
    </w:p>
    <w:p w14:paraId="7C43F489" w14:textId="77777777" w:rsidR="000F59A8" w:rsidRPr="00602E4B" w:rsidRDefault="000F59A8">
      <w:pPr>
        <w:numPr>
          <w:ilvl w:val="0"/>
          <w:numId w:val="47"/>
        </w:numPr>
        <w:spacing w:before="100" w:beforeAutospacing="1" w:after="100" w:afterAutospacing="1"/>
        <w:rPr>
          <w:rFonts w:ascii="Inter" w:hAnsi="Inter"/>
          <w:sz w:val="18"/>
          <w:szCs w:val="18"/>
        </w:rPr>
      </w:pPr>
      <w:r w:rsidRPr="00602E4B">
        <w:rPr>
          <w:rFonts w:ascii="Inter" w:hAnsi="Inter"/>
          <w:b/>
          <w:bCs/>
          <w:sz w:val="18"/>
          <w:szCs w:val="18"/>
        </w:rPr>
        <w:t>Sunset Clause:</w:t>
      </w:r>
      <w:r w:rsidRPr="00602E4B">
        <w:rPr>
          <w:rFonts w:ascii="Inter" w:hAnsi="Inter"/>
          <w:sz w:val="18"/>
          <w:szCs w:val="18"/>
        </w:rPr>
        <w:t xml:space="preserve"> Contributions older than 12 months decay exponentially: $$C_i(t) = C_i(t_0) \cdot e^{-\lambda_{\text{decay}} \cdot (t - t_0) / 365 \text{ days}} where </w:t>
      </w:r>
      <m:oMath>
        <m:sSub>
          <m:sSubPr>
            <m:ctrlPr>
              <w:rPr>
                <w:rFonts w:ascii="Cambria Math" w:hAnsi="Cambria Math"/>
                <w:sz w:val="18"/>
                <w:szCs w:val="18"/>
              </w:rPr>
            </m:ctrlPr>
          </m:sSubPr>
          <m:e>
            <m:r>
              <w:rPr>
                <w:rFonts w:ascii="Cambria Math" w:hAnsi="Cambria Math"/>
                <w:sz w:val="18"/>
                <w:szCs w:val="18"/>
              </w:rPr>
              <m:t>λ</m:t>
            </m:r>
          </m:e>
          <m:sub>
            <m:r>
              <m:rPr>
                <m:nor/>
              </m:rPr>
              <w:rPr>
                <w:rFonts w:ascii="Inter" w:hAnsi="Inter"/>
                <w:sz w:val="18"/>
                <w:szCs w:val="18"/>
              </w:rPr>
              <m:t>decay</m:t>
            </m:r>
          </m:sub>
        </m:sSub>
        <m:r>
          <w:rPr>
            <w:rFonts w:ascii="Cambria Math" w:hAnsi="Cambria Math"/>
            <w:sz w:val="18"/>
            <w:szCs w:val="18"/>
          </w:rPr>
          <m:t>=0.5</m:t>
        </m:r>
      </m:oMath>
      <w:r w:rsidRPr="00602E4B">
        <w:rPr>
          <w:rFonts w:ascii="Inter" w:hAnsi="Inter"/>
          <w:sz w:val="18"/>
          <w:szCs w:val="18"/>
        </w:rPr>
        <w:t xml:space="preserve">(50% decay per year) </w:t>
      </w:r>
    </w:p>
    <w:p w14:paraId="56092E72" w14:textId="77777777" w:rsidR="000F59A8" w:rsidRPr="00602E4B" w:rsidRDefault="000F59A8">
      <w:pPr>
        <w:numPr>
          <w:ilvl w:val="0"/>
          <w:numId w:val="47"/>
        </w:numPr>
        <w:spacing w:before="100" w:beforeAutospacing="1" w:after="100" w:afterAutospacing="1"/>
        <w:rPr>
          <w:rFonts w:ascii="Inter" w:hAnsi="Inter"/>
          <w:sz w:val="18"/>
          <w:szCs w:val="18"/>
        </w:rPr>
      </w:pPr>
      <w:r w:rsidRPr="00602E4B">
        <w:rPr>
          <w:rFonts w:ascii="Inter" w:hAnsi="Inter"/>
          <w:b/>
          <w:bCs/>
          <w:sz w:val="18"/>
          <w:szCs w:val="18"/>
        </w:rPr>
        <w:t>Audit Trail:</w:t>
      </w:r>
      <w:r w:rsidRPr="00602E4B">
        <w:rPr>
          <w:rFonts w:ascii="Inter" w:hAnsi="Inter"/>
          <w:sz w:val="18"/>
          <w:szCs w:val="18"/>
        </w:rPr>
        <w:t xml:space="preserve"> All contribution evidence is archived on decentralized storage (IPFS/Arweave) for transparency</w:t>
      </w:r>
    </w:p>
    <w:p w14:paraId="39479CDD" w14:textId="77777777" w:rsidR="000F59A8" w:rsidRPr="00602E4B" w:rsidRDefault="000F59A8">
      <w:pPr>
        <w:numPr>
          <w:ilvl w:val="0"/>
          <w:numId w:val="47"/>
        </w:numPr>
        <w:spacing w:before="100" w:beforeAutospacing="1" w:after="100" w:afterAutospacing="1"/>
        <w:rPr>
          <w:rFonts w:ascii="Inter" w:hAnsi="Inter"/>
          <w:sz w:val="18"/>
          <w:szCs w:val="18"/>
        </w:rPr>
      </w:pPr>
      <w:r w:rsidRPr="00602E4B">
        <w:rPr>
          <w:rFonts w:ascii="Inter" w:hAnsi="Inter"/>
          <w:b/>
          <w:bCs/>
          <w:sz w:val="18"/>
          <w:szCs w:val="18"/>
        </w:rPr>
        <w:t>Cross-Validation:</w:t>
      </w:r>
      <w:r w:rsidRPr="00602E4B">
        <w:rPr>
          <w:rFonts w:ascii="Inter" w:hAnsi="Inter"/>
          <w:sz w:val="18"/>
          <w:szCs w:val="18"/>
        </w:rPr>
        <w:t xml:space="preserve"> Bridge contributions are automatically cross-checked against on-chain threshold signature participation records</w:t>
      </w:r>
    </w:p>
    <w:p w14:paraId="0B598EC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Phase-In Approach:</w:t>
      </w:r>
    </w:p>
    <w:p w14:paraId="05C6F629" w14:textId="77777777" w:rsidR="000F59A8" w:rsidRPr="00602E4B" w:rsidRDefault="000F59A8">
      <w:pPr>
        <w:numPr>
          <w:ilvl w:val="0"/>
          <w:numId w:val="48"/>
        </w:numPr>
        <w:spacing w:before="100" w:beforeAutospacing="1" w:after="100" w:afterAutospacing="1"/>
        <w:rPr>
          <w:rFonts w:ascii="Inter" w:hAnsi="Inter"/>
          <w:sz w:val="18"/>
          <w:szCs w:val="18"/>
        </w:rPr>
      </w:pPr>
      <w:r w:rsidRPr="00602E4B">
        <w:rPr>
          <w:rFonts w:ascii="Inter" w:hAnsi="Inter"/>
          <w:b/>
          <w:bCs/>
          <w:sz w:val="18"/>
          <w:szCs w:val="18"/>
        </w:rPr>
        <w:t>MVP (Phase 0-1):</w:t>
      </w:r>
      <w:r w:rsidRPr="00602E4B">
        <w:rPr>
          <w:rFonts w:ascii="Inter" w:hAnsi="Inter"/>
          <w:sz w:val="18"/>
          <w:szCs w:val="18"/>
        </w:rPr>
        <w:t xml:space="preserve"> </w:t>
      </w:r>
      <m:oMath>
        <m:r>
          <w:rPr>
            <w:rFonts w:ascii="Cambria Math" w:hAnsi="Cambria Math"/>
            <w:sz w:val="18"/>
            <w:szCs w:val="18"/>
          </w:rPr>
          <m:t>γ=0</m:t>
        </m:r>
      </m:oMath>
      <w:r w:rsidRPr="00602E4B">
        <w:rPr>
          <w:rFonts w:ascii="Inter" w:hAnsi="Inter"/>
          <w:sz w:val="18"/>
          <w:szCs w:val="18"/>
        </w:rPr>
        <w:t xml:space="preserve">(contribution disabled until governance matures) </w:t>
      </w:r>
    </w:p>
    <w:p w14:paraId="3CDE2729" w14:textId="77777777" w:rsidR="000F59A8" w:rsidRPr="00602E4B" w:rsidRDefault="000F59A8">
      <w:pPr>
        <w:numPr>
          <w:ilvl w:val="0"/>
          <w:numId w:val="48"/>
        </w:numPr>
        <w:spacing w:before="100" w:beforeAutospacing="1" w:after="100" w:afterAutospacing="1"/>
        <w:rPr>
          <w:rFonts w:ascii="Inter" w:hAnsi="Inter"/>
          <w:sz w:val="18"/>
          <w:szCs w:val="18"/>
        </w:rPr>
      </w:pPr>
      <w:r w:rsidRPr="00602E4B">
        <w:rPr>
          <w:rFonts w:ascii="Inter" w:hAnsi="Inter"/>
          <w:b/>
          <w:bCs/>
          <w:sz w:val="18"/>
          <w:szCs w:val="18"/>
        </w:rPr>
        <w:t>Phase 2 (Testnet Full):</w:t>
      </w:r>
      <w:r w:rsidRPr="00602E4B">
        <w:rPr>
          <w:rFonts w:ascii="Inter" w:hAnsi="Inter"/>
          <w:sz w:val="18"/>
          <w:szCs w:val="18"/>
        </w:rPr>
        <w:t xml:space="preserve"> Governance framework deployment and testing, </w:t>
      </w:r>
      <m:oMath>
        <m:r>
          <w:rPr>
            <w:rFonts w:ascii="Cambria Math" w:hAnsi="Cambria Math"/>
            <w:sz w:val="18"/>
            <w:szCs w:val="18"/>
          </w:rPr>
          <m:t>γ=0.1</m:t>
        </m:r>
      </m:oMath>
      <w:r w:rsidRPr="00602E4B">
        <w:rPr>
          <w:rFonts w:ascii="Inter" w:hAnsi="Inter"/>
          <w:sz w:val="18"/>
          <w:szCs w:val="18"/>
        </w:rPr>
        <w:t xml:space="preserve">on testnet </w:t>
      </w:r>
    </w:p>
    <w:p w14:paraId="31912670" w14:textId="77777777" w:rsidR="000F59A8" w:rsidRPr="00602E4B" w:rsidRDefault="000F59A8">
      <w:pPr>
        <w:numPr>
          <w:ilvl w:val="0"/>
          <w:numId w:val="48"/>
        </w:numPr>
        <w:spacing w:before="100" w:beforeAutospacing="1" w:after="100" w:afterAutospacing="1"/>
        <w:rPr>
          <w:rFonts w:ascii="Inter" w:hAnsi="Inter"/>
          <w:sz w:val="18"/>
          <w:szCs w:val="18"/>
        </w:rPr>
      </w:pPr>
      <w:r w:rsidRPr="00602E4B">
        <w:rPr>
          <w:rFonts w:ascii="Inter" w:hAnsi="Inter"/>
          <w:b/>
          <w:bCs/>
          <w:sz w:val="18"/>
          <w:szCs w:val="18"/>
        </w:rPr>
        <w:t>Phase 3 (Mainnet Beta):</w:t>
      </w:r>
      <w:r w:rsidRPr="00602E4B">
        <w:rPr>
          <w:rFonts w:ascii="Inter" w:hAnsi="Inter"/>
          <w:sz w:val="18"/>
          <w:szCs w:val="18"/>
        </w:rPr>
        <w:t xml:space="preserve"> Gradual enablement </w:t>
      </w:r>
      <m:oMath>
        <m:r>
          <w:rPr>
            <w:rFonts w:ascii="Cambria Math" w:hAnsi="Cambria Math"/>
            <w:sz w:val="18"/>
            <w:szCs w:val="18"/>
          </w:rPr>
          <m:t>γ:0.1→0.3</m:t>
        </m:r>
      </m:oMath>
      <w:r w:rsidRPr="00602E4B">
        <w:rPr>
          <w:rFonts w:ascii="Inter" w:hAnsi="Inter"/>
          <w:sz w:val="18"/>
          <w:szCs w:val="18"/>
        </w:rPr>
        <w:t xml:space="preserve">over first 6 months </w:t>
      </w:r>
    </w:p>
    <w:p w14:paraId="287C68A9" w14:textId="77777777" w:rsidR="000F59A8" w:rsidRPr="00602E4B" w:rsidRDefault="000F59A8">
      <w:pPr>
        <w:numPr>
          <w:ilvl w:val="0"/>
          <w:numId w:val="48"/>
        </w:numPr>
        <w:spacing w:before="100" w:beforeAutospacing="1" w:after="100" w:afterAutospacing="1"/>
        <w:rPr>
          <w:rFonts w:ascii="Inter" w:hAnsi="Inter"/>
          <w:sz w:val="18"/>
          <w:szCs w:val="18"/>
        </w:rPr>
      </w:pPr>
      <w:r w:rsidRPr="00602E4B">
        <w:rPr>
          <w:rFonts w:ascii="Inter" w:hAnsi="Inter"/>
          <w:b/>
          <w:bCs/>
          <w:sz w:val="18"/>
          <w:szCs w:val="18"/>
        </w:rPr>
        <w:lastRenderedPageBreak/>
        <w:t>Phase 4 (Mainnet Stable):</w:t>
      </w:r>
      <w:r w:rsidRPr="00602E4B">
        <w:rPr>
          <w:rFonts w:ascii="Inter" w:hAnsi="Inter"/>
          <w:sz w:val="18"/>
          <w:szCs w:val="18"/>
        </w:rPr>
        <w:t xml:space="preserve"> Full contribution factor </w:t>
      </w:r>
      <m:oMath>
        <m:r>
          <w:rPr>
            <w:rFonts w:ascii="Cambria Math" w:hAnsi="Cambria Math"/>
            <w:sz w:val="18"/>
            <w:szCs w:val="18"/>
          </w:rPr>
          <m:t>γ=0.5</m:t>
        </m:r>
      </m:oMath>
    </w:p>
    <w:p w14:paraId="47C7EA4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Security Considerations:</w:t>
      </w:r>
    </w:p>
    <w:p w14:paraId="5B742359" w14:textId="77777777" w:rsidR="000F59A8" w:rsidRPr="00602E4B" w:rsidRDefault="000F59A8">
      <w:pPr>
        <w:numPr>
          <w:ilvl w:val="0"/>
          <w:numId w:val="49"/>
        </w:numPr>
        <w:spacing w:before="100" w:beforeAutospacing="1" w:after="100" w:afterAutospacing="1"/>
        <w:rPr>
          <w:rFonts w:ascii="Inter" w:hAnsi="Inter"/>
          <w:sz w:val="18"/>
          <w:szCs w:val="18"/>
        </w:rPr>
      </w:pPr>
      <w:r w:rsidRPr="00602E4B">
        <w:rPr>
          <w:rFonts w:ascii="Inter" w:hAnsi="Inter"/>
          <w:b/>
          <w:bCs/>
          <w:sz w:val="18"/>
          <w:szCs w:val="18"/>
        </w:rPr>
        <w:t>Sybil Resistance:</w:t>
      </w:r>
      <w:r w:rsidRPr="00602E4B">
        <w:rPr>
          <w:rFonts w:ascii="Inter" w:hAnsi="Inter"/>
          <w:sz w:val="18"/>
          <w:szCs w:val="18"/>
        </w:rPr>
        <w:t xml:space="preserve"> The quadratic scaling and reputation link make it uneconomical to create many low-contribution identities</w:t>
      </w:r>
    </w:p>
    <w:p w14:paraId="117D00F3" w14:textId="77777777" w:rsidR="000F59A8" w:rsidRPr="00602E4B" w:rsidRDefault="000F59A8">
      <w:pPr>
        <w:numPr>
          <w:ilvl w:val="0"/>
          <w:numId w:val="49"/>
        </w:numPr>
        <w:spacing w:before="100" w:beforeAutospacing="1" w:after="100" w:afterAutospacing="1"/>
        <w:rPr>
          <w:rFonts w:ascii="Inter" w:hAnsi="Inter"/>
          <w:sz w:val="18"/>
          <w:szCs w:val="18"/>
        </w:rPr>
      </w:pPr>
      <w:r w:rsidRPr="00602E4B">
        <w:rPr>
          <w:rFonts w:ascii="Inter" w:hAnsi="Inter"/>
          <w:b/>
          <w:bCs/>
          <w:sz w:val="18"/>
          <w:szCs w:val="18"/>
        </w:rPr>
        <w:t>Collusion Resistance:</w:t>
      </w:r>
      <w:r w:rsidRPr="00602E4B">
        <w:rPr>
          <w:rFonts w:ascii="Inter" w:hAnsi="Inter"/>
          <w:sz w:val="18"/>
          <w:szCs w:val="18"/>
        </w:rPr>
        <w:t xml:space="preserve"> Peer review and DAO voting prevent cartels from unfairly boosting allies</w:t>
      </w:r>
    </w:p>
    <w:p w14:paraId="039A282C" w14:textId="77777777" w:rsidR="000F59A8" w:rsidRPr="00602E4B" w:rsidRDefault="000F59A8">
      <w:pPr>
        <w:numPr>
          <w:ilvl w:val="0"/>
          <w:numId w:val="49"/>
        </w:numPr>
        <w:spacing w:before="100" w:beforeAutospacing="1" w:after="100" w:afterAutospacing="1"/>
        <w:rPr>
          <w:rFonts w:ascii="Inter" w:hAnsi="Inter"/>
          <w:sz w:val="18"/>
          <w:szCs w:val="18"/>
        </w:rPr>
      </w:pPr>
      <w:r w:rsidRPr="00602E4B">
        <w:rPr>
          <w:rFonts w:ascii="Inter" w:hAnsi="Inter"/>
          <w:b/>
          <w:bCs/>
          <w:sz w:val="18"/>
          <w:szCs w:val="18"/>
        </w:rPr>
        <w:t>Automation Priority:</w:t>
      </w:r>
      <w:r w:rsidRPr="00602E4B">
        <w:rPr>
          <w:rFonts w:ascii="Inter" w:hAnsi="Inter"/>
          <w:sz w:val="18"/>
          <w:szCs w:val="18"/>
        </w:rPr>
        <w:t xml:space="preserve"> Where possible (bridge/witness services), metrics are automatically tracked on-chain to minimize subjective judgment</w:t>
      </w:r>
    </w:p>
    <w:p w14:paraId="4C03D4CF"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5.1.2 Operator Cohort Verification</w:t>
      </w:r>
    </w:p>
    <w:p w14:paraId="4A07E53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Multi-Source Attestation System:</w:t>
      </w:r>
    </w:p>
    <w:p w14:paraId="2BF1248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To prevent sophisticated operators from circumventing diversity penalties through VPNs or multiple cloud providers, cohort identification uses </w:t>
      </w:r>
      <w:r w:rsidRPr="00602E4B">
        <w:rPr>
          <w:rFonts w:ascii="Inter" w:hAnsi="Inter"/>
          <w:b/>
          <w:bCs/>
          <w:sz w:val="18"/>
          <w:szCs w:val="18"/>
        </w:rPr>
        <w:t>defense-in-depth verification</w:t>
      </w:r>
      <w:r w:rsidRPr="00602E4B">
        <w:rPr>
          <w:rFonts w:ascii="Inter" w:hAnsi="Inter"/>
          <w:sz w:val="18"/>
          <w:szCs w:val="18"/>
        </w:rPr>
        <w:t>:</w:t>
      </w:r>
    </w:p>
    <w:p w14:paraId="5D14308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Layer 1 - Network Fingerprinting:</w:t>
      </w:r>
    </w:p>
    <w:p w14:paraId="6A9790AC" w14:textId="77777777" w:rsidR="000F59A8" w:rsidRPr="00602E4B" w:rsidRDefault="000F59A8">
      <w:pPr>
        <w:numPr>
          <w:ilvl w:val="0"/>
          <w:numId w:val="50"/>
        </w:numPr>
        <w:spacing w:before="100" w:beforeAutospacing="1" w:after="100" w:afterAutospacing="1"/>
        <w:rPr>
          <w:rFonts w:ascii="Inter" w:hAnsi="Inter"/>
          <w:sz w:val="18"/>
          <w:szCs w:val="18"/>
        </w:rPr>
      </w:pPr>
      <w:r w:rsidRPr="00602E4B">
        <w:rPr>
          <w:rFonts w:ascii="Inter" w:hAnsi="Inter"/>
          <w:b/>
          <w:bCs/>
          <w:sz w:val="18"/>
          <w:szCs w:val="18"/>
        </w:rPr>
        <w:t>ASN Detection:</w:t>
      </w:r>
      <w:r w:rsidRPr="00602E4B">
        <w:rPr>
          <w:rFonts w:ascii="Inter" w:hAnsi="Inter"/>
          <w:sz w:val="18"/>
          <w:szCs w:val="18"/>
        </w:rPr>
        <w:t xml:space="preserve"> Extracted from BGP routing tables (not just self-reported IP) </w:t>
      </w:r>
    </w:p>
    <w:p w14:paraId="53961590" w14:textId="77777777" w:rsidR="000F59A8" w:rsidRPr="00602E4B" w:rsidRDefault="000F59A8">
      <w:pPr>
        <w:numPr>
          <w:ilvl w:val="1"/>
          <w:numId w:val="50"/>
        </w:numPr>
        <w:spacing w:before="100" w:beforeAutospacing="1" w:after="100" w:afterAutospacing="1"/>
        <w:rPr>
          <w:rFonts w:ascii="Inter" w:hAnsi="Inter"/>
          <w:sz w:val="18"/>
          <w:szCs w:val="18"/>
        </w:rPr>
      </w:pPr>
      <w:r w:rsidRPr="00602E4B">
        <w:rPr>
          <w:rFonts w:ascii="Inter" w:hAnsi="Inter"/>
          <w:sz w:val="18"/>
          <w:szCs w:val="18"/>
        </w:rPr>
        <w:t>Validators announce their IP addresses during registration</w:t>
      </w:r>
    </w:p>
    <w:p w14:paraId="3FC6118D" w14:textId="77777777" w:rsidR="000F59A8" w:rsidRPr="00602E4B" w:rsidRDefault="000F59A8">
      <w:pPr>
        <w:numPr>
          <w:ilvl w:val="1"/>
          <w:numId w:val="50"/>
        </w:numPr>
        <w:spacing w:before="100" w:beforeAutospacing="1" w:after="100" w:afterAutospacing="1"/>
        <w:rPr>
          <w:rFonts w:ascii="Inter" w:hAnsi="Inter"/>
          <w:sz w:val="18"/>
          <w:szCs w:val="18"/>
        </w:rPr>
      </w:pPr>
      <w:r w:rsidRPr="00602E4B">
        <w:rPr>
          <w:rFonts w:ascii="Inter" w:hAnsi="Inter"/>
          <w:sz w:val="18"/>
          <w:szCs w:val="18"/>
        </w:rPr>
        <w:t>Network probes query WHOIS databases and BGP route tables to verify ASN</w:t>
      </w:r>
    </w:p>
    <w:p w14:paraId="2C9C18B4" w14:textId="77777777" w:rsidR="000F59A8" w:rsidRPr="00602E4B" w:rsidRDefault="000F59A8">
      <w:pPr>
        <w:numPr>
          <w:ilvl w:val="1"/>
          <w:numId w:val="50"/>
        </w:numPr>
        <w:spacing w:before="100" w:beforeAutospacing="1" w:after="100" w:afterAutospacing="1"/>
        <w:rPr>
          <w:rFonts w:ascii="Inter" w:hAnsi="Inter"/>
          <w:sz w:val="18"/>
          <w:szCs w:val="18"/>
        </w:rPr>
      </w:pPr>
      <w:r w:rsidRPr="00602E4B">
        <w:rPr>
          <w:rFonts w:ascii="Inter" w:hAnsi="Inter"/>
          <w:sz w:val="18"/>
          <w:szCs w:val="18"/>
        </w:rPr>
        <w:t>Cross-reference against known datacenter ASN ranges (AWS, GCP, Azure, etc.)</w:t>
      </w:r>
    </w:p>
    <w:p w14:paraId="7B6C79FE" w14:textId="77777777" w:rsidR="000F59A8" w:rsidRPr="00602E4B" w:rsidRDefault="000F59A8">
      <w:pPr>
        <w:numPr>
          <w:ilvl w:val="0"/>
          <w:numId w:val="50"/>
        </w:numPr>
        <w:spacing w:before="100" w:beforeAutospacing="1" w:after="100" w:afterAutospacing="1"/>
        <w:rPr>
          <w:rFonts w:ascii="Inter" w:hAnsi="Inter"/>
          <w:sz w:val="18"/>
          <w:szCs w:val="18"/>
        </w:rPr>
      </w:pPr>
      <w:r w:rsidRPr="00602E4B">
        <w:rPr>
          <w:rFonts w:ascii="Inter" w:hAnsi="Inter"/>
          <w:b/>
          <w:bCs/>
          <w:sz w:val="18"/>
          <w:szCs w:val="18"/>
        </w:rPr>
        <w:t>Latency Triangulation:</w:t>
      </w:r>
      <w:r w:rsidRPr="00602E4B">
        <w:rPr>
          <w:rFonts w:ascii="Inter" w:hAnsi="Inter"/>
          <w:sz w:val="18"/>
          <w:szCs w:val="18"/>
        </w:rPr>
        <w:t xml:space="preserve"> Distributed probe nodes (operated by the foundation and community) measure RTT from multiple global locations </w:t>
      </w:r>
    </w:p>
    <w:p w14:paraId="0B9105DB" w14:textId="77777777" w:rsidR="000F59A8" w:rsidRPr="00602E4B" w:rsidRDefault="000F59A8">
      <w:pPr>
        <w:numPr>
          <w:ilvl w:val="1"/>
          <w:numId w:val="50"/>
        </w:numPr>
        <w:spacing w:before="100" w:beforeAutospacing="1" w:after="100" w:afterAutospacing="1"/>
        <w:rPr>
          <w:rFonts w:ascii="Inter" w:hAnsi="Inter"/>
          <w:sz w:val="18"/>
          <w:szCs w:val="18"/>
        </w:rPr>
      </w:pPr>
      <w:r w:rsidRPr="00602E4B">
        <w:rPr>
          <w:rFonts w:ascii="Inter" w:hAnsi="Inter"/>
          <w:sz w:val="18"/>
          <w:szCs w:val="18"/>
        </w:rPr>
        <w:t>Validators claiming different geographic regions must have latency patterns consistent with those regions</w:t>
      </w:r>
    </w:p>
    <w:p w14:paraId="559A4A58" w14:textId="77777777" w:rsidR="000F59A8" w:rsidRPr="00602E4B" w:rsidRDefault="000F59A8">
      <w:pPr>
        <w:numPr>
          <w:ilvl w:val="1"/>
          <w:numId w:val="50"/>
        </w:numPr>
        <w:spacing w:before="100" w:beforeAutospacing="1" w:after="100" w:afterAutospacing="1"/>
        <w:rPr>
          <w:rFonts w:ascii="Inter" w:hAnsi="Inter"/>
          <w:sz w:val="18"/>
          <w:szCs w:val="18"/>
        </w:rPr>
      </w:pPr>
      <w:r w:rsidRPr="00602E4B">
        <w:rPr>
          <w:rFonts w:ascii="Inter" w:hAnsi="Inter"/>
          <w:sz w:val="18"/>
          <w:szCs w:val="18"/>
        </w:rPr>
        <w:t>Example: A validator claiming Tokyo datacenter should have &lt;10ms latency to Tokyo probes, ~100ms to SF probes, ~200ms to EU probes</w:t>
      </w:r>
    </w:p>
    <w:p w14:paraId="1B22FD1E" w14:textId="77777777" w:rsidR="000F59A8" w:rsidRPr="00602E4B" w:rsidRDefault="000F59A8">
      <w:pPr>
        <w:numPr>
          <w:ilvl w:val="1"/>
          <w:numId w:val="50"/>
        </w:numPr>
        <w:spacing w:before="100" w:beforeAutospacing="1" w:after="100" w:afterAutospacing="1"/>
        <w:rPr>
          <w:rFonts w:ascii="Inter" w:hAnsi="Inter"/>
          <w:sz w:val="18"/>
          <w:szCs w:val="18"/>
        </w:rPr>
      </w:pPr>
      <w:r w:rsidRPr="00602E4B">
        <w:rPr>
          <w:rFonts w:ascii="Inter" w:hAnsi="Inter"/>
          <w:sz w:val="18"/>
          <w:szCs w:val="18"/>
        </w:rPr>
        <w:t>Statistical analysis flags validators with inconsistent patterns (e.g., claiming Tokyo but exhibiting latency profile of Frankfurt)</w:t>
      </w:r>
    </w:p>
    <w:p w14:paraId="28553800" w14:textId="77777777" w:rsidR="000F59A8" w:rsidRPr="00602E4B" w:rsidRDefault="000F59A8">
      <w:pPr>
        <w:numPr>
          <w:ilvl w:val="0"/>
          <w:numId w:val="50"/>
        </w:numPr>
        <w:spacing w:before="100" w:beforeAutospacing="1" w:after="100" w:afterAutospacing="1"/>
        <w:rPr>
          <w:rFonts w:ascii="Inter" w:hAnsi="Inter"/>
          <w:sz w:val="18"/>
          <w:szCs w:val="18"/>
        </w:rPr>
      </w:pPr>
      <w:r w:rsidRPr="00602E4B">
        <w:rPr>
          <w:rFonts w:ascii="Inter" w:hAnsi="Inter"/>
          <w:b/>
          <w:bCs/>
          <w:sz w:val="18"/>
          <w:szCs w:val="18"/>
        </w:rPr>
        <w:t>Network Topology:</w:t>
      </w:r>
      <w:r w:rsidRPr="00602E4B">
        <w:rPr>
          <w:rFonts w:ascii="Inter" w:hAnsi="Inter"/>
          <w:sz w:val="18"/>
          <w:szCs w:val="18"/>
        </w:rPr>
        <w:t xml:space="preserve"> Traceroute analysis to detect shared infrastructure </w:t>
      </w:r>
    </w:p>
    <w:p w14:paraId="68521224" w14:textId="77777777" w:rsidR="000F59A8" w:rsidRPr="00602E4B" w:rsidRDefault="000F59A8">
      <w:pPr>
        <w:numPr>
          <w:ilvl w:val="1"/>
          <w:numId w:val="50"/>
        </w:numPr>
        <w:spacing w:before="100" w:beforeAutospacing="1" w:after="100" w:afterAutospacing="1"/>
        <w:rPr>
          <w:rFonts w:ascii="Inter" w:hAnsi="Inter"/>
          <w:sz w:val="18"/>
          <w:szCs w:val="18"/>
        </w:rPr>
      </w:pPr>
      <w:r w:rsidRPr="00602E4B">
        <w:rPr>
          <w:rFonts w:ascii="Inter" w:hAnsi="Inter"/>
          <w:sz w:val="18"/>
          <w:szCs w:val="18"/>
        </w:rPr>
        <w:t>Periodic traceroutes from multiple sources identify common upstream hops</w:t>
      </w:r>
    </w:p>
    <w:p w14:paraId="2F8EED7C" w14:textId="77777777" w:rsidR="000F59A8" w:rsidRPr="00602E4B" w:rsidRDefault="000F59A8">
      <w:pPr>
        <w:numPr>
          <w:ilvl w:val="1"/>
          <w:numId w:val="50"/>
        </w:numPr>
        <w:spacing w:before="100" w:beforeAutospacing="1" w:after="100" w:afterAutospacing="1"/>
        <w:rPr>
          <w:rFonts w:ascii="Inter" w:hAnsi="Inter"/>
          <w:sz w:val="18"/>
          <w:szCs w:val="18"/>
        </w:rPr>
      </w:pPr>
      <w:r w:rsidRPr="00602E4B">
        <w:rPr>
          <w:rFonts w:ascii="Inter" w:hAnsi="Inter"/>
          <w:sz w:val="18"/>
          <w:szCs w:val="18"/>
        </w:rPr>
        <w:t>Validators sharing ASN paths beyond tier-1 ISP level are flagged as potentially same-infrastructure</w:t>
      </w:r>
    </w:p>
    <w:p w14:paraId="193971E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Layer 2 - Behavioral Analysis:</w:t>
      </w:r>
    </w:p>
    <w:p w14:paraId="4BD4A707" w14:textId="77777777" w:rsidR="000F59A8" w:rsidRPr="00602E4B" w:rsidRDefault="000F59A8">
      <w:pPr>
        <w:numPr>
          <w:ilvl w:val="0"/>
          <w:numId w:val="51"/>
        </w:numPr>
        <w:spacing w:before="100" w:beforeAutospacing="1" w:after="100" w:afterAutospacing="1"/>
        <w:rPr>
          <w:rFonts w:ascii="Inter" w:hAnsi="Inter"/>
          <w:sz w:val="18"/>
          <w:szCs w:val="18"/>
        </w:rPr>
      </w:pPr>
      <w:r w:rsidRPr="00602E4B">
        <w:rPr>
          <w:rFonts w:ascii="Inter" w:hAnsi="Inter"/>
          <w:b/>
          <w:bCs/>
          <w:sz w:val="18"/>
          <w:szCs w:val="18"/>
        </w:rPr>
        <w:t>Voting Correlation:</w:t>
      </w:r>
      <w:r w:rsidRPr="00602E4B">
        <w:rPr>
          <w:rFonts w:ascii="Inter" w:hAnsi="Inter"/>
          <w:sz w:val="18"/>
          <w:szCs w:val="18"/>
        </w:rPr>
        <w:t xml:space="preserve"> Statistical analysis of vote timing patterns across validators </w:t>
      </w:r>
    </w:p>
    <w:p w14:paraId="3818A324"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Validators on shared infrastructure often exhibit correlated latency spikes (same datacenter network congestion)</w:t>
      </w:r>
    </w:p>
    <w:p w14:paraId="24376FA0"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Pearson correlation coefficient computed for vote submission times across all validators</w:t>
      </w:r>
    </w:p>
    <w:p w14:paraId="7DC214E7"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High correlation (&gt;0.7) between non-affiliated validators triggers investigation</w:t>
      </w:r>
    </w:p>
    <w:p w14:paraId="19A8E293" w14:textId="77777777" w:rsidR="000F59A8" w:rsidRPr="00602E4B" w:rsidRDefault="000F59A8">
      <w:pPr>
        <w:numPr>
          <w:ilvl w:val="0"/>
          <w:numId w:val="51"/>
        </w:numPr>
        <w:spacing w:before="100" w:beforeAutospacing="1" w:after="100" w:afterAutospacing="1"/>
        <w:rPr>
          <w:rFonts w:ascii="Inter" w:hAnsi="Inter"/>
          <w:sz w:val="18"/>
          <w:szCs w:val="18"/>
        </w:rPr>
      </w:pPr>
      <w:r w:rsidRPr="00602E4B">
        <w:rPr>
          <w:rFonts w:ascii="Inter" w:hAnsi="Inter"/>
          <w:b/>
          <w:bCs/>
          <w:sz w:val="18"/>
          <w:szCs w:val="18"/>
        </w:rPr>
        <w:t>Downtime Correlation:</w:t>
      </w:r>
      <w:r w:rsidRPr="00602E4B">
        <w:rPr>
          <w:rFonts w:ascii="Inter" w:hAnsi="Inter"/>
          <w:sz w:val="18"/>
          <w:szCs w:val="18"/>
        </w:rPr>
        <w:t xml:space="preserve"> Infrastructure failures (AWS outages, ISP issues) affect cohorts simultaneously </w:t>
      </w:r>
    </w:p>
    <w:p w14:paraId="7F08D03B"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Historical uptime patterns analyzed for simultaneous dropout events</w:t>
      </w:r>
    </w:p>
    <w:p w14:paraId="1029556E"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Example: AWS us-east-1 outage would cause simultaneous downtime for all validators in that region/ASN</w:t>
      </w:r>
    </w:p>
    <w:p w14:paraId="1CBF2951"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Validators with &gt;5 correlated downtime events over 3 months are grouped into same cohort</w:t>
      </w:r>
    </w:p>
    <w:p w14:paraId="6CA0BF6C" w14:textId="77777777" w:rsidR="000F59A8" w:rsidRPr="00602E4B" w:rsidRDefault="000F59A8">
      <w:pPr>
        <w:numPr>
          <w:ilvl w:val="0"/>
          <w:numId w:val="51"/>
        </w:numPr>
        <w:spacing w:before="100" w:beforeAutospacing="1" w:after="100" w:afterAutospacing="1"/>
        <w:rPr>
          <w:rFonts w:ascii="Inter" w:hAnsi="Inter"/>
          <w:sz w:val="18"/>
          <w:szCs w:val="18"/>
        </w:rPr>
      </w:pPr>
      <w:r w:rsidRPr="00602E4B">
        <w:rPr>
          <w:rFonts w:ascii="Inter" w:hAnsi="Inter"/>
          <w:b/>
          <w:bCs/>
          <w:sz w:val="18"/>
          <w:szCs w:val="18"/>
        </w:rPr>
        <w:t>Transaction Mempool Similarity:</w:t>
      </w:r>
      <w:r w:rsidRPr="00602E4B">
        <w:rPr>
          <w:rFonts w:ascii="Inter" w:hAnsi="Inter"/>
          <w:sz w:val="18"/>
          <w:szCs w:val="18"/>
        </w:rPr>
        <w:t xml:space="preserve"> Validators sharing infrastructure see similar transaction sets due to network proximity </w:t>
      </w:r>
    </w:p>
    <w:p w14:paraId="6DDC7882"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Proposed blocks from different validators are compared for transaction overlap</w:t>
      </w:r>
    </w:p>
    <w:p w14:paraId="3E08112E"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High overlap (&gt;80% shared transactions across multiple blocks) suggests shared mempool/infrastructure</w:t>
      </w:r>
    </w:p>
    <w:p w14:paraId="5687F896" w14:textId="77777777" w:rsidR="000F59A8" w:rsidRPr="00602E4B" w:rsidRDefault="000F59A8">
      <w:pPr>
        <w:numPr>
          <w:ilvl w:val="1"/>
          <w:numId w:val="51"/>
        </w:numPr>
        <w:spacing w:before="100" w:beforeAutospacing="1" w:after="100" w:afterAutospacing="1"/>
        <w:rPr>
          <w:rFonts w:ascii="Inter" w:hAnsi="Inter"/>
          <w:sz w:val="18"/>
          <w:szCs w:val="18"/>
        </w:rPr>
      </w:pPr>
      <w:r w:rsidRPr="00602E4B">
        <w:rPr>
          <w:rFonts w:ascii="Inter" w:hAnsi="Inter"/>
          <w:sz w:val="18"/>
          <w:szCs w:val="18"/>
        </w:rPr>
        <w:t>Particularly relevant for bridge relayers monitoring external chains (validators watching same Ethereum RPC endpoint will see identical events)</w:t>
      </w:r>
    </w:p>
    <w:p w14:paraId="39587B6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Layer 3 - Cryptographic Attestation:</w:t>
      </w:r>
    </w:p>
    <w:p w14:paraId="1282908F" w14:textId="77777777" w:rsidR="000F59A8" w:rsidRPr="00602E4B" w:rsidRDefault="000F59A8">
      <w:pPr>
        <w:numPr>
          <w:ilvl w:val="0"/>
          <w:numId w:val="52"/>
        </w:numPr>
        <w:spacing w:before="100" w:beforeAutospacing="1" w:after="100" w:afterAutospacing="1"/>
        <w:rPr>
          <w:rFonts w:ascii="Inter" w:hAnsi="Inter"/>
          <w:sz w:val="18"/>
          <w:szCs w:val="18"/>
        </w:rPr>
      </w:pPr>
      <w:r w:rsidRPr="00602E4B">
        <w:rPr>
          <w:rFonts w:ascii="Inter" w:hAnsi="Inter"/>
          <w:b/>
          <w:bCs/>
          <w:sz w:val="18"/>
          <w:szCs w:val="18"/>
        </w:rPr>
        <w:t>Trusted Execution Environment (TEE):</w:t>
      </w:r>
      <w:r w:rsidRPr="00602E4B">
        <w:rPr>
          <w:rFonts w:ascii="Inter" w:hAnsi="Inter"/>
          <w:sz w:val="18"/>
          <w:szCs w:val="18"/>
        </w:rPr>
        <w:t xml:space="preserve"> Validators optionally run attestation in SGX/TrustZone to prove geographic location </w:t>
      </w:r>
    </w:p>
    <w:p w14:paraId="35F080A3" w14:textId="77777777" w:rsidR="000F59A8" w:rsidRPr="00602E4B" w:rsidRDefault="000F59A8">
      <w:pPr>
        <w:numPr>
          <w:ilvl w:val="1"/>
          <w:numId w:val="52"/>
        </w:numPr>
        <w:spacing w:before="100" w:beforeAutospacing="1" w:after="100" w:afterAutospacing="1"/>
        <w:rPr>
          <w:rFonts w:ascii="Inter" w:hAnsi="Inter"/>
          <w:sz w:val="18"/>
          <w:szCs w:val="18"/>
        </w:rPr>
      </w:pPr>
      <w:r w:rsidRPr="00602E4B">
        <w:rPr>
          <w:rFonts w:ascii="Inter" w:hAnsi="Inter"/>
          <w:sz w:val="18"/>
          <w:szCs w:val="18"/>
        </w:rPr>
        <w:lastRenderedPageBreak/>
        <w:t>GPS data signed by TEE (if hardware supports)</w:t>
      </w:r>
    </w:p>
    <w:p w14:paraId="6683BA04" w14:textId="77777777" w:rsidR="000F59A8" w:rsidRPr="00602E4B" w:rsidRDefault="000F59A8">
      <w:pPr>
        <w:numPr>
          <w:ilvl w:val="1"/>
          <w:numId w:val="52"/>
        </w:numPr>
        <w:spacing w:before="100" w:beforeAutospacing="1" w:after="100" w:afterAutospacing="1"/>
        <w:rPr>
          <w:rFonts w:ascii="Inter" w:hAnsi="Inter"/>
          <w:sz w:val="18"/>
          <w:szCs w:val="18"/>
        </w:rPr>
      </w:pPr>
      <w:r w:rsidRPr="00602E4B">
        <w:rPr>
          <w:rFonts w:ascii="Inter" w:hAnsi="Inter"/>
          <w:sz w:val="18"/>
          <w:szCs w:val="18"/>
        </w:rPr>
        <w:t>Datacenter certificates (e.g., ISO 27001 audit reports) verified via TEE remote attestation</w:t>
      </w:r>
    </w:p>
    <w:p w14:paraId="66840C42" w14:textId="77777777" w:rsidR="000F59A8" w:rsidRPr="00602E4B" w:rsidRDefault="000F59A8">
      <w:pPr>
        <w:numPr>
          <w:ilvl w:val="1"/>
          <w:numId w:val="52"/>
        </w:numPr>
        <w:spacing w:before="100" w:beforeAutospacing="1" w:after="100" w:afterAutospacing="1"/>
        <w:rPr>
          <w:rFonts w:ascii="Inter" w:hAnsi="Inter"/>
          <w:sz w:val="18"/>
          <w:szCs w:val="18"/>
        </w:rPr>
      </w:pPr>
      <w:r w:rsidRPr="00602E4B">
        <w:rPr>
          <w:rFonts w:ascii="Inter" w:hAnsi="Inter"/>
          <w:sz w:val="18"/>
          <w:szCs w:val="18"/>
        </w:rPr>
        <w:t>Validators using TEE attestation earn reputation bonus (+5%) for enhanced transparency</w:t>
      </w:r>
    </w:p>
    <w:p w14:paraId="72D733E3" w14:textId="77777777" w:rsidR="000F59A8" w:rsidRPr="00602E4B" w:rsidRDefault="000F59A8">
      <w:pPr>
        <w:numPr>
          <w:ilvl w:val="0"/>
          <w:numId w:val="52"/>
        </w:numPr>
        <w:spacing w:before="100" w:beforeAutospacing="1" w:after="100" w:afterAutospacing="1"/>
        <w:rPr>
          <w:rFonts w:ascii="Inter" w:hAnsi="Inter"/>
          <w:sz w:val="18"/>
          <w:szCs w:val="18"/>
        </w:rPr>
      </w:pPr>
      <w:r w:rsidRPr="00602E4B">
        <w:rPr>
          <w:rFonts w:ascii="Inter" w:hAnsi="Inter"/>
          <w:b/>
          <w:bCs/>
          <w:sz w:val="18"/>
          <w:szCs w:val="18"/>
        </w:rPr>
        <w:t>Challenge-Response:</w:t>
      </w:r>
      <w:r w:rsidRPr="00602E4B">
        <w:rPr>
          <w:rFonts w:ascii="Inter" w:hAnsi="Inter"/>
          <w:sz w:val="18"/>
          <w:szCs w:val="18"/>
        </w:rPr>
        <w:t xml:space="preserve"> Random validators issue latency challenges </w:t>
      </w:r>
    </w:p>
    <w:p w14:paraId="44EE8B98" w14:textId="77777777" w:rsidR="000F59A8" w:rsidRPr="00602E4B" w:rsidRDefault="000F59A8">
      <w:pPr>
        <w:numPr>
          <w:ilvl w:val="1"/>
          <w:numId w:val="52"/>
        </w:numPr>
        <w:spacing w:before="100" w:beforeAutospacing="1" w:after="100" w:afterAutospacing="1"/>
        <w:rPr>
          <w:rFonts w:ascii="Inter" w:hAnsi="Inter"/>
          <w:sz w:val="18"/>
          <w:szCs w:val="18"/>
        </w:rPr>
      </w:pPr>
      <w:r w:rsidRPr="00602E4B">
        <w:rPr>
          <w:rFonts w:ascii="Inter" w:hAnsi="Inter"/>
          <w:sz w:val="18"/>
          <w:szCs w:val="18"/>
        </w:rPr>
        <w:t>Selected validator must respond within specified time window with valid signature</w:t>
      </w:r>
    </w:p>
    <w:p w14:paraId="0E6E10ED" w14:textId="77777777" w:rsidR="000F59A8" w:rsidRPr="00602E4B" w:rsidRDefault="000F59A8">
      <w:pPr>
        <w:numPr>
          <w:ilvl w:val="1"/>
          <w:numId w:val="52"/>
        </w:numPr>
        <w:spacing w:before="100" w:beforeAutospacing="1" w:after="100" w:afterAutospacing="1"/>
        <w:rPr>
          <w:rFonts w:ascii="Inter" w:hAnsi="Inter"/>
          <w:sz w:val="18"/>
          <w:szCs w:val="18"/>
        </w:rPr>
      </w:pPr>
      <w:r w:rsidRPr="00602E4B">
        <w:rPr>
          <w:rFonts w:ascii="Inter" w:hAnsi="Inter"/>
          <w:sz w:val="18"/>
          <w:szCs w:val="18"/>
        </w:rPr>
        <w:t>Response times must align with claimed location (accounting for network latency)</w:t>
      </w:r>
    </w:p>
    <w:p w14:paraId="2F8C0B3F" w14:textId="77777777" w:rsidR="000F59A8" w:rsidRPr="00602E4B" w:rsidRDefault="000F59A8">
      <w:pPr>
        <w:numPr>
          <w:ilvl w:val="1"/>
          <w:numId w:val="52"/>
        </w:numPr>
        <w:spacing w:before="100" w:beforeAutospacing="1" w:after="100" w:afterAutospacing="1"/>
        <w:rPr>
          <w:rFonts w:ascii="Inter" w:hAnsi="Inter"/>
          <w:sz w:val="18"/>
          <w:szCs w:val="18"/>
        </w:rPr>
      </w:pPr>
      <w:r w:rsidRPr="00602E4B">
        <w:rPr>
          <w:rFonts w:ascii="Inter" w:hAnsi="Inter"/>
          <w:sz w:val="18"/>
          <w:szCs w:val="18"/>
        </w:rPr>
        <w:t>Failed challenges trigger review of validator's location claims</w:t>
      </w:r>
    </w:p>
    <w:p w14:paraId="2A983DB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Layer 4 - Social/Governance Layer:</w:t>
      </w:r>
    </w:p>
    <w:p w14:paraId="2D854AF0" w14:textId="77777777" w:rsidR="000F59A8" w:rsidRPr="00602E4B" w:rsidRDefault="000F59A8">
      <w:pPr>
        <w:numPr>
          <w:ilvl w:val="0"/>
          <w:numId w:val="53"/>
        </w:numPr>
        <w:spacing w:before="100" w:beforeAutospacing="1" w:after="100" w:afterAutospacing="1"/>
        <w:rPr>
          <w:rFonts w:ascii="Inter" w:hAnsi="Inter"/>
          <w:sz w:val="18"/>
          <w:szCs w:val="18"/>
        </w:rPr>
      </w:pPr>
      <w:r w:rsidRPr="00602E4B">
        <w:rPr>
          <w:rFonts w:ascii="Inter" w:hAnsi="Inter"/>
          <w:b/>
          <w:bCs/>
          <w:sz w:val="18"/>
          <w:szCs w:val="18"/>
        </w:rPr>
        <w:t>Voluntary Disclosure:</w:t>
      </w:r>
      <w:r w:rsidRPr="00602E4B">
        <w:rPr>
          <w:rFonts w:ascii="Inter" w:hAnsi="Inter"/>
          <w:sz w:val="18"/>
          <w:szCs w:val="18"/>
        </w:rPr>
        <w:t xml:space="preserve"> Validators earn reputation bonuses (up to +5%) for transparently disclosing: </w:t>
      </w:r>
    </w:p>
    <w:p w14:paraId="6D989368"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Operator identity (KYC optional but incentivized)</w:t>
      </w:r>
    </w:p>
    <w:p w14:paraId="115BDBCB"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Datacenter locations with contracts/invoices as proof</w:t>
      </w:r>
    </w:p>
    <w:p w14:paraId="0C0BBA83"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Infrastructure providers (AWS, GCP, independent colo, etc.)</w:t>
      </w:r>
    </w:p>
    <w:p w14:paraId="38FEFD2C"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Relationship to other validators (same operator running multiple nodes)</w:t>
      </w:r>
    </w:p>
    <w:p w14:paraId="294342B3" w14:textId="77777777" w:rsidR="000F59A8" w:rsidRPr="00602E4B" w:rsidRDefault="000F59A8">
      <w:pPr>
        <w:numPr>
          <w:ilvl w:val="0"/>
          <w:numId w:val="53"/>
        </w:numPr>
        <w:spacing w:before="100" w:beforeAutospacing="1" w:after="100" w:afterAutospacing="1"/>
        <w:rPr>
          <w:rFonts w:ascii="Inter" w:hAnsi="Inter"/>
          <w:sz w:val="18"/>
          <w:szCs w:val="18"/>
        </w:rPr>
      </w:pPr>
      <w:r w:rsidRPr="00602E4B">
        <w:rPr>
          <w:rFonts w:ascii="Inter" w:hAnsi="Inter"/>
          <w:b/>
          <w:bCs/>
          <w:sz w:val="18"/>
          <w:szCs w:val="18"/>
        </w:rPr>
        <w:t>Whistleblower Incentives:</w:t>
      </w:r>
      <w:r w:rsidRPr="00602E4B">
        <w:rPr>
          <w:rFonts w:ascii="Inter" w:hAnsi="Inter"/>
          <w:sz w:val="18"/>
          <w:szCs w:val="18"/>
        </w:rPr>
        <w:t xml:space="preserve"> Community members can submit evidence of cohort misrepresentation </w:t>
      </w:r>
    </w:p>
    <w:p w14:paraId="14628BF8"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Evidence includes: screenshots of shared IPs, leaked infrastructure documentation, etc.</w:t>
      </w:r>
    </w:p>
    <w:p w14:paraId="23A072C0"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Verified reports earn 10% of resulting slash amount</w:t>
      </w:r>
    </w:p>
    <w:p w14:paraId="5D5EF86E"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False reports result in reporter losing stake (anti-spam mechanism)</w:t>
      </w:r>
    </w:p>
    <w:p w14:paraId="1F6D7525" w14:textId="77777777" w:rsidR="000F59A8" w:rsidRPr="00602E4B" w:rsidRDefault="000F59A8">
      <w:pPr>
        <w:numPr>
          <w:ilvl w:val="0"/>
          <w:numId w:val="53"/>
        </w:numPr>
        <w:spacing w:before="100" w:beforeAutospacing="1" w:after="100" w:afterAutospacing="1"/>
        <w:rPr>
          <w:rFonts w:ascii="Inter" w:hAnsi="Inter"/>
          <w:sz w:val="18"/>
          <w:szCs w:val="18"/>
        </w:rPr>
      </w:pPr>
      <w:r w:rsidRPr="00602E4B">
        <w:rPr>
          <w:rFonts w:ascii="Inter" w:hAnsi="Inter"/>
          <w:b/>
          <w:bCs/>
          <w:sz w:val="18"/>
          <w:szCs w:val="18"/>
        </w:rPr>
        <w:t>Governance Override:</w:t>
      </w:r>
      <w:r w:rsidRPr="00602E4B">
        <w:rPr>
          <w:rFonts w:ascii="Inter" w:hAnsi="Inter"/>
          <w:sz w:val="18"/>
          <w:szCs w:val="18"/>
        </w:rPr>
        <w:t xml:space="preserve"> DAO can manually group validators based on proven affiliation </w:t>
      </w:r>
    </w:p>
    <w:p w14:paraId="4533D678"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Example: Exchange-operated validators (Binance, Coinbase) are grouped by governance vote even if they use different infrastructure</w:t>
      </w:r>
    </w:p>
    <w:p w14:paraId="70B7A51D" w14:textId="77777777" w:rsidR="000F59A8" w:rsidRPr="00602E4B" w:rsidRDefault="000F59A8">
      <w:pPr>
        <w:numPr>
          <w:ilvl w:val="1"/>
          <w:numId w:val="53"/>
        </w:numPr>
        <w:spacing w:before="100" w:beforeAutospacing="1" w:after="100" w:afterAutospacing="1"/>
        <w:rPr>
          <w:rFonts w:ascii="Inter" w:hAnsi="Inter"/>
          <w:sz w:val="18"/>
          <w:szCs w:val="18"/>
        </w:rPr>
      </w:pPr>
      <w:r w:rsidRPr="00602E4B">
        <w:rPr>
          <w:rFonts w:ascii="Inter" w:hAnsi="Inter"/>
          <w:sz w:val="18"/>
          <w:szCs w:val="18"/>
        </w:rPr>
        <w:t>Useful for obvious cases where technical fingerprinting may fail (e.g., large operators using sophisticated infrastructure separation)</w:t>
      </w:r>
    </w:p>
    <w:p w14:paraId="50463C7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Cohort Assignment Algorithm:</w:t>
      </w:r>
    </w:p>
    <w:p w14:paraId="318AE039" w14:textId="77777777" w:rsidR="000F59A8" w:rsidRPr="00602E4B" w:rsidRDefault="000F59A8" w:rsidP="000F59A8">
      <w:pPr>
        <w:rPr>
          <w:rFonts w:ascii="Inter" w:hAnsi="Inter"/>
          <w:sz w:val="18"/>
          <w:szCs w:val="18"/>
        </w:rPr>
      </w:pPr>
      <w:r w:rsidRPr="00602E4B">
        <w:rPr>
          <w:rFonts w:ascii="Inter" w:hAnsi="Inter"/>
          <w:sz w:val="18"/>
          <w:szCs w:val="18"/>
        </w:rPr>
        <w:t>python</w:t>
      </w:r>
    </w:p>
    <w:p w14:paraId="37C8C4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assign_cohort</w:t>
      </w:r>
      <w:r w:rsidRPr="00602E4B">
        <w:rPr>
          <w:rFonts w:ascii="Inter" w:hAnsi="Inter" w:cs="Courier New"/>
          <w:color w:val="ABB2BF"/>
          <w:sz w:val="18"/>
          <w:szCs w:val="18"/>
        </w:rPr>
        <w:t xml:space="preserve">(validator: Validator, attestations: Dict) </w:t>
      </w:r>
      <w:r w:rsidRPr="00602E4B">
        <w:rPr>
          <w:rFonts w:ascii="Inter" w:hAnsi="Inter" w:cs="Courier New"/>
          <w:color w:val="61AFEF"/>
          <w:sz w:val="18"/>
          <w:szCs w:val="18"/>
        </w:rPr>
        <w:t>-&gt;</w:t>
      </w:r>
      <w:r w:rsidRPr="00602E4B">
        <w:rPr>
          <w:rFonts w:ascii="Inter" w:hAnsi="Inter" w:cs="Courier New"/>
          <w:color w:val="ABB2BF"/>
          <w:sz w:val="18"/>
          <w:szCs w:val="18"/>
        </w:rPr>
        <w:t xml:space="preserve"> CohortID:</w:t>
      </w:r>
    </w:p>
    <w:p w14:paraId="2C2BE0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2A4CA4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Assign cohort based on weighted evidence from multiple sources.</w:t>
      </w:r>
    </w:p>
    <w:p w14:paraId="5956C2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7071F0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Collect evidence from multiple layers</w:t>
      </w:r>
    </w:p>
    <w:p w14:paraId="5E1EFD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asn </w:t>
      </w:r>
      <w:r w:rsidRPr="00602E4B">
        <w:rPr>
          <w:rFonts w:ascii="Inter" w:hAnsi="Inter" w:cs="Courier New"/>
          <w:color w:val="61AFEF"/>
          <w:sz w:val="18"/>
          <w:szCs w:val="18"/>
        </w:rPr>
        <w:t>=</w:t>
      </w:r>
      <w:r w:rsidRPr="00602E4B">
        <w:rPr>
          <w:rFonts w:ascii="Inter" w:hAnsi="Inter" w:cs="Courier New"/>
          <w:color w:val="ABB2BF"/>
          <w:sz w:val="18"/>
          <w:szCs w:val="18"/>
        </w:rPr>
        <w:t xml:space="preserve"> attestations[</w:t>
      </w:r>
      <w:r w:rsidRPr="00602E4B">
        <w:rPr>
          <w:rFonts w:ascii="Inter" w:hAnsi="Inter" w:cs="Courier New"/>
          <w:color w:val="98C379"/>
          <w:sz w:val="18"/>
          <w:szCs w:val="18"/>
        </w:rPr>
        <w:t>'network'</w:t>
      </w:r>
      <w:r w:rsidRPr="00602E4B">
        <w:rPr>
          <w:rFonts w:ascii="Inter" w:hAnsi="Inter" w:cs="Courier New"/>
          <w:color w:val="ABB2BF"/>
          <w:sz w:val="18"/>
          <w:szCs w:val="18"/>
        </w:rPr>
        <w:t>][</w:t>
      </w:r>
      <w:r w:rsidRPr="00602E4B">
        <w:rPr>
          <w:rFonts w:ascii="Inter" w:hAnsi="Inter" w:cs="Courier New"/>
          <w:color w:val="98C379"/>
          <w:sz w:val="18"/>
          <w:szCs w:val="18"/>
        </w:rPr>
        <w:t>'asn'</w:t>
      </w:r>
      <w:r w:rsidRPr="00602E4B">
        <w:rPr>
          <w:rFonts w:ascii="Inter" w:hAnsi="Inter" w:cs="Courier New"/>
          <w:color w:val="ABB2BF"/>
          <w:sz w:val="18"/>
          <w:szCs w:val="18"/>
        </w:rPr>
        <w:t>]</w:t>
      </w:r>
    </w:p>
    <w:p w14:paraId="65F0BA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geo </w:t>
      </w:r>
      <w:r w:rsidRPr="00602E4B">
        <w:rPr>
          <w:rFonts w:ascii="Inter" w:hAnsi="Inter" w:cs="Courier New"/>
          <w:color w:val="61AFEF"/>
          <w:sz w:val="18"/>
          <w:szCs w:val="18"/>
        </w:rPr>
        <w:t>=</w:t>
      </w:r>
      <w:r w:rsidRPr="00602E4B">
        <w:rPr>
          <w:rFonts w:ascii="Inter" w:hAnsi="Inter" w:cs="Courier New"/>
          <w:color w:val="ABB2BF"/>
          <w:sz w:val="18"/>
          <w:szCs w:val="18"/>
        </w:rPr>
        <w:t xml:space="preserve"> attestations[</w:t>
      </w:r>
      <w:r w:rsidRPr="00602E4B">
        <w:rPr>
          <w:rFonts w:ascii="Inter" w:hAnsi="Inter" w:cs="Courier New"/>
          <w:color w:val="98C379"/>
          <w:sz w:val="18"/>
          <w:szCs w:val="18"/>
        </w:rPr>
        <w:t>'network'</w:t>
      </w:r>
      <w:r w:rsidRPr="00602E4B">
        <w:rPr>
          <w:rFonts w:ascii="Inter" w:hAnsi="Inter" w:cs="Courier New"/>
          <w:color w:val="ABB2BF"/>
          <w:sz w:val="18"/>
          <w:szCs w:val="18"/>
        </w:rPr>
        <w:t>][</w:t>
      </w:r>
      <w:r w:rsidRPr="00602E4B">
        <w:rPr>
          <w:rFonts w:ascii="Inter" w:hAnsi="Inter" w:cs="Courier New"/>
          <w:color w:val="98C379"/>
          <w:sz w:val="18"/>
          <w:szCs w:val="18"/>
        </w:rPr>
        <w:t>'inferred_location'</w:t>
      </w:r>
      <w:r w:rsidRPr="00602E4B">
        <w:rPr>
          <w:rFonts w:ascii="Inter" w:hAnsi="Inter" w:cs="Courier New"/>
          <w:color w:val="ABB2BF"/>
          <w:sz w:val="18"/>
          <w:szCs w:val="18"/>
        </w:rPr>
        <w:t>]</w:t>
      </w:r>
    </w:p>
    <w:p w14:paraId="5F220D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operator_claim </w:t>
      </w:r>
      <w:r w:rsidRPr="00602E4B">
        <w:rPr>
          <w:rFonts w:ascii="Inter" w:hAnsi="Inter" w:cs="Courier New"/>
          <w:color w:val="61AFEF"/>
          <w:sz w:val="18"/>
          <w:szCs w:val="18"/>
        </w:rPr>
        <w:t>=</w:t>
      </w:r>
      <w:r w:rsidRPr="00602E4B">
        <w:rPr>
          <w:rFonts w:ascii="Inter" w:hAnsi="Inter" w:cs="Courier New"/>
          <w:color w:val="ABB2BF"/>
          <w:sz w:val="18"/>
          <w:szCs w:val="18"/>
        </w:rPr>
        <w:t xml:space="preserve"> attestations[</w:t>
      </w:r>
      <w:r w:rsidRPr="00602E4B">
        <w:rPr>
          <w:rFonts w:ascii="Inter" w:hAnsi="Inter" w:cs="Courier New"/>
          <w:color w:val="98C379"/>
          <w:sz w:val="18"/>
          <w:szCs w:val="18"/>
        </w:rPr>
        <w:t>'self_reported'</w:t>
      </w:r>
      <w:r w:rsidRPr="00602E4B">
        <w:rPr>
          <w:rFonts w:ascii="Inter" w:hAnsi="Inter" w:cs="Courier New"/>
          <w:color w:val="ABB2BF"/>
          <w:sz w:val="18"/>
          <w:szCs w:val="18"/>
        </w:rPr>
        <w:t>][</w:t>
      </w:r>
      <w:r w:rsidRPr="00602E4B">
        <w:rPr>
          <w:rFonts w:ascii="Inter" w:hAnsi="Inter" w:cs="Courier New"/>
          <w:color w:val="98C379"/>
          <w:sz w:val="18"/>
          <w:szCs w:val="18"/>
        </w:rPr>
        <w:t>'operator'</w:t>
      </w:r>
      <w:r w:rsidRPr="00602E4B">
        <w:rPr>
          <w:rFonts w:ascii="Inter" w:hAnsi="Inter" w:cs="Courier New"/>
          <w:color w:val="ABB2BF"/>
          <w:sz w:val="18"/>
          <w:szCs w:val="18"/>
        </w:rPr>
        <w:t>]</w:t>
      </w:r>
    </w:p>
    <w:p w14:paraId="3873D0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E0589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Layer 1: Network fingerprinting</w:t>
      </w:r>
    </w:p>
    <w:p w14:paraId="4580FC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latency_consistent </w:t>
      </w:r>
      <w:r w:rsidRPr="00602E4B">
        <w:rPr>
          <w:rFonts w:ascii="Inter" w:hAnsi="Inter" w:cs="Courier New"/>
          <w:color w:val="61AFEF"/>
          <w:sz w:val="18"/>
          <w:szCs w:val="18"/>
        </w:rPr>
        <w:t>=</w:t>
      </w:r>
      <w:r w:rsidRPr="00602E4B">
        <w:rPr>
          <w:rFonts w:ascii="Inter" w:hAnsi="Inter" w:cs="Courier New"/>
          <w:color w:val="ABB2BF"/>
          <w:sz w:val="18"/>
          <w:szCs w:val="18"/>
        </w:rPr>
        <w:t xml:space="preserve"> verify_latency_profile(validator, geo)</w:t>
      </w:r>
    </w:p>
    <w:p w14:paraId="0068B3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traceroute_matches </w:t>
      </w:r>
      <w:r w:rsidRPr="00602E4B">
        <w:rPr>
          <w:rFonts w:ascii="Inter" w:hAnsi="Inter" w:cs="Courier New"/>
          <w:color w:val="61AFEF"/>
          <w:sz w:val="18"/>
          <w:szCs w:val="18"/>
        </w:rPr>
        <w:t>=</w:t>
      </w:r>
      <w:r w:rsidRPr="00602E4B">
        <w:rPr>
          <w:rFonts w:ascii="Inter" w:hAnsi="Inter" w:cs="Courier New"/>
          <w:color w:val="ABB2BF"/>
          <w:sz w:val="18"/>
          <w:szCs w:val="18"/>
        </w:rPr>
        <w:t xml:space="preserve"> find_shared_infrastructure(validator)</w:t>
      </w:r>
    </w:p>
    <w:p w14:paraId="4BC6E7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8B31C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Layer 2: Behavioral analysis</w:t>
      </w:r>
    </w:p>
    <w:p w14:paraId="7A57B4B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correlation_score </w:t>
      </w:r>
      <w:r w:rsidRPr="00602E4B">
        <w:rPr>
          <w:rFonts w:ascii="Inter" w:hAnsi="Inter" w:cs="Courier New"/>
          <w:color w:val="61AFEF"/>
          <w:sz w:val="18"/>
          <w:szCs w:val="18"/>
        </w:rPr>
        <w:t>=</w:t>
      </w:r>
      <w:r w:rsidRPr="00602E4B">
        <w:rPr>
          <w:rFonts w:ascii="Inter" w:hAnsi="Inter" w:cs="Courier New"/>
          <w:color w:val="ABB2BF"/>
          <w:sz w:val="18"/>
          <w:szCs w:val="18"/>
        </w:rPr>
        <w:t xml:space="preserve"> compute_voting_correlation(validator)</w:t>
      </w:r>
    </w:p>
    <w:p w14:paraId="11BC55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downtime_correlation </w:t>
      </w:r>
      <w:r w:rsidRPr="00602E4B">
        <w:rPr>
          <w:rFonts w:ascii="Inter" w:hAnsi="Inter" w:cs="Courier New"/>
          <w:color w:val="61AFEF"/>
          <w:sz w:val="18"/>
          <w:szCs w:val="18"/>
        </w:rPr>
        <w:t>=</w:t>
      </w:r>
      <w:r w:rsidRPr="00602E4B">
        <w:rPr>
          <w:rFonts w:ascii="Inter" w:hAnsi="Inter" w:cs="Courier New"/>
          <w:color w:val="ABB2BF"/>
          <w:sz w:val="18"/>
          <w:szCs w:val="18"/>
        </w:rPr>
        <w:t xml:space="preserve"> analyze_downtime_patterns(validator)</w:t>
      </w:r>
    </w:p>
    <w:p w14:paraId="01260F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mempool_similarity </w:t>
      </w:r>
      <w:r w:rsidRPr="00602E4B">
        <w:rPr>
          <w:rFonts w:ascii="Inter" w:hAnsi="Inter" w:cs="Courier New"/>
          <w:color w:val="61AFEF"/>
          <w:sz w:val="18"/>
          <w:szCs w:val="18"/>
        </w:rPr>
        <w:t>=</w:t>
      </w:r>
      <w:r w:rsidRPr="00602E4B">
        <w:rPr>
          <w:rFonts w:ascii="Inter" w:hAnsi="Inter" w:cs="Courier New"/>
          <w:color w:val="ABB2BF"/>
          <w:sz w:val="18"/>
          <w:szCs w:val="18"/>
        </w:rPr>
        <w:t xml:space="preserve"> compare_mempool_overlap(validator)</w:t>
      </w:r>
    </w:p>
    <w:p w14:paraId="2C402B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4C3A9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Layer 3: Cryptographic attestation</w:t>
      </w:r>
    </w:p>
    <w:p w14:paraId="514938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tee_verified </w:t>
      </w:r>
      <w:r w:rsidRPr="00602E4B">
        <w:rPr>
          <w:rFonts w:ascii="Inter" w:hAnsi="Inter" w:cs="Courier New"/>
          <w:color w:val="61AFEF"/>
          <w:sz w:val="18"/>
          <w:szCs w:val="18"/>
        </w:rPr>
        <w:t>=</w:t>
      </w:r>
      <w:r w:rsidRPr="00602E4B">
        <w:rPr>
          <w:rFonts w:ascii="Inter" w:hAnsi="Inter" w:cs="Courier New"/>
          <w:color w:val="ABB2BF"/>
          <w:sz w:val="18"/>
          <w:szCs w:val="18"/>
        </w:rPr>
        <w:t xml:space="preserve"> check_tee_attestation(validator)</w:t>
      </w:r>
    </w:p>
    <w:p w14:paraId="00F8FA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challenge_passed </w:t>
      </w:r>
      <w:r w:rsidRPr="00602E4B">
        <w:rPr>
          <w:rFonts w:ascii="Inter" w:hAnsi="Inter" w:cs="Courier New"/>
          <w:color w:val="61AFEF"/>
          <w:sz w:val="18"/>
          <w:szCs w:val="18"/>
        </w:rPr>
        <w:t>=</w:t>
      </w:r>
      <w:r w:rsidRPr="00602E4B">
        <w:rPr>
          <w:rFonts w:ascii="Inter" w:hAnsi="Inter" w:cs="Courier New"/>
          <w:color w:val="ABB2BF"/>
          <w:sz w:val="18"/>
          <w:szCs w:val="18"/>
        </w:rPr>
        <w:t xml:space="preserve"> verify_recent_challenges(validator)</w:t>
      </w:r>
    </w:p>
    <w:p w14:paraId="6A9E59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7DCA9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Layer 4: Social layer</w:t>
      </w:r>
    </w:p>
    <w:p w14:paraId="47586C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voluntary_disclosure </w:t>
      </w:r>
      <w:r w:rsidRPr="00602E4B">
        <w:rPr>
          <w:rFonts w:ascii="Inter" w:hAnsi="Inter" w:cs="Courier New"/>
          <w:color w:val="61AFEF"/>
          <w:sz w:val="18"/>
          <w:szCs w:val="18"/>
        </w:rPr>
        <w:t>=</w:t>
      </w:r>
      <w:r w:rsidRPr="00602E4B">
        <w:rPr>
          <w:rFonts w:ascii="Inter" w:hAnsi="Inter" w:cs="Courier New"/>
          <w:color w:val="ABB2BF"/>
          <w:sz w:val="18"/>
          <w:szCs w:val="18"/>
        </w:rPr>
        <w:t xml:space="preserve"> get_disclosed_info(validator)</w:t>
      </w:r>
    </w:p>
    <w:p w14:paraId="264B4A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governance_grouping </w:t>
      </w:r>
      <w:r w:rsidRPr="00602E4B">
        <w:rPr>
          <w:rFonts w:ascii="Inter" w:hAnsi="Inter" w:cs="Courier New"/>
          <w:color w:val="61AFEF"/>
          <w:sz w:val="18"/>
          <w:szCs w:val="18"/>
        </w:rPr>
        <w:t>=</w:t>
      </w:r>
      <w:r w:rsidRPr="00602E4B">
        <w:rPr>
          <w:rFonts w:ascii="Inter" w:hAnsi="Inter" w:cs="Courier New"/>
          <w:color w:val="ABB2BF"/>
          <w:sz w:val="18"/>
          <w:szCs w:val="18"/>
        </w:rPr>
        <w:t xml:space="preserve"> check_dao_override(validator)</w:t>
      </w:r>
    </w:p>
    <w:p w14:paraId="3176FD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CDB82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Weighted evidence scoring</w:t>
      </w:r>
    </w:p>
    <w:p w14:paraId="4C39FD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evidence_score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7B0EF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'network_consistent'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(latency_consistent </w:t>
      </w:r>
      <w:r w:rsidRPr="00602E4B">
        <w:rPr>
          <w:rFonts w:ascii="Inter" w:hAnsi="Inter" w:cs="Courier New"/>
          <w:color w:val="C678DD"/>
          <w:sz w:val="18"/>
          <w:szCs w:val="18"/>
        </w:rPr>
        <w:t>and</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traceroute_matches)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r w:rsidRPr="00602E4B">
        <w:rPr>
          <w:rFonts w:ascii="Inter" w:hAnsi="Inter" w:cs="Courier New"/>
          <w:color w:val="ABB2BF"/>
          <w:sz w:val="18"/>
          <w:szCs w:val="18"/>
        </w:rPr>
        <w:t>,</w:t>
      </w:r>
    </w:p>
    <w:p w14:paraId="09CF76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'behavioral_independent'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(correlation_score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0.5</w:t>
      </w:r>
      <w:r w:rsidRPr="00602E4B">
        <w:rPr>
          <w:rFonts w:ascii="Inter" w:hAnsi="Inter" w:cs="Courier New"/>
          <w:color w:val="ABB2BF"/>
          <w:sz w:val="18"/>
          <w:szCs w:val="18"/>
        </w:rPr>
        <w:t xml:space="preserve"> </w:t>
      </w:r>
      <w:r w:rsidRPr="00602E4B">
        <w:rPr>
          <w:rFonts w:ascii="Inter" w:hAnsi="Inter" w:cs="Courier New"/>
          <w:color w:val="C678DD"/>
          <w:sz w:val="18"/>
          <w:szCs w:val="18"/>
        </w:rPr>
        <w:t>and</w:t>
      </w:r>
      <w:r w:rsidRPr="00602E4B">
        <w:rPr>
          <w:rFonts w:ascii="Inter" w:hAnsi="Inter" w:cs="Courier New"/>
          <w:color w:val="ABB2BF"/>
          <w:sz w:val="18"/>
          <w:szCs w:val="18"/>
        </w:rPr>
        <w:t xml:space="preserve"> downtime_correlation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0.3</w:t>
      </w: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r w:rsidRPr="00602E4B">
        <w:rPr>
          <w:rFonts w:ascii="Inter" w:hAnsi="Inter" w:cs="Courier New"/>
          <w:color w:val="ABB2BF"/>
          <w:sz w:val="18"/>
          <w:szCs w:val="18"/>
        </w:rPr>
        <w:t>,</w:t>
      </w:r>
    </w:p>
    <w:p w14:paraId="76F670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'crypto_verified'</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(tee_verified </w:t>
      </w:r>
      <w:r w:rsidRPr="00602E4B">
        <w:rPr>
          <w:rFonts w:ascii="Inter" w:hAnsi="Inter" w:cs="Courier New"/>
          <w:color w:val="C678DD"/>
          <w:sz w:val="18"/>
          <w:szCs w:val="18"/>
        </w:rPr>
        <w:t>and</w:t>
      </w:r>
      <w:r w:rsidRPr="00602E4B">
        <w:rPr>
          <w:rFonts w:ascii="Inter" w:hAnsi="Inter" w:cs="Courier New"/>
          <w:color w:val="ABB2BF"/>
          <w:sz w:val="18"/>
          <w:szCs w:val="18"/>
        </w:rPr>
        <w:t xml:space="preserve"> challenge_passed)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r w:rsidRPr="00602E4B">
        <w:rPr>
          <w:rFonts w:ascii="Inter" w:hAnsi="Inter" w:cs="Courier New"/>
          <w:color w:val="ABB2BF"/>
          <w:sz w:val="18"/>
          <w:szCs w:val="18"/>
        </w:rPr>
        <w:t>,</w:t>
      </w:r>
    </w:p>
    <w:p w14:paraId="6741D1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'disclosed'</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voluntary_disclosure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p>
    <w:p w14:paraId="6306E9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B3AFF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6692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governance has manually grouped this validator, use that</w:t>
      </w:r>
    </w:p>
    <w:p w14:paraId="171C98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governance_grouping:</w:t>
      </w:r>
    </w:p>
    <w:p w14:paraId="3F09AE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governance_grouping</w:t>
      </w:r>
    </w:p>
    <w:p w14:paraId="716660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F9097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multiple red flags, flag for manual review</w:t>
      </w:r>
    </w:p>
    <w:p w14:paraId="69192E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red_flags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61A01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latency_consistent) </w:t>
      </w:r>
      <w:r w:rsidRPr="00602E4B">
        <w:rPr>
          <w:rFonts w:ascii="Inter" w:hAnsi="Inter" w:cs="Courier New"/>
          <w:color w:val="61AFEF"/>
          <w:sz w:val="18"/>
          <w:szCs w:val="18"/>
        </w:rPr>
        <w:t>+</w:t>
      </w:r>
    </w:p>
    <w:p w14:paraId="2EC2EC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(correlation_score </w:t>
      </w:r>
      <w:r w:rsidRPr="00602E4B">
        <w:rPr>
          <w:rFonts w:ascii="Inter" w:hAnsi="Inter" w:cs="Courier New"/>
          <w:color w:val="61AFEF"/>
          <w:sz w:val="18"/>
          <w:szCs w:val="18"/>
        </w:rPr>
        <w:t>&gt;</w:t>
      </w:r>
      <w:r w:rsidRPr="00602E4B">
        <w:rPr>
          <w:rFonts w:ascii="Inter" w:hAnsi="Inter" w:cs="Courier New"/>
          <w:color w:val="ABB2BF"/>
          <w:sz w:val="18"/>
          <w:szCs w:val="18"/>
        </w:rPr>
        <w:t xml:space="preserve"> CORRELATION_THRESHOLD) </w:t>
      </w:r>
      <w:r w:rsidRPr="00602E4B">
        <w:rPr>
          <w:rFonts w:ascii="Inter" w:hAnsi="Inter" w:cs="Courier New"/>
          <w:color w:val="61AFEF"/>
          <w:sz w:val="18"/>
          <w:szCs w:val="18"/>
        </w:rPr>
        <w:t>+</w:t>
      </w:r>
    </w:p>
    <w:p w14:paraId="07067F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(downtime_correlation </w:t>
      </w:r>
      <w:r w:rsidRPr="00602E4B">
        <w:rPr>
          <w:rFonts w:ascii="Inter" w:hAnsi="Inter" w:cs="Courier New"/>
          <w:color w:val="61AFEF"/>
          <w:sz w:val="18"/>
          <w:szCs w:val="18"/>
        </w:rPr>
        <w:t>&gt;</w:t>
      </w:r>
      <w:r w:rsidRPr="00602E4B">
        <w:rPr>
          <w:rFonts w:ascii="Inter" w:hAnsi="Inter" w:cs="Courier New"/>
          <w:color w:val="ABB2BF"/>
          <w:sz w:val="18"/>
          <w:szCs w:val="18"/>
        </w:rPr>
        <w:t xml:space="preserve"> DOWNTIME_THRESHOLD) </w:t>
      </w:r>
      <w:r w:rsidRPr="00602E4B">
        <w:rPr>
          <w:rFonts w:ascii="Inter" w:hAnsi="Inter" w:cs="Courier New"/>
          <w:color w:val="61AFEF"/>
          <w:sz w:val="18"/>
          <w:szCs w:val="18"/>
        </w:rPr>
        <w:t>+</w:t>
      </w:r>
    </w:p>
    <w:p w14:paraId="1F60E1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(mempool_similarity </w:t>
      </w:r>
      <w:r w:rsidRPr="00602E4B">
        <w:rPr>
          <w:rFonts w:ascii="Inter" w:hAnsi="Inter" w:cs="Courier New"/>
          <w:color w:val="61AFEF"/>
          <w:sz w:val="18"/>
          <w:szCs w:val="18"/>
        </w:rPr>
        <w:t>&gt;</w:t>
      </w:r>
      <w:r w:rsidRPr="00602E4B">
        <w:rPr>
          <w:rFonts w:ascii="Inter" w:hAnsi="Inter" w:cs="Courier New"/>
          <w:color w:val="ABB2BF"/>
          <w:sz w:val="18"/>
          <w:szCs w:val="18"/>
        </w:rPr>
        <w:t xml:space="preserve"> MEMPOOL_THRESHOLD)</w:t>
      </w:r>
    </w:p>
    <w:p w14:paraId="62C2DC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9E47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B23D9C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red_flags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w:t>
      </w:r>
    </w:p>
    <w:p w14:paraId="496592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flag_for_manual_review(validator)</w:t>
      </w:r>
    </w:p>
    <w:p w14:paraId="58ABC3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Use conservative assignment (largest suspected cohort)</w:t>
      </w:r>
    </w:p>
    <w:p w14:paraId="506BC9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most_restrictive_cohort(asn, geo, correlation_score, traceroute_matches)</w:t>
      </w:r>
    </w:p>
    <w:p w14:paraId="520BDB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BDF3C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Otherwise, assign based on primary factors</w:t>
      </w:r>
    </w:p>
    <w:p w14:paraId="2E1F8A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cohort_id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(asn </w:t>
      </w:r>
      <w:r w:rsidRPr="00602E4B">
        <w:rPr>
          <w:rFonts w:ascii="Inter" w:hAnsi="Inter" w:cs="Courier New"/>
          <w:color w:val="61AFEF"/>
          <w:sz w:val="18"/>
          <w:szCs w:val="18"/>
        </w:rPr>
        <w:t>+</w:t>
      </w:r>
      <w:r w:rsidRPr="00602E4B">
        <w:rPr>
          <w:rFonts w:ascii="Inter" w:hAnsi="Inter" w:cs="Courier New"/>
          <w:color w:val="ABB2BF"/>
          <w:sz w:val="18"/>
          <w:szCs w:val="18"/>
        </w:rPr>
        <w:t xml:space="preserve"> geo </w:t>
      </w:r>
      <w:r w:rsidRPr="00602E4B">
        <w:rPr>
          <w:rFonts w:ascii="Inter" w:hAnsi="Inter" w:cs="Courier New"/>
          <w:color w:val="61AFEF"/>
          <w:sz w:val="18"/>
          <w:szCs w:val="18"/>
        </w:rPr>
        <w:t>+</w:t>
      </w:r>
      <w:r w:rsidRPr="00602E4B">
        <w:rPr>
          <w:rFonts w:ascii="Inter" w:hAnsi="Inter" w:cs="Courier New"/>
          <w:color w:val="ABB2BF"/>
          <w:sz w:val="18"/>
          <w:szCs w:val="18"/>
        </w:rPr>
        <w:t xml:space="preserve"> operator_claim)</w:t>
      </w:r>
    </w:p>
    <w:p w14:paraId="0B1718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00C81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evidence for auditability</w:t>
      </w:r>
    </w:p>
    <w:p w14:paraId="4AC7DD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store_cohort_evidence(validator, cohort_id, attestations, evidence_score)</w:t>
      </w:r>
    </w:p>
    <w:p w14:paraId="707B03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3479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cohort_id</w:t>
      </w:r>
    </w:p>
    <w:p w14:paraId="0A1ACD2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Relayer Cohort Considerations:</w:t>
      </w:r>
    </w:p>
    <w:p w14:paraId="413C53E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validators operating bridge relayers across multiple chains, additional cohort tracking is applied:</w:t>
      </w:r>
    </w:p>
    <w:p w14:paraId="426B10B1" w14:textId="77777777" w:rsidR="000F59A8" w:rsidRPr="00602E4B" w:rsidRDefault="000F59A8">
      <w:pPr>
        <w:numPr>
          <w:ilvl w:val="0"/>
          <w:numId w:val="54"/>
        </w:numPr>
        <w:spacing w:before="100" w:beforeAutospacing="1" w:after="100" w:afterAutospacing="1"/>
        <w:rPr>
          <w:rFonts w:ascii="Inter" w:hAnsi="Inter"/>
          <w:sz w:val="18"/>
          <w:szCs w:val="18"/>
        </w:rPr>
      </w:pPr>
      <w:r w:rsidRPr="00602E4B">
        <w:rPr>
          <w:rFonts w:ascii="Inter" w:hAnsi="Inter"/>
          <w:b/>
          <w:bCs/>
          <w:sz w:val="18"/>
          <w:szCs w:val="18"/>
        </w:rPr>
        <w:t>Per-Chain Cohorts:</w:t>
      </w:r>
      <w:r w:rsidRPr="00602E4B">
        <w:rPr>
          <w:rFonts w:ascii="Inter" w:hAnsi="Inter"/>
          <w:sz w:val="18"/>
          <w:szCs w:val="18"/>
        </w:rPr>
        <w:t xml:space="preserve"> A validator may be in different cohorts for different external chains </w:t>
      </w:r>
    </w:p>
    <w:p w14:paraId="206C3F5A" w14:textId="77777777" w:rsidR="000F59A8" w:rsidRPr="00602E4B" w:rsidRDefault="000F59A8">
      <w:pPr>
        <w:numPr>
          <w:ilvl w:val="1"/>
          <w:numId w:val="54"/>
        </w:numPr>
        <w:spacing w:before="100" w:beforeAutospacing="1" w:after="100" w:afterAutospacing="1"/>
        <w:rPr>
          <w:rFonts w:ascii="Inter" w:hAnsi="Inter"/>
          <w:sz w:val="18"/>
          <w:szCs w:val="18"/>
        </w:rPr>
      </w:pPr>
      <w:r w:rsidRPr="00602E4B">
        <w:rPr>
          <w:rFonts w:ascii="Inter" w:hAnsi="Inter"/>
          <w:sz w:val="18"/>
          <w:szCs w:val="18"/>
        </w:rPr>
        <w:t>Example: Operating Ethereum bridge from AWS but Bitcoin bridge from independent colo</w:t>
      </w:r>
    </w:p>
    <w:p w14:paraId="73C72C7E" w14:textId="77777777" w:rsidR="000F59A8" w:rsidRPr="00602E4B" w:rsidRDefault="000F59A8">
      <w:pPr>
        <w:numPr>
          <w:ilvl w:val="1"/>
          <w:numId w:val="54"/>
        </w:numPr>
        <w:spacing w:before="100" w:beforeAutospacing="1" w:after="100" w:afterAutospacing="1"/>
        <w:rPr>
          <w:rFonts w:ascii="Inter" w:hAnsi="Inter"/>
          <w:sz w:val="18"/>
          <w:szCs w:val="18"/>
        </w:rPr>
      </w:pPr>
      <w:r w:rsidRPr="00602E4B">
        <w:rPr>
          <w:rFonts w:ascii="Inter" w:hAnsi="Inter"/>
          <w:sz w:val="18"/>
          <w:szCs w:val="18"/>
        </w:rPr>
        <w:t>Diversity penalties are calculated separately per chain to incentivize infrastructure distribution</w:t>
      </w:r>
    </w:p>
    <w:p w14:paraId="3B02E4F2" w14:textId="77777777" w:rsidR="000F59A8" w:rsidRPr="00602E4B" w:rsidRDefault="000F59A8">
      <w:pPr>
        <w:numPr>
          <w:ilvl w:val="0"/>
          <w:numId w:val="54"/>
        </w:numPr>
        <w:spacing w:before="100" w:beforeAutospacing="1" w:after="100" w:afterAutospacing="1"/>
        <w:rPr>
          <w:rFonts w:ascii="Inter" w:hAnsi="Inter"/>
          <w:sz w:val="18"/>
          <w:szCs w:val="18"/>
        </w:rPr>
      </w:pPr>
      <w:r w:rsidRPr="00602E4B">
        <w:rPr>
          <w:rFonts w:ascii="Inter" w:hAnsi="Inter"/>
          <w:b/>
          <w:bCs/>
          <w:sz w:val="18"/>
          <w:szCs w:val="18"/>
        </w:rPr>
        <w:lastRenderedPageBreak/>
        <w:t>RPC Endpoint Diversity:</w:t>
      </w:r>
      <w:r w:rsidRPr="00602E4B">
        <w:rPr>
          <w:rFonts w:ascii="Inter" w:hAnsi="Inter"/>
          <w:sz w:val="18"/>
          <w:szCs w:val="18"/>
        </w:rPr>
        <w:t xml:space="preserve"> Bridge relayers using shared RPC providers (e.g., Infura, Alchemy) are flagged </w:t>
      </w:r>
    </w:p>
    <w:p w14:paraId="7915E576" w14:textId="77777777" w:rsidR="000F59A8" w:rsidRPr="00602E4B" w:rsidRDefault="000F59A8">
      <w:pPr>
        <w:numPr>
          <w:ilvl w:val="1"/>
          <w:numId w:val="54"/>
        </w:numPr>
        <w:spacing w:before="100" w:beforeAutospacing="1" w:after="100" w:afterAutospacing="1"/>
        <w:rPr>
          <w:rFonts w:ascii="Inter" w:hAnsi="Inter"/>
          <w:sz w:val="18"/>
          <w:szCs w:val="18"/>
        </w:rPr>
      </w:pPr>
      <w:r w:rsidRPr="00602E4B">
        <w:rPr>
          <w:rFonts w:ascii="Inter" w:hAnsi="Inter"/>
          <w:sz w:val="18"/>
          <w:szCs w:val="18"/>
        </w:rPr>
        <w:t>Validators should run their own full nodes for critical chains</w:t>
      </w:r>
    </w:p>
    <w:p w14:paraId="5810DFFE" w14:textId="77777777" w:rsidR="000F59A8" w:rsidRPr="00602E4B" w:rsidRDefault="000F59A8">
      <w:pPr>
        <w:numPr>
          <w:ilvl w:val="1"/>
          <w:numId w:val="54"/>
        </w:numPr>
        <w:spacing w:before="100" w:beforeAutospacing="1" w:after="100" w:afterAutospacing="1"/>
        <w:rPr>
          <w:rFonts w:ascii="Inter" w:hAnsi="Inter"/>
          <w:sz w:val="18"/>
          <w:szCs w:val="18"/>
        </w:rPr>
      </w:pPr>
      <w:r w:rsidRPr="00602E4B">
        <w:rPr>
          <w:rFonts w:ascii="Inter" w:hAnsi="Inter"/>
          <w:sz w:val="18"/>
          <w:szCs w:val="18"/>
        </w:rPr>
        <w:t>Using shared RPC endpoints receives penalty in bridge contribution score</w:t>
      </w:r>
    </w:p>
    <w:p w14:paraId="1A6E045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Cohort Verification Example:</w:t>
      </w:r>
    </w:p>
    <w:p w14:paraId="09A95B1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 "Alice" joins network claiming independent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2543"/>
        <w:gridCol w:w="4330"/>
        <w:gridCol w:w="643"/>
      </w:tblGrid>
      <w:tr w:rsidR="000F59A8" w:rsidRPr="00602E4B" w14:paraId="68686FF5" w14:textId="77777777">
        <w:trPr>
          <w:tblHeader/>
          <w:tblCellSpacing w:w="15" w:type="dxa"/>
        </w:trPr>
        <w:tc>
          <w:tcPr>
            <w:tcW w:w="0" w:type="auto"/>
            <w:vAlign w:val="center"/>
            <w:hideMark/>
          </w:tcPr>
          <w:p w14:paraId="41195BC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Evidence Layer</w:t>
            </w:r>
          </w:p>
        </w:tc>
        <w:tc>
          <w:tcPr>
            <w:tcW w:w="0" w:type="auto"/>
            <w:vAlign w:val="center"/>
            <w:hideMark/>
          </w:tcPr>
          <w:p w14:paraId="04E1A40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Claim</w:t>
            </w:r>
          </w:p>
        </w:tc>
        <w:tc>
          <w:tcPr>
            <w:tcW w:w="0" w:type="auto"/>
            <w:vAlign w:val="center"/>
            <w:hideMark/>
          </w:tcPr>
          <w:p w14:paraId="5F5E5AC3"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Verification Result</w:t>
            </w:r>
          </w:p>
        </w:tc>
        <w:tc>
          <w:tcPr>
            <w:tcW w:w="0" w:type="auto"/>
            <w:vAlign w:val="center"/>
            <w:hideMark/>
          </w:tcPr>
          <w:p w14:paraId="41CCC9D9"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Status</w:t>
            </w:r>
          </w:p>
        </w:tc>
      </w:tr>
      <w:tr w:rsidR="000F59A8" w:rsidRPr="00602E4B" w14:paraId="7B9D67E4" w14:textId="77777777">
        <w:trPr>
          <w:tblCellSpacing w:w="15" w:type="dxa"/>
        </w:trPr>
        <w:tc>
          <w:tcPr>
            <w:tcW w:w="0" w:type="auto"/>
            <w:vAlign w:val="center"/>
            <w:hideMark/>
          </w:tcPr>
          <w:p w14:paraId="099BF9F3" w14:textId="77777777" w:rsidR="000F59A8" w:rsidRPr="00602E4B" w:rsidRDefault="000F59A8" w:rsidP="000F59A8">
            <w:pPr>
              <w:rPr>
                <w:rFonts w:ascii="Inter" w:hAnsi="Inter"/>
                <w:sz w:val="18"/>
                <w:szCs w:val="18"/>
              </w:rPr>
            </w:pPr>
            <w:r w:rsidRPr="00602E4B">
              <w:rPr>
                <w:rFonts w:ascii="Inter" w:hAnsi="Inter"/>
                <w:sz w:val="18"/>
                <w:szCs w:val="18"/>
              </w:rPr>
              <w:t>ASN</w:t>
            </w:r>
          </w:p>
        </w:tc>
        <w:tc>
          <w:tcPr>
            <w:tcW w:w="0" w:type="auto"/>
            <w:vAlign w:val="center"/>
            <w:hideMark/>
          </w:tcPr>
          <w:p w14:paraId="3FD0A0FD" w14:textId="77777777" w:rsidR="000F59A8" w:rsidRPr="00602E4B" w:rsidRDefault="000F59A8" w:rsidP="000F59A8">
            <w:pPr>
              <w:rPr>
                <w:rFonts w:ascii="Inter" w:hAnsi="Inter"/>
                <w:sz w:val="18"/>
                <w:szCs w:val="18"/>
              </w:rPr>
            </w:pPr>
            <w:r w:rsidRPr="00602E4B">
              <w:rPr>
                <w:rFonts w:ascii="Inter" w:hAnsi="Inter"/>
                <w:sz w:val="18"/>
                <w:szCs w:val="18"/>
              </w:rPr>
              <w:t>AS13335 (Cloudflare)</w:t>
            </w:r>
          </w:p>
        </w:tc>
        <w:tc>
          <w:tcPr>
            <w:tcW w:w="0" w:type="auto"/>
            <w:vAlign w:val="center"/>
            <w:hideMark/>
          </w:tcPr>
          <w:p w14:paraId="41BCEF37" w14:textId="77777777" w:rsidR="000F59A8" w:rsidRPr="00602E4B" w:rsidRDefault="000F59A8" w:rsidP="000F59A8">
            <w:pPr>
              <w:rPr>
                <w:rFonts w:ascii="Inter" w:hAnsi="Inter"/>
                <w:sz w:val="18"/>
                <w:szCs w:val="18"/>
              </w:rPr>
            </w:pPr>
            <w:r w:rsidRPr="00602E4B">
              <w:rPr>
                <w:rFonts w:ascii="Inter" w:hAnsi="Inter"/>
                <w:sz w:val="18"/>
                <w:szCs w:val="18"/>
              </w:rPr>
              <w:t>Confirmed via BGP lookup</w:t>
            </w:r>
          </w:p>
        </w:tc>
        <w:tc>
          <w:tcPr>
            <w:tcW w:w="0" w:type="auto"/>
            <w:vAlign w:val="center"/>
            <w:hideMark/>
          </w:tcPr>
          <w:p w14:paraId="0831DAA4" w14:textId="77777777" w:rsidR="000F59A8" w:rsidRPr="00602E4B" w:rsidRDefault="000F59A8" w:rsidP="000F59A8">
            <w:pPr>
              <w:rPr>
                <w:rFonts w:ascii="Inter" w:hAnsi="Inter"/>
                <w:sz w:val="18"/>
                <w:szCs w:val="18"/>
              </w:rPr>
            </w:pPr>
            <w:r w:rsidRPr="00602E4B">
              <w:rPr>
                <w:rFonts w:ascii="Inter" w:hAnsi="Inter" w:cs="Segoe UI Symbol"/>
                <w:sz w:val="18"/>
                <w:szCs w:val="18"/>
              </w:rPr>
              <w:t>✓</w:t>
            </w:r>
          </w:p>
        </w:tc>
      </w:tr>
      <w:tr w:rsidR="000F59A8" w:rsidRPr="00602E4B" w14:paraId="0861C599" w14:textId="77777777">
        <w:trPr>
          <w:tblCellSpacing w:w="15" w:type="dxa"/>
        </w:trPr>
        <w:tc>
          <w:tcPr>
            <w:tcW w:w="0" w:type="auto"/>
            <w:vAlign w:val="center"/>
            <w:hideMark/>
          </w:tcPr>
          <w:p w14:paraId="60A79D5F" w14:textId="77777777" w:rsidR="000F59A8" w:rsidRPr="00602E4B" w:rsidRDefault="000F59A8" w:rsidP="000F59A8">
            <w:pPr>
              <w:rPr>
                <w:rFonts w:ascii="Inter" w:hAnsi="Inter"/>
                <w:sz w:val="18"/>
                <w:szCs w:val="18"/>
              </w:rPr>
            </w:pPr>
            <w:r w:rsidRPr="00602E4B">
              <w:rPr>
                <w:rFonts w:ascii="Inter" w:hAnsi="Inter"/>
                <w:sz w:val="18"/>
                <w:szCs w:val="18"/>
              </w:rPr>
              <w:t>Geographic Location</w:t>
            </w:r>
          </w:p>
        </w:tc>
        <w:tc>
          <w:tcPr>
            <w:tcW w:w="0" w:type="auto"/>
            <w:vAlign w:val="center"/>
            <w:hideMark/>
          </w:tcPr>
          <w:p w14:paraId="194D35FB" w14:textId="77777777" w:rsidR="000F59A8" w:rsidRPr="00602E4B" w:rsidRDefault="000F59A8" w:rsidP="000F59A8">
            <w:pPr>
              <w:rPr>
                <w:rFonts w:ascii="Inter" w:hAnsi="Inter"/>
                <w:sz w:val="18"/>
                <w:szCs w:val="18"/>
              </w:rPr>
            </w:pPr>
            <w:r w:rsidRPr="00602E4B">
              <w:rPr>
                <w:rFonts w:ascii="Inter" w:hAnsi="Inter"/>
                <w:sz w:val="18"/>
                <w:szCs w:val="18"/>
              </w:rPr>
              <w:t>Amsterdam</w:t>
            </w:r>
          </w:p>
        </w:tc>
        <w:tc>
          <w:tcPr>
            <w:tcW w:w="0" w:type="auto"/>
            <w:vAlign w:val="center"/>
            <w:hideMark/>
          </w:tcPr>
          <w:p w14:paraId="421CAA50" w14:textId="77777777" w:rsidR="000F59A8" w:rsidRPr="00602E4B" w:rsidRDefault="000F59A8" w:rsidP="000F59A8">
            <w:pPr>
              <w:rPr>
                <w:rFonts w:ascii="Inter" w:hAnsi="Inter"/>
                <w:sz w:val="18"/>
                <w:szCs w:val="18"/>
              </w:rPr>
            </w:pPr>
            <w:r w:rsidRPr="00602E4B">
              <w:rPr>
                <w:rFonts w:ascii="Inter" w:hAnsi="Inter"/>
                <w:sz w:val="18"/>
                <w:szCs w:val="18"/>
              </w:rPr>
              <w:t>Latency profile matches EU (&lt;20ms to EU probes)</w:t>
            </w:r>
          </w:p>
        </w:tc>
        <w:tc>
          <w:tcPr>
            <w:tcW w:w="0" w:type="auto"/>
            <w:vAlign w:val="center"/>
            <w:hideMark/>
          </w:tcPr>
          <w:p w14:paraId="60BE8784" w14:textId="77777777" w:rsidR="000F59A8" w:rsidRPr="00602E4B" w:rsidRDefault="000F59A8" w:rsidP="000F59A8">
            <w:pPr>
              <w:rPr>
                <w:rFonts w:ascii="Inter" w:hAnsi="Inter"/>
                <w:sz w:val="18"/>
                <w:szCs w:val="18"/>
              </w:rPr>
            </w:pPr>
            <w:r w:rsidRPr="00602E4B">
              <w:rPr>
                <w:rFonts w:ascii="Inter" w:hAnsi="Inter" w:cs="Segoe UI Symbol"/>
                <w:sz w:val="18"/>
                <w:szCs w:val="18"/>
              </w:rPr>
              <w:t>✓</w:t>
            </w:r>
          </w:p>
        </w:tc>
      </w:tr>
      <w:tr w:rsidR="000F59A8" w:rsidRPr="00602E4B" w14:paraId="73E362D7" w14:textId="77777777">
        <w:trPr>
          <w:tblCellSpacing w:w="15" w:type="dxa"/>
        </w:trPr>
        <w:tc>
          <w:tcPr>
            <w:tcW w:w="0" w:type="auto"/>
            <w:vAlign w:val="center"/>
            <w:hideMark/>
          </w:tcPr>
          <w:p w14:paraId="29E62E9D" w14:textId="77777777" w:rsidR="000F59A8" w:rsidRPr="00602E4B" w:rsidRDefault="000F59A8" w:rsidP="000F59A8">
            <w:pPr>
              <w:rPr>
                <w:rFonts w:ascii="Inter" w:hAnsi="Inter"/>
                <w:sz w:val="18"/>
                <w:szCs w:val="18"/>
              </w:rPr>
            </w:pPr>
            <w:r w:rsidRPr="00602E4B">
              <w:rPr>
                <w:rFonts w:ascii="Inter" w:hAnsi="Inter"/>
                <w:sz w:val="18"/>
                <w:szCs w:val="18"/>
              </w:rPr>
              <w:t>Voting Correlation</w:t>
            </w:r>
          </w:p>
        </w:tc>
        <w:tc>
          <w:tcPr>
            <w:tcW w:w="0" w:type="auto"/>
            <w:vAlign w:val="center"/>
            <w:hideMark/>
          </w:tcPr>
          <w:p w14:paraId="7E970111" w14:textId="77777777" w:rsidR="000F59A8" w:rsidRPr="00602E4B" w:rsidRDefault="000F59A8" w:rsidP="000F59A8">
            <w:pPr>
              <w:rPr>
                <w:rFonts w:ascii="Inter" w:hAnsi="Inter"/>
                <w:sz w:val="18"/>
                <w:szCs w:val="18"/>
              </w:rPr>
            </w:pPr>
            <w:r w:rsidRPr="00602E4B">
              <w:rPr>
                <w:rFonts w:ascii="Inter" w:hAnsi="Inter"/>
                <w:sz w:val="18"/>
                <w:szCs w:val="18"/>
              </w:rPr>
              <w:t>Independent</w:t>
            </w:r>
          </w:p>
        </w:tc>
        <w:tc>
          <w:tcPr>
            <w:tcW w:w="0" w:type="auto"/>
            <w:vAlign w:val="center"/>
            <w:hideMark/>
          </w:tcPr>
          <w:p w14:paraId="0210E6AF" w14:textId="77777777" w:rsidR="000F59A8" w:rsidRPr="00602E4B" w:rsidRDefault="000F59A8" w:rsidP="000F59A8">
            <w:pPr>
              <w:rPr>
                <w:rFonts w:ascii="Inter" w:hAnsi="Inter"/>
                <w:sz w:val="18"/>
                <w:szCs w:val="18"/>
              </w:rPr>
            </w:pPr>
            <w:r w:rsidRPr="00602E4B">
              <w:rPr>
                <w:rFonts w:ascii="Inter" w:hAnsi="Inter"/>
                <w:sz w:val="18"/>
                <w:szCs w:val="18"/>
              </w:rPr>
              <w:t>Correlation score: 0.23 (low)</w:t>
            </w:r>
          </w:p>
        </w:tc>
        <w:tc>
          <w:tcPr>
            <w:tcW w:w="0" w:type="auto"/>
            <w:vAlign w:val="center"/>
            <w:hideMark/>
          </w:tcPr>
          <w:p w14:paraId="5D6E84A4" w14:textId="77777777" w:rsidR="000F59A8" w:rsidRPr="00602E4B" w:rsidRDefault="000F59A8" w:rsidP="000F59A8">
            <w:pPr>
              <w:rPr>
                <w:rFonts w:ascii="Inter" w:hAnsi="Inter"/>
                <w:sz w:val="18"/>
                <w:szCs w:val="18"/>
              </w:rPr>
            </w:pPr>
            <w:r w:rsidRPr="00602E4B">
              <w:rPr>
                <w:rFonts w:ascii="Inter" w:hAnsi="Inter" w:cs="Segoe UI Symbol"/>
                <w:sz w:val="18"/>
                <w:szCs w:val="18"/>
              </w:rPr>
              <w:t>✓</w:t>
            </w:r>
          </w:p>
        </w:tc>
      </w:tr>
      <w:tr w:rsidR="000F59A8" w:rsidRPr="00602E4B" w14:paraId="44E16075" w14:textId="77777777">
        <w:trPr>
          <w:tblCellSpacing w:w="15" w:type="dxa"/>
        </w:trPr>
        <w:tc>
          <w:tcPr>
            <w:tcW w:w="0" w:type="auto"/>
            <w:vAlign w:val="center"/>
            <w:hideMark/>
          </w:tcPr>
          <w:p w14:paraId="7553CC16" w14:textId="77777777" w:rsidR="000F59A8" w:rsidRPr="00602E4B" w:rsidRDefault="000F59A8" w:rsidP="000F59A8">
            <w:pPr>
              <w:rPr>
                <w:rFonts w:ascii="Inter" w:hAnsi="Inter"/>
                <w:sz w:val="18"/>
                <w:szCs w:val="18"/>
              </w:rPr>
            </w:pPr>
            <w:r w:rsidRPr="00602E4B">
              <w:rPr>
                <w:rFonts w:ascii="Inter" w:hAnsi="Inter"/>
                <w:sz w:val="18"/>
                <w:szCs w:val="18"/>
              </w:rPr>
              <w:t>Downtime Patterns</w:t>
            </w:r>
          </w:p>
        </w:tc>
        <w:tc>
          <w:tcPr>
            <w:tcW w:w="0" w:type="auto"/>
            <w:vAlign w:val="center"/>
            <w:hideMark/>
          </w:tcPr>
          <w:p w14:paraId="2AC95D1B" w14:textId="77777777" w:rsidR="000F59A8" w:rsidRPr="00602E4B" w:rsidRDefault="000F59A8" w:rsidP="000F59A8">
            <w:pPr>
              <w:rPr>
                <w:rFonts w:ascii="Inter" w:hAnsi="Inter"/>
                <w:sz w:val="18"/>
                <w:szCs w:val="18"/>
              </w:rPr>
            </w:pPr>
            <w:r w:rsidRPr="00602E4B">
              <w:rPr>
                <w:rFonts w:ascii="Inter" w:hAnsi="Inter"/>
                <w:sz w:val="18"/>
                <w:szCs w:val="18"/>
              </w:rPr>
              <w:t>No shared outages</w:t>
            </w:r>
          </w:p>
        </w:tc>
        <w:tc>
          <w:tcPr>
            <w:tcW w:w="0" w:type="auto"/>
            <w:vAlign w:val="center"/>
            <w:hideMark/>
          </w:tcPr>
          <w:p w14:paraId="0A05AB0E" w14:textId="77777777" w:rsidR="000F59A8" w:rsidRPr="00602E4B" w:rsidRDefault="000F59A8" w:rsidP="000F59A8">
            <w:pPr>
              <w:rPr>
                <w:rFonts w:ascii="Inter" w:hAnsi="Inter"/>
                <w:sz w:val="18"/>
                <w:szCs w:val="18"/>
              </w:rPr>
            </w:pPr>
            <w:r w:rsidRPr="00602E4B">
              <w:rPr>
                <w:rFonts w:ascii="Inter" w:hAnsi="Inter"/>
                <w:sz w:val="18"/>
                <w:szCs w:val="18"/>
              </w:rPr>
              <w:t>Only 1 downtime event in 3 months</w:t>
            </w:r>
          </w:p>
        </w:tc>
        <w:tc>
          <w:tcPr>
            <w:tcW w:w="0" w:type="auto"/>
            <w:vAlign w:val="center"/>
            <w:hideMark/>
          </w:tcPr>
          <w:p w14:paraId="167FEE30" w14:textId="77777777" w:rsidR="000F59A8" w:rsidRPr="00602E4B" w:rsidRDefault="000F59A8" w:rsidP="000F59A8">
            <w:pPr>
              <w:rPr>
                <w:rFonts w:ascii="Inter" w:hAnsi="Inter"/>
                <w:sz w:val="18"/>
                <w:szCs w:val="18"/>
              </w:rPr>
            </w:pPr>
            <w:r w:rsidRPr="00602E4B">
              <w:rPr>
                <w:rFonts w:ascii="Inter" w:hAnsi="Inter" w:cs="Segoe UI Symbol"/>
                <w:sz w:val="18"/>
                <w:szCs w:val="18"/>
              </w:rPr>
              <w:t>✓</w:t>
            </w:r>
          </w:p>
        </w:tc>
      </w:tr>
      <w:tr w:rsidR="000F59A8" w:rsidRPr="00602E4B" w14:paraId="435C4EB7" w14:textId="77777777">
        <w:trPr>
          <w:tblCellSpacing w:w="15" w:type="dxa"/>
        </w:trPr>
        <w:tc>
          <w:tcPr>
            <w:tcW w:w="0" w:type="auto"/>
            <w:vAlign w:val="center"/>
            <w:hideMark/>
          </w:tcPr>
          <w:p w14:paraId="153E4B1D" w14:textId="77777777" w:rsidR="000F59A8" w:rsidRPr="00602E4B" w:rsidRDefault="000F59A8" w:rsidP="000F59A8">
            <w:pPr>
              <w:rPr>
                <w:rFonts w:ascii="Inter" w:hAnsi="Inter"/>
                <w:sz w:val="18"/>
                <w:szCs w:val="18"/>
              </w:rPr>
            </w:pPr>
            <w:r w:rsidRPr="00602E4B">
              <w:rPr>
                <w:rFonts w:ascii="Inter" w:hAnsi="Inter"/>
                <w:sz w:val="18"/>
                <w:szCs w:val="18"/>
              </w:rPr>
              <w:t>TEE Attestation</w:t>
            </w:r>
          </w:p>
        </w:tc>
        <w:tc>
          <w:tcPr>
            <w:tcW w:w="0" w:type="auto"/>
            <w:vAlign w:val="center"/>
            <w:hideMark/>
          </w:tcPr>
          <w:p w14:paraId="11D44C83" w14:textId="77777777" w:rsidR="000F59A8" w:rsidRPr="00602E4B" w:rsidRDefault="000F59A8" w:rsidP="000F59A8">
            <w:pPr>
              <w:rPr>
                <w:rFonts w:ascii="Inter" w:hAnsi="Inter"/>
                <w:sz w:val="18"/>
                <w:szCs w:val="18"/>
              </w:rPr>
            </w:pPr>
            <w:r w:rsidRPr="00602E4B">
              <w:rPr>
                <w:rFonts w:ascii="Inter" w:hAnsi="Inter"/>
                <w:sz w:val="18"/>
                <w:szCs w:val="18"/>
              </w:rPr>
              <w:t>Not provided</w:t>
            </w:r>
          </w:p>
        </w:tc>
        <w:tc>
          <w:tcPr>
            <w:tcW w:w="0" w:type="auto"/>
            <w:vAlign w:val="center"/>
            <w:hideMark/>
          </w:tcPr>
          <w:p w14:paraId="1888012E" w14:textId="77777777" w:rsidR="000F59A8" w:rsidRPr="00602E4B" w:rsidRDefault="000F59A8" w:rsidP="000F59A8">
            <w:pPr>
              <w:rPr>
                <w:rFonts w:ascii="Inter" w:hAnsi="Inter"/>
                <w:sz w:val="18"/>
                <w:szCs w:val="18"/>
              </w:rPr>
            </w:pPr>
            <w:r w:rsidRPr="00602E4B">
              <w:rPr>
                <w:rFonts w:ascii="Inter" w:hAnsi="Inter"/>
                <w:sz w:val="18"/>
                <w:szCs w:val="18"/>
              </w:rPr>
              <w:t>N/A</w:t>
            </w:r>
          </w:p>
        </w:tc>
        <w:tc>
          <w:tcPr>
            <w:tcW w:w="0" w:type="auto"/>
            <w:vAlign w:val="center"/>
            <w:hideMark/>
          </w:tcPr>
          <w:p w14:paraId="34A1EF0B" w14:textId="77777777" w:rsidR="000F59A8" w:rsidRPr="00602E4B" w:rsidRDefault="000F59A8" w:rsidP="000F59A8">
            <w:pPr>
              <w:rPr>
                <w:rFonts w:ascii="Inter" w:hAnsi="Inter"/>
                <w:sz w:val="18"/>
                <w:szCs w:val="18"/>
              </w:rPr>
            </w:pPr>
            <w:r w:rsidRPr="00602E4B">
              <w:rPr>
                <w:rFonts w:ascii="Inter" w:hAnsi="Inter"/>
                <w:sz w:val="18"/>
                <w:szCs w:val="18"/>
              </w:rPr>
              <w:t>-</w:t>
            </w:r>
          </w:p>
        </w:tc>
      </w:tr>
      <w:tr w:rsidR="000F59A8" w:rsidRPr="00602E4B" w14:paraId="1C256D45" w14:textId="77777777">
        <w:trPr>
          <w:tblCellSpacing w:w="15" w:type="dxa"/>
        </w:trPr>
        <w:tc>
          <w:tcPr>
            <w:tcW w:w="0" w:type="auto"/>
            <w:vAlign w:val="center"/>
            <w:hideMark/>
          </w:tcPr>
          <w:p w14:paraId="47449487" w14:textId="77777777" w:rsidR="000F59A8" w:rsidRPr="00602E4B" w:rsidRDefault="000F59A8" w:rsidP="000F59A8">
            <w:pPr>
              <w:rPr>
                <w:rFonts w:ascii="Inter" w:hAnsi="Inter"/>
                <w:sz w:val="18"/>
                <w:szCs w:val="18"/>
              </w:rPr>
            </w:pPr>
            <w:r w:rsidRPr="00602E4B">
              <w:rPr>
                <w:rFonts w:ascii="Inter" w:hAnsi="Inter"/>
                <w:sz w:val="18"/>
                <w:szCs w:val="18"/>
              </w:rPr>
              <w:t>Voluntary Disclosure</w:t>
            </w:r>
          </w:p>
        </w:tc>
        <w:tc>
          <w:tcPr>
            <w:tcW w:w="0" w:type="auto"/>
            <w:vAlign w:val="center"/>
            <w:hideMark/>
          </w:tcPr>
          <w:p w14:paraId="2D02D4EA" w14:textId="77777777" w:rsidR="000F59A8" w:rsidRPr="00602E4B" w:rsidRDefault="000F59A8" w:rsidP="000F59A8">
            <w:pPr>
              <w:rPr>
                <w:rFonts w:ascii="Inter" w:hAnsi="Inter"/>
                <w:sz w:val="18"/>
                <w:szCs w:val="18"/>
              </w:rPr>
            </w:pPr>
            <w:r w:rsidRPr="00602E4B">
              <w:rPr>
                <w:rFonts w:ascii="Inter" w:hAnsi="Inter"/>
                <w:sz w:val="18"/>
                <w:szCs w:val="18"/>
              </w:rPr>
              <w:t>Provided datacenter contract</w:t>
            </w:r>
          </w:p>
        </w:tc>
        <w:tc>
          <w:tcPr>
            <w:tcW w:w="0" w:type="auto"/>
            <w:vAlign w:val="center"/>
            <w:hideMark/>
          </w:tcPr>
          <w:p w14:paraId="60AECEA0" w14:textId="77777777" w:rsidR="000F59A8" w:rsidRPr="00602E4B" w:rsidRDefault="000F59A8" w:rsidP="000F59A8">
            <w:pPr>
              <w:rPr>
                <w:rFonts w:ascii="Inter" w:hAnsi="Inter"/>
                <w:sz w:val="18"/>
                <w:szCs w:val="18"/>
              </w:rPr>
            </w:pPr>
            <w:r w:rsidRPr="00602E4B">
              <w:rPr>
                <w:rFonts w:ascii="Inter" w:hAnsi="Inter"/>
                <w:sz w:val="18"/>
                <w:szCs w:val="18"/>
              </w:rPr>
              <w:t>Invoice shows independent colo facility</w:t>
            </w:r>
          </w:p>
        </w:tc>
        <w:tc>
          <w:tcPr>
            <w:tcW w:w="0" w:type="auto"/>
            <w:vAlign w:val="center"/>
            <w:hideMark/>
          </w:tcPr>
          <w:p w14:paraId="2D39C41E" w14:textId="77777777" w:rsidR="000F59A8" w:rsidRPr="00602E4B" w:rsidRDefault="000F59A8" w:rsidP="000F59A8">
            <w:pPr>
              <w:rPr>
                <w:rFonts w:ascii="Inter" w:hAnsi="Inter"/>
                <w:sz w:val="18"/>
                <w:szCs w:val="18"/>
              </w:rPr>
            </w:pPr>
            <w:r w:rsidRPr="00602E4B">
              <w:rPr>
                <w:rFonts w:ascii="Inter" w:hAnsi="Inter" w:cs="Segoe UI Symbol"/>
                <w:sz w:val="18"/>
                <w:szCs w:val="18"/>
              </w:rPr>
              <w:t>✓</w:t>
            </w:r>
          </w:p>
        </w:tc>
      </w:tr>
    </w:tbl>
    <w:p w14:paraId="62DDB6A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Result:</w:t>
      </w:r>
      <w:r w:rsidRPr="00602E4B">
        <w:rPr>
          <w:rFonts w:ascii="Inter" w:hAnsi="Inter"/>
          <w:sz w:val="18"/>
          <w:szCs w:val="18"/>
        </w:rPr>
        <w:t xml:space="preserve"> Alice assigned to cohort </w:t>
      </w:r>
      <w:r w:rsidRPr="00602E4B">
        <w:rPr>
          <w:rFonts w:ascii="Inter" w:hAnsi="Inter" w:cs="Courier New"/>
          <w:sz w:val="18"/>
          <w:szCs w:val="18"/>
        </w:rPr>
        <w:t>hash(AS13335 + EU-Amsterdam + Alice-Independent)</w:t>
      </w:r>
      <w:r w:rsidRPr="00602E4B">
        <w:rPr>
          <w:rFonts w:ascii="Inter" w:hAnsi="Inter"/>
          <w:sz w:val="18"/>
          <w:szCs w:val="18"/>
        </w:rPr>
        <w:t>, unique cohort with no penalties.</w:t>
      </w:r>
    </w:p>
    <w:p w14:paraId="6EB4DC3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 "Bob" joins network, suspected of sharing infrastructure with existing validator "Charlie":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3784"/>
        <w:gridCol w:w="930"/>
      </w:tblGrid>
      <w:tr w:rsidR="000F59A8" w:rsidRPr="00602E4B" w14:paraId="39FD15D5" w14:textId="77777777">
        <w:trPr>
          <w:tblHeader/>
          <w:tblCellSpacing w:w="15" w:type="dxa"/>
        </w:trPr>
        <w:tc>
          <w:tcPr>
            <w:tcW w:w="0" w:type="auto"/>
            <w:vAlign w:val="center"/>
            <w:hideMark/>
          </w:tcPr>
          <w:p w14:paraId="2B700E2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Evidence Layer</w:t>
            </w:r>
          </w:p>
        </w:tc>
        <w:tc>
          <w:tcPr>
            <w:tcW w:w="0" w:type="auto"/>
            <w:vAlign w:val="center"/>
            <w:hideMark/>
          </w:tcPr>
          <w:p w14:paraId="04DAE90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Observation</w:t>
            </w:r>
          </w:p>
        </w:tc>
        <w:tc>
          <w:tcPr>
            <w:tcW w:w="0" w:type="auto"/>
            <w:vAlign w:val="center"/>
            <w:hideMark/>
          </w:tcPr>
          <w:p w14:paraId="5D2A4745"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Red Flag?</w:t>
            </w:r>
          </w:p>
        </w:tc>
      </w:tr>
      <w:tr w:rsidR="000F59A8" w:rsidRPr="00602E4B" w14:paraId="679B64C6" w14:textId="77777777">
        <w:trPr>
          <w:tblCellSpacing w:w="15" w:type="dxa"/>
        </w:trPr>
        <w:tc>
          <w:tcPr>
            <w:tcW w:w="0" w:type="auto"/>
            <w:vAlign w:val="center"/>
            <w:hideMark/>
          </w:tcPr>
          <w:p w14:paraId="3D3B5835" w14:textId="77777777" w:rsidR="000F59A8" w:rsidRPr="00602E4B" w:rsidRDefault="000F59A8" w:rsidP="000F59A8">
            <w:pPr>
              <w:rPr>
                <w:rFonts w:ascii="Inter" w:hAnsi="Inter"/>
                <w:sz w:val="18"/>
                <w:szCs w:val="18"/>
              </w:rPr>
            </w:pPr>
            <w:r w:rsidRPr="00602E4B">
              <w:rPr>
                <w:rFonts w:ascii="Inter" w:hAnsi="Inter"/>
                <w:sz w:val="18"/>
                <w:szCs w:val="18"/>
              </w:rPr>
              <w:t>ASN</w:t>
            </w:r>
          </w:p>
        </w:tc>
        <w:tc>
          <w:tcPr>
            <w:tcW w:w="0" w:type="auto"/>
            <w:vAlign w:val="center"/>
            <w:hideMark/>
          </w:tcPr>
          <w:p w14:paraId="28B3BC34" w14:textId="77777777" w:rsidR="000F59A8" w:rsidRPr="00602E4B" w:rsidRDefault="000F59A8" w:rsidP="000F59A8">
            <w:pPr>
              <w:rPr>
                <w:rFonts w:ascii="Inter" w:hAnsi="Inter"/>
                <w:sz w:val="18"/>
                <w:szCs w:val="18"/>
              </w:rPr>
            </w:pPr>
            <w:r w:rsidRPr="00602E4B">
              <w:rPr>
                <w:rFonts w:ascii="Inter" w:hAnsi="Inter"/>
                <w:sz w:val="18"/>
                <w:szCs w:val="18"/>
              </w:rPr>
              <w:t>Same as Charlie (AS16509 - AWS)</w:t>
            </w:r>
          </w:p>
        </w:tc>
        <w:tc>
          <w:tcPr>
            <w:tcW w:w="0" w:type="auto"/>
            <w:vAlign w:val="center"/>
            <w:hideMark/>
          </w:tcPr>
          <w:p w14:paraId="1247CD4B" w14:textId="77777777" w:rsidR="000F59A8" w:rsidRPr="00602E4B" w:rsidRDefault="000F59A8" w:rsidP="000F59A8">
            <w:pPr>
              <w:rPr>
                <w:rFonts w:ascii="Inter" w:hAnsi="Inter"/>
                <w:sz w:val="18"/>
                <w:szCs w:val="18"/>
              </w:rPr>
            </w:pPr>
            <w:r w:rsidRPr="00602E4B">
              <w:rPr>
                <w:rFonts w:ascii="Apple Color Emoji" w:hAnsi="Apple Color Emoji" w:cs="Apple Color Emoji"/>
                <w:sz w:val="18"/>
                <w:szCs w:val="18"/>
              </w:rPr>
              <w:t>⚠️</w:t>
            </w:r>
          </w:p>
        </w:tc>
      </w:tr>
      <w:tr w:rsidR="000F59A8" w:rsidRPr="00602E4B" w14:paraId="73E78760" w14:textId="77777777">
        <w:trPr>
          <w:tblCellSpacing w:w="15" w:type="dxa"/>
        </w:trPr>
        <w:tc>
          <w:tcPr>
            <w:tcW w:w="0" w:type="auto"/>
            <w:vAlign w:val="center"/>
            <w:hideMark/>
          </w:tcPr>
          <w:p w14:paraId="4F75F86A" w14:textId="77777777" w:rsidR="000F59A8" w:rsidRPr="00602E4B" w:rsidRDefault="000F59A8" w:rsidP="000F59A8">
            <w:pPr>
              <w:rPr>
                <w:rFonts w:ascii="Inter" w:hAnsi="Inter"/>
                <w:sz w:val="18"/>
                <w:szCs w:val="18"/>
              </w:rPr>
            </w:pPr>
            <w:r w:rsidRPr="00602E4B">
              <w:rPr>
                <w:rFonts w:ascii="Inter" w:hAnsi="Inter"/>
                <w:sz w:val="18"/>
                <w:szCs w:val="18"/>
              </w:rPr>
              <w:t>Geographic Location</w:t>
            </w:r>
          </w:p>
        </w:tc>
        <w:tc>
          <w:tcPr>
            <w:tcW w:w="0" w:type="auto"/>
            <w:vAlign w:val="center"/>
            <w:hideMark/>
          </w:tcPr>
          <w:p w14:paraId="7BC7D757" w14:textId="77777777" w:rsidR="000F59A8" w:rsidRPr="00602E4B" w:rsidRDefault="000F59A8" w:rsidP="000F59A8">
            <w:pPr>
              <w:rPr>
                <w:rFonts w:ascii="Inter" w:hAnsi="Inter"/>
                <w:sz w:val="18"/>
                <w:szCs w:val="18"/>
              </w:rPr>
            </w:pPr>
            <w:r w:rsidRPr="00602E4B">
              <w:rPr>
                <w:rFonts w:ascii="Inter" w:hAnsi="Inter"/>
                <w:sz w:val="18"/>
                <w:szCs w:val="18"/>
              </w:rPr>
              <w:t>Both claim us-east-1</w:t>
            </w:r>
          </w:p>
        </w:tc>
        <w:tc>
          <w:tcPr>
            <w:tcW w:w="0" w:type="auto"/>
            <w:vAlign w:val="center"/>
            <w:hideMark/>
          </w:tcPr>
          <w:p w14:paraId="3C9D26D5" w14:textId="77777777" w:rsidR="000F59A8" w:rsidRPr="00602E4B" w:rsidRDefault="000F59A8" w:rsidP="000F59A8">
            <w:pPr>
              <w:rPr>
                <w:rFonts w:ascii="Inter" w:hAnsi="Inter"/>
                <w:sz w:val="18"/>
                <w:szCs w:val="18"/>
              </w:rPr>
            </w:pPr>
            <w:r w:rsidRPr="00602E4B">
              <w:rPr>
                <w:rFonts w:ascii="Apple Color Emoji" w:hAnsi="Apple Color Emoji" w:cs="Apple Color Emoji"/>
                <w:sz w:val="18"/>
                <w:szCs w:val="18"/>
              </w:rPr>
              <w:t>⚠️</w:t>
            </w:r>
          </w:p>
        </w:tc>
      </w:tr>
      <w:tr w:rsidR="000F59A8" w:rsidRPr="00602E4B" w14:paraId="185A1B1E" w14:textId="77777777">
        <w:trPr>
          <w:tblCellSpacing w:w="15" w:type="dxa"/>
        </w:trPr>
        <w:tc>
          <w:tcPr>
            <w:tcW w:w="0" w:type="auto"/>
            <w:vAlign w:val="center"/>
            <w:hideMark/>
          </w:tcPr>
          <w:p w14:paraId="14417174" w14:textId="77777777" w:rsidR="000F59A8" w:rsidRPr="00602E4B" w:rsidRDefault="000F59A8" w:rsidP="000F59A8">
            <w:pPr>
              <w:rPr>
                <w:rFonts w:ascii="Inter" w:hAnsi="Inter"/>
                <w:sz w:val="18"/>
                <w:szCs w:val="18"/>
              </w:rPr>
            </w:pPr>
            <w:r w:rsidRPr="00602E4B">
              <w:rPr>
                <w:rFonts w:ascii="Inter" w:hAnsi="Inter"/>
                <w:sz w:val="18"/>
                <w:szCs w:val="18"/>
              </w:rPr>
              <w:t>Voting Correlation</w:t>
            </w:r>
          </w:p>
        </w:tc>
        <w:tc>
          <w:tcPr>
            <w:tcW w:w="0" w:type="auto"/>
            <w:vAlign w:val="center"/>
            <w:hideMark/>
          </w:tcPr>
          <w:p w14:paraId="2DAA211F" w14:textId="77777777" w:rsidR="000F59A8" w:rsidRPr="00602E4B" w:rsidRDefault="000F59A8" w:rsidP="000F59A8">
            <w:pPr>
              <w:rPr>
                <w:rFonts w:ascii="Inter" w:hAnsi="Inter"/>
                <w:sz w:val="18"/>
                <w:szCs w:val="18"/>
              </w:rPr>
            </w:pPr>
            <w:r w:rsidRPr="00602E4B">
              <w:rPr>
                <w:rFonts w:ascii="Inter" w:hAnsi="Inter"/>
                <w:sz w:val="18"/>
                <w:szCs w:val="18"/>
              </w:rPr>
              <w:t>Correlation score: 0.82 (very high)</w:t>
            </w:r>
          </w:p>
        </w:tc>
        <w:tc>
          <w:tcPr>
            <w:tcW w:w="0" w:type="auto"/>
            <w:vAlign w:val="center"/>
            <w:hideMark/>
          </w:tcPr>
          <w:p w14:paraId="72C55BA7" w14:textId="77777777" w:rsidR="000F59A8" w:rsidRPr="00602E4B" w:rsidRDefault="000F59A8" w:rsidP="000F59A8">
            <w:pPr>
              <w:rPr>
                <w:rFonts w:ascii="Inter" w:hAnsi="Inter"/>
                <w:sz w:val="18"/>
                <w:szCs w:val="18"/>
              </w:rPr>
            </w:pPr>
            <w:r w:rsidRPr="00602E4B">
              <w:rPr>
                <w:rFonts w:ascii="Apple Color Emoji" w:hAnsi="Apple Color Emoji" w:cs="Apple Color Emoji"/>
                <w:sz w:val="18"/>
                <w:szCs w:val="18"/>
              </w:rPr>
              <w:t>🚨</w:t>
            </w:r>
          </w:p>
        </w:tc>
      </w:tr>
      <w:tr w:rsidR="000F59A8" w:rsidRPr="00602E4B" w14:paraId="275416CA" w14:textId="77777777">
        <w:trPr>
          <w:tblCellSpacing w:w="15" w:type="dxa"/>
        </w:trPr>
        <w:tc>
          <w:tcPr>
            <w:tcW w:w="0" w:type="auto"/>
            <w:vAlign w:val="center"/>
            <w:hideMark/>
          </w:tcPr>
          <w:p w14:paraId="53CF14B4" w14:textId="77777777" w:rsidR="000F59A8" w:rsidRPr="00602E4B" w:rsidRDefault="000F59A8" w:rsidP="000F59A8">
            <w:pPr>
              <w:rPr>
                <w:rFonts w:ascii="Inter" w:hAnsi="Inter"/>
                <w:sz w:val="18"/>
                <w:szCs w:val="18"/>
              </w:rPr>
            </w:pPr>
            <w:r w:rsidRPr="00602E4B">
              <w:rPr>
                <w:rFonts w:ascii="Inter" w:hAnsi="Inter"/>
                <w:sz w:val="18"/>
                <w:szCs w:val="18"/>
              </w:rPr>
              <w:t>Downtime Patterns</w:t>
            </w:r>
          </w:p>
        </w:tc>
        <w:tc>
          <w:tcPr>
            <w:tcW w:w="0" w:type="auto"/>
            <w:vAlign w:val="center"/>
            <w:hideMark/>
          </w:tcPr>
          <w:p w14:paraId="4A5A302E" w14:textId="77777777" w:rsidR="000F59A8" w:rsidRPr="00602E4B" w:rsidRDefault="000F59A8" w:rsidP="000F59A8">
            <w:pPr>
              <w:rPr>
                <w:rFonts w:ascii="Inter" w:hAnsi="Inter"/>
                <w:sz w:val="18"/>
                <w:szCs w:val="18"/>
              </w:rPr>
            </w:pPr>
            <w:r w:rsidRPr="00602E4B">
              <w:rPr>
                <w:rFonts w:ascii="Inter" w:hAnsi="Inter"/>
                <w:sz w:val="18"/>
                <w:szCs w:val="18"/>
              </w:rPr>
              <w:t>Simultaneous downtime on 7 occasions</w:t>
            </w:r>
          </w:p>
        </w:tc>
        <w:tc>
          <w:tcPr>
            <w:tcW w:w="0" w:type="auto"/>
            <w:vAlign w:val="center"/>
            <w:hideMark/>
          </w:tcPr>
          <w:p w14:paraId="00F7390B" w14:textId="77777777" w:rsidR="000F59A8" w:rsidRPr="00602E4B" w:rsidRDefault="000F59A8" w:rsidP="000F59A8">
            <w:pPr>
              <w:rPr>
                <w:rFonts w:ascii="Inter" w:hAnsi="Inter"/>
                <w:sz w:val="18"/>
                <w:szCs w:val="18"/>
              </w:rPr>
            </w:pPr>
            <w:r w:rsidRPr="00602E4B">
              <w:rPr>
                <w:rFonts w:ascii="Apple Color Emoji" w:hAnsi="Apple Color Emoji" w:cs="Apple Color Emoji"/>
                <w:sz w:val="18"/>
                <w:szCs w:val="18"/>
              </w:rPr>
              <w:t>🚨</w:t>
            </w:r>
          </w:p>
        </w:tc>
      </w:tr>
      <w:tr w:rsidR="000F59A8" w:rsidRPr="00602E4B" w14:paraId="705E1E97" w14:textId="77777777">
        <w:trPr>
          <w:tblCellSpacing w:w="15" w:type="dxa"/>
        </w:trPr>
        <w:tc>
          <w:tcPr>
            <w:tcW w:w="0" w:type="auto"/>
            <w:vAlign w:val="center"/>
            <w:hideMark/>
          </w:tcPr>
          <w:p w14:paraId="5FFB1B46" w14:textId="77777777" w:rsidR="000F59A8" w:rsidRPr="00602E4B" w:rsidRDefault="000F59A8" w:rsidP="000F59A8">
            <w:pPr>
              <w:rPr>
                <w:rFonts w:ascii="Inter" w:hAnsi="Inter"/>
                <w:sz w:val="18"/>
                <w:szCs w:val="18"/>
              </w:rPr>
            </w:pPr>
            <w:r w:rsidRPr="00602E4B">
              <w:rPr>
                <w:rFonts w:ascii="Inter" w:hAnsi="Inter"/>
                <w:sz w:val="18"/>
                <w:szCs w:val="18"/>
              </w:rPr>
              <w:t>Mempool Similarity</w:t>
            </w:r>
          </w:p>
        </w:tc>
        <w:tc>
          <w:tcPr>
            <w:tcW w:w="0" w:type="auto"/>
            <w:vAlign w:val="center"/>
            <w:hideMark/>
          </w:tcPr>
          <w:p w14:paraId="3F52343E" w14:textId="77777777" w:rsidR="000F59A8" w:rsidRPr="00602E4B" w:rsidRDefault="000F59A8" w:rsidP="000F59A8">
            <w:pPr>
              <w:rPr>
                <w:rFonts w:ascii="Inter" w:hAnsi="Inter"/>
                <w:sz w:val="18"/>
                <w:szCs w:val="18"/>
              </w:rPr>
            </w:pPr>
            <w:r w:rsidRPr="00602E4B">
              <w:rPr>
                <w:rFonts w:ascii="Inter" w:hAnsi="Inter"/>
                <w:sz w:val="18"/>
                <w:szCs w:val="18"/>
              </w:rPr>
              <w:t>91% transaction overlap in proposed blocks</w:t>
            </w:r>
          </w:p>
        </w:tc>
        <w:tc>
          <w:tcPr>
            <w:tcW w:w="0" w:type="auto"/>
            <w:vAlign w:val="center"/>
            <w:hideMark/>
          </w:tcPr>
          <w:p w14:paraId="4FAB0EA8" w14:textId="77777777" w:rsidR="000F59A8" w:rsidRPr="00602E4B" w:rsidRDefault="000F59A8" w:rsidP="000F59A8">
            <w:pPr>
              <w:rPr>
                <w:rFonts w:ascii="Inter" w:hAnsi="Inter"/>
                <w:sz w:val="18"/>
                <w:szCs w:val="18"/>
              </w:rPr>
            </w:pPr>
            <w:r w:rsidRPr="00602E4B">
              <w:rPr>
                <w:rFonts w:ascii="Apple Color Emoji" w:hAnsi="Apple Color Emoji" w:cs="Apple Color Emoji"/>
                <w:sz w:val="18"/>
                <w:szCs w:val="18"/>
              </w:rPr>
              <w:t>🚨</w:t>
            </w:r>
          </w:p>
        </w:tc>
      </w:tr>
      <w:tr w:rsidR="000F59A8" w:rsidRPr="00602E4B" w14:paraId="34E15D23" w14:textId="77777777">
        <w:trPr>
          <w:tblCellSpacing w:w="15" w:type="dxa"/>
        </w:trPr>
        <w:tc>
          <w:tcPr>
            <w:tcW w:w="0" w:type="auto"/>
            <w:vAlign w:val="center"/>
            <w:hideMark/>
          </w:tcPr>
          <w:p w14:paraId="65C885B5" w14:textId="77777777" w:rsidR="000F59A8" w:rsidRPr="00602E4B" w:rsidRDefault="000F59A8" w:rsidP="000F59A8">
            <w:pPr>
              <w:rPr>
                <w:rFonts w:ascii="Inter" w:hAnsi="Inter"/>
                <w:sz w:val="18"/>
                <w:szCs w:val="18"/>
              </w:rPr>
            </w:pPr>
            <w:r w:rsidRPr="00602E4B">
              <w:rPr>
                <w:rFonts w:ascii="Inter" w:hAnsi="Inter"/>
                <w:sz w:val="18"/>
                <w:szCs w:val="18"/>
              </w:rPr>
              <w:t>Voluntary Disclosure</w:t>
            </w:r>
          </w:p>
        </w:tc>
        <w:tc>
          <w:tcPr>
            <w:tcW w:w="0" w:type="auto"/>
            <w:vAlign w:val="center"/>
            <w:hideMark/>
          </w:tcPr>
          <w:p w14:paraId="58BE5E86" w14:textId="77777777" w:rsidR="000F59A8" w:rsidRPr="00602E4B" w:rsidRDefault="000F59A8" w:rsidP="000F59A8">
            <w:pPr>
              <w:rPr>
                <w:rFonts w:ascii="Inter" w:hAnsi="Inter"/>
                <w:sz w:val="18"/>
                <w:szCs w:val="18"/>
              </w:rPr>
            </w:pPr>
            <w:r w:rsidRPr="00602E4B">
              <w:rPr>
                <w:rFonts w:ascii="Inter" w:hAnsi="Inter"/>
                <w:sz w:val="18"/>
                <w:szCs w:val="18"/>
              </w:rPr>
              <w:t>None provided</w:t>
            </w:r>
          </w:p>
        </w:tc>
        <w:tc>
          <w:tcPr>
            <w:tcW w:w="0" w:type="auto"/>
            <w:vAlign w:val="center"/>
            <w:hideMark/>
          </w:tcPr>
          <w:p w14:paraId="1A3D187E" w14:textId="77777777" w:rsidR="000F59A8" w:rsidRPr="00602E4B" w:rsidRDefault="000F59A8" w:rsidP="000F59A8">
            <w:pPr>
              <w:rPr>
                <w:rFonts w:ascii="Inter" w:hAnsi="Inter"/>
                <w:sz w:val="18"/>
                <w:szCs w:val="18"/>
              </w:rPr>
            </w:pPr>
            <w:r w:rsidRPr="00602E4B">
              <w:rPr>
                <w:rFonts w:ascii="Apple Color Emoji" w:hAnsi="Apple Color Emoji" w:cs="Apple Color Emoji"/>
                <w:sz w:val="18"/>
                <w:szCs w:val="18"/>
              </w:rPr>
              <w:t>⚠️</w:t>
            </w:r>
          </w:p>
        </w:tc>
      </w:tr>
    </w:tbl>
    <w:p w14:paraId="44BEC68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Result:</w:t>
      </w:r>
      <w:r w:rsidRPr="00602E4B">
        <w:rPr>
          <w:rFonts w:ascii="Inter" w:hAnsi="Inter"/>
          <w:sz w:val="18"/>
          <w:szCs w:val="18"/>
        </w:rPr>
        <w:t xml:space="preserve"> Bob flagged for manual review. DAO investigation reveals Bob and Charlie operated by same entity. Both assigned to same cohort, diversity penalties applied.</w:t>
      </w:r>
    </w:p>
    <w:p w14:paraId="65D224F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Limitations and Mitigations:</w:t>
      </w:r>
    </w:p>
    <w:p w14:paraId="49E028D6" w14:textId="77777777" w:rsidR="000F59A8" w:rsidRPr="00602E4B" w:rsidRDefault="000F59A8">
      <w:pPr>
        <w:numPr>
          <w:ilvl w:val="0"/>
          <w:numId w:val="55"/>
        </w:numPr>
        <w:spacing w:before="100" w:beforeAutospacing="1" w:after="100" w:afterAutospacing="1"/>
        <w:rPr>
          <w:rFonts w:ascii="Inter" w:hAnsi="Inter"/>
          <w:sz w:val="18"/>
          <w:szCs w:val="18"/>
        </w:rPr>
      </w:pPr>
      <w:r w:rsidRPr="00602E4B">
        <w:rPr>
          <w:rFonts w:ascii="Inter" w:hAnsi="Inter"/>
          <w:b/>
          <w:bCs/>
          <w:sz w:val="18"/>
          <w:szCs w:val="18"/>
        </w:rPr>
        <w:t>Sophisticated Adversaries:</w:t>
      </w:r>
      <w:r w:rsidRPr="00602E4B">
        <w:rPr>
          <w:rFonts w:ascii="Inter" w:hAnsi="Inter"/>
          <w:sz w:val="18"/>
          <w:szCs w:val="18"/>
        </w:rPr>
        <w:t xml:space="preserve"> State-level actors could still obscure infrastructure through dedicated fiber, anycast routing, etc. This is mitigated by: </w:t>
      </w:r>
    </w:p>
    <w:p w14:paraId="378B7A2D"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Economic cost: Running geographically diverse infrastructure is expensive (estimated $50k+/month for 3+ regions), making attacks less profitable</w:t>
      </w:r>
    </w:p>
    <w:p w14:paraId="7CDAE16B"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Reputation damage: Once detected, validators face permanent reputation penalties and possible expulsion via governance</w:t>
      </w:r>
    </w:p>
    <w:p w14:paraId="7406B43D"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Continuous monitoring: Even if initial verification passes, ongoing behavioral analysis can detect coordination</w:t>
      </w:r>
    </w:p>
    <w:p w14:paraId="403D776E" w14:textId="77777777" w:rsidR="000F59A8" w:rsidRPr="00602E4B" w:rsidRDefault="000F59A8">
      <w:pPr>
        <w:numPr>
          <w:ilvl w:val="0"/>
          <w:numId w:val="55"/>
        </w:numPr>
        <w:spacing w:before="100" w:beforeAutospacing="1" w:after="100" w:afterAutospacing="1"/>
        <w:rPr>
          <w:rFonts w:ascii="Inter" w:hAnsi="Inter"/>
          <w:sz w:val="18"/>
          <w:szCs w:val="18"/>
        </w:rPr>
      </w:pPr>
      <w:r w:rsidRPr="00602E4B">
        <w:rPr>
          <w:rFonts w:ascii="Inter" w:hAnsi="Inter"/>
          <w:b/>
          <w:bCs/>
          <w:sz w:val="18"/>
          <w:szCs w:val="18"/>
        </w:rPr>
        <w:t>Privacy Concerns:</w:t>
      </w:r>
      <w:r w:rsidRPr="00602E4B">
        <w:rPr>
          <w:rFonts w:ascii="Inter" w:hAnsi="Inter"/>
          <w:sz w:val="18"/>
          <w:szCs w:val="18"/>
        </w:rPr>
        <w:t xml:space="preserve"> Validators uncomfortable with disclosure can opt out but receive: </w:t>
      </w:r>
    </w:p>
    <w:p w14:paraId="111B86C3"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No diversity bonus</w:t>
      </w:r>
    </w:p>
    <w:p w14:paraId="680DAB79"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Higher scrutiny thresholds (must pass all automated checks)</w:t>
      </w:r>
    </w:p>
    <w:p w14:paraId="6F78297B"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Lower bridge contribution scores (full node operation difficult to verify without disclosure)</w:t>
      </w:r>
    </w:p>
    <w:p w14:paraId="6FDC3C6E" w14:textId="77777777" w:rsidR="000F59A8" w:rsidRPr="00602E4B" w:rsidRDefault="000F59A8">
      <w:pPr>
        <w:numPr>
          <w:ilvl w:val="0"/>
          <w:numId w:val="55"/>
        </w:numPr>
        <w:spacing w:before="100" w:beforeAutospacing="1" w:after="100" w:afterAutospacing="1"/>
        <w:rPr>
          <w:rFonts w:ascii="Inter" w:hAnsi="Inter"/>
          <w:sz w:val="18"/>
          <w:szCs w:val="18"/>
        </w:rPr>
      </w:pPr>
      <w:r w:rsidRPr="00602E4B">
        <w:rPr>
          <w:rFonts w:ascii="Inter" w:hAnsi="Inter"/>
          <w:b/>
          <w:bCs/>
          <w:sz w:val="18"/>
          <w:szCs w:val="18"/>
        </w:rPr>
        <w:t>False Positives:</w:t>
      </w:r>
      <w:r w:rsidRPr="00602E4B">
        <w:rPr>
          <w:rFonts w:ascii="Inter" w:hAnsi="Inter"/>
          <w:sz w:val="18"/>
          <w:szCs w:val="18"/>
        </w:rPr>
        <w:t xml:space="preserve"> Legitimate validators may be incorrectly grouped: </w:t>
      </w:r>
    </w:p>
    <w:p w14:paraId="6F07459D"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Appeal mechanism allows validators to submit additional evidence (e.g., separate datacenter contracts, different ownership documentation)</w:t>
      </w:r>
    </w:p>
    <w:p w14:paraId="05068968"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DAO can vote to separate validators from cohorts if evidence is compelling</w:t>
      </w:r>
    </w:p>
    <w:p w14:paraId="66D20783" w14:textId="77777777" w:rsidR="000F59A8" w:rsidRPr="00602E4B" w:rsidRDefault="000F59A8">
      <w:pPr>
        <w:numPr>
          <w:ilvl w:val="1"/>
          <w:numId w:val="55"/>
        </w:numPr>
        <w:spacing w:before="100" w:beforeAutospacing="1" w:after="100" w:afterAutospacing="1"/>
        <w:rPr>
          <w:rFonts w:ascii="Inter" w:hAnsi="Inter"/>
          <w:sz w:val="18"/>
          <w:szCs w:val="18"/>
        </w:rPr>
      </w:pPr>
      <w:r w:rsidRPr="00602E4B">
        <w:rPr>
          <w:rFonts w:ascii="Inter" w:hAnsi="Inter"/>
          <w:sz w:val="18"/>
          <w:szCs w:val="18"/>
        </w:rPr>
        <w:t>During appeal period, reduced (but not full) diversity penalty applied</w:t>
      </w:r>
    </w:p>
    <w:p w14:paraId="227717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Integration with Bridge Security:</w:t>
      </w:r>
    </w:p>
    <w:p w14:paraId="4DC53E8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lastRenderedPageBreak/>
        <w:t>For bridge relayers, cohort verification is particularly critical:</w:t>
      </w:r>
    </w:p>
    <w:p w14:paraId="22FCE0A4" w14:textId="77777777" w:rsidR="000F59A8" w:rsidRPr="00602E4B" w:rsidRDefault="000F59A8">
      <w:pPr>
        <w:numPr>
          <w:ilvl w:val="0"/>
          <w:numId w:val="56"/>
        </w:numPr>
        <w:spacing w:before="100" w:beforeAutospacing="1" w:after="100" w:afterAutospacing="1"/>
        <w:rPr>
          <w:rFonts w:ascii="Inter" w:hAnsi="Inter"/>
          <w:sz w:val="18"/>
          <w:szCs w:val="18"/>
        </w:rPr>
      </w:pPr>
      <w:r w:rsidRPr="00602E4B">
        <w:rPr>
          <w:rFonts w:ascii="Inter" w:hAnsi="Inter"/>
          <w:b/>
          <w:bCs/>
          <w:sz w:val="18"/>
          <w:szCs w:val="18"/>
        </w:rPr>
        <w:t>Single Datacenter Risk:</w:t>
      </w:r>
      <w:r w:rsidRPr="00602E4B">
        <w:rPr>
          <w:rFonts w:ascii="Inter" w:hAnsi="Inter"/>
          <w:sz w:val="18"/>
          <w:szCs w:val="18"/>
        </w:rPr>
        <w:t xml:space="preserve"> If 40% of Ethereum bridge relayers are in AWS us-east-1, an AWS outage could prevent threshold signature generation</w:t>
      </w:r>
    </w:p>
    <w:p w14:paraId="5A42C95F" w14:textId="77777777" w:rsidR="000F59A8" w:rsidRPr="00602E4B" w:rsidRDefault="000F59A8">
      <w:pPr>
        <w:numPr>
          <w:ilvl w:val="0"/>
          <w:numId w:val="56"/>
        </w:numPr>
        <w:spacing w:before="100" w:beforeAutospacing="1" w:after="100" w:afterAutospacing="1"/>
        <w:rPr>
          <w:rFonts w:ascii="Inter" w:hAnsi="Inter"/>
          <w:sz w:val="18"/>
          <w:szCs w:val="18"/>
        </w:rPr>
      </w:pPr>
      <w:r w:rsidRPr="00602E4B">
        <w:rPr>
          <w:rFonts w:ascii="Inter" w:hAnsi="Inter"/>
          <w:b/>
          <w:bCs/>
          <w:sz w:val="18"/>
          <w:szCs w:val="18"/>
        </w:rPr>
        <w:t>Diversity Requirements:</w:t>
      </w:r>
      <w:r w:rsidRPr="00602E4B">
        <w:rPr>
          <w:rFonts w:ascii="Inter" w:hAnsi="Inter"/>
          <w:sz w:val="18"/>
          <w:szCs w:val="18"/>
        </w:rPr>
        <w:t xml:space="preserve"> Governance can set minimum diversity thresholds per chain: </w:t>
      </w:r>
    </w:p>
    <w:p w14:paraId="4F341A87" w14:textId="77777777" w:rsidR="000F59A8" w:rsidRPr="00602E4B" w:rsidRDefault="000F59A8">
      <w:pPr>
        <w:numPr>
          <w:ilvl w:val="1"/>
          <w:numId w:val="56"/>
        </w:numPr>
        <w:spacing w:before="100" w:beforeAutospacing="1" w:after="100" w:afterAutospacing="1"/>
        <w:rPr>
          <w:rFonts w:ascii="Inter" w:hAnsi="Inter"/>
          <w:sz w:val="18"/>
          <w:szCs w:val="18"/>
        </w:rPr>
      </w:pPr>
      <w:r w:rsidRPr="00602E4B">
        <w:rPr>
          <w:rFonts w:ascii="Inter" w:hAnsi="Inter"/>
          <w:sz w:val="18"/>
          <w:szCs w:val="18"/>
        </w:rPr>
        <w:t>No single ASN &gt; 25% of bridge relayers</w:t>
      </w:r>
    </w:p>
    <w:p w14:paraId="1CEA7ECB" w14:textId="77777777" w:rsidR="000F59A8" w:rsidRPr="00602E4B" w:rsidRDefault="000F59A8">
      <w:pPr>
        <w:numPr>
          <w:ilvl w:val="1"/>
          <w:numId w:val="56"/>
        </w:numPr>
        <w:spacing w:before="100" w:beforeAutospacing="1" w:after="100" w:afterAutospacing="1"/>
        <w:rPr>
          <w:rFonts w:ascii="Inter" w:hAnsi="Inter"/>
          <w:sz w:val="18"/>
          <w:szCs w:val="18"/>
        </w:rPr>
      </w:pPr>
      <w:r w:rsidRPr="00602E4B">
        <w:rPr>
          <w:rFonts w:ascii="Inter" w:hAnsi="Inter"/>
          <w:sz w:val="18"/>
          <w:szCs w:val="18"/>
        </w:rPr>
        <w:t>No single geographic region &gt; 33% of bridge relayers</w:t>
      </w:r>
    </w:p>
    <w:p w14:paraId="6B0EEBBD" w14:textId="77777777" w:rsidR="000F59A8" w:rsidRPr="00602E4B" w:rsidRDefault="000F59A8">
      <w:pPr>
        <w:numPr>
          <w:ilvl w:val="1"/>
          <w:numId w:val="56"/>
        </w:numPr>
        <w:spacing w:before="100" w:beforeAutospacing="1" w:after="100" w:afterAutospacing="1"/>
        <w:rPr>
          <w:rFonts w:ascii="Inter" w:hAnsi="Inter"/>
          <w:sz w:val="18"/>
          <w:szCs w:val="18"/>
        </w:rPr>
      </w:pPr>
      <w:r w:rsidRPr="00602E4B">
        <w:rPr>
          <w:rFonts w:ascii="Inter" w:hAnsi="Inter"/>
          <w:sz w:val="18"/>
          <w:szCs w:val="18"/>
        </w:rPr>
        <w:t>No single cloud provider &gt; 40% of bridge relayers</w:t>
      </w:r>
    </w:p>
    <w:p w14:paraId="3676A221" w14:textId="77777777" w:rsidR="000F59A8" w:rsidRPr="00602E4B" w:rsidRDefault="000F59A8">
      <w:pPr>
        <w:numPr>
          <w:ilvl w:val="0"/>
          <w:numId w:val="56"/>
        </w:numPr>
        <w:spacing w:before="100" w:beforeAutospacing="1" w:after="100" w:afterAutospacing="1"/>
        <w:rPr>
          <w:rFonts w:ascii="Inter" w:hAnsi="Inter"/>
          <w:sz w:val="18"/>
          <w:szCs w:val="18"/>
        </w:rPr>
      </w:pPr>
      <w:r w:rsidRPr="00602E4B">
        <w:rPr>
          <w:rFonts w:ascii="Inter" w:hAnsi="Inter"/>
          <w:b/>
          <w:bCs/>
          <w:sz w:val="18"/>
          <w:szCs w:val="18"/>
        </w:rPr>
        <w:t>Dynamic Rebalancing:</w:t>
      </w:r>
      <w:r w:rsidRPr="00602E4B">
        <w:rPr>
          <w:rFonts w:ascii="Inter" w:hAnsi="Inter"/>
          <w:sz w:val="18"/>
          <w:szCs w:val="18"/>
        </w:rPr>
        <w:t xml:space="preserve"> If diversity falls below thresholds, new bridge relayer registrations are weighted to under-represented cohorts</w:t>
      </w:r>
    </w:p>
    <w:p w14:paraId="00369832"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5.2 Weight Normalization</w:t>
      </w:r>
    </w:p>
    <w:p w14:paraId="49795F3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5046FC3A"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num>
            <m:den>
              <m:nary>
                <m:naryPr>
                  <m:chr m:val="∑"/>
                  <m:limLoc m:val="undOvr"/>
                  <m:grow m:val="1"/>
                  <m:ctrlPr>
                    <w:rPr>
                      <w:rFonts w:ascii="Cambria Math" w:hAnsi="Cambria Math"/>
                      <w:sz w:val="18"/>
                      <w:szCs w:val="18"/>
                    </w:rPr>
                  </m:ctrlPr>
                </m:naryPr>
                <m:sub>
                  <m:r>
                    <w:rPr>
                      <w:rFonts w:ascii="Cambria Math" w:hAnsi="Cambria Math"/>
                      <w:sz w:val="18"/>
                      <w:szCs w:val="18"/>
                    </w:rPr>
                    <m:t>j=1</m:t>
                  </m:r>
                </m:sub>
                <m:sup>
                  <m:r>
                    <w:rPr>
                      <w:rFonts w:ascii="Cambria Math" w:hAnsi="Cambria Math"/>
                      <w:sz w:val="18"/>
                      <w:szCs w:val="18"/>
                    </w:rPr>
                    <m:t>n</m:t>
                  </m:r>
                </m:sup>
                <m:e/>
              </m:nary>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den>
          </m:f>
          <m:r>
            <m:rPr>
              <m:sty m:val="p"/>
            </m:rPr>
            <w:rPr>
              <w:rFonts w:ascii="Cambria Math" w:hAnsi="Cambria Math"/>
              <w:sz w:val="18"/>
              <w:szCs w:val="18"/>
            </w:rPr>
            <w:br/>
          </m:r>
        </m:oMath>
      </m:oMathPara>
    </w:p>
    <w:p w14:paraId="4E47223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19F8C6CA" w14:textId="77777777" w:rsidR="000F59A8" w:rsidRPr="00602E4B" w:rsidRDefault="00000000">
      <w:pPr>
        <w:numPr>
          <w:ilvl w:val="0"/>
          <w:numId w:val="57"/>
        </w:numPr>
        <w:spacing w:before="100" w:beforeAutospacing="1" w:after="100" w:afterAutospacing="1"/>
        <w:rPr>
          <w:rFonts w:ascii="Inter" w:hAnsi="Inte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oMath>
      <w:r w:rsidR="000F59A8" w:rsidRPr="00602E4B">
        <w:rPr>
          <w:rFonts w:ascii="Inter" w:hAnsi="Inter"/>
          <w:sz w:val="18"/>
          <w:szCs w:val="18"/>
        </w:rPr>
        <w:t>- Normalized weight forming a probability distribution</w:t>
      </w:r>
    </w:p>
    <w:p w14:paraId="77EF044D" w14:textId="77777777" w:rsidR="000F59A8" w:rsidRPr="00602E4B" w:rsidRDefault="00000000">
      <w:pPr>
        <w:numPr>
          <w:ilvl w:val="0"/>
          <w:numId w:val="5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000F59A8" w:rsidRPr="00602E4B">
        <w:rPr>
          <w:rFonts w:ascii="Inter" w:hAnsi="Inter"/>
          <w:sz w:val="18"/>
          <w:szCs w:val="18"/>
        </w:rPr>
        <w:t>- Raw weight from Equation 1</w:t>
      </w:r>
    </w:p>
    <w:p w14:paraId="278504C5" w14:textId="77777777" w:rsidR="000F59A8" w:rsidRPr="00602E4B" w:rsidRDefault="00000000">
      <w:pPr>
        <w:numPr>
          <w:ilvl w:val="0"/>
          <w:numId w:val="57"/>
        </w:numPr>
        <w:spacing w:before="100" w:beforeAutospacing="1" w:after="100" w:afterAutospacing="1"/>
        <w:rPr>
          <w:rFonts w:ascii="Inter" w:hAnsi="Inter"/>
          <w:sz w:val="18"/>
          <w:szCs w:val="18"/>
        </w:rPr>
      </w:pPr>
      <m:oMath>
        <m:nary>
          <m:naryPr>
            <m:chr m:val="∑"/>
            <m:limLoc m:val="subSup"/>
            <m:grow m:val="1"/>
            <m:ctrlPr>
              <w:rPr>
                <w:rFonts w:ascii="Cambria Math" w:hAnsi="Cambria Math"/>
                <w:sz w:val="18"/>
                <w:szCs w:val="18"/>
              </w:rPr>
            </m:ctrlPr>
          </m:naryPr>
          <m:sub>
            <m:r>
              <w:rPr>
                <w:rFonts w:ascii="Cambria Math" w:hAnsi="Cambria Math"/>
                <w:sz w:val="18"/>
                <w:szCs w:val="18"/>
              </w:rPr>
              <m:t>j=1</m:t>
            </m:r>
          </m:sub>
          <m:sup>
            <m:r>
              <w:rPr>
                <w:rFonts w:ascii="Cambria Math" w:hAnsi="Cambria Math"/>
                <w:sz w:val="18"/>
                <w:szCs w:val="18"/>
              </w:rPr>
              <m:t>n</m:t>
            </m:r>
          </m:sup>
          <m:e/>
        </m:nary>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oMath>
      <w:r w:rsidR="000F59A8" w:rsidRPr="00602E4B">
        <w:rPr>
          <w:rFonts w:ascii="Inter" w:hAnsi="Inter"/>
          <w:sz w:val="18"/>
          <w:szCs w:val="18"/>
        </w:rPr>
        <w:t xml:space="preserve">- Total weight across all </w:t>
      </w:r>
      <m:oMath>
        <m:r>
          <w:rPr>
            <w:rFonts w:ascii="Cambria Math" w:hAnsi="Cambria Math"/>
            <w:sz w:val="18"/>
            <w:szCs w:val="18"/>
          </w:rPr>
          <m:t>n</m:t>
        </m:r>
      </m:oMath>
      <w:r w:rsidR="000F59A8" w:rsidRPr="00602E4B">
        <w:rPr>
          <w:rFonts w:ascii="Inter" w:hAnsi="Inter"/>
          <w:sz w:val="18"/>
          <w:szCs w:val="18"/>
        </w:rPr>
        <w:t xml:space="preserve">active validators </w:t>
      </w:r>
    </w:p>
    <w:p w14:paraId="3514CAB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Role in Protocol:</w:t>
      </w:r>
    </w:p>
    <w:p w14:paraId="79B19D7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Normalization ensures:</w:t>
      </w:r>
    </w:p>
    <w:p w14:paraId="2DF25637" w14:textId="77777777" w:rsidR="000F59A8" w:rsidRPr="00602E4B" w:rsidRDefault="00000000">
      <w:pPr>
        <w:numPr>
          <w:ilvl w:val="0"/>
          <w:numId w:val="58"/>
        </w:numPr>
        <w:spacing w:before="100" w:beforeAutospacing="1" w:after="100" w:afterAutospacing="1"/>
        <w:rPr>
          <w:rFonts w:ascii="Inter" w:hAnsi="Inter"/>
          <w:sz w:val="18"/>
          <w:szCs w:val="18"/>
        </w:rPr>
      </w:pPr>
      <m:oMath>
        <m:nary>
          <m:naryPr>
            <m:chr m:val="∑"/>
            <m:limLoc m:val="subSup"/>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n</m:t>
            </m:r>
          </m:sup>
          <m:e/>
        </m:nary>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=1</m:t>
        </m:r>
      </m:oMath>
      <w:r w:rsidR="000F59A8" w:rsidRPr="00602E4B">
        <w:rPr>
          <w:rFonts w:ascii="Inter" w:hAnsi="Inter"/>
          <w:sz w:val="18"/>
          <w:szCs w:val="18"/>
        </w:rPr>
        <w:t xml:space="preserve">(valid probability distribution) </w:t>
      </w:r>
    </w:p>
    <w:p w14:paraId="44E2452F" w14:textId="77777777" w:rsidR="000F59A8" w:rsidRPr="00602E4B" w:rsidRDefault="000F59A8">
      <w:pPr>
        <w:numPr>
          <w:ilvl w:val="0"/>
          <w:numId w:val="58"/>
        </w:numPr>
        <w:spacing w:before="100" w:beforeAutospacing="1" w:after="100" w:afterAutospacing="1"/>
        <w:rPr>
          <w:rFonts w:ascii="Inter" w:hAnsi="Inter"/>
          <w:sz w:val="18"/>
          <w:szCs w:val="18"/>
        </w:rPr>
      </w:pPr>
      <w:r w:rsidRPr="00602E4B">
        <w:rPr>
          <w:rFonts w:ascii="Inter" w:hAnsi="Inter"/>
          <w:sz w:val="18"/>
          <w:szCs w:val="18"/>
        </w:rPr>
        <w:t xml:space="preserve">Sampling algorithms can use </w:t>
      </w: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oMath>
      <w:r w:rsidRPr="00602E4B">
        <w:rPr>
          <w:rFonts w:ascii="Inter" w:hAnsi="Inter"/>
          <w:sz w:val="18"/>
          <w:szCs w:val="18"/>
        </w:rPr>
        <w:t xml:space="preserve">as probabilities </w:t>
      </w:r>
    </w:p>
    <w:p w14:paraId="378507AC" w14:textId="77777777" w:rsidR="000F59A8" w:rsidRPr="00602E4B" w:rsidRDefault="000F59A8">
      <w:pPr>
        <w:numPr>
          <w:ilvl w:val="0"/>
          <w:numId w:val="58"/>
        </w:numPr>
        <w:spacing w:before="100" w:beforeAutospacing="1" w:after="100" w:afterAutospacing="1"/>
        <w:rPr>
          <w:rFonts w:ascii="Inter" w:hAnsi="Inter"/>
          <w:sz w:val="18"/>
          <w:szCs w:val="18"/>
        </w:rPr>
      </w:pPr>
      <w:r w:rsidRPr="00602E4B">
        <w:rPr>
          <w:rFonts w:ascii="Inter" w:hAnsi="Inter"/>
          <w:sz w:val="18"/>
          <w:szCs w:val="18"/>
        </w:rPr>
        <w:t>Quorum thresholds work correctly regardless of absolute stake amounts</w:t>
      </w:r>
    </w:p>
    <w:p w14:paraId="05842509" w14:textId="77777777" w:rsidR="000F59A8" w:rsidRPr="00602E4B" w:rsidRDefault="000F59A8">
      <w:pPr>
        <w:numPr>
          <w:ilvl w:val="0"/>
          <w:numId w:val="58"/>
        </w:numPr>
        <w:spacing w:before="100" w:beforeAutospacing="1" w:after="100" w:afterAutospacing="1"/>
        <w:rPr>
          <w:rFonts w:ascii="Inter" w:hAnsi="Inter"/>
          <w:sz w:val="18"/>
          <w:szCs w:val="18"/>
        </w:rPr>
      </w:pPr>
      <w:r w:rsidRPr="00602E4B">
        <w:rPr>
          <w:rFonts w:ascii="Inter" w:hAnsi="Inter"/>
          <w:b/>
          <w:bCs/>
          <w:sz w:val="18"/>
          <w:szCs w:val="18"/>
        </w:rPr>
        <w:t>Bridge relayer quorum calculations</w:t>
      </w:r>
      <w:r w:rsidRPr="00602E4B">
        <w:rPr>
          <w:rFonts w:ascii="Inter" w:hAnsi="Inter"/>
          <w:sz w:val="18"/>
          <w:szCs w:val="18"/>
        </w:rPr>
        <w:t xml:space="preserve"> use normalized weights within the bridge validator subset</w:t>
      </w:r>
    </w:p>
    <w:p w14:paraId="398D6BB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Design Rationale:</w:t>
      </w:r>
    </w:p>
    <w:p w14:paraId="0169193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Without normalization, adding new validators or increasing total stake would change quorum arithmetic. Normalization makes the protocol invariant to absolute stake scale, depending only on relative stake distribution.</w:t>
      </w:r>
    </w:p>
    <w:p w14:paraId="37F99B3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Notes:</w:t>
      </w:r>
    </w:p>
    <w:p w14:paraId="7DC36776" w14:textId="77777777" w:rsidR="000F59A8" w:rsidRPr="00602E4B" w:rsidRDefault="000F59A8">
      <w:pPr>
        <w:numPr>
          <w:ilvl w:val="0"/>
          <w:numId w:val="59"/>
        </w:numPr>
        <w:spacing w:before="100" w:beforeAutospacing="1" w:after="100" w:afterAutospacing="1"/>
        <w:rPr>
          <w:rFonts w:ascii="Inter" w:hAnsi="Inter"/>
          <w:sz w:val="18"/>
          <w:szCs w:val="18"/>
        </w:rPr>
      </w:pPr>
      <w:r w:rsidRPr="00602E4B">
        <w:rPr>
          <w:rFonts w:ascii="Inter" w:hAnsi="Inter"/>
          <w:sz w:val="18"/>
          <w:szCs w:val="18"/>
        </w:rPr>
        <w:t xml:space="preserve">Recompute </w:t>
      </w: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oMath>
      <w:r w:rsidRPr="00602E4B">
        <w:rPr>
          <w:rFonts w:ascii="Inter" w:hAnsi="Inter"/>
          <w:sz w:val="18"/>
          <w:szCs w:val="18"/>
        </w:rPr>
        <w:t xml:space="preserve">whenever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Pr="00602E4B">
        <w:rPr>
          <w:rFonts w:ascii="Inter" w:hAnsi="Inter"/>
          <w:sz w:val="18"/>
          <w:szCs w:val="18"/>
        </w:rPr>
        <w:t xml:space="preserve">changes (epoch boundaries) </w:t>
      </w:r>
    </w:p>
    <w:p w14:paraId="4C651C2B" w14:textId="77777777" w:rsidR="000F59A8" w:rsidRPr="00602E4B" w:rsidRDefault="000F59A8">
      <w:pPr>
        <w:numPr>
          <w:ilvl w:val="0"/>
          <w:numId w:val="59"/>
        </w:numPr>
        <w:spacing w:before="100" w:beforeAutospacing="1" w:after="100" w:afterAutospacing="1"/>
        <w:rPr>
          <w:rFonts w:ascii="Inter" w:hAnsi="Inter"/>
          <w:sz w:val="18"/>
          <w:szCs w:val="18"/>
        </w:rPr>
      </w:pPr>
      <w:r w:rsidRPr="00602E4B">
        <w:rPr>
          <w:rFonts w:ascii="Inter" w:hAnsi="Inter"/>
          <w:sz w:val="18"/>
          <w:szCs w:val="18"/>
        </w:rPr>
        <w:t>Use high-precision arithmetic for summation to avoid cumulative rounding errors</w:t>
      </w:r>
    </w:p>
    <w:p w14:paraId="5DF672AA" w14:textId="77777777" w:rsidR="000F59A8" w:rsidRPr="00602E4B" w:rsidRDefault="000F59A8">
      <w:pPr>
        <w:numPr>
          <w:ilvl w:val="0"/>
          <w:numId w:val="59"/>
        </w:numPr>
        <w:spacing w:before="100" w:beforeAutospacing="1" w:after="100" w:afterAutospacing="1"/>
        <w:rPr>
          <w:rFonts w:ascii="Inter" w:hAnsi="Inter"/>
          <w:sz w:val="18"/>
          <w:szCs w:val="18"/>
        </w:rPr>
      </w:pPr>
      <w:r w:rsidRPr="00602E4B">
        <w:rPr>
          <w:rFonts w:ascii="Inter" w:hAnsi="Inter"/>
          <w:sz w:val="18"/>
          <w:szCs w:val="18"/>
        </w:rPr>
        <w:t xml:space="preserve">Verify </w:t>
      </w:r>
      <m:oMath>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=1</m:t>
        </m:r>
      </m:oMath>
      <w:r w:rsidRPr="00602E4B">
        <w:rPr>
          <w:rFonts w:ascii="Inter" w:hAnsi="Inter"/>
          <w:sz w:val="18"/>
          <w:szCs w:val="18"/>
        </w:rPr>
        <w:t xml:space="preserve">as a sanity check </w:t>
      </w:r>
    </w:p>
    <w:p w14:paraId="5299C3D1" w14:textId="77777777" w:rsidR="000F59A8" w:rsidRPr="00602E4B" w:rsidRDefault="000F59A8">
      <w:pPr>
        <w:numPr>
          <w:ilvl w:val="0"/>
          <w:numId w:val="59"/>
        </w:numPr>
        <w:spacing w:before="100" w:beforeAutospacing="1" w:after="100" w:afterAutospacing="1"/>
        <w:rPr>
          <w:rFonts w:ascii="Inter" w:hAnsi="Inter"/>
          <w:sz w:val="18"/>
          <w:szCs w:val="18"/>
        </w:rPr>
      </w:pPr>
      <w:r w:rsidRPr="00602E4B">
        <w:rPr>
          <w:rFonts w:ascii="Inter" w:hAnsi="Inter"/>
          <w:b/>
          <w:bCs/>
          <w:sz w:val="18"/>
          <w:szCs w:val="18"/>
        </w:rPr>
        <w:t>Separate normalization for bridge relayers:</w:t>
      </w:r>
      <w:r w:rsidRPr="00602E4B">
        <w:rPr>
          <w:rFonts w:ascii="Inter" w:hAnsi="Inter"/>
          <w:sz w:val="18"/>
          <w:szCs w:val="18"/>
        </w:rPr>
        <w:t xml:space="preserve"> If validator set </w:t>
      </w:r>
      <m:oMath>
        <m:r>
          <w:rPr>
            <w:rFonts w:ascii="Cambria Math" w:hAnsi="Cambria Math"/>
            <w:sz w:val="18"/>
            <w:szCs w:val="18"/>
          </w:rPr>
          <m:t>V</m:t>
        </m:r>
      </m:oMath>
      <w:r w:rsidRPr="00602E4B">
        <w:rPr>
          <w:rFonts w:ascii="Inter" w:hAnsi="Inter"/>
          <w:sz w:val="18"/>
          <w:szCs w:val="18"/>
        </w:rPr>
        <w:t xml:space="preserve">contains subset </w:t>
      </w:r>
      <m:oMath>
        <m:r>
          <w:rPr>
            <w:rFonts w:ascii="Cambria Math" w:hAnsi="Cambria Math"/>
            <w:sz w:val="18"/>
            <w:szCs w:val="18"/>
          </w:rPr>
          <m:t>B⊂V</m:t>
        </m:r>
      </m:oMath>
      <w:r w:rsidRPr="00602E4B">
        <w:rPr>
          <w:rFonts w:ascii="Inter" w:hAnsi="Inter"/>
          <w:sz w:val="18"/>
          <w:szCs w:val="18"/>
        </w:rPr>
        <w:t xml:space="preserve">of bridge relayers, compute both: </w:t>
      </w:r>
    </w:p>
    <w:p w14:paraId="6FF9FD84" w14:textId="77777777" w:rsidR="000F59A8" w:rsidRPr="00602E4B" w:rsidRDefault="00000000">
      <w:pPr>
        <w:numPr>
          <w:ilvl w:val="1"/>
          <w:numId w:val="59"/>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up>
            <m:r>
              <m:rPr>
                <m:nor/>
              </m:rPr>
              <w:rPr>
                <w:rFonts w:ascii="Inter" w:hAnsi="Inter"/>
                <w:sz w:val="18"/>
                <w:szCs w:val="18"/>
              </w:rPr>
              <m:t>consensus</m:t>
            </m:r>
          </m:sup>
        </m:sSubSup>
      </m:oMath>
      <w:r w:rsidR="000F59A8" w:rsidRPr="00602E4B">
        <w:rPr>
          <w:rFonts w:ascii="Inter" w:hAnsi="Inter"/>
          <w:sz w:val="18"/>
          <w:szCs w:val="18"/>
        </w:rPr>
        <w:t xml:space="preserve">- Normalized across all validators (for consensus committee selection) </w:t>
      </w:r>
    </w:p>
    <w:p w14:paraId="647FB3ED" w14:textId="77777777" w:rsidR="000F59A8" w:rsidRPr="00602E4B" w:rsidRDefault="00000000">
      <w:pPr>
        <w:numPr>
          <w:ilvl w:val="1"/>
          <w:numId w:val="59"/>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up>
            <m:r>
              <m:rPr>
                <m:nor/>
              </m:rPr>
              <w:rPr>
                <w:rFonts w:ascii="Inter" w:hAnsi="Inter"/>
                <w:sz w:val="18"/>
                <w:szCs w:val="18"/>
              </w:rPr>
              <m:t>bridge</m:t>
            </m:r>
          </m:sup>
        </m:sSubSup>
      </m:oMath>
      <w:r w:rsidR="000F59A8" w:rsidRPr="00602E4B">
        <w:rPr>
          <w:rFonts w:ascii="Inter" w:hAnsi="Inter"/>
          <w:sz w:val="18"/>
          <w:szCs w:val="18"/>
        </w:rPr>
        <w:t xml:space="preserve">- Normalized across bridge relayers only (for threshold signature quorum) </w:t>
      </w:r>
    </w:p>
    <w:p w14:paraId="1226786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 (Continuing from Eq. 1):</w:t>
      </w:r>
    </w:p>
    <w:p w14:paraId="68E67B3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Raw weights: </w:t>
      </w:r>
      <m:oMath>
        <m:r>
          <w:rPr>
            <w:rFonts w:ascii="Cambria Math" w:hAnsi="Cambria Math"/>
            <w:sz w:val="18"/>
            <w:szCs w:val="18"/>
          </w:rPr>
          <m:t>W=[100000,54000,32000]</m:t>
        </m:r>
      </m:oMath>
    </w:p>
    <w:p w14:paraId="6D1288E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Total: </w:t>
      </w:r>
      <m:oMath>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r>
          <w:rPr>
            <w:rFonts w:ascii="Cambria Math" w:hAnsi="Cambria Math"/>
            <w:sz w:val="18"/>
            <w:szCs w:val="18"/>
          </w:rPr>
          <m:t>=186000</m:t>
        </m:r>
      </m:oMath>
    </w:p>
    <w:p w14:paraId="7B1A290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Normalized: </w:t>
      </w:r>
      <m:oMath>
        <m:acc>
          <m:accPr>
            <m:ctrlPr>
              <w:rPr>
                <w:rFonts w:ascii="Cambria Math" w:hAnsi="Cambria Math"/>
                <w:sz w:val="18"/>
                <w:szCs w:val="18"/>
              </w:rPr>
            </m:ctrlPr>
          </m:accPr>
          <m:e>
            <m:r>
              <w:rPr>
                <w:rFonts w:ascii="Cambria Math" w:hAnsi="Cambria Math"/>
                <w:sz w:val="18"/>
                <w:szCs w:val="18"/>
              </w:rPr>
              <m:t>w</m:t>
            </m:r>
          </m:e>
        </m:acc>
        <m:r>
          <w:rPr>
            <w:rFonts w:ascii="Cambria Math" w:hAnsi="Cambria Math"/>
            <w:sz w:val="18"/>
            <w:szCs w:val="18"/>
          </w:rPr>
          <m:t>=[100000</m:t>
        </m:r>
        <m:r>
          <m:rPr>
            <m:sty m:val="p"/>
          </m:rPr>
          <w:rPr>
            <w:rFonts w:ascii="Cambria Math" w:hAnsi="Cambria Math"/>
            <w:sz w:val="18"/>
            <w:szCs w:val="18"/>
          </w:rPr>
          <m:t>/</m:t>
        </m:r>
        <m:r>
          <w:rPr>
            <w:rFonts w:ascii="Cambria Math" w:hAnsi="Cambria Math"/>
            <w:sz w:val="18"/>
            <w:szCs w:val="18"/>
          </w:rPr>
          <m:t>186000,54000</m:t>
        </m:r>
        <m:r>
          <m:rPr>
            <m:sty m:val="p"/>
          </m:rPr>
          <w:rPr>
            <w:rFonts w:ascii="Cambria Math" w:hAnsi="Cambria Math"/>
            <w:sz w:val="18"/>
            <w:szCs w:val="18"/>
          </w:rPr>
          <m:t>/</m:t>
        </m:r>
        <m:r>
          <w:rPr>
            <w:rFonts w:ascii="Cambria Math" w:hAnsi="Cambria Math"/>
            <w:sz w:val="18"/>
            <w:szCs w:val="18"/>
          </w:rPr>
          <m:t>186000,32000</m:t>
        </m:r>
        <m:r>
          <m:rPr>
            <m:sty m:val="p"/>
          </m:rPr>
          <w:rPr>
            <w:rFonts w:ascii="Cambria Math" w:hAnsi="Cambria Math"/>
            <w:sz w:val="18"/>
            <w:szCs w:val="18"/>
          </w:rPr>
          <m:t>/</m:t>
        </m:r>
        <m:r>
          <w:rPr>
            <w:rFonts w:ascii="Cambria Math" w:hAnsi="Cambria Math"/>
            <w:sz w:val="18"/>
            <w:szCs w:val="18"/>
          </w:rPr>
          <m:t>186000]=[0.538,0.290,0.172]</m:t>
        </m:r>
      </m:oMath>
    </w:p>
    <w:p w14:paraId="35A4029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lastRenderedPageBreak/>
        <w:t xml:space="preserve">Verification: </w:t>
      </w:r>
      <m:oMath>
        <m:r>
          <w:rPr>
            <w:rFonts w:ascii="Cambria Math" w:hAnsi="Cambria Math"/>
            <w:sz w:val="18"/>
            <w:szCs w:val="18"/>
          </w:rPr>
          <m:t>0.538+0.290+0.172=1.000</m:t>
        </m:r>
      </m:oMath>
      <w:r w:rsidRPr="00602E4B">
        <w:rPr>
          <w:rFonts w:ascii="Inter" w:hAnsi="Inter" w:cs="Segoe UI Symbol"/>
          <w:sz w:val="18"/>
          <w:szCs w:val="18"/>
        </w:rPr>
        <w:t>✓</w:t>
      </w:r>
      <w:r w:rsidRPr="00602E4B">
        <w:rPr>
          <w:rFonts w:ascii="Inter" w:hAnsi="Inter"/>
          <w:sz w:val="18"/>
          <w:szCs w:val="18"/>
        </w:rPr>
        <w:t xml:space="preserve"> </w:t>
      </w:r>
    </w:p>
    <w:p w14:paraId="70039AF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Interpretation:</w:t>
      </w:r>
      <w:r w:rsidRPr="00602E4B">
        <w:rPr>
          <w:rFonts w:ascii="Inter" w:hAnsi="Inter"/>
          <w:sz w:val="18"/>
          <w:szCs w:val="18"/>
        </w:rPr>
        <w:t xml:space="preserve"> Alice has 53.8% of voting power, Bob 29.0%, Carol 17.2%.</w:t>
      </w:r>
    </w:p>
    <w:p w14:paraId="555BEBB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Relayer Normalization Example:</w:t>
      </w:r>
    </w:p>
    <w:p w14:paraId="426E8EF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Total validator set: 300 validators, total weight = 50,000,000</w:t>
      </w:r>
    </w:p>
    <w:p w14:paraId="2670730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Bridge relayer subset: 150 validators, subset weight = 28,000,000</w:t>
      </w:r>
    </w:p>
    <w:p w14:paraId="42F8A0D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 "Frank" (bridge relayer):</w:t>
      </w:r>
    </w:p>
    <w:p w14:paraId="573F29C7" w14:textId="77777777" w:rsidR="000F59A8" w:rsidRPr="00602E4B" w:rsidRDefault="000F59A8">
      <w:pPr>
        <w:numPr>
          <w:ilvl w:val="0"/>
          <w:numId w:val="60"/>
        </w:numPr>
        <w:spacing w:before="100" w:beforeAutospacing="1" w:after="100" w:afterAutospacing="1"/>
        <w:rPr>
          <w:rFonts w:ascii="Inter" w:hAnsi="Inter"/>
          <w:sz w:val="18"/>
          <w:szCs w:val="18"/>
        </w:rPr>
      </w:pPr>
      <w:r w:rsidRPr="00602E4B">
        <w:rPr>
          <w:rFonts w:ascii="Inter" w:hAnsi="Inter"/>
          <w:sz w:val="18"/>
          <w:szCs w:val="18"/>
        </w:rPr>
        <w:t xml:space="preserve">Raw weight: </w:t>
      </w:r>
      <m:oMath>
        <m:sSub>
          <m:sSubPr>
            <m:ctrlPr>
              <w:rPr>
                <w:rFonts w:ascii="Cambria Math" w:hAnsi="Cambria Math"/>
                <w:sz w:val="18"/>
                <w:szCs w:val="18"/>
              </w:rPr>
            </m:ctrlPr>
          </m:sSubPr>
          <m:e>
            <m:r>
              <w:rPr>
                <w:rFonts w:ascii="Cambria Math" w:hAnsi="Cambria Math"/>
                <w:sz w:val="18"/>
                <w:szCs w:val="18"/>
              </w:rPr>
              <m:t>W</m:t>
            </m:r>
          </m:e>
          <m:sub>
            <m:r>
              <m:rPr>
                <m:nor/>
              </m:rPr>
              <w:rPr>
                <w:rFonts w:ascii="Inter" w:hAnsi="Inter"/>
                <w:sz w:val="18"/>
                <w:szCs w:val="18"/>
              </w:rPr>
              <m:t>Frank</m:t>
            </m:r>
          </m:sub>
        </m:sSub>
        <m:r>
          <w:rPr>
            <w:rFonts w:ascii="Cambria Math" w:hAnsi="Cambria Math"/>
            <w:sz w:val="18"/>
            <w:szCs w:val="18"/>
          </w:rPr>
          <m:t>=120,000</m:t>
        </m:r>
      </m:oMath>
    </w:p>
    <w:p w14:paraId="2D3290AF" w14:textId="77777777" w:rsidR="000F59A8" w:rsidRPr="00602E4B" w:rsidRDefault="000F59A8">
      <w:pPr>
        <w:numPr>
          <w:ilvl w:val="0"/>
          <w:numId w:val="60"/>
        </w:numPr>
        <w:spacing w:before="100" w:beforeAutospacing="1" w:after="100" w:afterAutospacing="1"/>
        <w:rPr>
          <w:rFonts w:ascii="Inter" w:hAnsi="Inter"/>
          <w:sz w:val="18"/>
          <w:szCs w:val="18"/>
        </w:rPr>
      </w:pPr>
      <w:r w:rsidRPr="00602E4B">
        <w:rPr>
          <w:rFonts w:ascii="Inter" w:hAnsi="Inter"/>
          <w:sz w:val="18"/>
          <w:szCs w:val="18"/>
        </w:rPr>
        <w:t xml:space="preserve">Consensus normalized weight: </w:t>
      </w:r>
      <m:oMath>
        <m:sSubSup>
          <m:sSubSupPr>
            <m:ctrlPr>
              <w:rPr>
                <w:rFonts w:ascii="Cambria Math" w:hAnsi="Cambria Math"/>
                <w:sz w:val="18"/>
                <w:szCs w:val="18"/>
              </w:rPr>
            </m:ctrlPr>
          </m:sSubSupPr>
          <m:e>
            <m:acc>
              <m:accPr>
                <m:ctrlPr>
                  <w:rPr>
                    <w:rFonts w:ascii="Cambria Math" w:hAnsi="Cambria Math"/>
                    <w:sz w:val="18"/>
                    <w:szCs w:val="18"/>
                  </w:rPr>
                </m:ctrlPr>
              </m:accPr>
              <m:e>
                <m:r>
                  <w:rPr>
                    <w:rFonts w:ascii="Cambria Math" w:hAnsi="Cambria Math"/>
                    <w:sz w:val="18"/>
                    <w:szCs w:val="18"/>
                  </w:rPr>
                  <m:t>w</m:t>
                </m:r>
              </m:e>
            </m:acc>
          </m:e>
          <m:sub>
            <m:r>
              <m:rPr>
                <m:nor/>
              </m:rPr>
              <w:rPr>
                <w:rFonts w:ascii="Inter" w:hAnsi="Inter"/>
                <w:sz w:val="18"/>
                <w:szCs w:val="18"/>
              </w:rPr>
              <m:t>Frank</m:t>
            </m:r>
          </m:sub>
          <m:sup>
            <m:r>
              <m:rPr>
                <m:nor/>
              </m:rPr>
              <w:rPr>
                <w:rFonts w:ascii="Inter" w:hAnsi="Inter"/>
                <w:sz w:val="18"/>
                <w:szCs w:val="18"/>
              </w:rPr>
              <m:t>consensus</m:t>
            </m:r>
          </m:sup>
        </m:sSubSup>
        <m:r>
          <w:rPr>
            <w:rFonts w:ascii="Cambria Math" w:hAnsi="Cambria Math"/>
            <w:sz w:val="18"/>
            <w:szCs w:val="18"/>
          </w:rPr>
          <m:t>=120,000</m:t>
        </m:r>
        <m:r>
          <m:rPr>
            <m:sty m:val="p"/>
          </m:rPr>
          <w:rPr>
            <w:rFonts w:ascii="Cambria Math" w:hAnsi="Cambria Math"/>
            <w:sz w:val="18"/>
            <w:szCs w:val="18"/>
          </w:rPr>
          <m:t>/</m:t>
        </m:r>
        <m:r>
          <w:rPr>
            <w:rFonts w:ascii="Cambria Math" w:hAnsi="Cambria Math"/>
            <w:sz w:val="18"/>
            <w:szCs w:val="18"/>
          </w:rPr>
          <m:t>50,000,000=0.0024</m:t>
        </m:r>
      </m:oMath>
      <w:r w:rsidRPr="00602E4B">
        <w:rPr>
          <w:rFonts w:ascii="Inter" w:hAnsi="Inter"/>
          <w:sz w:val="18"/>
          <w:szCs w:val="18"/>
        </w:rPr>
        <w:t xml:space="preserve">(0.24% of consensus power) </w:t>
      </w:r>
    </w:p>
    <w:p w14:paraId="07E557CE" w14:textId="77777777" w:rsidR="000F59A8" w:rsidRPr="00602E4B" w:rsidRDefault="000F59A8">
      <w:pPr>
        <w:numPr>
          <w:ilvl w:val="0"/>
          <w:numId w:val="60"/>
        </w:numPr>
        <w:spacing w:before="100" w:beforeAutospacing="1" w:after="100" w:afterAutospacing="1"/>
        <w:rPr>
          <w:rFonts w:ascii="Inter" w:hAnsi="Inter"/>
          <w:sz w:val="18"/>
          <w:szCs w:val="18"/>
        </w:rPr>
      </w:pPr>
      <w:r w:rsidRPr="00602E4B">
        <w:rPr>
          <w:rFonts w:ascii="Inter" w:hAnsi="Inter"/>
          <w:sz w:val="18"/>
          <w:szCs w:val="18"/>
        </w:rPr>
        <w:t xml:space="preserve">Bridge normalized weight: </w:t>
      </w:r>
      <m:oMath>
        <m:sSubSup>
          <m:sSubSupPr>
            <m:ctrlPr>
              <w:rPr>
                <w:rFonts w:ascii="Cambria Math" w:hAnsi="Cambria Math"/>
                <w:sz w:val="18"/>
                <w:szCs w:val="18"/>
              </w:rPr>
            </m:ctrlPr>
          </m:sSubSupPr>
          <m:e>
            <m:acc>
              <m:accPr>
                <m:ctrlPr>
                  <w:rPr>
                    <w:rFonts w:ascii="Cambria Math" w:hAnsi="Cambria Math"/>
                    <w:sz w:val="18"/>
                    <w:szCs w:val="18"/>
                  </w:rPr>
                </m:ctrlPr>
              </m:accPr>
              <m:e>
                <m:r>
                  <w:rPr>
                    <w:rFonts w:ascii="Cambria Math" w:hAnsi="Cambria Math"/>
                    <w:sz w:val="18"/>
                    <w:szCs w:val="18"/>
                  </w:rPr>
                  <m:t>w</m:t>
                </m:r>
              </m:e>
            </m:acc>
          </m:e>
          <m:sub>
            <m:r>
              <m:rPr>
                <m:nor/>
              </m:rPr>
              <w:rPr>
                <w:rFonts w:ascii="Inter" w:hAnsi="Inter"/>
                <w:sz w:val="18"/>
                <w:szCs w:val="18"/>
              </w:rPr>
              <m:t>Frank</m:t>
            </m:r>
          </m:sub>
          <m:sup>
            <m:r>
              <m:rPr>
                <m:nor/>
              </m:rPr>
              <w:rPr>
                <w:rFonts w:ascii="Inter" w:hAnsi="Inter"/>
                <w:sz w:val="18"/>
                <w:szCs w:val="18"/>
              </w:rPr>
              <m:t>bridge</m:t>
            </m:r>
          </m:sup>
        </m:sSubSup>
        <m:r>
          <w:rPr>
            <w:rFonts w:ascii="Cambria Math" w:hAnsi="Cambria Math"/>
            <w:sz w:val="18"/>
            <w:szCs w:val="18"/>
          </w:rPr>
          <m:t>=120,000</m:t>
        </m:r>
        <m:r>
          <m:rPr>
            <m:sty m:val="p"/>
          </m:rPr>
          <w:rPr>
            <w:rFonts w:ascii="Cambria Math" w:hAnsi="Cambria Math"/>
            <w:sz w:val="18"/>
            <w:szCs w:val="18"/>
          </w:rPr>
          <m:t>/</m:t>
        </m:r>
        <m:r>
          <w:rPr>
            <w:rFonts w:ascii="Cambria Math" w:hAnsi="Cambria Math"/>
            <w:sz w:val="18"/>
            <w:szCs w:val="18"/>
          </w:rPr>
          <m:t>28,000,000=0.00429</m:t>
        </m:r>
      </m:oMath>
      <w:r w:rsidRPr="00602E4B">
        <w:rPr>
          <w:rFonts w:ascii="Inter" w:hAnsi="Inter"/>
          <w:sz w:val="18"/>
          <w:szCs w:val="18"/>
        </w:rPr>
        <w:t xml:space="preserve">(0.429% of bridge signing power) </w:t>
      </w:r>
    </w:p>
    <w:p w14:paraId="04661F3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Frank has higher relative influence in bridge operations because not all consensus validators participate in bridge relaying.</w:t>
      </w:r>
    </w:p>
    <w:p w14:paraId="5CC8C00C"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5.3 Quorum Certificate Validity</w:t>
      </w:r>
    </w:p>
    <w:p w14:paraId="1C7C6D3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6C77B80A" w14:textId="77777777" w:rsidR="000F59A8" w:rsidRPr="00602E4B" w:rsidRDefault="00000000" w:rsidP="000F59A8">
      <w:pPr>
        <w:rPr>
          <w:rFonts w:ascii="Inter" w:hAnsi="Inter"/>
          <w:sz w:val="18"/>
          <w:szCs w:val="18"/>
        </w:rPr>
      </w:pPr>
      <m:oMathPara>
        <m:oMath>
          <m:nary>
            <m:naryPr>
              <m:chr m:val="∑"/>
              <m:limLoc m:val="undOvr"/>
              <m:grow m:val="1"/>
              <m:supHide m:val="1"/>
              <m:ctrlPr>
                <w:rPr>
                  <w:rFonts w:ascii="Cambria Math" w:hAnsi="Cambria Math"/>
                  <w:sz w:val="18"/>
                  <w:szCs w:val="18"/>
                </w:rPr>
              </m:ctrlPr>
            </m:naryPr>
            <m:sub>
              <m:r>
                <w:rPr>
                  <w:rFonts w:ascii="Cambria Math" w:hAnsi="Cambria Math"/>
                  <w:sz w:val="18"/>
                  <w:szCs w:val="18"/>
                </w:rPr>
                <m:t>i∈S</m:t>
              </m:r>
            </m:sub>
            <m:sup/>
            <m:e/>
          </m:nary>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≥τ</m:t>
          </m:r>
          <m:r>
            <m:rPr>
              <m:sty m:val="p"/>
            </m:rPr>
            <w:rPr>
              <w:rFonts w:ascii="Cambria Math" w:hAnsi="Cambria Math"/>
              <w:sz w:val="18"/>
              <w:szCs w:val="18"/>
            </w:rPr>
            <w:br/>
          </m:r>
        </m:oMath>
      </m:oMathPara>
    </w:p>
    <w:p w14:paraId="47DC53A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r>
          <w:rPr>
            <w:rFonts w:ascii="Cambria Math" w:hAnsi="Cambria Math"/>
            <w:sz w:val="18"/>
            <w:szCs w:val="18"/>
          </w:rPr>
          <m:t>S</m:t>
        </m:r>
      </m:oMath>
      <w:r w:rsidRPr="00602E4B">
        <w:rPr>
          <w:rFonts w:ascii="Inter" w:hAnsi="Inter"/>
          <w:sz w:val="18"/>
          <w:szCs w:val="18"/>
        </w:rPr>
        <w:t xml:space="preserve">is the set of QC signers and </w:t>
      </w:r>
      <m:oMath>
        <m:r>
          <w:rPr>
            <w:rFonts w:ascii="Cambria Math" w:hAnsi="Cambria Math"/>
            <w:sz w:val="18"/>
            <w:szCs w:val="18"/>
          </w:rPr>
          <m:t>τ</m:t>
        </m:r>
      </m:oMath>
      <w:r w:rsidRPr="00602E4B">
        <w:rPr>
          <w:rFonts w:ascii="Inter" w:hAnsi="Inter"/>
          <w:sz w:val="18"/>
          <w:szCs w:val="18"/>
        </w:rPr>
        <w:t xml:space="preserve">is the quorum threshold (default: 2/3). </w:t>
      </w:r>
    </w:p>
    <w:p w14:paraId="6A8185B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05F437E5" w14:textId="77777777" w:rsidR="000F59A8" w:rsidRPr="00602E4B" w:rsidRDefault="000F59A8">
      <w:pPr>
        <w:numPr>
          <w:ilvl w:val="0"/>
          <w:numId w:val="61"/>
        </w:numPr>
        <w:spacing w:before="100" w:beforeAutospacing="1" w:after="100" w:afterAutospacing="1"/>
        <w:rPr>
          <w:rFonts w:ascii="Inter" w:hAnsi="Inter"/>
          <w:sz w:val="18"/>
          <w:szCs w:val="18"/>
        </w:rPr>
      </w:pPr>
      <m:oMath>
        <m:r>
          <w:rPr>
            <w:rFonts w:ascii="Cambria Math" w:hAnsi="Cambria Math"/>
            <w:sz w:val="18"/>
            <w:szCs w:val="18"/>
          </w:rPr>
          <m:t>S</m:t>
        </m:r>
      </m:oMath>
      <w:r w:rsidRPr="00602E4B">
        <w:rPr>
          <w:rFonts w:ascii="Inter" w:hAnsi="Inter"/>
          <w:sz w:val="18"/>
          <w:szCs w:val="18"/>
        </w:rPr>
        <w:t>- Set of validator indices who signed this QC</w:t>
      </w:r>
    </w:p>
    <w:p w14:paraId="05110152" w14:textId="77777777" w:rsidR="000F59A8" w:rsidRPr="00602E4B" w:rsidRDefault="00000000">
      <w:pPr>
        <w:numPr>
          <w:ilvl w:val="0"/>
          <w:numId w:val="61"/>
        </w:numPr>
        <w:spacing w:before="100" w:beforeAutospacing="1" w:after="100" w:afterAutospacing="1"/>
        <w:rPr>
          <w:rFonts w:ascii="Inter" w:hAnsi="Inte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oMath>
      <w:r w:rsidR="000F59A8" w:rsidRPr="00602E4B">
        <w:rPr>
          <w:rFonts w:ascii="Inter" w:hAnsi="Inter"/>
          <w:sz w:val="18"/>
          <w:szCs w:val="18"/>
        </w:rPr>
        <w:t xml:space="preserve">- Normalized weight of signer </w:t>
      </w:r>
      <m:oMath>
        <m:r>
          <w:rPr>
            <w:rFonts w:ascii="Cambria Math" w:hAnsi="Cambria Math"/>
            <w:sz w:val="18"/>
            <w:szCs w:val="18"/>
          </w:rPr>
          <m:t>i</m:t>
        </m:r>
      </m:oMath>
    </w:p>
    <w:p w14:paraId="786C51F2" w14:textId="77777777" w:rsidR="000F59A8" w:rsidRPr="00602E4B" w:rsidRDefault="000F59A8">
      <w:pPr>
        <w:numPr>
          <w:ilvl w:val="0"/>
          <w:numId w:val="61"/>
        </w:numPr>
        <w:spacing w:before="100" w:beforeAutospacing="1" w:after="100" w:afterAutospacing="1"/>
        <w:rPr>
          <w:rFonts w:ascii="Inter" w:hAnsi="Inter"/>
          <w:sz w:val="18"/>
          <w:szCs w:val="18"/>
        </w:rPr>
      </w:pPr>
      <m:oMath>
        <m:r>
          <w:rPr>
            <w:rFonts w:ascii="Cambria Math" w:hAnsi="Cambria Math"/>
            <w:sz w:val="18"/>
            <w:szCs w:val="18"/>
          </w:rPr>
          <m:t>τ</m:t>
        </m:r>
      </m:oMath>
      <w:r w:rsidRPr="00602E4B">
        <w:rPr>
          <w:rFonts w:ascii="Inter" w:hAnsi="Inter"/>
          <w:sz w:val="18"/>
          <w:szCs w:val="18"/>
        </w:rPr>
        <w:t>- Quorum threshold (fraction of total weight required)</w:t>
      </w:r>
    </w:p>
    <w:p w14:paraId="6E90A2B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Role in Protocol:</w:t>
      </w:r>
    </w:p>
    <w:p w14:paraId="3DBFB67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Every phase transition requires a valid QC:</w:t>
      </w:r>
    </w:p>
    <w:p w14:paraId="7EC8385D" w14:textId="77777777" w:rsidR="000F59A8" w:rsidRPr="00602E4B" w:rsidRDefault="000F59A8">
      <w:pPr>
        <w:numPr>
          <w:ilvl w:val="0"/>
          <w:numId w:val="62"/>
        </w:numPr>
        <w:spacing w:before="100" w:beforeAutospacing="1" w:after="100" w:afterAutospacing="1"/>
        <w:rPr>
          <w:rFonts w:ascii="Inter" w:hAnsi="Inter"/>
          <w:sz w:val="18"/>
          <w:szCs w:val="18"/>
        </w:rPr>
      </w:pPr>
      <w:r w:rsidRPr="00602E4B">
        <w:rPr>
          <w:rFonts w:ascii="Inter" w:hAnsi="Inter"/>
          <w:sz w:val="18"/>
          <w:szCs w:val="18"/>
        </w:rPr>
        <w:t>PREPARE QC → enables PRECOMMIT phase</w:t>
      </w:r>
    </w:p>
    <w:p w14:paraId="62274404" w14:textId="77777777" w:rsidR="000F59A8" w:rsidRPr="00602E4B" w:rsidRDefault="000F59A8">
      <w:pPr>
        <w:numPr>
          <w:ilvl w:val="0"/>
          <w:numId w:val="62"/>
        </w:numPr>
        <w:spacing w:before="100" w:beforeAutospacing="1" w:after="100" w:afterAutospacing="1"/>
        <w:rPr>
          <w:rFonts w:ascii="Inter" w:hAnsi="Inter"/>
          <w:sz w:val="18"/>
          <w:szCs w:val="18"/>
        </w:rPr>
      </w:pPr>
      <w:r w:rsidRPr="00602E4B">
        <w:rPr>
          <w:rFonts w:ascii="Inter" w:hAnsi="Inter"/>
          <w:sz w:val="18"/>
          <w:szCs w:val="18"/>
        </w:rPr>
        <w:t>PRECOMMIT QC → enables COMMIT phase</w:t>
      </w:r>
    </w:p>
    <w:p w14:paraId="17692D70" w14:textId="77777777" w:rsidR="000F59A8" w:rsidRPr="00602E4B" w:rsidRDefault="000F59A8">
      <w:pPr>
        <w:numPr>
          <w:ilvl w:val="0"/>
          <w:numId w:val="62"/>
        </w:numPr>
        <w:spacing w:before="100" w:beforeAutospacing="1" w:after="100" w:afterAutospacing="1"/>
        <w:rPr>
          <w:rFonts w:ascii="Inter" w:hAnsi="Inter"/>
          <w:sz w:val="18"/>
          <w:szCs w:val="18"/>
        </w:rPr>
      </w:pPr>
      <w:r w:rsidRPr="00602E4B">
        <w:rPr>
          <w:rFonts w:ascii="Inter" w:hAnsi="Inter"/>
          <w:sz w:val="18"/>
          <w:szCs w:val="18"/>
        </w:rPr>
        <w:t>COMMIT QC → triggers finalization</w:t>
      </w:r>
    </w:p>
    <w:p w14:paraId="3900EF50" w14:textId="77777777" w:rsidR="000F59A8" w:rsidRPr="00602E4B" w:rsidRDefault="000F59A8">
      <w:pPr>
        <w:numPr>
          <w:ilvl w:val="0"/>
          <w:numId w:val="62"/>
        </w:numPr>
        <w:spacing w:before="100" w:beforeAutospacing="1" w:after="100" w:afterAutospacing="1"/>
        <w:rPr>
          <w:rFonts w:ascii="Inter" w:hAnsi="Inter"/>
          <w:sz w:val="18"/>
          <w:szCs w:val="18"/>
        </w:rPr>
      </w:pPr>
      <w:r w:rsidRPr="00602E4B">
        <w:rPr>
          <w:rFonts w:ascii="Inter" w:hAnsi="Inter"/>
          <w:b/>
          <w:bCs/>
          <w:sz w:val="18"/>
          <w:szCs w:val="18"/>
        </w:rPr>
        <w:t>Bridge attestation QC</w:t>
      </w:r>
      <w:r w:rsidRPr="00602E4B">
        <w:rPr>
          <w:rFonts w:ascii="Inter" w:hAnsi="Inter"/>
          <w:sz w:val="18"/>
          <w:szCs w:val="18"/>
        </w:rPr>
        <w:t xml:space="preserve"> → authorizes cross-chain asset transfer (uses bridge-specific threshold </w:t>
      </w:r>
      <m:oMath>
        <m:sSub>
          <m:sSubPr>
            <m:ctrlPr>
              <w:rPr>
                <w:rFonts w:ascii="Cambria Math" w:hAnsi="Cambria Math"/>
                <w:sz w:val="18"/>
                <w:szCs w:val="18"/>
              </w:rPr>
            </m:ctrlPr>
          </m:sSubPr>
          <m:e>
            <m:r>
              <w:rPr>
                <w:rFonts w:ascii="Cambria Math" w:hAnsi="Cambria Math"/>
                <w:sz w:val="18"/>
                <w:szCs w:val="18"/>
              </w:rPr>
              <m:t>τ</m:t>
            </m:r>
          </m:e>
          <m:sub>
            <m:r>
              <m:rPr>
                <m:nor/>
              </m:rPr>
              <w:rPr>
                <w:rFonts w:ascii="Inter" w:hAnsi="Inter"/>
                <w:sz w:val="18"/>
                <w:szCs w:val="18"/>
              </w:rPr>
              <m:t>bridge</m:t>
            </m:r>
          </m:sub>
        </m:sSub>
      </m:oMath>
      <w:r w:rsidRPr="00602E4B">
        <w:rPr>
          <w:rFonts w:ascii="Inter" w:hAnsi="Inter"/>
          <w:sz w:val="18"/>
          <w:szCs w:val="18"/>
        </w:rPr>
        <w:t xml:space="preserve">) </w:t>
      </w:r>
    </w:p>
    <w:p w14:paraId="73E9B0C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Design Rationale:</w:t>
      </w:r>
    </w:p>
    <w:p w14:paraId="673048B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Weighted quorums (vs simple validator counts) reflect economic stake and operational quality. Setting </w:t>
      </w:r>
      <m:oMath>
        <m:r>
          <w:rPr>
            <w:rFonts w:ascii="Cambria Math" w:hAnsi="Cambria Math"/>
            <w:sz w:val="18"/>
            <w:szCs w:val="18"/>
          </w:rPr>
          <m:t>τ&gt;2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ensures that any two quorums must overlap in at least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weight, providing the safety guarantee proven in Section 4. </w:t>
      </w:r>
    </w:p>
    <w:p w14:paraId="42618C3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Security Analysis:</w:t>
      </w:r>
    </w:p>
    <w:p w14:paraId="334BD7C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For </w:t>
      </w:r>
      <m:oMath>
        <m:r>
          <w:rPr>
            <w:rFonts w:ascii="Cambria Math" w:hAnsi="Cambria Math"/>
            <w:sz w:val="18"/>
            <w:szCs w:val="18"/>
          </w:rPr>
          <m:t>τ=2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w:t>
      </w:r>
    </w:p>
    <w:p w14:paraId="7FA15B3B" w14:textId="77777777" w:rsidR="000F59A8" w:rsidRPr="00602E4B" w:rsidRDefault="000F59A8">
      <w:pPr>
        <w:numPr>
          <w:ilvl w:val="0"/>
          <w:numId w:val="63"/>
        </w:numPr>
        <w:spacing w:before="100" w:beforeAutospacing="1" w:after="100" w:afterAutospacing="1"/>
        <w:rPr>
          <w:rFonts w:ascii="Inter" w:hAnsi="Inter"/>
          <w:sz w:val="18"/>
          <w:szCs w:val="18"/>
        </w:rPr>
      </w:pPr>
      <w:r w:rsidRPr="00602E4B">
        <w:rPr>
          <w:rFonts w:ascii="Inter" w:hAnsi="Inter"/>
          <w:sz w:val="18"/>
          <w:szCs w:val="18"/>
        </w:rPr>
        <w:t xml:space="preserve">Two conflicting QCs require overlapping weight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m:t>
        </m:r>
      </m:oMath>
    </w:p>
    <w:p w14:paraId="6C35EF40" w14:textId="77777777" w:rsidR="000F59A8" w:rsidRPr="00602E4B" w:rsidRDefault="000F59A8">
      <w:pPr>
        <w:numPr>
          <w:ilvl w:val="0"/>
          <w:numId w:val="63"/>
        </w:numPr>
        <w:spacing w:before="100" w:beforeAutospacing="1" w:after="100" w:afterAutospacing="1"/>
        <w:rPr>
          <w:rFonts w:ascii="Inter" w:hAnsi="Inter"/>
          <w:sz w:val="18"/>
          <w:szCs w:val="18"/>
        </w:rPr>
      </w:pPr>
      <w:r w:rsidRPr="00602E4B">
        <w:rPr>
          <w:rFonts w:ascii="Inter" w:hAnsi="Inter"/>
          <w:sz w:val="18"/>
          <w:szCs w:val="18"/>
        </w:rPr>
        <w:t>This overlap must contain Byzantine validators (honest validators never equivocate)</w:t>
      </w:r>
    </w:p>
    <w:p w14:paraId="6C285E03" w14:textId="77777777" w:rsidR="000F59A8" w:rsidRPr="00602E4B" w:rsidRDefault="000F59A8">
      <w:pPr>
        <w:numPr>
          <w:ilvl w:val="0"/>
          <w:numId w:val="63"/>
        </w:numPr>
        <w:spacing w:before="100" w:beforeAutospacing="1" w:after="100" w:afterAutospacing="1"/>
        <w:rPr>
          <w:rFonts w:ascii="Inter" w:hAnsi="Inter"/>
          <w:sz w:val="18"/>
          <w:szCs w:val="18"/>
        </w:rPr>
      </w:pPr>
      <w:r w:rsidRPr="00602E4B">
        <w:rPr>
          <w:rFonts w:ascii="Inter" w:hAnsi="Inter"/>
          <w:sz w:val="18"/>
          <w:szCs w:val="18"/>
        </w:rPr>
        <w:lastRenderedPageBreak/>
        <w:t xml:space="preserve">But </w:t>
      </w:r>
      <m:oMath>
        <m:r>
          <w:rPr>
            <w:rFonts w:ascii="Cambria Math" w:hAnsi="Cambria Math"/>
            <w:sz w:val="18"/>
            <w:szCs w:val="18"/>
          </w:rPr>
          <m:t>f&lt;n</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by assumption, so conflicting QCs are impossible </w:t>
      </w:r>
    </w:p>
    <w:p w14:paraId="63AB8B5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For </w:t>
      </w:r>
      <m:oMath>
        <m:r>
          <w:rPr>
            <w:rFonts w:ascii="Cambria Math" w:hAnsi="Cambria Math"/>
            <w:sz w:val="18"/>
            <w:szCs w:val="18"/>
          </w:rPr>
          <m:t>τ&gt;2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(e.g., </w:t>
      </w:r>
      <m:oMath>
        <m:r>
          <w:rPr>
            <w:rFonts w:ascii="Cambria Math" w:hAnsi="Cambria Math"/>
            <w:sz w:val="18"/>
            <w:szCs w:val="18"/>
          </w:rPr>
          <m:t>τ=0.7</m:t>
        </m:r>
      </m:oMath>
      <w:r w:rsidRPr="00602E4B">
        <w:rPr>
          <w:rFonts w:ascii="Inter" w:hAnsi="Inter"/>
          <w:sz w:val="18"/>
          <w:szCs w:val="18"/>
        </w:rPr>
        <w:t xml:space="preserve">): </w:t>
      </w:r>
    </w:p>
    <w:p w14:paraId="470DFC0C" w14:textId="77777777" w:rsidR="000F59A8" w:rsidRPr="00602E4B" w:rsidRDefault="000F59A8">
      <w:pPr>
        <w:numPr>
          <w:ilvl w:val="0"/>
          <w:numId w:val="64"/>
        </w:numPr>
        <w:spacing w:before="100" w:beforeAutospacing="1" w:after="100" w:afterAutospacing="1"/>
        <w:rPr>
          <w:rFonts w:ascii="Inter" w:hAnsi="Inter"/>
          <w:sz w:val="18"/>
          <w:szCs w:val="18"/>
        </w:rPr>
      </w:pPr>
      <w:r w:rsidRPr="00602E4B">
        <w:rPr>
          <w:rFonts w:ascii="Inter" w:hAnsi="Inter"/>
          <w:sz w:val="18"/>
          <w:szCs w:val="18"/>
        </w:rPr>
        <w:t>Stronger safety (requires more Byzantine validators to attack)</w:t>
      </w:r>
    </w:p>
    <w:p w14:paraId="7E8B37F7" w14:textId="77777777" w:rsidR="000F59A8" w:rsidRPr="00602E4B" w:rsidRDefault="000F59A8">
      <w:pPr>
        <w:numPr>
          <w:ilvl w:val="0"/>
          <w:numId w:val="64"/>
        </w:numPr>
        <w:spacing w:before="100" w:beforeAutospacing="1" w:after="100" w:afterAutospacing="1"/>
        <w:rPr>
          <w:rFonts w:ascii="Inter" w:hAnsi="Inter"/>
          <w:sz w:val="18"/>
          <w:szCs w:val="18"/>
        </w:rPr>
      </w:pPr>
      <w:r w:rsidRPr="00602E4B">
        <w:rPr>
          <w:rFonts w:ascii="Inter" w:hAnsi="Inter"/>
          <w:sz w:val="18"/>
          <w:szCs w:val="18"/>
        </w:rPr>
        <w:t>Weaker liveness (harder to achieve quorum under network partition)</w:t>
      </w:r>
    </w:p>
    <w:p w14:paraId="3DEEF63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Bridge-Specific Thresholds:</w:t>
      </w:r>
    </w:p>
    <w:p w14:paraId="1369779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cross-chain operations, different thresholds may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3"/>
        <w:gridCol w:w="1223"/>
        <w:gridCol w:w="3886"/>
      </w:tblGrid>
      <w:tr w:rsidR="000F59A8" w:rsidRPr="00602E4B" w14:paraId="6492027C" w14:textId="77777777">
        <w:trPr>
          <w:tblHeader/>
          <w:tblCellSpacing w:w="15" w:type="dxa"/>
        </w:trPr>
        <w:tc>
          <w:tcPr>
            <w:tcW w:w="0" w:type="auto"/>
            <w:vAlign w:val="center"/>
            <w:hideMark/>
          </w:tcPr>
          <w:p w14:paraId="501D0E1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Operation Type</w:t>
            </w:r>
          </w:p>
        </w:tc>
        <w:tc>
          <w:tcPr>
            <w:tcW w:w="0" w:type="auto"/>
            <w:vAlign w:val="center"/>
            <w:hideMark/>
          </w:tcPr>
          <w:p w14:paraId="05B200A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Threshold (</w:t>
            </w:r>
            <m:oMath>
              <m:r>
                <w:rPr>
                  <w:rFonts w:ascii="Cambria Math" w:hAnsi="Cambria Math"/>
                  <w:sz w:val="18"/>
                  <w:szCs w:val="18"/>
                </w:rPr>
                <m:t>τ</m:t>
              </m:r>
            </m:oMath>
            <w:r w:rsidRPr="00602E4B">
              <w:rPr>
                <w:rFonts w:ascii="Inter" w:hAnsi="Inter"/>
                <w:b/>
                <w:bCs/>
                <w:sz w:val="18"/>
                <w:szCs w:val="18"/>
              </w:rPr>
              <w:t xml:space="preserve">) </w:t>
            </w:r>
          </w:p>
        </w:tc>
        <w:tc>
          <w:tcPr>
            <w:tcW w:w="0" w:type="auto"/>
            <w:vAlign w:val="center"/>
            <w:hideMark/>
          </w:tcPr>
          <w:p w14:paraId="18CF5239"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Rationale</w:t>
            </w:r>
          </w:p>
        </w:tc>
      </w:tr>
      <w:tr w:rsidR="000F59A8" w:rsidRPr="00602E4B" w14:paraId="0A77F607" w14:textId="77777777">
        <w:trPr>
          <w:tblCellSpacing w:w="15" w:type="dxa"/>
        </w:trPr>
        <w:tc>
          <w:tcPr>
            <w:tcW w:w="0" w:type="auto"/>
            <w:vAlign w:val="center"/>
            <w:hideMark/>
          </w:tcPr>
          <w:p w14:paraId="50764E93" w14:textId="77777777" w:rsidR="000F59A8" w:rsidRPr="00602E4B" w:rsidRDefault="000F59A8" w:rsidP="000F59A8">
            <w:pPr>
              <w:rPr>
                <w:rFonts w:ascii="Inter" w:hAnsi="Inter"/>
                <w:sz w:val="18"/>
                <w:szCs w:val="18"/>
              </w:rPr>
            </w:pPr>
            <w:r w:rsidRPr="00602E4B">
              <w:rPr>
                <w:rFonts w:ascii="Inter" w:hAnsi="Inter"/>
                <w:sz w:val="18"/>
                <w:szCs w:val="18"/>
              </w:rPr>
              <w:t>Consensus PREPARE/PRECOMMIT/COMMIT</w:t>
            </w:r>
          </w:p>
        </w:tc>
        <w:tc>
          <w:tcPr>
            <w:tcW w:w="0" w:type="auto"/>
            <w:vAlign w:val="center"/>
            <w:hideMark/>
          </w:tcPr>
          <w:p w14:paraId="65B13D15" w14:textId="77777777" w:rsidR="000F59A8" w:rsidRPr="00602E4B" w:rsidRDefault="000F59A8" w:rsidP="000F59A8">
            <w:pPr>
              <w:rPr>
                <w:rFonts w:ascii="Inter" w:hAnsi="Inter"/>
                <w:sz w:val="18"/>
                <w:szCs w:val="18"/>
              </w:rPr>
            </w:pPr>
            <w:r w:rsidRPr="00602E4B">
              <w:rPr>
                <w:rFonts w:ascii="Inter" w:hAnsi="Inter"/>
                <w:sz w:val="18"/>
                <w:szCs w:val="18"/>
              </w:rPr>
              <w:t>2/3</w:t>
            </w:r>
          </w:p>
        </w:tc>
        <w:tc>
          <w:tcPr>
            <w:tcW w:w="0" w:type="auto"/>
            <w:vAlign w:val="center"/>
            <w:hideMark/>
          </w:tcPr>
          <w:p w14:paraId="5B814D1B" w14:textId="77777777" w:rsidR="000F59A8" w:rsidRPr="00602E4B" w:rsidRDefault="000F59A8" w:rsidP="000F59A8">
            <w:pPr>
              <w:rPr>
                <w:rFonts w:ascii="Inter" w:hAnsi="Inter"/>
                <w:sz w:val="18"/>
                <w:szCs w:val="18"/>
              </w:rPr>
            </w:pPr>
            <w:r w:rsidRPr="00602E4B">
              <w:rPr>
                <w:rFonts w:ascii="Inter" w:hAnsi="Inter"/>
                <w:sz w:val="18"/>
                <w:szCs w:val="18"/>
              </w:rPr>
              <w:t>Standard BFT safety</w:t>
            </w:r>
          </w:p>
        </w:tc>
      </w:tr>
      <w:tr w:rsidR="000F59A8" w:rsidRPr="00602E4B" w14:paraId="328C5959" w14:textId="77777777">
        <w:trPr>
          <w:tblCellSpacing w:w="15" w:type="dxa"/>
        </w:trPr>
        <w:tc>
          <w:tcPr>
            <w:tcW w:w="0" w:type="auto"/>
            <w:vAlign w:val="center"/>
            <w:hideMark/>
          </w:tcPr>
          <w:p w14:paraId="37262FA1" w14:textId="77777777" w:rsidR="000F59A8" w:rsidRPr="00602E4B" w:rsidRDefault="000F59A8" w:rsidP="000F59A8">
            <w:pPr>
              <w:rPr>
                <w:rFonts w:ascii="Inter" w:hAnsi="Inter"/>
                <w:sz w:val="18"/>
                <w:szCs w:val="18"/>
              </w:rPr>
            </w:pPr>
            <w:r w:rsidRPr="00602E4B">
              <w:rPr>
                <w:rFonts w:ascii="Inter" w:hAnsi="Inter"/>
                <w:sz w:val="18"/>
                <w:szCs w:val="18"/>
              </w:rPr>
              <w:t>Bridge attestation (standard)</w:t>
            </w:r>
          </w:p>
        </w:tc>
        <w:tc>
          <w:tcPr>
            <w:tcW w:w="0" w:type="auto"/>
            <w:vAlign w:val="center"/>
            <w:hideMark/>
          </w:tcPr>
          <w:p w14:paraId="4EFDF919" w14:textId="77777777" w:rsidR="000F59A8" w:rsidRPr="00602E4B" w:rsidRDefault="000F59A8" w:rsidP="000F59A8">
            <w:pPr>
              <w:rPr>
                <w:rFonts w:ascii="Inter" w:hAnsi="Inter"/>
                <w:sz w:val="18"/>
                <w:szCs w:val="18"/>
              </w:rPr>
            </w:pPr>
            <w:r w:rsidRPr="00602E4B">
              <w:rPr>
                <w:rFonts w:ascii="Inter" w:hAnsi="Inter"/>
                <w:sz w:val="18"/>
                <w:szCs w:val="18"/>
              </w:rPr>
              <w:t>2/3</w:t>
            </w:r>
          </w:p>
        </w:tc>
        <w:tc>
          <w:tcPr>
            <w:tcW w:w="0" w:type="auto"/>
            <w:vAlign w:val="center"/>
            <w:hideMark/>
          </w:tcPr>
          <w:p w14:paraId="004A041C" w14:textId="77777777" w:rsidR="000F59A8" w:rsidRPr="00602E4B" w:rsidRDefault="000F59A8" w:rsidP="000F59A8">
            <w:pPr>
              <w:rPr>
                <w:rFonts w:ascii="Inter" w:hAnsi="Inter"/>
                <w:sz w:val="18"/>
                <w:szCs w:val="18"/>
              </w:rPr>
            </w:pPr>
            <w:r w:rsidRPr="00602E4B">
              <w:rPr>
                <w:rFonts w:ascii="Inter" w:hAnsi="Inter"/>
                <w:sz w:val="18"/>
                <w:szCs w:val="18"/>
              </w:rPr>
              <w:t>Balanced security/liveness</w:t>
            </w:r>
          </w:p>
        </w:tc>
      </w:tr>
      <w:tr w:rsidR="000F59A8" w:rsidRPr="00602E4B" w14:paraId="0F0756C2" w14:textId="77777777">
        <w:trPr>
          <w:tblCellSpacing w:w="15" w:type="dxa"/>
        </w:trPr>
        <w:tc>
          <w:tcPr>
            <w:tcW w:w="0" w:type="auto"/>
            <w:vAlign w:val="center"/>
            <w:hideMark/>
          </w:tcPr>
          <w:p w14:paraId="4D4C877F" w14:textId="77777777" w:rsidR="000F59A8" w:rsidRPr="00602E4B" w:rsidRDefault="000F59A8" w:rsidP="000F59A8">
            <w:pPr>
              <w:rPr>
                <w:rFonts w:ascii="Inter" w:hAnsi="Inter"/>
                <w:sz w:val="18"/>
                <w:szCs w:val="18"/>
              </w:rPr>
            </w:pPr>
            <w:r w:rsidRPr="00602E4B">
              <w:rPr>
                <w:rFonts w:ascii="Inter" w:hAnsi="Inter"/>
                <w:sz w:val="18"/>
                <w:szCs w:val="18"/>
              </w:rPr>
              <w:t>Bridge attestation (high-value &gt;$100k)</w:t>
            </w:r>
          </w:p>
        </w:tc>
        <w:tc>
          <w:tcPr>
            <w:tcW w:w="0" w:type="auto"/>
            <w:vAlign w:val="center"/>
            <w:hideMark/>
          </w:tcPr>
          <w:p w14:paraId="0BF6E509" w14:textId="77777777" w:rsidR="000F59A8" w:rsidRPr="00602E4B" w:rsidRDefault="000F59A8" w:rsidP="000F59A8">
            <w:pPr>
              <w:rPr>
                <w:rFonts w:ascii="Inter" w:hAnsi="Inter"/>
                <w:sz w:val="18"/>
                <w:szCs w:val="18"/>
              </w:rPr>
            </w:pPr>
            <w:r w:rsidRPr="00602E4B">
              <w:rPr>
                <w:rFonts w:ascii="Inter" w:hAnsi="Inter"/>
                <w:sz w:val="18"/>
                <w:szCs w:val="18"/>
              </w:rPr>
              <w:t>3/4</w:t>
            </w:r>
          </w:p>
        </w:tc>
        <w:tc>
          <w:tcPr>
            <w:tcW w:w="0" w:type="auto"/>
            <w:vAlign w:val="center"/>
            <w:hideMark/>
          </w:tcPr>
          <w:p w14:paraId="19BD5234" w14:textId="77777777" w:rsidR="000F59A8" w:rsidRPr="00602E4B" w:rsidRDefault="000F59A8" w:rsidP="000F59A8">
            <w:pPr>
              <w:rPr>
                <w:rFonts w:ascii="Inter" w:hAnsi="Inter"/>
                <w:sz w:val="18"/>
                <w:szCs w:val="18"/>
              </w:rPr>
            </w:pPr>
            <w:r w:rsidRPr="00602E4B">
              <w:rPr>
                <w:rFonts w:ascii="Inter" w:hAnsi="Inter"/>
                <w:sz w:val="18"/>
                <w:szCs w:val="18"/>
              </w:rPr>
              <w:t>Enhanced security for large transfers</w:t>
            </w:r>
          </w:p>
        </w:tc>
      </w:tr>
      <w:tr w:rsidR="000F59A8" w:rsidRPr="00602E4B" w14:paraId="56C5BC49" w14:textId="77777777">
        <w:trPr>
          <w:tblCellSpacing w:w="15" w:type="dxa"/>
        </w:trPr>
        <w:tc>
          <w:tcPr>
            <w:tcW w:w="0" w:type="auto"/>
            <w:vAlign w:val="center"/>
            <w:hideMark/>
          </w:tcPr>
          <w:p w14:paraId="2797F6FE" w14:textId="77777777" w:rsidR="000F59A8" w:rsidRPr="00602E4B" w:rsidRDefault="000F59A8" w:rsidP="000F59A8">
            <w:pPr>
              <w:rPr>
                <w:rFonts w:ascii="Inter" w:hAnsi="Inter"/>
                <w:sz w:val="18"/>
                <w:szCs w:val="18"/>
              </w:rPr>
            </w:pPr>
            <w:r w:rsidRPr="00602E4B">
              <w:rPr>
                <w:rFonts w:ascii="Inter" w:hAnsi="Inter"/>
                <w:sz w:val="18"/>
                <w:szCs w:val="18"/>
              </w:rPr>
              <w:t>Emergency bridge pause</w:t>
            </w:r>
          </w:p>
        </w:tc>
        <w:tc>
          <w:tcPr>
            <w:tcW w:w="0" w:type="auto"/>
            <w:vAlign w:val="center"/>
            <w:hideMark/>
          </w:tcPr>
          <w:p w14:paraId="0BEB2FB0" w14:textId="77777777" w:rsidR="000F59A8" w:rsidRPr="00602E4B" w:rsidRDefault="000F59A8" w:rsidP="000F59A8">
            <w:pPr>
              <w:rPr>
                <w:rFonts w:ascii="Inter" w:hAnsi="Inter"/>
                <w:sz w:val="18"/>
                <w:szCs w:val="18"/>
              </w:rPr>
            </w:pPr>
            <w:r w:rsidRPr="00602E4B">
              <w:rPr>
                <w:rFonts w:ascii="Inter" w:hAnsi="Inter"/>
                <w:sz w:val="18"/>
                <w:szCs w:val="18"/>
              </w:rPr>
              <w:t>3/4</w:t>
            </w:r>
          </w:p>
        </w:tc>
        <w:tc>
          <w:tcPr>
            <w:tcW w:w="0" w:type="auto"/>
            <w:vAlign w:val="center"/>
            <w:hideMark/>
          </w:tcPr>
          <w:p w14:paraId="58913C5E" w14:textId="77777777" w:rsidR="000F59A8" w:rsidRPr="00602E4B" w:rsidRDefault="000F59A8" w:rsidP="000F59A8">
            <w:pPr>
              <w:rPr>
                <w:rFonts w:ascii="Inter" w:hAnsi="Inter"/>
                <w:sz w:val="18"/>
                <w:szCs w:val="18"/>
              </w:rPr>
            </w:pPr>
            <w:r w:rsidRPr="00602E4B">
              <w:rPr>
                <w:rFonts w:ascii="Inter" w:hAnsi="Inter"/>
                <w:sz w:val="18"/>
                <w:szCs w:val="18"/>
              </w:rPr>
              <w:t>Requires strong consensus for drastic action</w:t>
            </w:r>
          </w:p>
        </w:tc>
      </w:tr>
      <w:tr w:rsidR="000F59A8" w:rsidRPr="00602E4B" w14:paraId="570BD098" w14:textId="77777777">
        <w:trPr>
          <w:tblCellSpacing w:w="15" w:type="dxa"/>
        </w:trPr>
        <w:tc>
          <w:tcPr>
            <w:tcW w:w="0" w:type="auto"/>
            <w:vAlign w:val="center"/>
            <w:hideMark/>
          </w:tcPr>
          <w:p w14:paraId="7AD52A10" w14:textId="77777777" w:rsidR="000F59A8" w:rsidRPr="00602E4B" w:rsidRDefault="000F59A8" w:rsidP="000F59A8">
            <w:pPr>
              <w:rPr>
                <w:rFonts w:ascii="Inter" w:hAnsi="Inter"/>
                <w:sz w:val="18"/>
                <w:szCs w:val="18"/>
              </w:rPr>
            </w:pPr>
            <w:r w:rsidRPr="00602E4B">
              <w:rPr>
                <w:rFonts w:ascii="Inter" w:hAnsi="Inter"/>
                <w:sz w:val="18"/>
                <w:szCs w:val="18"/>
              </w:rPr>
              <w:t>Bridge parameter update</w:t>
            </w:r>
          </w:p>
        </w:tc>
        <w:tc>
          <w:tcPr>
            <w:tcW w:w="0" w:type="auto"/>
            <w:vAlign w:val="center"/>
            <w:hideMark/>
          </w:tcPr>
          <w:p w14:paraId="5EBB9714" w14:textId="77777777" w:rsidR="000F59A8" w:rsidRPr="00602E4B" w:rsidRDefault="000F59A8" w:rsidP="000F59A8">
            <w:pPr>
              <w:rPr>
                <w:rFonts w:ascii="Inter" w:hAnsi="Inter"/>
                <w:sz w:val="18"/>
                <w:szCs w:val="18"/>
              </w:rPr>
            </w:pPr>
            <w:r w:rsidRPr="00602E4B">
              <w:rPr>
                <w:rFonts w:ascii="Inter" w:hAnsi="Inter"/>
                <w:sz w:val="18"/>
                <w:szCs w:val="18"/>
              </w:rPr>
              <w:t>4/5</w:t>
            </w:r>
          </w:p>
        </w:tc>
        <w:tc>
          <w:tcPr>
            <w:tcW w:w="0" w:type="auto"/>
            <w:vAlign w:val="center"/>
            <w:hideMark/>
          </w:tcPr>
          <w:p w14:paraId="5D9FD06D" w14:textId="77777777" w:rsidR="000F59A8" w:rsidRPr="00602E4B" w:rsidRDefault="000F59A8" w:rsidP="000F59A8">
            <w:pPr>
              <w:rPr>
                <w:rFonts w:ascii="Inter" w:hAnsi="Inter"/>
                <w:sz w:val="18"/>
                <w:szCs w:val="18"/>
              </w:rPr>
            </w:pPr>
            <w:r w:rsidRPr="00602E4B">
              <w:rPr>
                <w:rFonts w:ascii="Inter" w:hAnsi="Inter"/>
                <w:sz w:val="18"/>
                <w:szCs w:val="18"/>
              </w:rPr>
              <w:t>Critical changes need supermajority</w:t>
            </w:r>
          </w:p>
        </w:tc>
      </w:tr>
    </w:tbl>
    <w:p w14:paraId="7B4E3FB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Notes:</w:t>
      </w:r>
    </w:p>
    <w:p w14:paraId="03F044C7" w14:textId="77777777" w:rsidR="000F59A8" w:rsidRPr="00602E4B" w:rsidRDefault="000F59A8">
      <w:pPr>
        <w:numPr>
          <w:ilvl w:val="0"/>
          <w:numId w:val="65"/>
        </w:numPr>
        <w:spacing w:before="100" w:beforeAutospacing="1" w:after="100" w:afterAutospacing="1"/>
        <w:rPr>
          <w:rFonts w:ascii="Inter" w:hAnsi="Inter"/>
          <w:sz w:val="18"/>
          <w:szCs w:val="18"/>
        </w:rPr>
      </w:pPr>
      <w:r w:rsidRPr="00602E4B">
        <w:rPr>
          <w:rFonts w:ascii="Inter" w:hAnsi="Inter"/>
          <w:sz w:val="18"/>
          <w:szCs w:val="18"/>
        </w:rPr>
        <w:t>Verify QC validity before processing to prevent resource exhaustion</w:t>
      </w:r>
    </w:p>
    <w:p w14:paraId="338B3739" w14:textId="77777777" w:rsidR="000F59A8" w:rsidRPr="00602E4B" w:rsidRDefault="000F59A8">
      <w:pPr>
        <w:numPr>
          <w:ilvl w:val="0"/>
          <w:numId w:val="65"/>
        </w:numPr>
        <w:spacing w:before="100" w:beforeAutospacing="1" w:after="100" w:afterAutospacing="1"/>
        <w:rPr>
          <w:rFonts w:ascii="Inter" w:hAnsi="Inter"/>
          <w:sz w:val="18"/>
          <w:szCs w:val="18"/>
        </w:rPr>
      </w:pPr>
      <w:r w:rsidRPr="00602E4B">
        <w:rPr>
          <w:rFonts w:ascii="Inter" w:hAnsi="Inter"/>
          <w:sz w:val="18"/>
          <w:szCs w:val="18"/>
        </w:rPr>
        <w:t>Aggregate signatures efficiently using bitmap indices</w:t>
      </w:r>
    </w:p>
    <w:p w14:paraId="7ED250A2" w14:textId="77777777" w:rsidR="000F59A8" w:rsidRPr="00602E4B" w:rsidRDefault="000F59A8">
      <w:pPr>
        <w:numPr>
          <w:ilvl w:val="0"/>
          <w:numId w:val="65"/>
        </w:numPr>
        <w:spacing w:before="100" w:beforeAutospacing="1" w:after="100" w:afterAutospacing="1"/>
        <w:rPr>
          <w:rFonts w:ascii="Inter" w:hAnsi="Inter"/>
          <w:sz w:val="18"/>
          <w:szCs w:val="18"/>
        </w:rPr>
      </w:pPr>
      <w:r w:rsidRPr="00602E4B">
        <w:rPr>
          <w:rFonts w:ascii="Inter" w:hAnsi="Inter"/>
          <w:sz w:val="18"/>
          <w:szCs w:val="18"/>
        </w:rPr>
        <w:t>Cache weight sums to avoid recomputation</w:t>
      </w:r>
    </w:p>
    <w:p w14:paraId="656C4944" w14:textId="77777777" w:rsidR="000F59A8" w:rsidRPr="00602E4B" w:rsidRDefault="000F59A8">
      <w:pPr>
        <w:numPr>
          <w:ilvl w:val="0"/>
          <w:numId w:val="65"/>
        </w:numPr>
        <w:spacing w:before="100" w:beforeAutospacing="1" w:after="100" w:afterAutospacing="1"/>
        <w:rPr>
          <w:rFonts w:ascii="Inter" w:hAnsi="Inter"/>
          <w:sz w:val="18"/>
          <w:szCs w:val="18"/>
        </w:rPr>
      </w:pPr>
      <w:r w:rsidRPr="00602E4B">
        <w:rPr>
          <w:rFonts w:ascii="Inter" w:hAnsi="Inter"/>
          <w:b/>
          <w:bCs/>
          <w:sz w:val="18"/>
          <w:szCs w:val="18"/>
        </w:rPr>
        <w:t>For bridge QCs</w:t>
      </w:r>
      <w:r w:rsidRPr="00602E4B">
        <w:rPr>
          <w:rFonts w:ascii="Inter" w:hAnsi="Inter"/>
          <w:sz w:val="18"/>
          <w:szCs w:val="18"/>
        </w:rPr>
        <w:t>: Verify that all signers are registered in the witness registry for the relevant external chain</w:t>
      </w:r>
    </w:p>
    <w:p w14:paraId="06439DA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w:t>
      </w:r>
    </w:p>
    <w:p w14:paraId="6B0300D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Continuing the previous example with </w:t>
      </w:r>
      <m:oMath>
        <m:r>
          <w:rPr>
            <w:rFonts w:ascii="Cambria Math" w:hAnsi="Cambria Math"/>
            <w:sz w:val="18"/>
            <w:szCs w:val="18"/>
          </w:rPr>
          <m:t>τ=2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w:t>
      </w:r>
    </w:p>
    <w:p w14:paraId="6D44A37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Scenario 1 - Alice and Bob sign: </w:t>
      </w:r>
    </w:p>
    <w:p w14:paraId="7D3F8782"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m:rPr>
                  <m:nor/>
                </m:rPr>
                <w:rPr>
                  <w:rFonts w:ascii="Inter" w:hAnsi="Inter"/>
                  <w:sz w:val="18"/>
                  <w:szCs w:val="18"/>
                </w:rPr>
                <m:t>Alice</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m:rPr>
                  <m:nor/>
                </m:rPr>
                <w:rPr>
                  <w:rFonts w:ascii="Inter" w:hAnsi="Inter"/>
                  <w:sz w:val="18"/>
                  <w:szCs w:val="18"/>
                </w:rPr>
                <m:t>Bob</m:t>
              </m:r>
            </m:sub>
          </m:sSub>
          <m:r>
            <w:rPr>
              <w:rFonts w:ascii="Cambria Math" w:hAnsi="Cambria Math"/>
              <w:sz w:val="18"/>
              <w:szCs w:val="18"/>
            </w:rPr>
            <m:t>=0.538+0.290=0.828≥0.667</m:t>
          </m:r>
          <m:r>
            <m:rPr>
              <m:sty m:val="p"/>
            </m:rPr>
            <w:rPr>
              <w:rFonts w:ascii="Cambria Math" w:hAnsi="Cambria Math"/>
              <w:sz w:val="18"/>
              <w:szCs w:val="18"/>
            </w:rPr>
            <w:br/>
          </m:r>
        </m:oMath>
      </m:oMathPara>
    </w:p>
    <w:p w14:paraId="093E758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Valid QC </w:t>
      </w:r>
      <w:r w:rsidRPr="00602E4B">
        <w:rPr>
          <w:rFonts w:ascii="Inter" w:hAnsi="Inter" w:cs="Segoe UI Symbol"/>
          <w:sz w:val="18"/>
          <w:szCs w:val="18"/>
        </w:rPr>
        <w:t>✓</w:t>
      </w:r>
      <w:r w:rsidRPr="00602E4B">
        <w:rPr>
          <w:rFonts w:ascii="Inter" w:hAnsi="Inter"/>
          <w:sz w:val="18"/>
          <w:szCs w:val="18"/>
        </w:rPr>
        <w:t xml:space="preserve"> </w:t>
      </w:r>
    </w:p>
    <w:p w14:paraId="3C2E58F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Scenario 2 - Bob and Carol sign: </w:t>
      </w:r>
    </w:p>
    <w:p w14:paraId="5916B3D2"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m:rPr>
                  <m:nor/>
                </m:rPr>
                <w:rPr>
                  <w:rFonts w:ascii="Inter" w:hAnsi="Inter"/>
                  <w:sz w:val="18"/>
                  <w:szCs w:val="18"/>
                </w:rPr>
                <m:t>Bob</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m:rPr>
                  <m:nor/>
                </m:rPr>
                <w:rPr>
                  <w:rFonts w:ascii="Inter" w:hAnsi="Inter"/>
                  <w:sz w:val="18"/>
                  <w:szCs w:val="18"/>
                </w:rPr>
                <m:t>Carol</m:t>
              </m:r>
            </m:sub>
          </m:sSub>
          <m:r>
            <w:rPr>
              <w:rFonts w:ascii="Cambria Math" w:hAnsi="Cambria Math"/>
              <w:sz w:val="18"/>
              <w:szCs w:val="18"/>
            </w:rPr>
            <m:t>=0.290+0.172=0.462&lt;0.667</m:t>
          </m:r>
          <m:r>
            <m:rPr>
              <m:sty m:val="p"/>
            </m:rPr>
            <w:rPr>
              <w:rFonts w:ascii="Cambria Math" w:hAnsi="Cambria Math"/>
              <w:sz w:val="18"/>
              <w:szCs w:val="18"/>
            </w:rPr>
            <w:br/>
          </m:r>
        </m:oMath>
      </m:oMathPara>
    </w:p>
    <w:p w14:paraId="56FD67D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Invalid QC </w:t>
      </w:r>
      <w:r w:rsidRPr="00602E4B">
        <w:rPr>
          <w:rFonts w:ascii="Inter" w:hAnsi="Inter" w:cs="Segoe UI Symbol"/>
          <w:sz w:val="18"/>
          <w:szCs w:val="18"/>
        </w:rPr>
        <w:t>✗</w:t>
      </w:r>
      <w:r w:rsidRPr="00602E4B">
        <w:rPr>
          <w:rFonts w:ascii="Inter" w:hAnsi="Inter"/>
          <w:sz w:val="18"/>
          <w:szCs w:val="18"/>
        </w:rPr>
        <w:t xml:space="preserve"> </w:t>
      </w:r>
    </w:p>
    <w:p w14:paraId="52847F5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Scenario 3 - All three sign: </w:t>
      </w:r>
    </w:p>
    <w:p w14:paraId="4014F75B" w14:textId="77777777" w:rsidR="000F59A8" w:rsidRPr="00602E4B" w:rsidRDefault="000F59A8" w:rsidP="000F59A8">
      <w:pPr>
        <w:rPr>
          <w:rFonts w:ascii="Inter" w:hAnsi="Inter"/>
          <w:sz w:val="18"/>
          <w:szCs w:val="18"/>
        </w:rPr>
      </w:pPr>
      <m:oMathPara>
        <m:oMath>
          <m:r>
            <w:rPr>
              <w:rFonts w:ascii="Cambria Math" w:hAnsi="Cambria Math"/>
              <w:sz w:val="18"/>
              <w:szCs w:val="18"/>
            </w:rPr>
            <m:t>0.538+0.290+0.172=1.000≥0.667</m:t>
          </m:r>
          <m:r>
            <m:rPr>
              <m:sty m:val="p"/>
            </m:rPr>
            <w:rPr>
              <w:rFonts w:ascii="Cambria Math" w:hAnsi="Cambria Math"/>
              <w:sz w:val="18"/>
              <w:szCs w:val="18"/>
            </w:rPr>
            <w:br/>
          </m:r>
        </m:oMath>
      </m:oMathPara>
    </w:p>
    <w:p w14:paraId="7F6228F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Valid QC </w:t>
      </w:r>
      <w:r w:rsidRPr="00602E4B">
        <w:rPr>
          <w:rFonts w:ascii="Inter" w:hAnsi="Inter" w:cs="Segoe UI Symbol"/>
          <w:sz w:val="18"/>
          <w:szCs w:val="18"/>
        </w:rPr>
        <w:t>✓</w:t>
      </w:r>
      <w:r w:rsidRPr="00602E4B">
        <w:rPr>
          <w:rFonts w:ascii="Inter" w:hAnsi="Inter"/>
          <w:sz w:val="18"/>
          <w:szCs w:val="18"/>
        </w:rPr>
        <w:t xml:space="preserve"> (unanimous) </w:t>
      </w:r>
    </w:p>
    <w:p w14:paraId="73CB3DF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Attestation Example:</w:t>
      </w:r>
    </w:p>
    <w:p w14:paraId="5714EE4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Ethereum → Synergy transfer of 1000 ETH (high-value, requires </w:t>
      </w:r>
      <m:oMath>
        <m:r>
          <w:rPr>
            <w:rFonts w:ascii="Cambria Math" w:hAnsi="Cambria Math"/>
            <w:sz w:val="18"/>
            <w:szCs w:val="18"/>
          </w:rPr>
          <m:t>τ=3</m:t>
        </m:r>
        <m:r>
          <m:rPr>
            <m:sty m:val="p"/>
          </m:rPr>
          <w:rPr>
            <w:rFonts w:ascii="Cambria Math" w:hAnsi="Cambria Math"/>
            <w:sz w:val="18"/>
            <w:szCs w:val="18"/>
          </w:rPr>
          <m:t>/</m:t>
        </m:r>
        <m:r>
          <w:rPr>
            <w:rFonts w:ascii="Cambria Math" w:hAnsi="Cambria Math"/>
            <w:sz w:val="18"/>
            <w:szCs w:val="18"/>
          </w:rPr>
          <m:t>4</m:t>
        </m:r>
      </m:oMath>
      <w:r w:rsidRPr="00602E4B">
        <w:rPr>
          <w:rFonts w:ascii="Inter" w:hAnsi="Inter"/>
          <w:sz w:val="18"/>
          <w:szCs w:val="18"/>
        </w:rPr>
        <w:t xml:space="preserve">): </w:t>
      </w:r>
    </w:p>
    <w:p w14:paraId="59068AB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Bridge relayer set: 150 validators Required signers: </w:t>
      </w:r>
      <m:oMath>
        <m:r>
          <w:rPr>
            <w:rFonts w:ascii="Cambria Math" w:hAnsi="Cambria Math"/>
            <w:sz w:val="18"/>
            <w:szCs w:val="18"/>
          </w:rPr>
          <m:t>150×0.75=112.5⇒113</m:t>
        </m:r>
      </m:oMath>
      <w:r w:rsidRPr="00602E4B">
        <w:rPr>
          <w:rFonts w:ascii="Inter" w:hAnsi="Inter"/>
          <w:sz w:val="18"/>
          <w:szCs w:val="18"/>
        </w:rPr>
        <w:t xml:space="preserve">validators (rounded up) </w:t>
      </w:r>
    </w:p>
    <w:p w14:paraId="6B035AC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lastRenderedPageBreak/>
        <w:t>Attestation received from 115 validators with combined normalized weight = 0.76</w:t>
      </w:r>
    </w:p>
    <w:p w14:paraId="7ABF54A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Verification:</w:t>
      </w:r>
    </w:p>
    <w:p w14:paraId="191F269E" w14:textId="77777777" w:rsidR="000F59A8" w:rsidRPr="00602E4B" w:rsidRDefault="000F59A8">
      <w:pPr>
        <w:numPr>
          <w:ilvl w:val="0"/>
          <w:numId w:val="66"/>
        </w:numPr>
        <w:spacing w:before="100" w:beforeAutospacing="1" w:after="100" w:afterAutospacing="1"/>
        <w:rPr>
          <w:rFonts w:ascii="Inter" w:hAnsi="Inter"/>
          <w:sz w:val="18"/>
          <w:szCs w:val="18"/>
        </w:rPr>
      </w:pPr>
      <w:r w:rsidRPr="00602E4B">
        <w:rPr>
          <w:rFonts w:ascii="Inter" w:hAnsi="Inter"/>
          <w:sz w:val="18"/>
          <w:szCs w:val="18"/>
        </w:rPr>
        <w:t xml:space="preserve">Signer count: 115 ≥ 113 </w:t>
      </w:r>
      <w:r w:rsidRPr="00602E4B">
        <w:rPr>
          <w:rFonts w:ascii="Inter" w:hAnsi="Inter" w:cs="Segoe UI Symbol"/>
          <w:sz w:val="18"/>
          <w:szCs w:val="18"/>
        </w:rPr>
        <w:t>✓</w:t>
      </w:r>
    </w:p>
    <w:p w14:paraId="5B194BCC" w14:textId="77777777" w:rsidR="000F59A8" w:rsidRPr="00602E4B" w:rsidRDefault="000F59A8">
      <w:pPr>
        <w:numPr>
          <w:ilvl w:val="0"/>
          <w:numId w:val="66"/>
        </w:numPr>
        <w:spacing w:before="100" w:beforeAutospacing="1" w:after="100" w:afterAutospacing="1"/>
        <w:rPr>
          <w:rFonts w:ascii="Inter" w:hAnsi="Inter"/>
          <w:sz w:val="18"/>
          <w:szCs w:val="18"/>
        </w:rPr>
      </w:pPr>
      <w:r w:rsidRPr="00602E4B">
        <w:rPr>
          <w:rFonts w:ascii="Inter" w:hAnsi="Inter"/>
          <w:sz w:val="18"/>
          <w:szCs w:val="18"/>
        </w:rPr>
        <w:t xml:space="preserve">Weight threshold: 0.76 ≥ 0.75 </w:t>
      </w:r>
      <w:r w:rsidRPr="00602E4B">
        <w:rPr>
          <w:rFonts w:ascii="Inter" w:hAnsi="Inter" w:cs="Segoe UI Symbol"/>
          <w:sz w:val="18"/>
          <w:szCs w:val="18"/>
        </w:rPr>
        <w:t>✓</w:t>
      </w:r>
    </w:p>
    <w:p w14:paraId="747DA720" w14:textId="77777777" w:rsidR="000F59A8" w:rsidRPr="00602E4B" w:rsidRDefault="000F59A8">
      <w:pPr>
        <w:numPr>
          <w:ilvl w:val="0"/>
          <w:numId w:val="66"/>
        </w:numPr>
        <w:spacing w:before="100" w:beforeAutospacing="1" w:after="100" w:afterAutospacing="1"/>
        <w:rPr>
          <w:rFonts w:ascii="Inter" w:hAnsi="Inter"/>
          <w:sz w:val="18"/>
          <w:szCs w:val="18"/>
        </w:rPr>
      </w:pPr>
      <w:r w:rsidRPr="00602E4B">
        <w:rPr>
          <w:rFonts w:ascii="Inter" w:hAnsi="Inter"/>
          <w:sz w:val="18"/>
          <w:szCs w:val="18"/>
        </w:rPr>
        <w:t xml:space="preserve">All signers in Ethereum witness registry </w:t>
      </w:r>
      <w:r w:rsidRPr="00602E4B">
        <w:rPr>
          <w:rFonts w:ascii="Inter" w:hAnsi="Inter" w:cs="Segoe UI Symbol"/>
          <w:sz w:val="18"/>
          <w:szCs w:val="18"/>
        </w:rPr>
        <w:t>✓</w:t>
      </w:r>
    </w:p>
    <w:p w14:paraId="1381648C" w14:textId="77777777" w:rsidR="000F59A8" w:rsidRPr="00602E4B" w:rsidRDefault="000F59A8">
      <w:pPr>
        <w:numPr>
          <w:ilvl w:val="0"/>
          <w:numId w:val="66"/>
        </w:numPr>
        <w:spacing w:before="100" w:beforeAutospacing="1" w:after="100" w:afterAutospacing="1"/>
        <w:rPr>
          <w:rFonts w:ascii="Inter" w:hAnsi="Inter"/>
          <w:sz w:val="18"/>
          <w:szCs w:val="18"/>
        </w:rPr>
      </w:pPr>
      <w:r w:rsidRPr="00602E4B">
        <w:rPr>
          <w:rFonts w:ascii="Inter" w:hAnsi="Inter"/>
          <w:sz w:val="18"/>
          <w:szCs w:val="18"/>
        </w:rPr>
        <w:t xml:space="preserve">External chain confirmation depth sufficient (12 blocks) </w:t>
      </w:r>
      <w:r w:rsidRPr="00602E4B">
        <w:rPr>
          <w:rFonts w:ascii="Inter" w:hAnsi="Inter" w:cs="Segoe UI Symbol"/>
          <w:sz w:val="18"/>
          <w:szCs w:val="18"/>
        </w:rPr>
        <w:t>✓</w:t>
      </w:r>
    </w:p>
    <w:p w14:paraId="65FB145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Result:</w:t>
      </w:r>
      <w:r w:rsidRPr="00602E4B">
        <w:rPr>
          <w:rFonts w:ascii="Inter" w:hAnsi="Inter"/>
          <w:sz w:val="18"/>
          <w:szCs w:val="18"/>
        </w:rPr>
        <w:t xml:space="preserve"> Attestation valid, 1000 ETH can be minted on Synergy Network.</w:t>
      </w:r>
    </w:p>
    <w:p w14:paraId="6C474FE0"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5.4 Diversity-Corrected Weight</w:t>
      </w:r>
    </w:p>
    <w:p w14:paraId="06D0262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7A54A804"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W</m:t>
              </m:r>
            </m:e>
            <m:sub>
              <m:r>
                <w:rPr>
                  <w:rFonts w:ascii="Cambria Math" w:hAnsi="Cambria Math"/>
                  <w:sz w:val="18"/>
                  <w:szCs w:val="18"/>
                </w:rPr>
                <m:t>i</m:t>
              </m:r>
            </m:sub>
            <m:sup>
              <m:r>
                <m:rPr>
                  <m:sty m:val="p"/>
                </m:rPr>
                <w:rPr>
                  <w:rFonts w:ascii="Cambria Math" w:hAnsi="Cambria Math"/>
                  <w:sz w:val="18"/>
                  <w:szCs w:val="18"/>
                </w:rPr>
                <m:t>'</m:t>
              </m:r>
            </m:sup>
          </m:sSub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m:rPr>
              <m:sty m:val="p"/>
            </m:rPr>
            <w:rPr>
              <w:rFonts w:ascii="Cambria Math" w:hAnsi="Cambria Math"/>
              <w:sz w:val="18"/>
              <w:szCs w:val="18"/>
            </w:rPr>
            <w:br/>
          </m:r>
        </m:oMath>
      </m:oMathPara>
    </w:p>
    <w:p w14:paraId="1CBE995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 the diversity multiplier is:</w:t>
      </w:r>
    </w:p>
    <w:p w14:paraId="570D6A0F"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exp</m:t>
          </m:r>
          <m:r>
            <w:rPr>
              <w:rFonts w:ascii="Cambria Math" w:hAnsi="Cambria Math"/>
              <w:sz w:val="18"/>
              <w:szCs w:val="18"/>
            </w:rPr>
            <m:t>⁡(-λ⋅</m:t>
          </m:r>
          <m:r>
            <m:rPr>
              <m:sty m:val="p"/>
            </m:rPr>
            <w:rPr>
              <w:rFonts w:ascii="Cambria Math" w:hAnsi="Cambria Math"/>
              <w:sz w:val="18"/>
              <w:szCs w:val="18"/>
            </w:rPr>
            <m:t>max</m:t>
          </m:r>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-μ))</m:t>
          </m:r>
          <m:r>
            <m:rPr>
              <m:sty m:val="p"/>
            </m:rPr>
            <w:rPr>
              <w:rFonts w:ascii="Cambria Math" w:hAnsi="Cambria Math"/>
              <w:sz w:val="18"/>
              <w:szCs w:val="18"/>
            </w:rPr>
            <w:br/>
          </m:r>
        </m:oMath>
      </m:oMathPara>
    </w:p>
    <w:p w14:paraId="38AA97E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0392DD61" w14:textId="77777777" w:rsidR="000F59A8" w:rsidRPr="00602E4B" w:rsidRDefault="00000000">
      <w:pPr>
        <w:numPr>
          <w:ilvl w:val="0"/>
          <w:numId w:val="67"/>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W</m:t>
            </m:r>
          </m:e>
          <m:sub>
            <m:r>
              <w:rPr>
                <w:rFonts w:ascii="Cambria Math" w:hAnsi="Cambria Math"/>
                <w:sz w:val="18"/>
                <w:szCs w:val="18"/>
              </w:rPr>
              <m:t>i</m:t>
            </m:r>
          </m:sub>
          <m:sup>
            <m:r>
              <m:rPr>
                <m:sty m:val="p"/>
              </m:rPr>
              <w:rPr>
                <w:rFonts w:ascii="Cambria Math" w:hAnsi="Cambria Math"/>
                <w:sz w:val="18"/>
                <w:szCs w:val="18"/>
              </w:rPr>
              <m:t>'</m:t>
            </m:r>
          </m:sup>
        </m:sSubSup>
      </m:oMath>
      <w:r w:rsidR="000F59A8" w:rsidRPr="00602E4B">
        <w:rPr>
          <w:rFonts w:ascii="Inter" w:hAnsi="Inter"/>
          <w:sz w:val="18"/>
          <w:szCs w:val="18"/>
        </w:rPr>
        <w:t>- Adjusted weight after diversity penalty</w:t>
      </w:r>
    </w:p>
    <w:p w14:paraId="34437EE6" w14:textId="77777777" w:rsidR="000F59A8" w:rsidRPr="00602E4B" w:rsidRDefault="00000000">
      <w:pPr>
        <w:numPr>
          <w:ilvl w:val="0"/>
          <w:numId w:val="6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oMath>
      <w:r w:rsidR="000F59A8" w:rsidRPr="00602E4B">
        <w:rPr>
          <w:rFonts w:ascii="Inter" w:hAnsi="Inter"/>
          <w:sz w:val="18"/>
          <w:szCs w:val="18"/>
        </w:rPr>
        <w:t xml:space="preserve">- Diversity multiplier in range </w:t>
      </w:r>
      <m:oMath>
        <m:r>
          <w:rPr>
            <w:rFonts w:ascii="Cambria Math" w:hAnsi="Cambria Math"/>
            <w:sz w:val="18"/>
            <w:szCs w:val="18"/>
          </w:rPr>
          <m:t>(0,1]</m:t>
        </m:r>
      </m:oMath>
    </w:p>
    <w:p w14:paraId="1C67FAEC" w14:textId="77777777" w:rsidR="000F59A8" w:rsidRPr="00602E4B" w:rsidRDefault="00000000">
      <w:pPr>
        <w:numPr>
          <w:ilvl w:val="0"/>
          <w:numId w:val="6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oMath>
      <w:r w:rsidR="000F59A8" w:rsidRPr="00602E4B">
        <w:rPr>
          <w:rFonts w:ascii="Inter" w:hAnsi="Inter"/>
          <w:sz w:val="18"/>
          <w:szCs w:val="18"/>
        </w:rPr>
        <w:t xml:space="preserve">- Recent co-committee frequency (fraction of recent rounds where validator </w:t>
      </w:r>
      <m:oMath>
        <m:r>
          <w:rPr>
            <w:rFonts w:ascii="Cambria Math" w:hAnsi="Cambria Math"/>
            <w:sz w:val="18"/>
            <w:szCs w:val="18"/>
          </w:rPr>
          <m:t>i</m:t>
        </m:r>
      </m:oMath>
      <w:r w:rsidR="000F59A8" w:rsidRPr="00602E4B">
        <w:rPr>
          <w:rFonts w:ascii="Inter" w:hAnsi="Inter"/>
          <w:sz w:val="18"/>
          <w:szCs w:val="18"/>
        </w:rPr>
        <w:t xml:space="preserve">served with same operator cohort) </w:t>
      </w:r>
    </w:p>
    <w:p w14:paraId="5C120081" w14:textId="77777777" w:rsidR="000F59A8" w:rsidRPr="00602E4B" w:rsidRDefault="000F59A8">
      <w:pPr>
        <w:numPr>
          <w:ilvl w:val="0"/>
          <w:numId w:val="67"/>
        </w:numPr>
        <w:spacing w:before="100" w:beforeAutospacing="1" w:after="100" w:afterAutospacing="1"/>
        <w:rPr>
          <w:rFonts w:ascii="Inter" w:hAnsi="Inter"/>
          <w:sz w:val="18"/>
          <w:szCs w:val="18"/>
        </w:rPr>
      </w:pPr>
      <m:oMath>
        <m:r>
          <w:rPr>
            <w:rFonts w:ascii="Cambria Math" w:hAnsi="Cambria Math"/>
            <w:sz w:val="18"/>
            <w:szCs w:val="18"/>
          </w:rPr>
          <m:t>μ</m:t>
        </m:r>
      </m:oMath>
      <w:r w:rsidRPr="00602E4B">
        <w:rPr>
          <w:rFonts w:ascii="Inter" w:hAnsi="Inter"/>
          <w:sz w:val="18"/>
          <w:szCs w:val="18"/>
        </w:rPr>
        <w:t xml:space="preserve">- Expected frequency under random mixing (baseline: </w:t>
      </w:r>
      <m:oMath>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oMath>
      <w:r w:rsidRPr="00602E4B">
        <w:rPr>
          <w:rFonts w:ascii="Inter" w:hAnsi="Inter"/>
          <w:sz w:val="18"/>
          <w:szCs w:val="18"/>
        </w:rPr>
        <w:t xml:space="preserve">for committee size </w:t>
      </w:r>
      <m:oMath>
        <m:r>
          <w:rPr>
            <w:rFonts w:ascii="Cambria Math" w:hAnsi="Cambria Math"/>
            <w:sz w:val="18"/>
            <w:szCs w:val="18"/>
          </w:rPr>
          <m:t>m</m:t>
        </m:r>
      </m:oMath>
      <w:r w:rsidRPr="00602E4B">
        <w:rPr>
          <w:rFonts w:ascii="Inter" w:hAnsi="Inter"/>
          <w:sz w:val="18"/>
          <w:szCs w:val="18"/>
        </w:rPr>
        <w:t xml:space="preserve">and total validators </w:t>
      </w:r>
      <m:oMath>
        <m:r>
          <w:rPr>
            <w:rFonts w:ascii="Cambria Math" w:hAnsi="Cambria Math"/>
            <w:sz w:val="18"/>
            <w:szCs w:val="18"/>
          </w:rPr>
          <m:t>n</m:t>
        </m:r>
      </m:oMath>
      <w:r w:rsidRPr="00602E4B">
        <w:rPr>
          <w:rFonts w:ascii="Inter" w:hAnsi="Inter"/>
          <w:sz w:val="18"/>
          <w:szCs w:val="18"/>
        </w:rPr>
        <w:t xml:space="preserve">) </w:t>
      </w:r>
    </w:p>
    <w:p w14:paraId="39AA4DB9" w14:textId="77777777" w:rsidR="000F59A8" w:rsidRPr="00602E4B" w:rsidRDefault="000F59A8">
      <w:pPr>
        <w:numPr>
          <w:ilvl w:val="0"/>
          <w:numId w:val="67"/>
        </w:numPr>
        <w:spacing w:before="100" w:beforeAutospacing="1" w:after="100" w:afterAutospacing="1"/>
        <w:rPr>
          <w:rFonts w:ascii="Inter" w:hAnsi="Inter"/>
          <w:sz w:val="18"/>
          <w:szCs w:val="18"/>
        </w:rPr>
      </w:pPr>
      <m:oMath>
        <m:r>
          <w:rPr>
            <w:rFonts w:ascii="Cambria Math" w:hAnsi="Cambria Math"/>
            <w:sz w:val="18"/>
            <w:szCs w:val="18"/>
          </w:rPr>
          <m:t>λ</m:t>
        </m:r>
      </m:oMath>
      <w:r w:rsidRPr="00602E4B">
        <w:rPr>
          <w:rFonts w:ascii="Inter" w:hAnsi="Inter"/>
          <w:sz w:val="18"/>
          <w:szCs w:val="18"/>
        </w:rPr>
        <w:t>- Penalty strength parameter (default: 0.7, higher values → stronger penalty)</w:t>
      </w:r>
    </w:p>
    <w:p w14:paraId="55748B8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Role in Protocol:</w:t>
      </w:r>
    </w:p>
    <w:p w14:paraId="73195AE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Committee sampling uses </w:t>
      </w:r>
      <m:oMath>
        <m:sSubSup>
          <m:sSubSupPr>
            <m:ctrlPr>
              <w:rPr>
                <w:rFonts w:ascii="Cambria Math" w:hAnsi="Cambria Math"/>
                <w:sz w:val="18"/>
                <w:szCs w:val="18"/>
              </w:rPr>
            </m:ctrlPr>
          </m:sSubSupPr>
          <m:e>
            <m:r>
              <w:rPr>
                <w:rFonts w:ascii="Cambria Math" w:hAnsi="Cambria Math"/>
                <w:sz w:val="18"/>
                <w:szCs w:val="18"/>
              </w:rPr>
              <m:t>W</m:t>
            </m:r>
          </m:e>
          <m:sub>
            <m:r>
              <w:rPr>
                <w:rFonts w:ascii="Cambria Math" w:hAnsi="Cambria Math"/>
                <w:sz w:val="18"/>
                <w:szCs w:val="18"/>
              </w:rPr>
              <m:t>i</m:t>
            </m:r>
          </m:sub>
          <m:sup>
            <m:r>
              <m:rPr>
                <m:sty m:val="p"/>
              </m:rPr>
              <w:rPr>
                <w:rFonts w:ascii="Cambria Math" w:hAnsi="Cambria Math"/>
                <w:sz w:val="18"/>
                <w:szCs w:val="18"/>
              </w:rPr>
              <m:t>'</m:t>
            </m:r>
          </m:sup>
        </m:sSubSup>
      </m:oMath>
      <w:r w:rsidRPr="00602E4B">
        <w:rPr>
          <w:rFonts w:ascii="Inter" w:hAnsi="Inter"/>
          <w:sz w:val="18"/>
          <w:szCs w:val="18"/>
        </w:rPr>
        <w:t xml:space="preserve">instead of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Pr="00602E4B">
        <w:rPr>
          <w:rFonts w:ascii="Inter" w:hAnsi="Inter"/>
          <w:sz w:val="18"/>
          <w:szCs w:val="18"/>
        </w:rPr>
        <w:t xml:space="preserve">to: </w:t>
      </w:r>
    </w:p>
    <w:p w14:paraId="2EC27910" w14:textId="77777777" w:rsidR="000F59A8" w:rsidRPr="00602E4B" w:rsidRDefault="000F59A8">
      <w:pPr>
        <w:numPr>
          <w:ilvl w:val="0"/>
          <w:numId w:val="68"/>
        </w:numPr>
        <w:spacing w:before="100" w:beforeAutospacing="1" w:after="100" w:afterAutospacing="1"/>
        <w:rPr>
          <w:rFonts w:ascii="Inter" w:hAnsi="Inter"/>
          <w:sz w:val="18"/>
          <w:szCs w:val="18"/>
        </w:rPr>
      </w:pPr>
      <w:r w:rsidRPr="00602E4B">
        <w:rPr>
          <w:rFonts w:ascii="Inter" w:hAnsi="Inter"/>
          <w:sz w:val="18"/>
          <w:szCs w:val="18"/>
        </w:rPr>
        <w:t>Discourage persistent clustering of validators from same operator</w:t>
      </w:r>
    </w:p>
    <w:p w14:paraId="75AB266A" w14:textId="77777777" w:rsidR="000F59A8" w:rsidRPr="00602E4B" w:rsidRDefault="000F59A8">
      <w:pPr>
        <w:numPr>
          <w:ilvl w:val="0"/>
          <w:numId w:val="68"/>
        </w:numPr>
        <w:spacing w:before="100" w:beforeAutospacing="1" w:after="100" w:afterAutospacing="1"/>
        <w:rPr>
          <w:rFonts w:ascii="Inter" w:hAnsi="Inter"/>
          <w:sz w:val="18"/>
          <w:szCs w:val="18"/>
        </w:rPr>
      </w:pPr>
      <w:r w:rsidRPr="00602E4B">
        <w:rPr>
          <w:rFonts w:ascii="Inter" w:hAnsi="Inter"/>
          <w:sz w:val="18"/>
          <w:szCs w:val="18"/>
        </w:rPr>
        <w:t>Promote geographic and network diversity</w:t>
      </w:r>
    </w:p>
    <w:p w14:paraId="41ED94E9" w14:textId="77777777" w:rsidR="000F59A8" w:rsidRPr="00602E4B" w:rsidRDefault="000F59A8">
      <w:pPr>
        <w:numPr>
          <w:ilvl w:val="0"/>
          <w:numId w:val="68"/>
        </w:numPr>
        <w:spacing w:before="100" w:beforeAutospacing="1" w:after="100" w:afterAutospacing="1"/>
        <w:rPr>
          <w:rFonts w:ascii="Inter" w:hAnsi="Inter"/>
          <w:sz w:val="18"/>
          <w:szCs w:val="18"/>
        </w:rPr>
      </w:pPr>
      <w:r w:rsidRPr="00602E4B">
        <w:rPr>
          <w:rFonts w:ascii="Inter" w:hAnsi="Inter"/>
          <w:sz w:val="18"/>
          <w:szCs w:val="18"/>
        </w:rPr>
        <w:t>Break up cartels automatically without governance intervention</w:t>
      </w:r>
    </w:p>
    <w:p w14:paraId="527697C5" w14:textId="77777777" w:rsidR="000F59A8" w:rsidRPr="00602E4B" w:rsidRDefault="000F59A8">
      <w:pPr>
        <w:numPr>
          <w:ilvl w:val="0"/>
          <w:numId w:val="68"/>
        </w:numPr>
        <w:spacing w:before="100" w:beforeAutospacing="1" w:after="100" w:afterAutospacing="1"/>
        <w:rPr>
          <w:rFonts w:ascii="Inter" w:hAnsi="Inter"/>
          <w:sz w:val="18"/>
          <w:szCs w:val="18"/>
        </w:rPr>
      </w:pPr>
      <w:r w:rsidRPr="00602E4B">
        <w:rPr>
          <w:rFonts w:ascii="Inter" w:hAnsi="Inter"/>
          <w:b/>
          <w:bCs/>
          <w:sz w:val="18"/>
          <w:szCs w:val="18"/>
        </w:rPr>
        <w:t>Ensure bridge relayer diversity</w:t>
      </w:r>
      <w:r w:rsidRPr="00602E4B">
        <w:rPr>
          <w:rFonts w:ascii="Inter" w:hAnsi="Inter"/>
          <w:sz w:val="18"/>
          <w:szCs w:val="18"/>
        </w:rPr>
        <w:t>: Particularly critical for cross-chain security (prevent single-datacenter bridge failure)</w:t>
      </w:r>
    </w:p>
    <w:p w14:paraId="2AA9345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Design Rationale:</w:t>
      </w:r>
    </w:p>
    <w:p w14:paraId="3849A3E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Cartels form when validators coordinate to maximize influence. By penalizing repeated co-selection, the protocol creates economic incentive for diversity. The exponential form </w:t>
      </w:r>
      <m:oMath>
        <m:r>
          <m:rPr>
            <m:sty m:val="p"/>
          </m:rPr>
          <w:rPr>
            <w:rFonts w:ascii="Cambria Math" w:hAnsi="Cambria Math"/>
            <w:sz w:val="18"/>
            <w:szCs w:val="18"/>
          </w:rPr>
          <m:t>exp</m:t>
        </m:r>
        <m:r>
          <w:rPr>
            <w:rFonts w:ascii="Cambria Math" w:hAnsi="Cambria Math"/>
            <w:sz w:val="18"/>
            <w:szCs w:val="18"/>
          </w:rPr>
          <m:t>⁡(-λx)</m:t>
        </m:r>
      </m:oMath>
      <w:r w:rsidRPr="00602E4B">
        <w:rPr>
          <w:rFonts w:ascii="Inter" w:hAnsi="Inter"/>
          <w:sz w:val="18"/>
          <w:szCs w:val="18"/>
        </w:rPr>
        <w:t xml:space="preserve">provides: </w:t>
      </w:r>
    </w:p>
    <w:p w14:paraId="7C22AF62" w14:textId="77777777" w:rsidR="000F59A8" w:rsidRPr="00602E4B" w:rsidRDefault="000F59A8">
      <w:pPr>
        <w:numPr>
          <w:ilvl w:val="0"/>
          <w:numId w:val="69"/>
        </w:numPr>
        <w:spacing w:before="100" w:beforeAutospacing="1" w:after="100" w:afterAutospacing="1"/>
        <w:rPr>
          <w:rFonts w:ascii="Inter" w:hAnsi="Inter"/>
          <w:sz w:val="18"/>
          <w:szCs w:val="18"/>
        </w:rPr>
      </w:pPr>
      <w:r w:rsidRPr="00602E4B">
        <w:rPr>
          <w:rFonts w:ascii="Inter" w:hAnsi="Inter"/>
          <w:sz w:val="18"/>
          <w:szCs w:val="18"/>
        </w:rPr>
        <w:t>Smooth, differentiable penalty (no cliff effects)</w:t>
      </w:r>
    </w:p>
    <w:p w14:paraId="59AF3F35" w14:textId="77777777" w:rsidR="000F59A8" w:rsidRPr="00602E4B" w:rsidRDefault="000F59A8">
      <w:pPr>
        <w:numPr>
          <w:ilvl w:val="0"/>
          <w:numId w:val="69"/>
        </w:numPr>
        <w:spacing w:before="100" w:beforeAutospacing="1" w:after="100" w:afterAutospacing="1"/>
        <w:rPr>
          <w:rFonts w:ascii="Inter" w:hAnsi="Inter"/>
          <w:sz w:val="18"/>
          <w:szCs w:val="18"/>
        </w:rPr>
      </w:pPr>
      <w:r w:rsidRPr="00602E4B">
        <w:rPr>
          <w:rFonts w:ascii="Inter" w:hAnsi="Inter"/>
          <w:sz w:val="18"/>
          <w:szCs w:val="18"/>
        </w:rPr>
        <w:t>Automatic recovery when diversity improves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oMath>
      <w:r w:rsidRPr="00602E4B">
        <w:rPr>
          <w:rFonts w:ascii="Inter" w:hAnsi="Inter"/>
          <w:sz w:val="18"/>
          <w:szCs w:val="18"/>
        </w:rPr>
        <w:t xml:space="preserve"> decreases) </w:t>
      </w:r>
    </w:p>
    <w:p w14:paraId="3318B0CB" w14:textId="77777777" w:rsidR="000F59A8" w:rsidRPr="00602E4B" w:rsidRDefault="000F59A8">
      <w:pPr>
        <w:numPr>
          <w:ilvl w:val="0"/>
          <w:numId w:val="69"/>
        </w:numPr>
        <w:spacing w:before="100" w:beforeAutospacing="1" w:after="100" w:afterAutospacing="1"/>
        <w:rPr>
          <w:rFonts w:ascii="Inter" w:hAnsi="Inter"/>
          <w:sz w:val="18"/>
          <w:szCs w:val="18"/>
        </w:rPr>
      </w:pPr>
      <w:r w:rsidRPr="00602E4B">
        <w:rPr>
          <w:rFonts w:ascii="Inter" w:hAnsi="Inter"/>
          <w:sz w:val="18"/>
          <w:szCs w:val="18"/>
        </w:rPr>
        <w:t xml:space="preserve">Tunable strength via </w:t>
      </w:r>
      <m:oMath>
        <m:r>
          <w:rPr>
            <w:rFonts w:ascii="Cambria Math" w:hAnsi="Cambria Math"/>
            <w:sz w:val="18"/>
            <w:szCs w:val="18"/>
          </w:rPr>
          <m:t>λ</m:t>
        </m:r>
      </m:oMath>
    </w:p>
    <w:p w14:paraId="55431BB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Operator Cohort Definition:</w:t>
      </w:r>
    </w:p>
    <w:p w14:paraId="0A8BD9C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Validators are grouped into cohorts based on (see Section 5.1.2 for detailed verification):</w:t>
      </w:r>
    </w:p>
    <w:p w14:paraId="322EA95F" w14:textId="77777777" w:rsidR="000F59A8" w:rsidRPr="00602E4B" w:rsidRDefault="000F59A8">
      <w:pPr>
        <w:numPr>
          <w:ilvl w:val="0"/>
          <w:numId w:val="70"/>
        </w:numPr>
        <w:spacing w:before="100" w:beforeAutospacing="1" w:after="100" w:afterAutospacing="1"/>
        <w:rPr>
          <w:rFonts w:ascii="Inter" w:hAnsi="Inter"/>
          <w:sz w:val="18"/>
          <w:szCs w:val="18"/>
        </w:rPr>
      </w:pPr>
      <w:r w:rsidRPr="00602E4B">
        <w:rPr>
          <w:rFonts w:ascii="Inter" w:hAnsi="Inter"/>
          <w:sz w:val="18"/>
          <w:szCs w:val="18"/>
        </w:rPr>
        <w:t>Autonomous System Number (ASN) - network infrastructure provider</w:t>
      </w:r>
    </w:p>
    <w:p w14:paraId="43246193" w14:textId="77777777" w:rsidR="000F59A8" w:rsidRPr="00602E4B" w:rsidRDefault="000F59A8">
      <w:pPr>
        <w:numPr>
          <w:ilvl w:val="0"/>
          <w:numId w:val="70"/>
        </w:numPr>
        <w:spacing w:before="100" w:beforeAutospacing="1" w:after="100" w:afterAutospacing="1"/>
        <w:rPr>
          <w:rFonts w:ascii="Inter" w:hAnsi="Inter"/>
          <w:sz w:val="18"/>
          <w:szCs w:val="18"/>
        </w:rPr>
      </w:pPr>
      <w:r w:rsidRPr="00602E4B">
        <w:rPr>
          <w:rFonts w:ascii="Inter" w:hAnsi="Inter"/>
          <w:sz w:val="18"/>
          <w:szCs w:val="18"/>
        </w:rPr>
        <w:lastRenderedPageBreak/>
        <w:t>Geographic region - data center location</w:t>
      </w:r>
    </w:p>
    <w:p w14:paraId="65C029DA" w14:textId="77777777" w:rsidR="000F59A8" w:rsidRPr="00602E4B" w:rsidRDefault="000F59A8">
      <w:pPr>
        <w:numPr>
          <w:ilvl w:val="0"/>
          <w:numId w:val="70"/>
        </w:numPr>
        <w:spacing w:before="100" w:beforeAutospacing="1" w:after="100" w:afterAutospacing="1"/>
        <w:rPr>
          <w:rFonts w:ascii="Inter" w:hAnsi="Inter"/>
          <w:sz w:val="18"/>
          <w:szCs w:val="18"/>
        </w:rPr>
      </w:pPr>
      <w:r w:rsidRPr="00602E4B">
        <w:rPr>
          <w:rFonts w:ascii="Inter" w:hAnsi="Inter"/>
          <w:sz w:val="18"/>
          <w:szCs w:val="18"/>
        </w:rPr>
        <w:t>Operator identity - known affiliated entities</w:t>
      </w:r>
    </w:p>
    <w:p w14:paraId="18128E2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Co-committee frequency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oMath>
      <w:r w:rsidRPr="00602E4B">
        <w:rPr>
          <w:rFonts w:ascii="Inter" w:hAnsi="Inter"/>
          <w:sz w:val="18"/>
          <w:szCs w:val="18"/>
        </w:rPr>
        <w:t xml:space="preserve">measures how often validator </w:t>
      </w:r>
      <m:oMath>
        <m:r>
          <w:rPr>
            <w:rFonts w:ascii="Cambria Math" w:hAnsi="Cambria Math"/>
            <w:sz w:val="18"/>
            <w:szCs w:val="18"/>
          </w:rPr>
          <m:t>i</m:t>
        </m:r>
      </m:oMath>
      <w:r w:rsidRPr="00602E4B">
        <w:rPr>
          <w:rFonts w:ascii="Inter" w:hAnsi="Inter"/>
          <w:sz w:val="18"/>
          <w:szCs w:val="18"/>
        </w:rPr>
        <w:t xml:space="preserve">serves alongside others in its cohort. </w:t>
      </w:r>
    </w:p>
    <w:p w14:paraId="1AE42E9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Bridge-Specific Diversity Requirements:</w:t>
      </w:r>
    </w:p>
    <w:p w14:paraId="3EDCD23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For bridge relayers operating on external chain </w:t>
      </w:r>
      <m:oMath>
        <m:r>
          <w:rPr>
            <w:rFonts w:ascii="Cambria Math" w:hAnsi="Cambria Math"/>
            <w:sz w:val="18"/>
            <w:szCs w:val="18"/>
          </w:rPr>
          <m:t>j</m:t>
        </m:r>
      </m:oMath>
      <w:r w:rsidRPr="00602E4B">
        <w:rPr>
          <w:rFonts w:ascii="Inter" w:hAnsi="Inter"/>
          <w:sz w:val="18"/>
          <w:szCs w:val="18"/>
        </w:rPr>
        <w:t xml:space="preserve">, additional per-chain diversity tracking: </w:t>
      </w:r>
    </w:p>
    <w:p w14:paraId="387A5783"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i,j</m:t>
              </m:r>
            </m:sub>
          </m:sSub>
          <m:r>
            <w:rPr>
              <w:rFonts w:ascii="Cambria Math" w:hAnsi="Cambria Math"/>
              <w:sz w:val="18"/>
              <w:szCs w:val="18"/>
            </w:rPr>
            <m:t>=</m:t>
          </m:r>
          <m:r>
            <m:rPr>
              <m:sty m:val="p"/>
            </m:rPr>
            <w:rPr>
              <w:rFonts w:ascii="Cambria Math" w:hAnsi="Cambria Math"/>
              <w:sz w:val="18"/>
              <w:szCs w:val="18"/>
            </w:rPr>
            <m:t>exp</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m:rPr>
                  <m:nor/>
                </m:rPr>
                <w:rPr>
                  <w:rFonts w:ascii="Inter" w:hAnsi="Inter"/>
                  <w:sz w:val="18"/>
                  <w:szCs w:val="18"/>
                </w:rPr>
                <m:t>bridge</m:t>
              </m:r>
            </m:sub>
          </m:sSub>
          <m:r>
            <w:rPr>
              <w:rFonts w:ascii="Cambria Math" w:hAnsi="Cambria Math"/>
              <w:sz w:val="18"/>
              <w:szCs w:val="18"/>
            </w:rPr>
            <m:t>⋅</m:t>
          </m:r>
          <m:r>
            <m:rPr>
              <m:sty m:val="p"/>
            </m:rPr>
            <w:rPr>
              <w:rFonts w:ascii="Cambria Math" w:hAnsi="Cambria Math"/>
              <w:sz w:val="18"/>
              <w:szCs w:val="18"/>
            </w:rPr>
            <m:t>max</m:t>
          </m:r>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j</m:t>
              </m:r>
            </m:sub>
          </m:sSub>
          <m:r>
            <w:rPr>
              <w:rFonts w:ascii="Cambria Math" w:hAnsi="Cambria Math"/>
              <w:sz w:val="18"/>
              <w:szCs w:val="18"/>
            </w:rPr>
            <m:t>))</m:t>
          </m:r>
          <m:r>
            <m:rPr>
              <m:sty m:val="p"/>
            </m:rPr>
            <w:rPr>
              <w:rFonts w:ascii="Cambria Math" w:hAnsi="Cambria Math"/>
              <w:sz w:val="18"/>
              <w:szCs w:val="18"/>
            </w:rPr>
            <w:br/>
          </m:r>
        </m:oMath>
      </m:oMathPara>
    </w:p>
    <w:p w14:paraId="487BFEE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57EEB43D" w14:textId="77777777" w:rsidR="000F59A8" w:rsidRPr="00602E4B" w:rsidRDefault="00000000">
      <w:pPr>
        <w:numPr>
          <w:ilvl w:val="0"/>
          <w:numId w:val="7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i,j</m:t>
            </m:r>
          </m:sub>
        </m:sSub>
      </m:oMath>
      <w:r w:rsidR="000F59A8" w:rsidRPr="00602E4B">
        <w:rPr>
          <w:rFonts w:ascii="Inter" w:hAnsi="Inter"/>
          <w:sz w:val="18"/>
          <w:szCs w:val="18"/>
        </w:rPr>
        <w:t xml:space="preserve">- Co-relayer frequency on chain </w:t>
      </w:r>
      <m:oMath>
        <m:r>
          <w:rPr>
            <w:rFonts w:ascii="Cambria Math" w:hAnsi="Cambria Math"/>
            <w:sz w:val="18"/>
            <w:szCs w:val="18"/>
          </w:rPr>
          <m:t>j</m:t>
        </m:r>
      </m:oMath>
      <w:r w:rsidR="000F59A8" w:rsidRPr="00602E4B">
        <w:rPr>
          <w:rFonts w:ascii="Inter" w:hAnsi="Inter"/>
          <w:sz w:val="18"/>
          <w:szCs w:val="18"/>
        </w:rPr>
        <w:t xml:space="preserve">(how often validator </w:t>
      </w:r>
      <m:oMath>
        <m:r>
          <w:rPr>
            <w:rFonts w:ascii="Cambria Math" w:hAnsi="Cambria Math"/>
            <w:sz w:val="18"/>
            <w:szCs w:val="18"/>
          </w:rPr>
          <m:t>i</m:t>
        </m:r>
      </m:oMath>
      <w:r w:rsidR="000F59A8" w:rsidRPr="00602E4B">
        <w:rPr>
          <w:rFonts w:ascii="Inter" w:hAnsi="Inter"/>
          <w:sz w:val="18"/>
          <w:szCs w:val="18"/>
        </w:rPr>
        <w:t xml:space="preserve">signs threshold signatures with same-cohort validators) </w:t>
      </w:r>
    </w:p>
    <w:p w14:paraId="7B857D92" w14:textId="77777777" w:rsidR="000F59A8" w:rsidRPr="00602E4B" w:rsidRDefault="00000000">
      <w:pPr>
        <w:numPr>
          <w:ilvl w:val="0"/>
          <w:numId w:val="7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j</m:t>
            </m:r>
          </m:sub>
        </m:sSub>
      </m:oMath>
      <w:r w:rsidR="000F59A8" w:rsidRPr="00602E4B">
        <w:rPr>
          <w:rFonts w:ascii="Inter" w:hAnsi="Inter"/>
          <w:sz w:val="18"/>
          <w:szCs w:val="18"/>
        </w:rPr>
        <w:t xml:space="preserve">- Expected frequency for chain </w:t>
      </w:r>
      <m:oMath>
        <m:r>
          <w:rPr>
            <w:rFonts w:ascii="Cambria Math" w:hAnsi="Cambria Math"/>
            <w:sz w:val="18"/>
            <w:szCs w:val="18"/>
          </w:rPr>
          <m:t>j</m:t>
        </m:r>
      </m:oMath>
      <w:r w:rsidR="000F59A8" w:rsidRPr="00602E4B">
        <w:rPr>
          <w:rFonts w:ascii="Inter" w:hAnsi="Inter"/>
          <w:sz w:val="18"/>
          <w:szCs w:val="18"/>
        </w:rPr>
        <w:t xml:space="preserve">(varies based on number of registered relayers per chain) </w:t>
      </w:r>
    </w:p>
    <w:p w14:paraId="4B2F3C14" w14:textId="77777777" w:rsidR="000F59A8" w:rsidRPr="00602E4B" w:rsidRDefault="00000000">
      <w:pPr>
        <w:numPr>
          <w:ilvl w:val="0"/>
          <w:numId w:val="7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λ</m:t>
            </m:r>
          </m:e>
          <m:sub>
            <m:r>
              <m:rPr>
                <m:nor/>
              </m:rPr>
              <w:rPr>
                <w:rFonts w:ascii="Inter" w:hAnsi="Inter"/>
                <w:sz w:val="18"/>
                <w:szCs w:val="18"/>
              </w:rPr>
              <m:t>bridge</m:t>
            </m:r>
          </m:sub>
        </m:sSub>
      </m:oMath>
      <w:r w:rsidR="000F59A8" w:rsidRPr="00602E4B">
        <w:rPr>
          <w:rFonts w:ascii="Inter" w:hAnsi="Inter"/>
          <w:sz w:val="18"/>
          <w:szCs w:val="18"/>
        </w:rPr>
        <w:t xml:space="preserve">- Bridge diversity penalty (default: 1.0, stronger than consensus penalty to ensure infrastructure resilience) </w:t>
      </w:r>
    </w:p>
    <w:p w14:paraId="6E20B6A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Notes:</w:t>
      </w:r>
    </w:p>
    <w:p w14:paraId="780B7037" w14:textId="77777777" w:rsidR="000F59A8" w:rsidRPr="00602E4B" w:rsidRDefault="000F59A8">
      <w:pPr>
        <w:numPr>
          <w:ilvl w:val="0"/>
          <w:numId w:val="72"/>
        </w:numPr>
        <w:spacing w:before="100" w:beforeAutospacing="1" w:after="100" w:afterAutospacing="1"/>
        <w:rPr>
          <w:rFonts w:ascii="Inter" w:hAnsi="Inter"/>
          <w:sz w:val="18"/>
          <w:szCs w:val="18"/>
        </w:rPr>
      </w:pPr>
      <w:r w:rsidRPr="00602E4B">
        <w:rPr>
          <w:rFonts w:ascii="Inter" w:hAnsi="Inter"/>
          <w:sz w:val="18"/>
          <w:szCs w:val="18"/>
        </w:rPr>
        <w:t>Track sliding window of recent committee assignments (default: last 100 rounds)</w:t>
      </w:r>
    </w:p>
    <w:p w14:paraId="1AD41748" w14:textId="77777777" w:rsidR="000F59A8" w:rsidRPr="00602E4B" w:rsidRDefault="000F59A8">
      <w:pPr>
        <w:numPr>
          <w:ilvl w:val="0"/>
          <w:numId w:val="73"/>
        </w:numPr>
        <w:spacing w:before="100" w:beforeAutospacing="1" w:after="100" w:afterAutospacing="1"/>
        <w:rPr>
          <w:rFonts w:ascii="Inter" w:hAnsi="Inter"/>
          <w:sz w:val="18"/>
          <w:szCs w:val="18"/>
        </w:rPr>
      </w:pPr>
      <w:r w:rsidRPr="00602E4B">
        <w:rPr>
          <w:rFonts w:ascii="Inter" w:hAnsi="Inter"/>
          <w:sz w:val="18"/>
          <w:szCs w:val="18"/>
        </w:rPr>
        <w:t xml:space="preserve">Update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oMath>
      <w:r w:rsidRPr="00602E4B">
        <w:rPr>
          <w:rFonts w:ascii="Inter" w:hAnsi="Inter"/>
          <w:sz w:val="18"/>
          <w:szCs w:val="18"/>
        </w:rPr>
        <w:t xml:space="preserve">incrementally to avoid reprocessing history </w:t>
      </w:r>
    </w:p>
    <w:p w14:paraId="558DF1A8" w14:textId="77777777" w:rsidR="000F59A8" w:rsidRPr="00602E4B" w:rsidRDefault="000F59A8">
      <w:pPr>
        <w:numPr>
          <w:ilvl w:val="0"/>
          <w:numId w:val="73"/>
        </w:numPr>
        <w:spacing w:before="100" w:beforeAutospacing="1" w:after="100" w:afterAutospacing="1"/>
        <w:rPr>
          <w:rFonts w:ascii="Inter" w:hAnsi="Inter"/>
          <w:sz w:val="18"/>
          <w:szCs w:val="18"/>
        </w:rPr>
      </w:pPr>
      <w:r w:rsidRPr="00602E4B">
        <w:rPr>
          <w:rFonts w:ascii="Inter" w:hAnsi="Inter"/>
          <w:sz w:val="18"/>
          <w:szCs w:val="18"/>
        </w:rPr>
        <w:t xml:space="preserve">Compute </w:t>
      </w:r>
      <m:oMath>
        <m:r>
          <w:rPr>
            <w:rFonts w:ascii="Cambria Math" w:hAnsi="Cambria Math"/>
            <w:sz w:val="18"/>
            <w:szCs w:val="18"/>
          </w:rPr>
          <m:t>μ</m:t>
        </m:r>
      </m:oMath>
      <w:r w:rsidRPr="00602E4B">
        <w:rPr>
          <w:rFonts w:ascii="Inter" w:hAnsi="Inter"/>
          <w:sz w:val="18"/>
          <w:szCs w:val="18"/>
        </w:rPr>
        <w:t xml:space="preserve">empirically: </w:t>
      </w:r>
      <m:oMath>
        <m:r>
          <w:rPr>
            <w:rFonts w:ascii="Cambria Math" w:hAnsi="Cambria Math"/>
            <w:sz w:val="18"/>
            <w:szCs w:val="18"/>
          </w:rPr>
          <m:t>μ=</m:t>
        </m:r>
        <m:f>
          <m:fPr>
            <m:ctrlPr>
              <w:rPr>
                <w:rFonts w:ascii="Cambria Math" w:hAnsi="Cambria Math"/>
                <w:sz w:val="18"/>
                <w:szCs w:val="18"/>
              </w:rPr>
            </m:ctrlPr>
          </m:fPr>
          <m:num>
            <m:r>
              <w:rPr>
                <w:rFonts w:ascii="Cambria Math" w:hAnsi="Cambria Math"/>
                <w:sz w:val="18"/>
                <w:szCs w:val="18"/>
              </w:rPr>
              <m:t>m</m:t>
            </m:r>
          </m:num>
          <m:den>
            <m:r>
              <w:rPr>
                <w:rFonts w:ascii="Cambria Math" w:hAnsi="Cambria Math"/>
                <w:sz w:val="18"/>
                <w:szCs w:val="18"/>
              </w:rPr>
              <m:t>n</m:t>
            </m:r>
          </m:den>
        </m:f>
      </m:oMath>
      <w:r w:rsidRPr="00602E4B">
        <w:rPr>
          <w:rFonts w:ascii="Inter" w:hAnsi="Inter"/>
          <w:sz w:val="18"/>
          <w:szCs w:val="18"/>
        </w:rPr>
        <w:t xml:space="preserve">(expected fraction for random sampling) </w:t>
      </w:r>
    </w:p>
    <w:p w14:paraId="417CA554" w14:textId="77777777" w:rsidR="000F59A8" w:rsidRPr="00602E4B" w:rsidRDefault="000F59A8">
      <w:pPr>
        <w:numPr>
          <w:ilvl w:val="0"/>
          <w:numId w:val="73"/>
        </w:numPr>
        <w:spacing w:before="100" w:beforeAutospacing="1" w:after="100" w:afterAutospacing="1"/>
        <w:rPr>
          <w:rFonts w:ascii="Inter" w:hAnsi="Inter"/>
          <w:sz w:val="18"/>
          <w:szCs w:val="18"/>
        </w:rPr>
      </w:pPr>
      <w:r w:rsidRPr="00602E4B">
        <w:rPr>
          <w:rFonts w:ascii="Inter" w:hAnsi="Inter"/>
          <w:sz w:val="18"/>
          <w:szCs w:val="18"/>
        </w:rPr>
        <w:t xml:space="preserve">Apply penalty only when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&gt;μ</m:t>
        </m:r>
      </m:oMath>
      <w:r w:rsidRPr="00602E4B">
        <w:rPr>
          <w:rFonts w:ascii="Inter" w:hAnsi="Inter"/>
          <w:sz w:val="18"/>
          <w:szCs w:val="18"/>
        </w:rPr>
        <w:t xml:space="preserve">(no bonus for extra diversity) </w:t>
      </w:r>
    </w:p>
    <w:p w14:paraId="65DF658C" w14:textId="77777777" w:rsidR="000F59A8" w:rsidRPr="00602E4B" w:rsidRDefault="000F59A8">
      <w:pPr>
        <w:numPr>
          <w:ilvl w:val="0"/>
          <w:numId w:val="73"/>
        </w:numPr>
        <w:spacing w:before="100" w:beforeAutospacing="1" w:after="100" w:afterAutospacing="1"/>
        <w:rPr>
          <w:rFonts w:ascii="Inter" w:hAnsi="Inter"/>
          <w:sz w:val="18"/>
          <w:szCs w:val="18"/>
        </w:rPr>
      </w:pPr>
      <w:r w:rsidRPr="00602E4B">
        <w:rPr>
          <w:rFonts w:ascii="Inter" w:hAnsi="Inter"/>
          <w:b/>
          <w:bCs/>
          <w:sz w:val="18"/>
          <w:szCs w:val="18"/>
        </w:rPr>
        <w:t>For bridge relayers</w:t>
      </w:r>
      <w:r w:rsidRPr="00602E4B">
        <w:rPr>
          <w:rFonts w:ascii="Inter" w:hAnsi="Inter"/>
          <w:sz w:val="18"/>
          <w:szCs w:val="18"/>
        </w:rPr>
        <w:t>: Track per-chain co-signing frequency separately in sliding window of last 1000 threshold signatures per chain</w:t>
      </w:r>
    </w:p>
    <w:p w14:paraId="4647AA7D" w14:textId="77777777" w:rsidR="000F59A8" w:rsidRPr="00602E4B" w:rsidRDefault="000F59A8">
      <w:pPr>
        <w:numPr>
          <w:ilvl w:val="0"/>
          <w:numId w:val="73"/>
        </w:numPr>
        <w:spacing w:before="100" w:beforeAutospacing="1" w:after="100" w:afterAutospacing="1"/>
        <w:rPr>
          <w:rFonts w:ascii="Inter" w:hAnsi="Inter"/>
          <w:sz w:val="18"/>
          <w:szCs w:val="18"/>
        </w:rPr>
      </w:pPr>
      <w:r w:rsidRPr="00602E4B">
        <w:rPr>
          <w:rFonts w:ascii="Inter" w:hAnsi="Inter"/>
          <w:b/>
          <w:bCs/>
          <w:sz w:val="18"/>
          <w:szCs w:val="18"/>
        </w:rPr>
        <w:t>Cross-chain diversity aggregation</w:t>
      </w:r>
      <w:r w:rsidRPr="00602E4B">
        <w:rPr>
          <w:rFonts w:ascii="Inter" w:hAnsi="Inter"/>
          <w:sz w:val="18"/>
          <w:szCs w:val="18"/>
        </w:rPr>
        <w:t xml:space="preserve">: Validator's overall diversity score considers both consensus and bridge activities: $$D_i^{\text{total}} = \alpha_{\text{cons}} \cdot D_i^{\text{consensus}} + \alpha_{\text{bridge}} \cdot \frac{1}{|J|}\sum_{j \in J} D_{i,j} where </w:t>
      </w:r>
      <m:oMath>
        <m:r>
          <w:rPr>
            <w:rFonts w:ascii="Cambria Math" w:hAnsi="Cambria Math"/>
            <w:sz w:val="18"/>
            <w:szCs w:val="18"/>
          </w:rPr>
          <m:t>J</m:t>
        </m:r>
      </m:oMath>
      <w:r w:rsidRPr="00602E4B">
        <w:rPr>
          <w:rFonts w:ascii="Inter" w:hAnsi="Inter"/>
          <w:sz w:val="18"/>
          <w:szCs w:val="18"/>
        </w:rPr>
        <w:t xml:space="preserve">is set of chains validator </w:t>
      </w:r>
      <m:oMath>
        <m:r>
          <w:rPr>
            <w:rFonts w:ascii="Cambria Math" w:hAnsi="Cambria Math"/>
            <w:sz w:val="18"/>
            <w:szCs w:val="18"/>
          </w:rPr>
          <m:t>i</m:t>
        </m:r>
      </m:oMath>
      <w:r w:rsidRPr="00602E4B">
        <w:rPr>
          <w:rFonts w:ascii="Inter" w:hAnsi="Inter"/>
          <w:sz w:val="18"/>
          <w:szCs w:val="18"/>
        </w:rPr>
        <w:t xml:space="preserve">operates on, and </w:t>
      </w:r>
      <m:oMath>
        <m:sSub>
          <m:sSubPr>
            <m:ctrlPr>
              <w:rPr>
                <w:rFonts w:ascii="Cambria Math" w:hAnsi="Cambria Math"/>
                <w:sz w:val="18"/>
                <w:szCs w:val="18"/>
              </w:rPr>
            </m:ctrlPr>
          </m:sSubPr>
          <m:e>
            <m:r>
              <w:rPr>
                <w:rFonts w:ascii="Cambria Math" w:hAnsi="Cambria Math"/>
                <w:sz w:val="18"/>
                <w:szCs w:val="18"/>
              </w:rPr>
              <m:t>α</m:t>
            </m:r>
          </m:e>
          <m:sub>
            <m:r>
              <m:rPr>
                <m:nor/>
              </m:rPr>
              <w:rPr>
                <w:rFonts w:ascii="Inter" w:hAnsi="Inter"/>
                <w:sz w:val="18"/>
                <w:szCs w:val="18"/>
              </w:rPr>
              <m:t>cons</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m:rPr>
                <m:nor/>
              </m:rPr>
              <w:rPr>
                <w:rFonts w:ascii="Inter" w:hAnsi="Inter"/>
                <w:sz w:val="18"/>
                <w:szCs w:val="18"/>
              </w:rPr>
              <m:t>bridge</m:t>
            </m:r>
          </m:sub>
        </m:sSub>
        <m:r>
          <w:rPr>
            <w:rFonts w:ascii="Cambria Math" w:hAnsi="Cambria Math"/>
            <w:sz w:val="18"/>
            <w:szCs w:val="18"/>
          </w:rPr>
          <m:t>=1</m:t>
        </m:r>
      </m:oMath>
      <w:r w:rsidRPr="00602E4B">
        <w:rPr>
          <w:rFonts w:ascii="Inter" w:hAnsi="Inter"/>
          <w:sz w:val="18"/>
          <w:szCs w:val="18"/>
        </w:rPr>
        <w:t xml:space="preserve">(default: 0.6, 0.4) </w:t>
      </w:r>
    </w:p>
    <w:p w14:paraId="4664563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w:t>
      </w:r>
    </w:p>
    <w:p w14:paraId="124BC5B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Setup:</w:t>
      </w:r>
    </w:p>
    <w:p w14:paraId="7FED83A7" w14:textId="77777777" w:rsidR="000F59A8" w:rsidRPr="00602E4B" w:rsidRDefault="000F59A8">
      <w:pPr>
        <w:numPr>
          <w:ilvl w:val="0"/>
          <w:numId w:val="74"/>
        </w:numPr>
        <w:spacing w:before="100" w:beforeAutospacing="1" w:after="100" w:afterAutospacing="1"/>
        <w:rPr>
          <w:rFonts w:ascii="Inter" w:hAnsi="Inter"/>
          <w:sz w:val="18"/>
          <w:szCs w:val="18"/>
        </w:rPr>
      </w:pPr>
      <m:oMath>
        <m:r>
          <w:rPr>
            <w:rFonts w:ascii="Cambria Math" w:hAnsi="Cambria Math"/>
            <w:sz w:val="18"/>
            <w:szCs w:val="18"/>
          </w:rPr>
          <m:t>λ=0.7</m:t>
        </m:r>
      </m:oMath>
      <w:r w:rsidRPr="00602E4B">
        <w:rPr>
          <w:rFonts w:ascii="Inter" w:hAnsi="Inter"/>
          <w:sz w:val="18"/>
          <w:szCs w:val="18"/>
        </w:rPr>
        <w:t xml:space="preserve">(moderate penalty strength) </w:t>
      </w:r>
    </w:p>
    <w:p w14:paraId="55E08D03" w14:textId="77777777" w:rsidR="000F59A8" w:rsidRPr="00602E4B" w:rsidRDefault="000F59A8">
      <w:pPr>
        <w:numPr>
          <w:ilvl w:val="0"/>
          <w:numId w:val="74"/>
        </w:numPr>
        <w:spacing w:before="100" w:beforeAutospacing="1" w:after="100" w:afterAutospacing="1"/>
        <w:rPr>
          <w:rFonts w:ascii="Inter" w:hAnsi="Inter"/>
          <w:sz w:val="18"/>
          <w:szCs w:val="18"/>
        </w:rPr>
      </w:pPr>
      <m:oMath>
        <m:r>
          <w:rPr>
            <w:rFonts w:ascii="Cambria Math" w:hAnsi="Cambria Math"/>
            <w:sz w:val="18"/>
            <w:szCs w:val="18"/>
          </w:rPr>
          <m:t>μ=0.05</m:t>
        </m:r>
      </m:oMath>
      <w:r w:rsidRPr="00602E4B">
        <w:rPr>
          <w:rFonts w:ascii="Inter" w:hAnsi="Inter"/>
          <w:sz w:val="18"/>
          <w:szCs w:val="18"/>
        </w:rPr>
        <w:t xml:space="preserve">(5% expected co-selection under randomness) </w:t>
      </w:r>
    </w:p>
    <w:p w14:paraId="228E82C9" w14:textId="77777777" w:rsidR="000F59A8" w:rsidRPr="00602E4B" w:rsidRDefault="000F59A8">
      <w:pPr>
        <w:numPr>
          <w:ilvl w:val="0"/>
          <w:numId w:val="74"/>
        </w:numPr>
        <w:spacing w:before="100" w:beforeAutospacing="1" w:after="100" w:afterAutospacing="1"/>
        <w:rPr>
          <w:rFonts w:ascii="Inter" w:hAnsi="Inter"/>
          <w:sz w:val="18"/>
          <w:szCs w:val="18"/>
        </w:rPr>
      </w:pPr>
      <w:r w:rsidRPr="00602E4B">
        <w:rPr>
          <w:rFonts w:ascii="Inter" w:hAnsi="Inter"/>
          <w:sz w:val="18"/>
          <w:szCs w:val="18"/>
        </w:rPr>
        <w:t xml:space="preserve">Committee size </w:t>
      </w:r>
      <m:oMath>
        <m:r>
          <w:rPr>
            <w:rFonts w:ascii="Cambria Math" w:hAnsi="Cambria Math"/>
            <w:sz w:val="18"/>
            <w:szCs w:val="18"/>
          </w:rPr>
          <m:t>m=150</m:t>
        </m:r>
      </m:oMath>
      <w:r w:rsidRPr="00602E4B">
        <w:rPr>
          <w:rFonts w:ascii="Inter" w:hAnsi="Inter"/>
          <w:sz w:val="18"/>
          <w:szCs w:val="18"/>
        </w:rPr>
        <w:t xml:space="preserve">, total validators </w:t>
      </w:r>
      <m:oMath>
        <m:r>
          <w:rPr>
            <w:rFonts w:ascii="Cambria Math" w:hAnsi="Cambria Math"/>
            <w:sz w:val="18"/>
            <w:szCs w:val="18"/>
          </w:rPr>
          <m:t>n=3000</m:t>
        </m:r>
      </m:oMath>
    </w:p>
    <w:p w14:paraId="503C129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182"/>
        <w:gridCol w:w="1351"/>
        <w:gridCol w:w="561"/>
        <w:gridCol w:w="1357"/>
      </w:tblGrid>
      <w:tr w:rsidR="000F59A8" w:rsidRPr="00602E4B" w14:paraId="6F633D28" w14:textId="77777777">
        <w:trPr>
          <w:tblHeader/>
          <w:tblCellSpacing w:w="15" w:type="dxa"/>
        </w:trPr>
        <w:tc>
          <w:tcPr>
            <w:tcW w:w="0" w:type="auto"/>
            <w:vAlign w:val="center"/>
            <w:hideMark/>
          </w:tcPr>
          <w:p w14:paraId="2BA10B5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w:t>
            </w:r>
          </w:p>
        </w:tc>
        <w:tc>
          <w:tcPr>
            <w:tcW w:w="0" w:type="auto"/>
            <w:vAlign w:val="center"/>
            <w:hideMark/>
          </w:tcPr>
          <w:p w14:paraId="5C3CA0BB" w14:textId="77777777" w:rsidR="000F59A8" w:rsidRPr="00602E4B" w:rsidRDefault="00000000" w:rsidP="000F59A8">
            <w:pPr>
              <w:jc w:val="center"/>
              <w:rPr>
                <w:rFonts w:ascii="Inter" w:hAnsi="Inter"/>
                <w:b/>
                <w:bCs/>
                <w:sz w:val="18"/>
                <w:szCs w:val="18"/>
              </w:rPr>
            </w:pP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oMath>
            <w:r w:rsidR="000F59A8" w:rsidRPr="00602E4B">
              <w:rPr>
                <w:rFonts w:ascii="Inter" w:hAnsi="Inter"/>
                <w:b/>
                <w:bCs/>
                <w:sz w:val="18"/>
                <w:szCs w:val="18"/>
              </w:rPr>
              <w:t xml:space="preserve">(observed) </w:t>
            </w:r>
          </w:p>
        </w:tc>
        <w:tc>
          <w:tcPr>
            <w:tcW w:w="0" w:type="auto"/>
            <w:vAlign w:val="center"/>
            <w:hideMark/>
          </w:tcPr>
          <w:p w14:paraId="1CEF128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 xml:space="preserve">Excess </w:t>
            </w:r>
            <m:oMath>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-μ)</m:t>
              </m:r>
            </m:oMath>
          </w:p>
        </w:tc>
        <w:tc>
          <w:tcPr>
            <w:tcW w:w="0" w:type="auto"/>
            <w:vAlign w:val="center"/>
            <w:hideMark/>
          </w:tcPr>
          <w:p w14:paraId="1AA5C046"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oMath>
            </m:oMathPara>
          </w:p>
        </w:tc>
        <w:tc>
          <w:tcPr>
            <w:tcW w:w="0" w:type="auto"/>
            <w:vAlign w:val="center"/>
            <w:hideMark/>
          </w:tcPr>
          <w:p w14:paraId="63CDF60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Weight Impact</w:t>
            </w:r>
          </w:p>
        </w:tc>
      </w:tr>
      <w:tr w:rsidR="000F59A8" w:rsidRPr="00602E4B" w14:paraId="29F74E94" w14:textId="77777777">
        <w:trPr>
          <w:tblCellSpacing w:w="15" w:type="dxa"/>
        </w:trPr>
        <w:tc>
          <w:tcPr>
            <w:tcW w:w="0" w:type="auto"/>
            <w:vAlign w:val="center"/>
            <w:hideMark/>
          </w:tcPr>
          <w:p w14:paraId="4D2E1B98" w14:textId="77777777" w:rsidR="000F59A8" w:rsidRPr="00602E4B" w:rsidRDefault="000F59A8" w:rsidP="000F59A8">
            <w:pPr>
              <w:rPr>
                <w:rFonts w:ascii="Inter" w:hAnsi="Inter"/>
                <w:sz w:val="18"/>
                <w:szCs w:val="18"/>
              </w:rPr>
            </w:pPr>
            <w:r w:rsidRPr="00602E4B">
              <w:rPr>
                <w:rFonts w:ascii="Inter" w:hAnsi="Inter"/>
                <w:sz w:val="18"/>
                <w:szCs w:val="18"/>
              </w:rPr>
              <w:t>Frank</w:t>
            </w:r>
          </w:p>
        </w:tc>
        <w:tc>
          <w:tcPr>
            <w:tcW w:w="0" w:type="auto"/>
            <w:vAlign w:val="center"/>
            <w:hideMark/>
          </w:tcPr>
          <w:p w14:paraId="7CE57DFE" w14:textId="77777777" w:rsidR="000F59A8" w:rsidRPr="00602E4B" w:rsidRDefault="000F59A8" w:rsidP="000F59A8">
            <w:pPr>
              <w:rPr>
                <w:rFonts w:ascii="Inter" w:hAnsi="Inter"/>
                <w:sz w:val="18"/>
                <w:szCs w:val="18"/>
              </w:rPr>
            </w:pPr>
            <w:r w:rsidRPr="00602E4B">
              <w:rPr>
                <w:rFonts w:ascii="Inter" w:hAnsi="Inter"/>
                <w:sz w:val="18"/>
                <w:szCs w:val="18"/>
              </w:rPr>
              <w:t>0.05</w:t>
            </w:r>
          </w:p>
        </w:tc>
        <w:tc>
          <w:tcPr>
            <w:tcW w:w="0" w:type="auto"/>
            <w:vAlign w:val="center"/>
            <w:hideMark/>
          </w:tcPr>
          <w:p w14:paraId="0B1F6912" w14:textId="77777777" w:rsidR="000F59A8" w:rsidRPr="00602E4B" w:rsidRDefault="000F59A8" w:rsidP="000F59A8">
            <w:pPr>
              <w:rPr>
                <w:rFonts w:ascii="Inter" w:hAnsi="Inter"/>
                <w:sz w:val="18"/>
                <w:szCs w:val="18"/>
              </w:rPr>
            </w:pPr>
            <w:r w:rsidRPr="00602E4B">
              <w:rPr>
                <w:rFonts w:ascii="Inter" w:hAnsi="Inter"/>
                <w:sz w:val="18"/>
                <w:szCs w:val="18"/>
              </w:rPr>
              <w:t>0.00</w:t>
            </w:r>
          </w:p>
        </w:tc>
        <w:tc>
          <w:tcPr>
            <w:tcW w:w="0" w:type="auto"/>
            <w:vAlign w:val="center"/>
            <w:hideMark/>
          </w:tcPr>
          <w:p w14:paraId="4F0E8B50" w14:textId="77777777" w:rsidR="000F59A8" w:rsidRPr="00602E4B" w:rsidRDefault="000F59A8" w:rsidP="000F59A8">
            <w:pPr>
              <w:rPr>
                <w:rFonts w:ascii="Inter" w:hAnsi="Inter"/>
                <w:sz w:val="18"/>
                <w:szCs w:val="18"/>
              </w:rPr>
            </w:pPr>
            <w:r w:rsidRPr="00602E4B">
              <w:rPr>
                <w:rFonts w:ascii="Inter" w:hAnsi="Inter"/>
                <w:sz w:val="18"/>
                <w:szCs w:val="18"/>
              </w:rPr>
              <w:t>1.000</w:t>
            </w:r>
          </w:p>
        </w:tc>
        <w:tc>
          <w:tcPr>
            <w:tcW w:w="0" w:type="auto"/>
            <w:vAlign w:val="center"/>
            <w:hideMark/>
          </w:tcPr>
          <w:p w14:paraId="7C03699B" w14:textId="77777777" w:rsidR="000F59A8" w:rsidRPr="00602E4B" w:rsidRDefault="000F59A8" w:rsidP="000F59A8">
            <w:pPr>
              <w:rPr>
                <w:rFonts w:ascii="Inter" w:hAnsi="Inter"/>
                <w:sz w:val="18"/>
                <w:szCs w:val="18"/>
              </w:rPr>
            </w:pPr>
            <w:r w:rsidRPr="00602E4B">
              <w:rPr>
                <w:rFonts w:ascii="Inter" w:hAnsi="Inter"/>
                <w:sz w:val="18"/>
                <w:szCs w:val="18"/>
              </w:rPr>
              <w:t>No penalty</w:t>
            </w:r>
          </w:p>
        </w:tc>
      </w:tr>
      <w:tr w:rsidR="000F59A8" w:rsidRPr="00602E4B" w14:paraId="65B96C09" w14:textId="77777777">
        <w:trPr>
          <w:tblCellSpacing w:w="15" w:type="dxa"/>
        </w:trPr>
        <w:tc>
          <w:tcPr>
            <w:tcW w:w="0" w:type="auto"/>
            <w:vAlign w:val="center"/>
            <w:hideMark/>
          </w:tcPr>
          <w:p w14:paraId="0F8E5391" w14:textId="77777777" w:rsidR="000F59A8" w:rsidRPr="00602E4B" w:rsidRDefault="000F59A8" w:rsidP="000F59A8">
            <w:pPr>
              <w:rPr>
                <w:rFonts w:ascii="Inter" w:hAnsi="Inter"/>
                <w:sz w:val="18"/>
                <w:szCs w:val="18"/>
              </w:rPr>
            </w:pPr>
            <w:r w:rsidRPr="00602E4B">
              <w:rPr>
                <w:rFonts w:ascii="Inter" w:hAnsi="Inter"/>
                <w:sz w:val="18"/>
                <w:szCs w:val="18"/>
              </w:rPr>
              <w:t>Grace</w:t>
            </w:r>
          </w:p>
        </w:tc>
        <w:tc>
          <w:tcPr>
            <w:tcW w:w="0" w:type="auto"/>
            <w:vAlign w:val="center"/>
            <w:hideMark/>
          </w:tcPr>
          <w:p w14:paraId="6228A64F" w14:textId="77777777" w:rsidR="000F59A8" w:rsidRPr="00602E4B" w:rsidRDefault="000F59A8" w:rsidP="000F59A8">
            <w:pPr>
              <w:rPr>
                <w:rFonts w:ascii="Inter" w:hAnsi="Inter"/>
                <w:sz w:val="18"/>
                <w:szCs w:val="18"/>
              </w:rPr>
            </w:pPr>
            <w:r w:rsidRPr="00602E4B">
              <w:rPr>
                <w:rFonts w:ascii="Inter" w:hAnsi="Inter"/>
                <w:sz w:val="18"/>
                <w:szCs w:val="18"/>
              </w:rPr>
              <w:t>0.10</w:t>
            </w:r>
          </w:p>
        </w:tc>
        <w:tc>
          <w:tcPr>
            <w:tcW w:w="0" w:type="auto"/>
            <w:vAlign w:val="center"/>
            <w:hideMark/>
          </w:tcPr>
          <w:p w14:paraId="4C810D39" w14:textId="77777777" w:rsidR="000F59A8" w:rsidRPr="00602E4B" w:rsidRDefault="000F59A8" w:rsidP="000F59A8">
            <w:pPr>
              <w:rPr>
                <w:rFonts w:ascii="Inter" w:hAnsi="Inter"/>
                <w:sz w:val="18"/>
                <w:szCs w:val="18"/>
              </w:rPr>
            </w:pPr>
            <w:r w:rsidRPr="00602E4B">
              <w:rPr>
                <w:rFonts w:ascii="Inter" w:hAnsi="Inter"/>
                <w:sz w:val="18"/>
                <w:szCs w:val="18"/>
              </w:rPr>
              <w:t>0.05</w:t>
            </w:r>
          </w:p>
        </w:tc>
        <w:tc>
          <w:tcPr>
            <w:tcW w:w="0" w:type="auto"/>
            <w:vAlign w:val="center"/>
            <w:hideMark/>
          </w:tcPr>
          <w:p w14:paraId="0DE52C76" w14:textId="77777777" w:rsidR="000F59A8" w:rsidRPr="00602E4B" w:rsidRDefault="000F59A8" w:rsidP="000F59A8">
            <w:pPr>
              <w:rPr>
                <w:rFonts w:ascii="Inter" w:hAnsi="Inter"/>
                <w:sz w:val="18"/>
                <w:szCs w:val="18"/>
              </w:rPr>
            </w:pPr>
            <w:r w:rsidRPr="00602E4B">
              <w:rPr>
                <w:rFonts w:ascii="Inter" w:hAnsi="Inter"/>
                <w:sz w:val="18"/>
                <w:szCs w:val="18"/>
              </w:rPr>
              <w:t>0.966</w:t>
            </w:r>
          </w:p>
        </w:tc>
        <w:tc>
          <w:tcPr>
            <w:tcW w:w="0" w:type="auto"/>
            <w:vAlign w:val="center"/>
            <w:hideMark/>
          </w:tcPr>
          <w:p w14:paraId="2BE75BCC" w14:textId="77777777" w:rsidR="000F59A8" w:rsidRPr="00602E4B" w:rsidRDefault="000F59A8" w:rsidP="000F59A8">
            <w:pPr>
              <w:rPr>
                <w:rFonts w:ascii="Inter" w:hAnsi="Inter"/>
                <w:sz w:val="18"/>
                <w:szCs w:val="18"/>
              </w:rPr>
            </w:pPr>
            <w:r w:rsidRPr="00602E4B">
              <w:rPr>
                <w:rFonts w:ascii="Inter" w:hAnsi="Inter"/>
                <w:sz w:val="18"/>
                <w:szCs w:val="18"/>
              </w:rPr>
              <w:t>-3.4%</w:t>
            </w:r>
          </w:p>
        </w:tc>
      </w:tr>
      <w:tr w:rsidR="000F59A8" w:rsidRPr="00602E4B" w14:paraId="25F31B3E" w14:textId="77777777">
        <w:trPr>
          <w:tblCellSpacing w:w="15" w:type="dxa"/>
        </w:trPr>
        <w:tc>
          <w:tcPr>
            <w:tcW w:w="0" w:type="auto"/>
            <w:vAlign w:val="center"/>
            <w:hideMark/>
          </w:tcPr>
          <w:p w14:paraId="157287B0" w14:textId="77777777" w:rsidR="000F59A8" w:rsidRPr="00602E4B" w:rsidRDefault="000F59A8" w:rsidP="000F59A8">
            <w:pPr>
              <w:rPr>
                <w:rFonts w:ascii="Inter" w:hAnsi="Inter"/>
                <w:sz w:val="18"/>
                <w:szCs w:val="18"/>
              </w:rPr>
            </w:pPr>
            <w:r w:rsidRPr="00602E4B">
              <w:rPr>
                <w:rFonts w:ascii="Inter" w:hAnsi="Inter"/>
                <w:sz w:val="18"/>
                <w:szCs w:val="18"/>
              </w:rPr>
              <w:t>Henry</w:t>
            </w:r>
          </w:p>
        </w:tc>
        <w:tc>
          <w:tcPr>
            <w:tcW w:w="0" w:type="auto"/>
            <w:vAlign w:val="center"/>
            <w:hideMark/>
          </w:tcPr>
          <w:p w14:paraId="65CC2C6C" w14:textId="77777777" w:rsidR="000F59A8" w:rsidRPr="00602E4B" w:rsidRDefault="000F59A8" w:rsidP="000F59A8">
            <w:pPr>
              <w:rPr>
                <w:rFonts w:ascii="Inter" w:hAnsi="Inter"/>
                <w:sz w:val="18"/>
                <w:szCs w:val="18"/>
              </w:rPr>
            </w:pPr>
            <w:r w:rsidRPr="00602E4B">
              <w:rPr>
                <w:rFonts w:ascii="Inter" w:hAnsi="Inter"/>
                <w:sz w:val="18"/>
                <w:szCs w:val="18"/>
              </w:rPr>
              <w:t>0.20</w:t>
            </w:r>
          </w:p>
        </w:tc>
        <w:tc>
          <w:tcPr>
            <w:tcW w:w="0" w:type="auto"/>
            <w:vAlign w:val="center"/>
            <w:hideMark/>
          </w:tcPr>
          <w:p w14:paraId="64D121FE" w14:textId="77777777" w:rsidR="000F59A8" w:rsidRPr="00602E4B" w:rsidRDefault="000F59A8" w:rsidP="000F59A8">
            <w:pPr>
              <w:rPr>
                <w:rFonts w:ascii="Inter" w:hAnsi="Inter"/>
                <w:sz w:val="18"/>
                <w:szCs w:val="18"/>
              </w:rPr>
            </w:pPr>
            <w:r w:rsidRPr="00602E4B">
              <w:rPr>
                <w:rFonts w:ascii="Inter" w:hAnsi="Inter"/>
                <w:sz w:val="18"/>
                <w:szCs w:val="18"/>
              </w:rPr>
              <w:t>0.15</w:t>
            </w:r>
          </w:p>
        </w:tc>
        <w:tc>
          <w:tcPr>
            <w:tcW w:w="0" w:type="auto"/>
            <w:vAlign w:val="center"/>
            <w:hideMark/>
          </w:tcPr>
          <w:p w14:paraId="461209A8" w14:textId="77777777" w:rsidR="000F59A8" w:rsidRPr="00602E4B" w:rsidRDefault="000F59A8" w:rsidP="000F59A8">
            <w:pPr>
              <w:rPr>
                <w:rFonts w:ascii="Inter" w:hAnsi="Inter"/>
                <w:sz w:val="18"/>
                <w:szCs w:val="18"/>
              </w:rPr>
            </w:pPr>
            <w:r w:rsidRPr="00602E4B">
              <w:rPr>
                <w:rFonts w:ascii="Inter" w:hAnsi="Inter"/>
                <w:sz w:val="18"/>
                <w:szCs w:val="18"/>
              </w:rPr>
              <w:t>0.901</w:t>
            </w:r>
          </w:p>
        </w:tc>
        <w:tc>
          <w:tcPr>
            <w:tcW w:w="0" w:type="auto"/>
            <w:vAlign w:val="center"/>
            <w:hideMark/>
          </w:tcPr>
          <w:p w14:paraId="3D093997" w14:textId="77777777" w:rsidR="000F59A8" w:rsidRPr="00602E4B" w:rsidRDefault="000F59A8" w:rsidP="000F59A8">
            <w:pPr>
              <w:rPr>
                <w:rFonts w:ascii="Inter" w:hAnsi="Inter"/>
                <w:sz w:val="18"/>
                <w:szCs w:val="18"/>
              </w:rPr>
            </w:pPr>
            <w:r w:rsidRPr="00602E4B">
              <w:rPr>
                <w:rFonts w:ascii="Inter" w:hAnsi="Inter"/>
                <w:sz w:val="18"/>
                <w:szCs w:val="18"/>
              </w:rPr>
              <w:t>-9.9%</w:t>
            </w:r>
          </w:p>
        </w:tc>
      </w:tr>
      <w:tr w:rsidR="000F59A8" w:rsidRPr="00602E4B" w14:paraId="55AC6676" w14:textId="77777777">
        <w:trPr>
          <w:tblCellSpacing w:w="15" w:type="dxa"/>
        </w:trPr>
        <w:tc>
          <w:tcPr>
            <w:tcW w:w="0" w:type="auto"/>
            <w:vAlign w:val="center"/>
            <w:hideMark/>
          </w:tcPr>
          <w:p w14:paraId="7A68D4A3" w14:textId="77777777" w:rsidR="000F59A8" w:rsidRPr="00602E4B" w:rsidRDefault="000F59A8" w:rsidP="000F59A8">
            <w:pPr>
              <w:rPr>
                <w:rFonts w:ascii="Inter" w:hAnsi="Inter"/>
                <w:sz w:val="18"/>
                <w:szCs w:val="18"/>
              </w:rPr>
            </w:pPr>
            <w:r w:rsidRPr="00602E4B">
              <w:rPr>
                <w:rFonts w:ascii="Inter" w:hAnsi="Inter"/>
                <w:sz w:val="18"/>
                <w:szCs w:val="18"/>
              </w:rPr>
              <w:t>Irene</w:t>
            </w:r>
          </w:p>
        </w:tc>
        <w:tc>
          <w:tcPr>
            <w:tcW w:w="0" w:type="auto"/>
            <w:vAlign w:val="center"/>
            <w:hideMark/>
          </w:tcPr>
          <w:p w14:paraId="22B27D7C" w14:textId="77777777" w:rsidR="000F59A8" w:rsidRPr="00602E4B" w:rsidRDefault="000F59A8" w:rsidP="000F59A8">
            <w:pPr>
              <w:rPr>
                <w:rFonts w:ascii="Inter" w:hAnsi="Inter"/>
                <w:sz w:val="18"/>
                <w:szCs w:val="18"/>
              </w:rPr>
            </w:pPr>
            <w:r w:rsidRPr="00602E4B">
              <w:rPr>
                <w:rFonts w:ascii="Inter" w:hAnsi="Inter"/>
                <w:sz w:val="18"/>
                <w:szCs w:val="18"/>
              </w:rPr>
              <w:t>0.35</w:t>
            </w:r>
          </w:p>
        </w:tc>
        <w:tc>
          <w:tcPr>
            <w:tcW w:w="0" w:type="auto"/>
            <w:vAlign w:val="center"/>
            <w:hideMark/>
          </w:tcPr>
          <w:p w14:paraId="3484B2B9" w14:textId="77777777" w:rsidR="000F59A8" w:rsidRPr="00602E4B" w:rsidRDefault="000F59A8" w:rsidP="000F59A8">
            <w:pPr>
              <w:rPr>
                <w:rFonts w:ascii="Inter" w:hAnsi="Inter"/>
                <w:sz w:val="18"/>
                <w:szCs w:val="18"/>
              </w:rPr>
            </w:pPr>
            <w:r w:rsidRPr="00602E4B">
              <w:rPr>
                <w:rFonts w:ascii="Inter" w:hAnsi="Inter"/>
                <w:sz w:val="18"/>
                <w:szCs w:val="18"/>
              </w:rPr>
              <w:t>0.30</w:t>
            </w:r>
          </w:p>
        </w:tc>
        <w:tc>
          <w:tcPr>
            <w:tcW w:w="0" w:type="auto"/>
            <w:vAlign w:val="center"/>
            <w:hideMark/>
          </w:tcPr>
          <w:p w14:paraId="61C93148" w14:textId="77777777" w:rsidR="000F59A8" w:rsidRPr="00602E4B" w:rsidRDefault="000F59A8" w:rsidP="000F59A8">
            <w:pPr>
              <w:rPr>
                <w:rFonts w:ascii="Inter" w:hAnsi="Inter"/>
                <w:sz w:val="18"/>
                <w:szCs w:val="18"/>
              </w:rPr>
            </w:pPr>
            <w:r w:rsidRPr="00602E4B">
              <w:rPr>
                <w:rFonts w:ascii="Inter" w:hAnsi="Inter"/>
                <w:sz w:val="18"/>
                <w:szCs w:val="18"/>
              </w:rPr>
              <w:t>0.811</w:t>
            </w:r>
          </w:p>
        </w:tc>
        <w:tc>
          <w:tcPr>
            <w:tcW w:w="0" w:type="auto"/>
            <w:vAlign w:val="center"/>
            <w:hideMark/>
          </w:tcPr>
          <w:p w14:paraId="7E747B55" w14:textId="77777777" w:rsidR="000F59A8" w:rsidRPr="00602E4B" w:rsidRDefault="000F59A8" w:rsidP="000F59A8">
            <w:pPr>
              <w:rPr>
                <w:rFonts w:ascii="Inter" w:hAnsi="Inter"/>
                <w:sz w:val="18"/>
                <w:szCs w:val="18"/>
              </w:rPr>
            </w:pPr>
            <w:r w:rsidRPr="00602E4B">
              <w:rPr>
                <w:rFonts w:ascii="Inter" w:hAnsi="Inter"/>
                <w:sz w:val="18"/>
                <w:szCs w:val="18"/>
              </w:rPr>
              <w:t>-18.9%</w:t>
            </w:r>
          </w:p>
        </w:tc>
      </w:tr>
    </w:tbl>
    <w:p w14:paraId="51E39D0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Interpretation: Irene's validator cohort appears together 7× more often than random chance, receiving a ~19% weight penalty. This reduces her probability of being selected, which gradually decreases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oMath>
      <w:r w:rsidRPr="00602E4B">
        <w:rPr>
          <w:rFonts w:ascii="Inter" w:hAnsi="Inter"/>
          <w:sz w:val="18"/>
          <w:szCs w:val="18"/>
        </w:rPr>
        <w:t xml:space="preserve">and removes the penalty. </w:t>
      </w:r>
    </w:p>
    <w:p w14:paraId="240AE49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Relayer Diversity Example:</w:t>
      </w:r>
    </w:p>
    <w:p w14:paraId="50EF40C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lastRenderedPageBreak/>
        <w:t>Validator "Xavier" operates Ethereum bridge relayer, co-signs with same-cohort validators frequently:</w:t>
      </w:r>
    </w:p>
    <w:p w14:paraId="0595E62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Bridge relayer context:</w:t>
      </w:r>
    </w:p>
    <w:p w14:paraId="62ABD676" w14:textId="77777777" w:rsidR="000F59A8" w:rsidRPr="00602E4B" w:rsidRDefault="00000000">
      <w:pPr>
        <w:numPr>
          <w:ilvl w:val="0"/>
          <w:numId w:val="75"/>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n</m:t>
            </m:r>
          </m:e>
          <m:sub>
            <m:r>
              <m:rPr>
                <m:nor/>
              </m:rPr>
              <w:rPr>
                <w:rFonts w:ascii="Inter" w:hAnsi="Inter"/>
                <w:sz w:val="18"/>
                <w:szCs w:val="18"/>
              </w:rPr>
              <m:t>bridge</m:t>
            </m:r>
          </m:sub>
          <m:sup>
            <m:r>
              <m:rPr>
                <m:nor/>
              </m:rPr>
              <w:rPr>
                <w:rFonts w:ascii="Inter" w:hAnsi="Inter"/>
                <w:sz w:val="18"/>
                <w:szCs w:val="18"/>
              </w:rPr>
              <m:t>ETH</m:t>
            </m:r>
          </m:sup>
        </m:sSubSup>
        <m:r>
          <w:rPr>
            <w:rFonts w:ascii="Cambria Math" w:hAnsi="Cambria Math"/>
            <w:sz w:val="18"/>
            <w:szCs w:val="18"/>
          </w:rPr>
          <m:t>=120</m:t>
        </m:r>
      </m:oMath>
      <w:r w:rsidR="000F59A8" w:rsidRPr="00602E4B">
        <w:rPr>
          <w:rFonts w:ascii="Inter" w:hAnsi="Inter"/>
          <w:sz w:val="18"/>
          <w:szCs w:val="18"/>
        </w:rPr>
        <w:t xml:space="preserve">Ethereum bridge relayers </w:t>
      </w:r>
    </w:p>
    <w:p w14:paraId="754F5AB6" w14:textId="77777777" w:rsidR="000F59A8" w:rsidRPr="00602E4B" w:rsidRDefault="00000000">
      <w:pPr>
        <w:numPr>
          <w:ilvl w:val="0"/>
          <w:numId w:val="75"/>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t</m:t>
            </m:r>
          </m:e>
          <m:sub>
            <m:r>
              <m:rPr>
                <m:nor/>
              </m:rPr>
              <w:rPr>
                <w:rFonts w:ascii="Inter" w:hAnsi="Inter"/>
                <w:sz w:val="18"/>
                <w:szCs w:val="18"/>
              </w:rPr>
              <m:t>bridge</m:t>
            </m:r>
          </m:sub>
          <m:sup>
            <m:r>
              <m:rPr>
                <m:nor/>
              </m:rPr>
              <w:rPr>
                <w:rFonts w:ascii="Inter" w:hAnsi="Inter"/>
                <w:sz w:val="18"/>
                <w:szCs w:val="18"/>
              </w:rPr>
              <m:t>ETH</m:t>
            </m:r>
          </m:sup>
        </m:sSubSup>
        <m:r>
          <w:rPr>
            <w:rFonts w:ascii="Cambria Math" w:hAnsi="Cambria Math"/>
            <w:sz w:val="18"/>
            <w:szCs w:val="18"/>
          </w:rPr>
          <m:t>=80</m:t>
        </m:r>
      </m:oMath>
      <w:r w:rsidR="000F59A8" w:rsidRPr="00602E4B">
        <w:rPr>
          <w:rFonts w:ascii="Inter" w:hAnsi="Inter"/>
          <w:sz w:val="18"/>
          <w:szCs w:val="18"/>
        </w:rPr>
        <w:t xml:space="preserve">(2/3 threshold) </w:t>
      </w:r>
    </w:p>
    <w:p w14:paraId="0057DCE6" w14:textId="77777777" w:rsidR="000F59A8" w:rsidRPr="00602E4B" w:rsidRDefault="000F59A8">
      <w:pPr>
        <w:numPr>
          <w:ilvl w:val="0"/>
          <w:numId w:val="75"/>
        </w:numPr>
        <w:spacing w:before="100" w:beforeAutospacing="1" w:after="100" w:afterAutospacing="1"/>
        <w:rPr>
          <w:rFonts w:ascii="Inter" w:hAnsi="Inter"/>
          <w:sz w:val="18"/>
          <w:szCs w:val="18"/>
        </w:rPr>
      </w:pPr>
      <w:r w:rsidRPr="00602E4B">
        <w:rPr>
          <w:rFonts w:ascii="Inter" w:hAnsi="Inter"/>
          <w:sz w:val="18"/>
          <w:szCs w:val="18"/>
        </w:rPr>
        <w:t xml:space="preserve">Expected co-signing: </w:t>
      </w:r>
      <m:oMath>
        <m:sSub>
          <m:sSubPr>
            <m:ctrlPr>
              <w:rPr>
                <w:rFonts w:ascii="Cambria Math" w:hAnsi="Cambria Math"/>
                <w:sz w:val="18"/>
                <w:szCs w:val="18"/>
              </w:rPr>
            </m:ctrlPr>
          </m:sSubPr>
          <m:e>
            <m:r>
              <w:rPr>
                <w:rFonts w:ascii="Cambria Math" w:hAnsi="Cambria Math"/>
                <w:sz w:val="18"/>
                <w:szCs w:val="18"/>
              </w:rPr>
              <m:t>μ</m:t>
            </m:r>
          </m:e>
          <m:sub>
            <m:r>
              <m:rPr>
                <m:nor/>
              </m:rPr>
              <w:rPr>
                <w:rFonts w:ascii="Inter" w:hAnsi="Inter"/>
                <w:sz w:val="18"/>
                <w:szCs w:val="18"/>
              </w:rPr>
              <m:t>ETH</m:t>
            </m:r>
          </m:sub>
        </m:sSub>
        <m:r>
          <w:rPr>
            <w:rFonts w:ascii="Cambria Math" w:hAnsi="Cambria Math"/>
            <w:sz w:val="18"/>
            <w:szCs w:val="18"/>
          </w:rPr>
          <m:t>=80</m:t>
        </m:r>
        <m:r>
          <m:rPr>
            <m:sty m:val="p"/>
          </m:rPr>
          <w:rPr>
            <w:rFonts w:ascii="Cambria Math" w:hAnsi="Cambria Math"/>
            <w:sz w:val="18"/>
            <w:szCs w:val="18"/>
          </w:rPr>
          <m:t>/</m:t>
        </m:r>
        <m:r>
          <w:rPr>
            <w:rFonts w:ascii="Cambria Math" w:hAnsi="Cambria Math"/>
            <w:sz w:val="18"/>
            <w:szCs w:val="18"/>
          </w:rPr>
          <m:t>120=0.667</m:t>
        </m:r>
      </m:oMath>
      <w:r w:rsidRPr="00602E4B">
        <w:rPr>
          <w:rFonts w:ascii="Inter" w:hAnsi="Inter"/>
          <w:sz w:val="18"/>
          <w:szCs w:val="18"/>
        </w:rPr>
        <w:t xml:space="preserve">(67% of threshold signatures include any given cohort member if randomly distributed) </w:t>
      </w:r>
    </w:p>
    <w:p w14:paraId="45C222D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Xavier's cohort (5 validators in AWS us-east-1):</w:t>
      </w:r>
    </w:p>
    <w:p w14:paraId="43C08B25" w14:textId="77777777" w:rsidR="000F59A8" w:rsidRPr="00602E4B" w:rsidRDefault="000F59A8">
      <w:pPr>
        <w:numPr>
          <w:ilvl w:val="0"/>
          <w:numId w:val="76"/>
        </w:numPr>
        <w:spacing w:before="100" w:beforeAutospacing="1" w:after="100" w:afterAutospacing="1"/>
        <w:rPr>
          <w:rFonts w:ascii="Inter" w:hAnsi="Inter"/>
          <w:sz w:val="18"/>
          <w:szCs w:val="18"/>
        </w:rPr>
      </w:pPr>
      <w:r w:rsidRPr="00602E4B">
        <w:rPr>
          <w:rFonts w:ascii="Inter" w:hAnsi="Inter"/>
          <w:sz w:val="18"/>
          <w:szCs w:val="18"/>
        </w:rPr>
        <w:t xml:space="preserve">Observed co-signing frequency: </w:t>
      </w:r>
      <m:oMath>
        <m:sSub>
          <m:sSubPr>
            <m:ctrlPr>
              <w:rPr>
                <w:rFonts w:ascii="Cambria Math" w:hAnsi="Cambria Math"/>
                <w:sz w:val="18"/>
                <w:szCs w:val="18"/>
              </w:rPr>
            </m:ctrlPr>
          </m:sSubPr>
          <m:e>
            <m:r>
              <w:rPr>
                <w:rFonts w:ascii="Cambria Math" w:hAnsi="Cambria Math"/>
                <w:sz w:val="18"/>
                <w:szCs w:val="18"/>
              </w:rPr>
              <m:t>p</m:t>
            </m:r>
          </m:e>
          <m:sub>
            <m:r>
              <m:rPr>
                <m:nor/>
              </m:rPr>
              <w:rPr>
                <w:rFonts w:ascii="Inter" w:hAnsi="Inter"/>
                <w:sz w:val="18"/>
                <w:szCs w:val="18"/>
              </w:rPr>
              <m:t>Xavier</m:t>
            </m:r>
            <m:r>
              <w:rPr>
                <w:rFonts w:ascii="Cambria Math" w:hAnsi="Cambria Math"/>
                <w:sz w:val="18"/>
                <w:szCs w:val="18"/>
              </w:rPr>
              <m:t>,</m:t>
            </m:r>
            <m:r>
              <m:rPr>
                <m:nor/>
              </m:rPr>
              <w:rPr>
                <w:rFonts w:ascii="Inter" w:hAnsi="Inter"/>
                <w:sz w:val="18"/>
                <w:szCs w:val="18"/>
              </w:rPr>
              <m:t>ETH</m:t>
            </m:r>
          </m:sub>
        </m:sSub>
        <m:r>
          <w:rPr>
            <w:rFonts w:ascii="Cambria Math" w:hAnsi="Cambria Math"/>
            <w:sz w:val="18"/>
            <w:szCs w:val="18"/>
          </w:rPr>
          <m:t>=0.85</m:t>
        </m:r>
      </m:oMath>
      <w:r w:rsidRPr="00602E4B">
        <w:rPr>
          <w:rFonts w:ascii="Inter" w:hAnsi="Inter"/>
          <w:sz w:val="18"/>
          <w:szCs w:val="18"/>
        </w:rPr>
        <w:t xml:space="preserve">(85% of signatures include at least one cohort member) </w:t>
      </w:r>
    </w:p>
    <w:p w14:paraId="4CA6F344" w14:textId="77777777" w:rsidR="000F59A8" w:rsidRPr="00602E4B" w:rsidRDefault="000F59A8">
      <w:pPr>
        <w:numPr>
          <w:ilvl w:val="0"/>
          <w:numId w:val="76"/>
        </w:numPr>
        <w:spacing w:before="100" w:beforeAutospacing="1" w:after="100" w:afterAutospacing="1"/>
        <w:rPr>
          <w:rFonts w:ascii="Inter" w:hAnsi="Inter"/>
          <w:sz w:val="18"/>
          <w:szCs w:val="18"/>
        </w:rPr>
      </w:pPr>
      <w:r w:rsidRPr="00602E4B">
        <w:rPr>
          <w:rFonts w:ascii="Inter" w:hAnsi="Inter"/>
          <w:sz w:val="18"/>
          <w:szCs w:val="18"/>
        </w:rPr>
        <w:t xml:space="preserve">Excess: </w:t>
      </w:r>
      <m:oMath>
        <m:r>
          <w:rPr>
            <w:rFonts w:ascii="Cambria Math" w:hAnsi="Cambria Math"/>
            <w:sz w:val="18"/>
            <w:szCs w:val="18"/>
          </w:rPr>
          <m:t>0.85-0.667=0.183</m:t>
        </m:r>
      </m:oMath>
    </w:p>
    <w:p w14:paraId="3BCF55F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Diversity penalty: </w:t>
      </w:r>
    </w:p>
    <w:p w14:paraId="1C21AB8A"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D</m:t>
              </m:r>
            </m:e>
            <m:sub>
              <m:r>
                <m:rPr>
                  <m:nor/>
                </m:rPr>
                <w:rPr>
                  <w:rFonts w:ascii="Inter" w:hAnsi="Inter"/>
                  <w:sz w:val="18"/>
                  <w:szCs w:val="18"/>
                </w:rPr>
                <m:t>Xavier</m:t>
              </m:r>
              <m:r>
                <w:rPr>
                  <w:rFonts w:ascii="Cambria Math" w:hAnsi="Cambria Math"/>
                  <w:sz w:val="18"/>
                  <w:szCs w:val="18"/>
                </w:rPr>
                <m:t>,</m:t>
              </m:r>
              <m:r>
                <m:rPr>
                  <m:nor/>
                </m:rPr>
                <w:rPr>
                  <w:rFonts w:ascii="Inter" w:hAnsi="Inter"/>
                  <w:sz w:val="18"/>
                  <w:szCs w:val="18"/>
                </w:rPr>
                <m:t>ETH</m:t>
              </m:r>
            </m:sub>
          </m:sSub>
          <m:r>
            <w:rPr>
              <w:rFonts w:ascii="Cambria Math" w:hAnsi="Cambria Math"/>
              <w:sz w:val="18"/>
              <w:szCs w:val="18"/>
            </w:rPr>
            <m:t>=</m:t>
          </m:r>
          <m:r>
            <m:rPr>
              <m:sty m:val="p"/>
            </m:rPr>
            <w:rPr>
              <w:rFonts w:ascii="Cambria Math" w:hAnsi="Cambria Math"/>
              <w:sz w:val="18"/>
              <w:szCs w:val="18"/>
            </w:rPr>
            <m:t>exp</m:t>
          </m:r>
          <m:r>
            <w:rPr>
              <w:rFonts w:ascii="Cambria Math" w:hAnsi="Cambria Math"/>
              <w:sz w:val="18"/>
              <w:szCs w:val="18"/>
            </w:rPr>
            <m:t>⁡(-1.0⋅0.183)=0.833</m:t>
          </m:r>
          <m:r>
            <m:rPr>
              <m:sty m:val="p"/>
            </m:rPr>
            <w:rPr>
              <w:rFonts w:ascii="Cambria Math" w:hAnsi="Cambria Math"/>
              <w:sz w:val="18"/>
              <w:szCs w:val="18"/>
            </w:rPr>
            <w:br/>
          </m:r>
        </m:oMath>
      </m:oMathPara>
    </w:p>
    <w:p w14:paraId="52BE998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Xavier's bridge signing weight reduced by 16.7% for Ethereum operations.</w:t>
      </w:r>
    </w:p>
    <w:p w14:paraId="7515E74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If Xavier also operates Solana bridge with better diversity:</w:t>
      </w:r>
    </w:p>
    <w:p w14:paraId="645670F2" w14:textId="77777777" w:rsidR="000F59A8" w:rsidRPr="00602E4B" w:rsidRDefault="00000000">
      <w:pPr>
        <w:numPr>
          <w:ilvl w:val="0"/>
          <w:numId w:val="7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p</m:t>
            </m:r>
          </m:e>
          <m:sub>
            <m:r>
              <m:rPr>
                <m:nor/>
              </m:rPr>
              <w:rPr>
                <w:rFonts w:ascii="Inter" w:hAnsi="Inter"/>
                <w:sz w:val="18"/>
                <w:szCs w:val="18"/>
              </w:rPr>
              <m:t>Xavier</m:t>
            </m:r>
            <m:r>
              <w:rPr>
                <w:rFonts w:ascii="Cambria Math" w:hAnsi="Cambria Math"/>
                <w:sz w:val="18"/>
                <w:szCs w:val="18"/>
              </w:rPr>
              <m:t>,</m:t>
            </m:r>
            <m:r>
              <m:rPr>
                <m:nor/>
              </m:rPr>
              <w:rPr>
                <w:rFonts w:ascii="Inter" w:hAnsi="Inter"/>
                <w:sz w:val="18"/>
                <w:szCs w:val="18"/>
              </w:rPr>
              <m:t>SOL</m:t>
            </m:r>
          </m:sub>
        </m:sSub>
        <m:r>
          <w:rPr>
            <w:rFonts w:ascii="Cambria Math" w:hAnsi="Cambria Math"/>
            <w:sz w:val="18"/>
            <w:szCs w:val="18"/>
          </w:rPr>
          <m:t>=0.45</m:t>
        </m:r>
      </m:oMath>
      <w:r w:rsidR="000F59A8" w:rsidRPr="00602E4B">
        <w:rPr>
          <w:rFonts w:ascii="Inter" w:hAnsi="Inter"/>
          <w:sz w:val="18"/>
          <w:szCs w:val="18"/>
        </w:rPr>
        <w:t xml:space="preserve">(below expected </w:t>
      </w:r>
      <m:oMath>
        <m:sSub>
          <m:sSubPr>
            <m:ctrlPr>
              <w:rPr>
                <w:rFonts w:ascii="Cambria Math" w:hAnsi="Cambria Math"/>
                <w:sz w:val="18"/>
                <w:szCs w:val="18"/>
              </w:rPr>
            </m:ctrlPr>
          </m:sSubPr>
          <m:e>
            <m:r>
              <w:rPr>
                <w:rFonts w:ascii="Cambria Math" w:hAnsi="Cambria Math"/>
                <w:sz w:val="18"/>
                <w:szCs w:val="18"/>
              </w:rPr>
              <m:t>μ</m:t>
            </m:r>
          </m:e>
          <m:sub>
            <m:r>
              <m:rPr>
                <m:nor/>
              </m:rPr>
              <w:rPr>
                <w:rFonts w:ascii="Inter" w:hAnsi="Inter"/>
                <w:sz w:val="18"/>
                <w:szCs w:val="18"/>
              </w:rPr>
              <m:t>SOL</m:t>
            </m:r>
          </m:sub>
        </m:sSub>
        <m:r>
          <w:rPr>
            <w:rFonts w:ascii="Cambria Math" w:hAnsi="Cambria Math"/>
            <w:sz w:val="18"/>
            <w:szCs w:val="18"/>
          </w:rPr>
          <m:t>=0.50</m:t>
        </m:r>
      </m:oMath>
      <w:r w:rsidR="000F59A8" w:rsidRPr="00602E4B">
        <w:rPr>
          <w:rFonts w:ascii="Inter" w:hAnsi="Inter"/>
          <w:sz w:val="18"/>
          <w:szCs w:val="18"/>
        </w:rPr>
        <w:t xml:space="preserve">) </w:t>
      </w:r>
    </w:p>
    <w:p w14:paraId="6337F22B" w14:textId="77777777" w:rsidR="000F59A8" w:rsidRPr="00602E4B" w:rsidRDefault="00000000">
      <w:pPr>
        <w:numPr>
          <w:ilvl w:val="0"/>
          <w:numId w:val="7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D</m:t>
            </m:r>
          </m:e>
          <m:sub>
            <m:r>
              <m:rPr>
                <m:nor/>
              </m:rPr>
              <w:rPr>
                <w:rFonts w:ascii="Inter" w:hAnsi="Inter"/>
                <w:sz w:val="18"/>
                <w:szCs w:val="18"/>
              </w:rPr>
              <m:t>Xavier</m:t>
            </m:r>
            <m:r>
              <w:rPr>
                <w:rFonts w:ascii="Cambria Math" w:hAnsi="Cambria Math"/>
                <w:sz w:val="18"/>
                <w:szCs w:val="18"/>
              </w:rPr>
              <m:t>,</m:t>
            </m:r>
            <m:r>
              <m:rPr>
                <m:nor/>
              </m:rPr>
              <w:rPr>
                <w:rFonts w:ascii="Inter" w:hAnsi="Inter"/>
                <w:sz w:val="18"/>
                <w:szCs w:val="18"/>
              </w:rPr>
              <m:t>SOL</m:t>
            </m:r>
          </m:sub>
        </m:sSub>
        <m:r>
          <w:rPr>
            <w:rFonts w:ascii="Cambria Math" w:hAnsi="Cambria Math"/>
            <w:sz w:val="18"/>
            <w:szCs w:val="18"/>
          </w:rPr>
          <m:t>=1.00</m:t>
        </m:r>
      </m:oMath>
      <w:r w:rsidR="000F59A8" w:rsidRPr="00602E4B">
        <w:rPr>
          <w:rFonts w:ascii="Inter" w:hAnsi="Inter"/>
          <w:sz w:val="18"/>
          <w:szCs w:val="18"/>
        </w:rPr>
        <w:t xml:space="preserve">(no penalty) </w:t>
      </w:r>
    </w:p>
    <w:p w14:paraId="745237E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Combined diversity score: </w:t>
      </w:r>
    </w:p>
    <w:p w14:paraId="11389D46"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D</m:t>
              </m:r>
            </m:e>
            <m:sub>
              <m:r>
                <m:rPr>
                  <m:nor/>
                </m:rPr>
                <w:rPr>
                  <w:rFonts w:ascii="Inter" w:hAnsi="Inter"/>
                  <w:sz w:val="18"/>
                  <w:szCs w:val="18"/>
                </w:rPr>
                <m:t>Xavier</m:t>
              </m:r>
            </m:sub>
            <m:sup>
              <m:r>
                <m:rPr>
                  <m:nor/>
                </m:rPr>
                <w:rPr>
                  <w:rFonts w:ascii="Inter" w:hAnsi="Inter"/>
                  <w:sz w:val="18"/>
                  <w:szCs w:val="18"/>
                </w:rPr>
                <m:t>bridge</m:t>
              </m:r>
            </m:sup>
          </m:sSub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0.833+1.00</m:t>
              </m:r>
            </m:num>
            <m:den>
              <m:r>
                <w:rPr>
                  <w:rFonts w:ascii="Cambria Math" w:hAnsi="Cambria Math"/>
                  <w:sz w:val="18"/>
                  <w:szCs w:val="18"/>
                </w:rPr>
                <m:t>2</m:t>
              </m:r>
            </m:den>
          </m:f>
          <m:r>
            <w:rPr>
              <w:rFonts w:ascii="Cambria Math" w:hAnsi="Cambria Math"/>
              <w:sz w:val="18"/>
              <w:szCs w:val="18"/>
            </w:rPr>
            <m:t>=0.917</m:t>
          </m:r>
          <m:r>
            <m:rPr>
              <m:sty m:val="p"/>
            </m:rPr>
            <w:rPr>
              <w:rFonts w:ascii="Cambria Math" w:hAnsi="Cambria Math"/>
              <w:sz w:val="18"/>
              <w:szCs w:val="18"/>
            </w:rPr>
            <w:br/>
          </m:r>
        </m:oMath>
      </m:oMathPara>
    </w:p>
    <w:p w14:paraId="43F64AF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Equilibrium Behavior:</w:t>
      </w:r>
    </w:p>
    <w:p w14:paraId="5AA7AD7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As penalties accumulate on clustered validators, their selection probability decreases, which reduces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oMath>
      <w:r w:rsidRPr="00602E4B">
        <w:rPr>
          <w:rFonts w:ascii="Inter" w:hAnsi="Inter"/>
          <w:sz w:val="18"/>
          <w:szCs w:val="18"/>
        </w:rPr>
        <w:t xml:space="preserve">, which reduces penalties. The system naturally converges to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≈μ</m:t>
        </m:r>
      </m:oMath>
      <w:r w:rsidRPr="00602E4B">
        <w:rPr>
          <w:rFonts w:ascii="Inter" w:hAnsi="Inter"/>
          <w:sz w:val="18"/>
          <w:szCs w:val="18"/>
        </w:rPr>
        <w:t xml:space="preserve">for all validators, achieving optimal diversity. </w:t>
      </w:r>
    </w:p>
    <w:p w14:paraId="6DB69B1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Critical Scenario - Bridge Datacenter Concentration:</w:t>
      </w:r>
    </w:p>
    <w:p w14:paraId="11690B5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Suppose 60 out of 150 Ethereum bridge relayers are in AWS us-east-1 (40% concentration):</w:t>
      </w:r>
    </w:p>
    <w:p w14:paraId="05E5BD3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Without diversity penalties:</w:t>
      </w:r>
    </w:p>
    <w:p w14:paraId="59998774" w14:textId="77777777" w:rsidR="000F59A8" w:rsidRPr="00602E4B" w:rsidRDefault="000F59A8">
      <w:pPr>
        <w:numPr>
          <w:ilvl w:val="0"/>
          <w:numId w:val="78"/>
        </w:numPr>
        <w:spacing w:before="100" w:beforeAutospacing="1" w:after="100" w:afterAutospacing="1"/>
        <w:rPr>
          <w:rFonts w:ascii="Inter" w:hAnsi="Inter"/>
          <w:sz w:val="18"/>
          <w:szCs w:val="18"/>
        </w:rPr>
      </w:pPr>
      <w:r w:rsidRPr="00602E4B">
        <w:rPr>
          <w:rFonts w:ascii="Inter" w:hAnsi="Inter"/>
          <w:sz w:val="18"/>
          <w:szCs w:val="18"/>
        </w:rPr>
        <w:t xml:space="preserve">Expected co-signing with same datacenter: </w:t>
      </w:r>
      <m:oMath>
        <m:r>
          <w:rPr>
            <w:rFonts w:ascii="Cambria Math" w:hAnsi="Cambria Math"/>
            <w:sz w:val="18"/>
            <w:szCs w:val="18"/>
          </w:rPr>
          <m:t>μ=80</m:t>
        </m:r>
        <m:r>
          <m:rPr>
            <m:sty m:val="p"/>
          </m:rPr>
          <w:rPr>
            <w:rFonts w:ascii="Cambria Math" w:hAnsi="Cambria Math"/>
            <w:sz w:val="18"/>
            <w:szCs w:val="18"/>
          </w:rPr>
          <m:t>/</m:t>
        </m:r>
        <m:r>
          <w:rPr>
            <w:rFonts w:ascii="Cambria Math" w:hAnsi="Cambria Math"/>
            <w:sz w:val="18"/>
            <w:szCs w:val="18"/>
          </w:rPr>
          <m:t>150=0.533</m:t>
        </m:r>
      </m:oMath>
    </w:p>
    <w:p w14:paraId="71EE531E" w14:textId="77777777" w:rsidR="000F59A8" w:rsidRPr="00602E4B" w:rsidRDefault="000F59A8">
      <w:pPr>
        <w:numPr>
          <w:ilvl w:val="0"/>
          <w:numId w:val="78"/>
        </w:numPr>
        <w:spacing w:before="100" w:beforeAutospacing="1" w:after="100" w:afterAutospacing="1"/>
        <w:rPr>
          <w:rFonts w:ascii="Inter" w:hAnsi="Inter"/>
          <w:sz w:val="18"/>
          <w:szCs w:val="18"/>
        </w:rPr>
      </w:pPr>
      <w:r w:rsidRPr="00602E4B">
        <w:rPr>
          <w:rFonts w:ascii="Inter" w:hAnsi="Inter"/>
          <w:sz w:val="18"/>
          <w:szCs w:val="18"/>
        </w:rPr>
        <w:t xml:space="preserve">Observed co-signing with AWS validators: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=0.85</m:t>
        </m:r>
      </m:oMath>
      <w:r w:rsidRPr="00602E4B">
        <w:rPr>
          <w:rFonts w:ascii="Inter" w:hAnsi="Inter"/>
          <w:sz w:val="18"/>
          <w:szCs w:val="18"/>
        </w:rPr>
        <w:t xml:space="preserve">(frequently selected together) </w:t>
      </w:r>
    </w:p>
    <w:p w14:paraId="5EF787E7" w14:textId="77777777" w:rsidR="000F59A8" w:rsidRPr="00602E4B" w:rsidRDefault="000F59A8">
      <w:pPr>
        <w:numPr>
          <w:ilvl w:val="0"/>
          <w:numId w:val="78"/>
        </w:numPr>
        <w:spacing w:before="100" w:beforeAutospacing="1" w:after="100" w:afterAutospacing="1"/>
        <w:rPr>
          <w:rFonts w:ascii="Inter" w:hAnsi="Inter"/>
          <w:sz w:val="18"/>
          <w:szCs w:val="18"/>
        </w:rPr>
      </w:pPr>
      <w:r w:rsidRPr="00602E4B">
        <w:rPr>
          <w:rFonts w:ascii="Inter" w:hAnsi="Inter"/>
          <w:sz w:val="18"/>
          <w:szCs w:val="18"/>
        </w:rPr>
        <w:t xml:space="preserve">Excess: </w:t>
      </w:r>
      <m:oMath>
        <m:r>
          <w:rPr>
            <w:rFonts w:ascii="Cambria Math" w:hAnsi="Cambria Math"/>
            <w:sz w:val="18"/>
            <w:szCs w:val="18"/>
          </w:rPr>
          <m:t>0.85-0.533=0.317</m:t>
        </m:r>
      </m:oMath>
    </w:p>
    <w:p w14:paraId="5925993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Diversity penalty: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exp</m:t>
        </m:r>
        <m:r>
          <w:rPr>
            <w:rFonts w:ascii="Cambria Math" w:hAnsi="Cambria Math"/>
            <w:sz w:val="18"/>
            <w:szCs w:val="18"/>
          </w:rPr>
          <m:t>⁡(-1.0⋅0.317)=0.728</m:t>
        </m:r>
      </m:oMath>
      <w:r w:rsidRPr="00602E4B">
        <w:rPr>
          <w:rFonts w:ascii="Inter" w:hAnsi="Inter"/>
          <w:sz w:val="18"/>
          <w:szCs w:val="18"/>
        </w:rPr>
        <w:t xml:space="preserve">(27.2% penalty) </w:t>
      </w:r>
    </w:p>
    <w:p w14:paraId="1274775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Effect over time:</w:t>
      </w:r>
    </w:p>
    <w:p w14:paraId="19138865" w14:textId="77777777" w:rsidR="000F59A8" w:rsidRPr="00602E4B" w:rsidRDefault="000F59A8">
      <w:pPr>
        <w:numPr>
          <w:ilvl w:val="0"/>
          <w:numId w:val="79"/>
        </w:numPr>
        <w:spacing w:before="100" w:beforeAutospacing="1" w:after="100" w:afterAutospacing="1"/>
        <w:rPr>
          <w:rFonts w:ascii="Inter" w:hAnsi="Inter"/>
          <w:sz w:val="18"/>
          <w:szCs w:val="18"/>
        </w:rPr>
      </w:pPr>
      <w:r w:rsidRPr="00602E4B">
        <w:rPr>
          <w:rFonts w:ascii="Inter" w:hAnsi="Inter"/>
          <w:sz w:val="18"/>
          <w:szCs w:val="18"/>
        </w:rPr>
        <w:t>AWS validators selected less frequently for threshold signatures</w:t>
      </w:r>
    </w:p>
    <w:p w14:paraId="1D645639" w14:textId="77777777" w:rsidR="000F59A8" w:rsidRPr="00602E4B" w:rsidRDefault="000F59A8">
      <w:pPr>
        <w:numPr>
          <w:ilvl w:val="0"/>
          <w:numId w:val="79"/>
        </w:numPr>
        <w:spacing w:before="100" w:beforeAutospacing="1" w:after="100" w:afterAutospacing="1"/>
        <w:rPr>
          <w:rFonts w:ascii="Inter" w:hAnsi="Inter"/>
          <w:sz w:val="18"/>
          <w:szCs w:val="18"/>
        </w:rPr>
      </w:pPr>
      <w:r w:rsidRPr="00602E4B">
        <w:rPr>
          <w:rFonts w:ascii="Inter" w:hAnsi="Inter"/>
          <w:sz w:val="18"/>
          <w:szCs w:val="18"/>
        </w:rPr>
        <w:t>Independent datacenter validators preferentially selected</w:t>
      </w:r>
    </w:p>
    <w:p w14:paraId="2D4C7FC8" w14:textId="77777777" w:rsidR="000F59A8" w:rsidRPr="00602E4B" w:rsidRDefault="000F59A8">
      <w:pPr>
        <w:numPr>
          <w:ilvl w:val="0"/>
          <w:numId w:val="79"/>
        </w:numPr>
        <w:spacing w:before="100" w:beforeAutospacing="1" w:after="100" w:afterAutospacing="1"/>
        <w:rPr>
          <w:rFonts w:ascii="Inter" w:hAnsi="Inter"/>
          <w:sz w:val="18"/>
          <w:szCs w:val="18"/>
        </w:rPr>
      </w:pPr>
      <w:r w:rsidRPr="00602E4B">
        <w:rPr>
          <w:rFonts w:ascii="Inter" w:hAnsi="Inter"/>
          <w:sz w:val="18"/>
          <w:szCs w:val="18"/>
        </w:rPr>
        <w:t>After 3-6 months, concentration naturally rebalances to ~25-30%</w:t>
      </w:r>
    </w:p>
    <w:p w14:paraId="6ACEE289" w14:textId="77777777" w:rsidR="000F59A8" w:rsidRPr="00602E4B" w:rsidRDefault="000F59A8">
      <w:pPr>
        <w:numPr>
          <w:ilvl w:val="0"/>
          <w:numId w:val="79"/>
        </w:numPr>
        <w:spacing w:before="100" w:beforeAutospacing="1" w:after="100" w:afterAutospacing="1"/>
        <w:rPr>
          <w:rFonts w:ascii="Inter" w:hAnsi="Inter"/>
          <w:sz w:val="18"/>
          <w:szCs w:val="18"/>
        </w:rPr>
      </w:pPr>
      <w:r w:rsidRPr="00602E4B">
        <w:rPr>
          <w:rFonts w:ascii="Inter" w:hAnsi="Inter"/>
          <w:sz w:val="18"/>
          <w:szCs w:val="18"/>
        </w:rPr>
        <w:t xml:space="preserve">Penalty diminishes as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→μ</m:t>
        </m:r>
      </m:oMath>
    </w:p>
    <w:p w14:paraId="1DD59B8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Governance Override for Critical Diversity:</w:t>
      </w:r>
    </w:p>
    <w:p w14:paraId="26BC6A5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If concentration becomes severe (e.g., &gt;50% in single datacenter), DAO can:</w:t>
      </w:r>
    </w:p>
    <w:p w14:paraId="2547DBA7" w14:textId="77777777" w:rsidR="000F59A8" w:rsidRPr="00602E4B" w:rsidRDefault="000F59A8">
      <w:pPr>
        <w:numPr>
          <w:ilvl w:val="0"/>
          <w:numId w:val="80"/>
        </w:numPr>
        <w:spacing w:before="100" w:beforeAutospacing="1" w:after="100" w:afterAutospacing="1"/>
        <w:rPr>
          <w:rFonts w:ascii="Inter" w:hAnsi="Inter"/>
          <w:sz w:val="18"/>
          <w:szCs w:val="18"/>
        </w:rPr>
      </w:pPr>
      <w:r w:rsidRPr="00602E4B">
        <w:rPr>
          <w:rFonts w:ascii="Inter" w:hAnsi="Inter"/>
          <w:sz w:val="18"/>
          <w:szCs w:val="18"/>
        </w:rPr>
        <w:t xml:space="preserve">Increase </w:t>
      </w:r>
      <m:oMath>
        <m:sSub>
          <m:sSubPr>
            <m:ctrlPr>
              <w:rPr>
                <w:rFonts w:ascii="Cambria Math" w:hAnsi="Cambria Math"/>
                <w:sz w:val="18"/>
                <w:szCs w:val="18"/>
              </w:rPr>
            </m:ctrlPr>
          </m:sSubPr>
          <m:e>
            <m:r>
              <w:rPr>
                <w:rFonts w:ascii="Cambria Math" w:hAnsi="Cambria Math"/>
                <w:sz w:val="18"/>
                <w:szCs w:val="18"/>
              </w:rPr>
              <m:t>λ</m:t>
            </m:r>
          </m:e>
          <m:sub>
            <m:r>
              <m:rPr>
                <m:nor/>
              </m:rPr>
              <w:rPr>
                <w:rFonts w:ascii="Inter" w:hAnsi="Inter"/>
                <w:sz w:val="18"/>
                <w:szCs w:val="18"/>
              </w:rPr>
              <m:t>bridge</m:t>
            </m:r>
          </m:sub>
        </m:sSub>
      </m:oMath>
      <w:r w:rsidRPr="00602E4B">
        <w:rPr>
          <w:rFonts w:ascii="Inter" w:hAnsi="Inter"/>
          <w:sz w:val="18"/>
          <w:szCs w:val="18"/>
        </w:rPr>
        <w:t xml:space="preserve">temporarily to accelerate rebalancing </w:t>
      </w:r>
    </w:p>
    <w:p w14:paraId="50C265EA" w14:textId="77777777" w:rsidR="000F59A8" w:rsidRPr="00602E4B" w:rsidRDefault="000F59A8">
      <w:pPr>
        <w:numPr>
          <w:ilvl w:val="0"/>
          <w:numId w:val="80"/>
        </w:numPr>
        <w:spacing w:before="100" w:beforeAutospacing="1" w:after="100" w:afterAutospacing="1"/>
        <w:rPr>
          <w:rFonts w:ascii="Inter" w:hAnsi="Inter"/>
          <w:sz w:val="18"/>
          <w:szCs w:val="18"/>
        </w:rPr>
      </w:pPr>
      <w:r w:rsidRPr="00602E4B">
        <w:rPr>
          <w:rFonts w:ascii="Inter" w:hAnsi="Inter"/>
          <w:sz w:val="18"/>
          <w:szCs w:val="18"/>
        </w:rPr>
        <w:t>Mandate that new bridge relayers must be from under-represented regions</w:t>
      </w:r>
    </w:p>
    <w:p w14:paraId="4CCCB074" w14:textId="77777777" w:rsidR="000F59A8" w:rsidRPr="00602E4B" w:rsidRDefault="000F59A8">
      <w:pPr>
        <w:numPr>
          <w:ilvl w:val="0"/>
          <w:numId w:val="80"/>
        </w:numPr>
        <w:spacing w:before="100" w:beforeAutospacing="1" w:after="100" w:afterAutospacing="1"/>
        <w:rPr>
          <w:rFonts w:ascii="Inter" w:hAnsi="Inter"/>
          <w:sz w:val="18"/>
          <w:szCs w:val="18"/>
        </w:rPr>
      </w:pPr>
      <w:r w:rsidRPr="00602E4B">
        <w:rPr>
          <w:rFonts w:ascii="Inter" w:hAnsi="Inter"/>
          <w:sz w:val="18"/>
          <w:szCs w:val="18"/>
        </w:rPr>
        <w:t>Temporarily exclude new registrations from over-represented cohorts</w:t>
      </w:r>
    </w:p>
    <w:p w14:paraId="639A21F0"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5.5 Reputation Update (Per Epoch)</w:t>
      </w:r>
    </w:p>
    <w:p w14:paraId="2B14DF3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5AC2F699"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e+1</m:t>
              </m:r>
            </m:sup>
          </m:sSubSup>
          <m:r>
            <w:rPr>
              <w:rFonts w:ascii="Cambria Math" w:hAnsi="Cambria Math"/>
              <w:sz w:val="18"/>
              <w:szCs w:val="18"/>
            </w:rPr>
            <m:t>=</m:t>
          </m:r>
          <m:r>
            <m:rPr>
              <m:nor/>
            </m:rPr>
            <w:rPr>
              <w:rFonts w:ascii="Inter" w:hAnsi="Inter"/>
              <w:sz w:val="18"/>
              <w:szCs w:val="18"/>
            </w:rPr>
            <m:t>clamp</m:t>
          </m:r>
          <m:r>
            <w:rPr>
              <w:rFonts w:ascii="Cambria Math" w:hAnsi="Cambria Math"/>
              <w:sz w:val="18"/>
              <w:szCs w:val="18"/>
            </w:rPr>
            <m:t>(ρ⋅</m:t>
          </m:r>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+(1-ρ)⋅</m:t>
          </m:r>
          <m:sSubSup>
            <m:sSubSupPr>
              <m:ctrlPr>
                <w:rPr>
                  <w:rFonts w:ascii="Cambria Math" w:hAnsi="Cambria Math"/>
                  <w:sz w:val="18"/>
                  <w:szCs w:val="18"/>
                </w:rPr>
              </m:ctrlPr>
            </m:sSubSupPr>
            <m:e>
              <m:r>
                <m:rPr>
                  <m:nor/>
                </m:rPr>
                <w:rPr>
                  <w:rFonts w:ascii="Inter" w:hAnsi="Inter"/>
                  <w:sz w:val="18"/>
                  <w:szCs w:val="18"/>
                </w:rPr>
                <m:t>perf</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min</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max</m:t>
              </m:r>
            </m:sub>
          </m:sSub>
          <m:r>
            <w:rPr>
              <w:rFonts w:ascii="Cambria Math" w:hAnsi="Cambria Math"/>
              <w:sz w:val="18"/>
              <w:szCs w:val="18"/>
            </w:rPr>
            <m:t>)</m:t>
          </m:r>
          <m:r>
            <m:rPr>
              <m:sty m:val="p"/>
            </m:rPr>
            <w:rPr>
              <w:rFonts w:ascii="Cambria Math" w:hAnsi="Cambria Math"/>
              <w:sz w:val="18"/>
              <w:szCs w:val="18"/>
            </w:rPr>
            <w:br/>
          </m:r>
        </m:oMath>
      </m:oMathPara>
    </w:p>
    <w:p w14:paraId="047B345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 performance is:</w:t>
      </w:r>
    </w:p>
    <w:p w14:paraId="0593782D"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m:rPr>
                  <m:nor/>
                </m:rPr>
                <w:rPr>
                  <w:rFonts w:ascii="Inter" w:hAnsi="Inter"/>
                  <w:sz w:val="18"/>
                  <w:szCs w:val="18"/>
                </w:rPr>
                <m:t>perf</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=a⋅</m:t>
          </m:r>
          <m:sSubSup>
            <m:sSubSupPr>
              <m:ctrlPr>
                <w:rPr>
                  <w:rFonts w:ascii="Cambria Math" w:hAnsi="Cambria Math"/>
                  <w:sz w:val="18"/>
                  <w:szCs w:val="18"/>
                </w:rPr>
              </m:ctrlPr>
            </m:sSubSupPr>
            <m:e>
              <m:r>
                <w:rPr>
                  <w:rFonts w:ascii="Cambria Math" w:hAnsi="Cambria Math"/>
                  <w:sz w:val="18"/>
                  <w:szCs w:val="18"/>
                </w:rPr>
                <m:t>U</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+b⋅</m:t>
          </m:r>
          <m:sSubSup>
            <m:sSubSupPr>
              <m:ctrlPr>
                <w:rPr>
                  <w:rFonts w:ascii="Cambria Math" w:hAnsi="Cambria Math"/>
                  <w:sz w:val="18"/>
                  <w:szCs w:val="18"/>
                </w:rPr>
              </m:ctrlPr>
            </m:sSubSupPr>
            <m:e>
              <m:r>
                <w:rPr>
                  <w:rFonts w:ascii="Cambria Math" w:hAnsi="Cambria Math"/>
                  <w:sz w:val="18"/>
                  <w:szCs w:val="18"/>
                </w:rPr>
                <m:t>K</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+c⋅</m:t>
          </m:r>
          <m:sSubSup>
            <m:sSubSupPr>
              <m:ctrlPr>
                <w:rPr>
                  <w:rFonts w:ascii="Cambria Math" w:hAnsi="Cambria Math"/>
                  <w:sz w:val="18"/>
                  <w:szCs w:val="18"/>
                </w:rPr>
              </m:ctrlPr>
            </m:sSubSupPr>
            <m:e>
              <m:r>
                <w:rPr>
                  <w:rFonts w:ascii="Cambria Math" w:hAnsi="Cambria Math"/>
                  <w:sz w:val="18"/>
                  <w:szCs w:val="18"/>
                </w:rPr>
                <m:t>L</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+d⋅</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w:rPr>
                  <w:rFonts w:ascii="Cambria Math" w:hAnsi="Cambria Math"/>
                  <w:sz w:val="18"/>
                  <w:szCs w:val="18"/>
                </w:rPr>
                <m:t>e</m:t>
              </m:r>
            </m:sup>
          </m:sSubSup>
          <m:r>
            <m:rPr>
              <m:sty m:val="p"/>
            </m:rPr>
            <w:rPr>
              <w:rFonts w:ascii="Cambria Math" w:hAnsi="Cambria Math"/>
              <w:sz w:val="18"/>
              <w:szCs w:val="18"/>
            </w:rPr>
            <w:br/>
          </m:r>
        </m:oMath>
      </m:oMathPara>
    </w:p>
    <w:p w14:paraId="0575FAE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with constraint: </w:t>
      </w:r>
      <m:oMath>
        <m:r>
          <w:rPr>
            <w:rFonts w:ascii="Cambria Math" w:hAnsi="Cambria Math"/>
            <w:sz w:val="18"/>
            <w:szCs w:val="18"/>
          </w:rPr>
          <m:t>a+b+c+d=1</m:t>
        </m:r>
      </m:oMath>
    </w:p>
    <w:p w14:paraId="1A27AF1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 validators with bridge/witness duties</w:t>
      </w:r>
      <w:r w:rsidRPr="00602E4B">
        <w:rPr>
          <w:rFonts w:ascii="Inter" w:hAnsi="Inter"/>
          <w:sz w:val="18"/>
          <w:szCs w:val="18"/>
        </w:rPr>
        <w:t>, an extended reputation formula is used:</w:t>
      </w:r>
    </w:p>
    <w:p w14:paraId="7F73BA4C"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m:rPr>
                  <m:nor/>
                </m:rPr>
                <w:rPr>
                  <w:rFonts w:ascii="Inter" w:hAnsi="Inter"/>
                  <w:sz w:val="18"/>
                  <w:szCs w:val="18"/>
                </w:rPr>
                <m:t>perf</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=a⋅</m:t>
          </m:r>
          <m:sSubSup>
            <m:sSubSupPr>
              <m:ctrlPr>
                <w:rPr>
                  <w:rFonts w:ascii="Cambria Math" w:hAnsi="Cambria Math"/>
                  <w:sz w:val="18"/>
                  <w:szCs w:val="18"/>
                </w:rPr>
              </m:ctrlPr>
            </m:sSubSupPr>
            <m:e>
              <m:r>
                <w:rPr>
                  <w:rFonts w:ascii="Cambria Math" w:hAnsi="Cambria Math"/>
                  <w:sz w:val="18"/>
                  <w:szCs w:val="18"/>
                </w:rPr>
                <m:t>U</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+b⋅</m:t>
          </m:r>
          <m:sSubSup>
            <m:sSubSupPr>
              <m:ctrlPr>
                <w:rPr>
                  <w:rFonts w:ascii="Cambria Math" w:hAnsi="Cambria Math"/>
                  <w:sz w:val="18"/>
                  <w:szCs w:val="18"/>
                </w:rPr>
              </m:ctrlPr>
            </m:sSubSupPr>
            <m:e>
              <m:r>
                <w:rPr>
                  <w:rFonts w:ascii="Cambria Math" w:hAnsi="Cambria Math"/>
                  <w:sz w:val="18"/>
                  <w:szCs w:val="18"/>
                </w:rPr>
                <m:t>K</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+c⋅</m:t>
          </m:r>
          <m:sSubSup>
            <m:sSubSupPr>
              <m:ctrlPr>
                <w:rPr>
                  <w:rFonts w:ascii="Cambria Math" w:hAnsi="Cambria Math"/>
                  <w:sz w:val="18"/>
                  <w:szCs w:val="18"/>
                </w:rPr>
              </m:ctrlPr>
            </m:sSubSupPr>
            <m:e>
              <m:r>
                <w:rPr>
                  <w:rFonts w:ascii="Cambria Math" w:hAnsi="Cambria Math"/>
                  <w:sz w:val="18"/>
                  <w:szCs w:val="18"/>
                </w:rPr>
                <m:t>L</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+d⋅</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+e⋅</m:t>
          </m:r>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r>
            <m:rPr>
              <m:sty m:val="p"/>
            </m:rPr>
            <w:rPr>
              <w:rFonts w:ascii="Cambria Math" w:hAnsi="Cambria Math"/>
              <w:sz w:val="18"/>
              <w:szCs w:val="18"/>
            </w:rPr>
            <w:br/>
          </m:r>
        </m:oMath>
      </m:oMathPara>
    </w:p>
    <w:p w14:paraId="15BEEC6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r>
          <w:rPr>
            <w:rFonts w:ascii="Cambria Math" w:hAnsi="Cambria Math"/>
            <w:sz w:val="18"/>
            <w:szCs w:val="18"/>
          </w:rPr>
          <m:t>a+b+c+d+e=1</m:t>
        </m:r>
      </m:oMath>
      <w:r w:rsidRPr="00602E4B">
        <w:rPr>
          <w:rFonts w:ascii="Inter" w:hAnsi="Inter"/>
          <w:sz w:val="18"/>
          <w:szCs w:val="18"/>
        </w:rPr>
        <w:t xml:space="preserve">and </w:t>
      </w:r>
      <m:oMath>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oMath>
      <w:r w:rsidRPr="00602E4B">
        <w:rPr>
          <w:rFonts w:ascii="Inter" w:hAnsi="Inter"/>
          <w:sz w:val="18"/>
          <w:szCs w:val="18"/>
        </w:rPr>
        <w:t xml:space="preserve">is bridge service quality. </w:t>
      </w:r>
    </w:p>
    <w:p w14:paraId="587ECE9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13C8DED6" w14:textId="77777777" w:rsidR="000F59A8" w:rsidRPr="00602E4B" w:rsidRDefault="00000000">
      <w:pPr>
        <w:numPr>
          <w:ilvl w:val="0"/>
          <w:numId w:val="8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e+1</m:t>
            </m:r>
          </m:sup>
        </m:sSubSup>
      </m:oMath>
      <w:r w:rsidR="000F59A8" w:rsidRPr="00602E4B">
        <w:rPr>
          <w:rFonts w:ascii="Inter" w:hAnsi="Inter"/>
          <w:sz w:val="18"/>
          <w:szCs w:val="18"/>
        </w:rPr>
        <w:t xml:space="preserve">- Reputation of validator </w:t>
      </w:r>
      <m:oMath>
        <m:r>
          <w:rPr>
            <w:rFonts w:ascii="Cambria Math" w:hAnsi="Cambria Math"/>
            <w:sz w:val="18"/>
            <w:szCs w:val="18"/>
          </w:rPr>
          <m:t>i</m:t>
        </m:r>
      </m:oMath>
      <w:r w:rsidR="000F59A8" w:rsidRPr="00602E4B">
        <w:rPr>
          <w:rFonts w:ascii="Inter" w:hAnsi="Inter"/>
          <w:sz w:val="18"/>
          <w:szCs w:val="18"/>
        </w:rPr>
        <w:t xml:space="preserve">in next epoch </w:t>
      </w:r>
    </w:p>
    <w:p w14:paraId="1C197902" w14:textId="77777777" w:rsidR="000F59A8" w:rsidRPr="00602E4B" w:rsidRDefault="000F59A8">
      <w:pPr>
        <w:numPr>
          <w:ilvl w:val="0"/>
          <w:numId w:val="81"/>
        </w:numPr>
        <w:spacing w:before="100" w:beforeAutospacing="1" w:after="100" w:afterAutospacing="1"/>
        <w:rPr>
          <w:rFonts w:ascii="Inter" w:hAnsi="Inter"/>
          <w:sz w:val="18"/>
          <w:szCs w:val="18"/>
        </w:rPr>
      </w:pPr>
      <m:oMath>
        <m:r>
          <w:rPr>
            <w:rFonts w:ascii="Cambria Math" w:hAnsi="Cambria Math"/>
            <w:sz w:val="18"/>
            <w:szCs w:val="18"/>
          </w:rPr>
          <m:t>ρ</m:t>
        </m:r>
      </m:oMath>
      <w:r w:rsidRPr="00602E4B">
        <w:rPr>
          <w:rFonts w:ascii="Inter" w:hAnsi="Inter"/>
          <w:sz w:val="18"/>
          <w:szCs w:val="18"/>
        </w:rPr>
        <w:t xml:space="preserve">- Smoothing factor in </w:t>
      </w:r>
      <m:oMath>
        <m:r>
          <w:rPr>
            <w:rFonts w:ascii="Cambria Math" w:hAnsi="Cambria Math"/>
            <w:sz w:val="18"/>
            <w:szCs w:val="18"/>
          </w:rPr>
          <m:t>[0,1]</m:t>
        </m:r>
      </m:oMath>
      <w:r w:rsidRPr="00602E4B">
        <w:rPr>
          <w:rFonts w:ascii="Inter" w:hAnsi="Inter"/>
          <w:sz w:val="18"/>
          <w:szCs w:val="18"/>
        </w:rPr>
        <w:t xml:space="preserve">(higher → more memory, lower → more responsive) (default: 0.8) </w:t>
      </w:r>
    </w:p>
    <w:p w14:paraId="1843FD39" w14:textId="77777777" w:rsidR="000F59A8" w:rsidRPr="00602E4B" w:rsidRDefault="00000000">
      <w:pPr>
        <w:numPr>
          <w:ilvl w:val="0"/>
          <w:numId w:val="8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m:rPr>
                <m:nor/>
              </m:rPr>
              <w:rPr>
                <w:rFonts w:ascii="Inter" w:hAnsi="Inter"/>
                <w:sz w:val="18"/>
                <w:szCs w:val="18"/>
              </w:rPr>
              <m:t>perf</m:t>
            </m:r>
          </m:e>
          <m:sub>
            <m:r>
              <w:rPr>
                <w:rFonts w:ascii="Cambria Math" w:hAnsi="Cambria Math"/>
                <w:sz w:val="18"/>
                <w:szCs w:val="18"/>
              </w:rPr>
              <m:t>i</m:t>
            </m:r>
          </m:sub>
          <m:sup>
            <m:r>
              <w:rPr>
                <w:rFonts w:ascii="Cambria Math" w:hAnsi="Cambria Math"/>
                <w:sz w:val="18"/>
                <w:szCs w:val="18"/>
              </w:rPr>
              <m:t>e</m:t>
            </m:r>
          </m:sup>
        </m:sSubSup>
      </m:oMath>
      <w:r w:rsidR="000F59A8" w:rsidRPr="00602E4B">
        <w:rPr>
          <w:rFonts w:ascii="Inter" w:hAnsi="Inter"/>
          <w:sz w:val="18"/>
          <w:szCs w:val="18"/>
        </w:rPr>
        <w:t xml:space="preserve">- Weighted performance score in current epoch </w:t>
      </w:r>
      <m:oMath>
        <m:r>
          <w:rPr>
            <w:rFonts w:ascii="Cambria Math" w:hAnsi="Cambria Math"/>
            <w:sz w:val="18"/>
            <w:szCs w:val="18"/>
          </w:rPr>
          <m:t>e</m:t>
        </m:r>
      </m:oMath>
    </w:p>
    <w:p w14:paraId="03562FBB" w14:textId="77777777" w:rsidR="000F59A8" w:rsidRPr="00602E4B" w:rsidRDefault="00000000">
      <w:pPr>
        <w:numPr>
          <w:ilvl w:val="0"/>
          <w:numId w:val="8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U</m:t>
            </m:r>
          </m:e>
          <m:sub>
            <m:r>
              <w:rPr>
                <w:rFonts w:ascii="Cambria Math" w:hAnsi="Cambria Math"/>
                <w:sz w:val="18"/>
                <w:szCs w:val="18"/>
              </w:rPr>
              <m:t>i</m:t>
            </m:r>
          </m:sub>
          <m:sup>
            <m:r>
              <w:rPr>
                <w:rFonts w:ascii="Cambria Math" w:hAnsi="Cambria Math"/>
                <w:sz w:val="18"/>
                <w:szCs w:val="18"/>
              </w:rPr>
              <m:t>e</m:t>
            </m:r>
          </m:sup>
        </m:sSubSup>
      </m:oMath>
      <w:r w:rsidR="000F59A8" w:rsidRPr="00602E4B">
        <w:rPr>
          <w:rFonts w:ascii="Inter" w:hAnsi="Inter"/>
          <w:sz w:val="18"/>
          <w:szCs w:val="18"/>
        </w:rPr>
        <w:t>- Uptime: fraction of expected block proposals/votes delivered</w:t>
      </w:r>
    </w:p>
    <w:p w14:paraId="1C71B901" w14:textId="77777777" w:rsidR="000F59A8" w:rsidRPr="00602E4B" w:rsidRDefault="00000000">
      <w:pPr>
        <w:numPr>
          <w:ilvl w:val="0"/>
          <w:numId w:val="8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K</m:t>
            </m:r>
          </m:e>
          <m:sub>
            <m:r>
              <w:rPr>
                <w:rFonts w:ascii="Cambria Math" w:hAnsi="Cambria Math"/>
                <w:sz w:val="18"/>
                <w:szCs w:val="18"/>
              </w:rPr>
              <m:t>i</m:t>
            </m:r>
          </m:sub>
          <m:sup>
            <m:r>
              <w:rPr>
                <w:rFonts w:ascii="Cambria Math" w:hAnsi="Cambria Math"/>
                <w:sz w:val="18"/>
                <w:szCs w:val="18"/>
              </w:rPr>
              <m:t>e</m:t>
            </m:r>
          </m:sup>
        </m:sSubSup>
      </m:oMath>
      <w:r w:rsidR="000F59A8" w:rsidRPr="00602E4B">
        <w:rPr>
          <w:rFonts w:ascii="Inter" w:hAnsi="Inter"/>
          <w:sz w:val="18"/>
          <w:szCs w:val="18"/>
        </w:rPr>
        <w:t>- Correctness: fraction of votes that were valid (not slashable)</w:t>
      </w:r>
    </w:p>
    <w:p w14:paraId="51D32B50" w14:textId="77777777" w:rsidR="000F59A8" w:rsidRPr="00602E4B" w:rsidRDefault="00000000">
      <w:pPr>
        <w:numPr>
          <w:ilvl w:val="0"/>
          <w:numId w:val="8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L</m:t>
            </m:r>
          </m:e>
          <m:sub>
            <m:r>
              <w:rPr>
                <w:rFonts w:ascii="Cambria Math" w:hAnsi="Cambria Math"/>
                <w:sz w:val="18"/>
                <w:szCs w:val="18"/>
              </w:rPr>
              <m:t>i</m:t>
            </m:r>
          </m:sub>
          <m:sup>
            <m:r>
              <w:rPr>
                <w:rFonts w:ascii="Cambria Math" w:hAnsi="Cambria Math"/>
                <w:sz w:val="18"/>
                <w:szCs w:val="18"/>
              </w:rPr>
              <m:t>e</m:t>
            </m:r>
          </m:sup>
        </m:sSubSup>
      </m:oMath>
      <w:r w:rsidR="000F59A8" w:rsidRPr="00602E4B">
        <w:rPr>
          <w:rFonts w:ascii="Inter" w:hAnsi="Inter"/>
          <w:sz w:val="18"/>
          <w:szCs w:val="18"/>
        </w:rPr>
        <w:t>- Latency: normalized responsiveness (</w:t>
      </w:r>
      <m:oMath>
        <m:r>
          <w:rPr>
            <w:rFonts w:ascii="Cambria Math" w:hAnsi="Cambria Math"/>
            <w:sz w:val="18"/>
            <w:szCs w:val="18"/>
          </w:rPr>
          <m:t>1-</m:t>
        </m:r>
        <m:sSub>
          <m:sSubPr>
            <m:ctrlPr>
              <w:rPr>
                <w:rFonts w:ascii="Cambria Math" w:hAnsi="Cambria Math"/>
                <w:sz w:val="18"/>
                <w:szCs w:val="18"/>
              </w:rPr>
            </m:ctrlPr>
          </m:sSubPr>
          <m:e>
            <m:r>
              <m:rPr>
                <m:sty m:val="p"/>
              </m:rPr>
              <w:rPr>
                <w:rFonts w:ascii="Cambria Math" w:hAnsi="Cambria Math"/>
                <w:sz w:val="18"/>
                <w:szCs w:val="18"/>
              </w:rPr>
              <m:t>Δ</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Δ</m:t>
            </m:r>
          </m:e>
          <m:sub>
            <m:r>
              <m:rPr>
                <m:sty m:val="p"/>
              </m:rPr>
              <w:rPr>
                <w:rFonts w:ascii="Cambria Math" w:hAnsi="Cambria Math"/>
                <w:sz w:val="18"/>
                <w:szCs w:val="18"/>
              </w:rPr>
              <m:t>max</m:t>
            </m:r>
          </m:sub>
        </m:sSub>
      </m:oMath>
      <w:r w:rsidR="000F59A8" w:rsidRPr="00602E4B">
        <w:rPr>
          <w:rFonts w:ascii="Inter" w:hAnsi="Inter"/>
          <w:sz w:val="18"/>
          <w:szCs w:val="18"/>
        </w:rPr>
        <w:t xml:space="preserve">) </w:t>
      </w:r>
    </w:p>
    <w:p w14:paraId="2D316EA3" w14:textId="77777777" w:rsidR="000F59A8" w:rsidRPr="00602E4B" w:rsidRDefault="00000000">
      <w:pPr>
        <w:numPr>
          <w:ilvl w:val="0"/>
          <w:numId w:val="8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i</m:t>
            </m:r>
          </m:sub>
          <m:sup>
            <m:r>
              <w:rPr>
                <w:rFonts w:ascii="Cambria Math" w:hAnsi="Cambria Math"/>
                <w:sz w:val="18"/>
                <w:szCs w:val="18"/>
              </w:rPr>
              <m:t>e</m:t>
            </m:r>
          </m:sup>
        </m:sSubSup>
      </m:oMath>
      <w:r w:rsidR="000F59A8" w:rsidRPr="00602E4B">
        <w:rPr>
          <w:rFonts w:ascii="Inter" w:hAnsi="Inter"/>
          <w:sz w:val="18"/>
          <w:szCs w:val="18"/>
        </w:rPr>
        <w:t>- Contribution: ecosystem participation beyond consensus (optional)</w:t>
      </w:r>
    </w:p>
    <w:p w14:paraId="5C6E1D22" w14:textId="77777777" w:rsidR="000F59A8" w:rsidRPr="00602E4B" w:rsidRDefault="00000000">
      <w:pPr>
        <w:numPr>
          <w:ilvl w:val="0"/>
          <w:numId w:val="8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oMath>
      <w:r w:rsidR="000F59A8" w:rsidRPr="00602E4B">
        <w:rPr>
          <w:rFonts w:ascii="Inter" w:hAnsi="Inter"/>
          <w:sz w:val="18"/>
          <w:szCs w:val="18"/>
        </w:rPr>
        <w:t>- Bridge service quality: accuracy and reliability of cross-chain attestations (for bridge relayers/witnesses)</w:t>
      </w:r>
    </w:p>
    <w:p w14:paraId="07608ADB" w14:textId="77777777" w:rsidR="000F59A8" w:rsidRPr="00602E4B" w:rsidRDefault="00000000">
      <w:pPr>
        <w:numPr>
          <w:ilvl w:val="0"/>
          <w:numId w:val="8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min</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max</m:t>
            </m:r>
          </m:sub>
        </m:sSub>
      </m:oMath>
      <w:r w:rsidR="000F59A8" w:rsidRPr="00602E4B">
        <w:rPr>
          <w:rFonts w:ascii="Inter" w:hAnsi="Inter"/>
          <w:sz w:val="18"/>
          <w:szCs w:val="18"/>
        </w:rPr>
        <w:t xml:space="preserve">- Reputation bounds (default: </w:t>
      </w:r>
      <m:oMath>
        <m:r>
          <w:rPr>
            <w:rFonts w:ascii="Cambria Math" w:hAnsi="Cambria Math"/>
            <w:sz w:val="18"/>
            <w:szCs w:val="18"/>
          </w:rPr>
          <m:t>[0.1,1.0]</m:t>
        </m:r>
      </m:oMath>
      <w:r w:rsidR="000F59A8" w:rsidRPr="00602E4B">
        <w:rPr>
          <w:rFonts w:ascii="Inter" w:hAnsi="Inter"/>
          <w:sz w:val="18"/>
          <w:szCs w:val="18"/>
        </w:rPr>
        <w:t xml:space="preserve">) </w:t>
      </w:r>
    </w:p>
    <w:p w14:paraId="1DBB9D7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Role in Protocol:</w:t>
      </w:r>
    </w:p>
    <w:p w14:paraId="4193E67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Reputation directly influences weight (Equation 1), which affects:</w:t>
      </w:r>
    </w:p>
    <w:p w14:paraId="61FE65EF" w14:textId="77777777" w:rsidR="000F59A8" w:rsidRPr="00602E4B" w:rsidRDefault="000F59A8">
      <w:pPr>
        <w:numPr>
          <w:ilvl w:val="0"/>
          <w:numId w:val="82"/>
        </w:numPr>
        <w:spacing w:before="100" w:beforeAutospacing="1" w:after="100" w:afterAutospacing="1"/>
        <w:rPr>
          <w:rFonts w:ascii="Inter" w:hAnsi="Inter"/>
          <w:sz w:val="18"/>
          <w:szCs w:val="18"/>
        </w:rPr>
      </w:pPr>
      <w:r w:rsidRPr="00602E4B">
        <w:rPr>
          <w:rFonts w:ascii="Inter" w:hAnsi="Inter"/>
          <w:sz w:val="18"/>
          <w:szCs w:val="18"/>
        </w:rPr>
        <w:t>Selection probability for leader/committee roles</w:t>
      </w:r>
    </w:p>
    <w:p w14:paraId="77996CD2" w14:textId="77777777" w:rsidR="000F59A8" w:rsidRPr="00602E4B" w:rsidRDefault="000F59A8">
      <w:pPr>
        <w:numPr>
          <w:ilvl w:val="0"/>
          <w:numId w:val="82"/>
        </w:numPr>
        <w:spacing w:before="100" w:beforeAutospacing="1" w:after="100" w:afterAutospacing="1"/>
        <w:rPr>
          <w:rFonts w:ascii="Inter" w:hAnsi="Inter"/>
          <w:sz w:val="18"/>
          <w:szCs w:val="18"/>
        </w:rPr>
      </w:pPr>
      <w:r w:rsidRPr="00602E4B">
        <w:rPr>
          <w:rFonts w:ascii="Inter" w:hAnsi="Inter"/>
          <w:sz w:val="18"/>
          <w:szCs w:val="18"/>
        </w:rPr>
        <w:t>Economic rewards</w:t>
      </w:r>
    </w:p>
    <w:p w14:paraId="53F09CD0" w14:textId="77777777" w:rsidR="000F59A8" w:rsidRPr="00602E4B" w:rsidRDefault="000F59A8">
      <w:pPr>
        <w:numPr>
          <w:ilvl w:val="0"/>
          <w:numId w:val="82"/>
        </w:numPr>
        <w:spacing w:before="100" w:beforeAutospacing="1" w:after="100" w:afterAutospacing="1"/>
        <w:rPr>
          <w:rFonts w:ascii="Inter" w:hAnsi="Inter"/>
          <w:sz w:val="18"/>
          <w:szCs w:val="18"/>
        </w:rPr>
      </w:pPr>
      <w:r w:rsidRPr="00602E4B">
        <w:rPr>
          <w:rFonts w:ascii="Inter" w:hAnsi="Inter"/>
          <w:sz w:val="18"/>
          <w:szCs w:val="18"/>
        </w:rPr>
        <w:t>Slashing severity</w:t>
      </w:r>
    </w:p>
    <w:p w14:paraId="50BCC063" w14:textId="77777777" w:rsidR="000F59A8" w:rsidRPr="00602E4B" w:rsidRDefault="000F59A8">
      <w:pPr>
        <w:numPr>
          <w:ilvl w:val="0"/>
          <w:numId w:val="82"/>
        </w:numPr>
        <w:spacing w:before="100" w:beforeAutospacing="1" w:after="100" w:afterAutospacing="1"/>
        <w:rPr>
          <w:rFonts w:ascii="Inter" w:hAnsi="Inter"/>
          <w:sz w:val="18"/>
          <w:szCs w:val="18"/>
        </w:rPr>
      </w:pPr>
      <w:r w:rsidRPr="00602E4B">
        <w:rPr>
          <w:rFonts w:ascii="Inter" w:hAnsi="Inter"/>
          <w:b/>
          <w:bCs/>
          <w:sz w:val="18"/>
          <w:szCs w:val="18"/>
        </w:rPr>
        <w:t>Bridge relayer eligibility</w:t>
      </w:r>
      <w:r w:rsidRPr="00602E4B">
        <w:rPr>
          <w:rFonts w:ascii="Inter" w:hAnsi="Inter"/>
          <w:sz w:val="18"/>
          <w:szCs w:val="18"/>
        </w:rPr>
        <w:t xml:space="preserve"> (minimum reputation threshold required)</w:t>
      </w:r>
    </w:p>
    <w:p w14:paraId="742D7439" w14:textId="77777777" w:rsidR="000F59A8" w:rsidRPr="00602E4B" w:rsidRDefault="000F59A8">
      <w:pPr>
        <w:numPr>
          <w:ilvl w:val="0"/>
          <w:numId w:val="82"/>
        </w:numPr>
        <w:spacing w:before="100" w:beforeAutospacing="1" w:after="100" w:afterAutospacing="1"/>
        <w:rPr>
          <w:rFonts w:ascii="Inter" w:hAnsi="Inter"/>
          <w:sz w:val="18"/>
          <w:szCs w:val="18"/>
        </w:rPr>
      </w:pPr>
      <w:r w:rsidRPr="00602E4B">
        <w:rPr>
          <w:rFonts w:ascii="Inter" w:hAnsi="Inter"/>
          <w:b/>
          <w:bCs/>
          <w:sz w:val="18"/>
          <w:szCs w:val="18"/>
        </w:rPr>
        <w:t>Witness node registration</w:t>
      </w:r>
      <w:r w:rsidRPr="00602E4B">
        <w:rPr>
          <w:rFonts w:ascii="Inter" w:hAnsi="Inter"/>
          <w:sz w:val="18"/>
          <w:szCs w:val="18"/>
        </w:rPr>
        <w:t xml:space="preserve"> (low reputation prevents registration)</w:t>
      </w:r>
    </w:p>
    <w:p w14:paraId="0ED09BE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Design Rationale:</w:t>
      </w:r>
    </w:p>
    <w:p w14:paraId="73F8D33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exponential moving average (EMA) structure balances:</w:t>
      </w:r>
    </w:p>
    <w:p w14:paraId="2BCCB676" w14:textId="77777777" w:rsidR="000F59A8" w:rsidRPr="00602E4B" w:rsidRDefault="000F59A8">
      <w:pPr>
        <w:numPr>
          <w:ilvl w:val="0"/>
          <w:numId w:val="83"/>
        </w:numPr>
        <w:spacing w:before="100" w:beforeAutospacing="1" w:after="100" w:afterAutospacing="1"/>
        <w:rPr>
          <w:rFonts w:ascii="Inter" w:hAnsi="Inter"/>
          <w:sz w:val="18"/>
          <w:szCs w:val="18"/>
        </w:rPr>
      </w:pPr>
      <w:r w:rsidRPr="00602E4B">
        <w:rPr>
          <w:rFonts w:ascii="Inter" w:hAnsi="Inter"/>
          <w:b/>
          <w:bCs/>
          <w:sz w:val="18"/>
          <w:szCs w:val="18"/>
        </w:rPr>
        <w:t>Stability</w:t>
      </w:r>
      <w:r w:rsidRPr="00602E4B">
        <w:rPr>
          <w:rFonts w:ascii="Inter" w:hAnsi="Inter"/>
          <w:sz w:val="18"/>
          <w:szCs w:val="18"/>
        </w:rPr>
        <w:t xml:space="preserve"> (</w:t>
      </w:r>
      <m:oMath>
        <m:r>
          <w:rPr>
            <w:rFonts w:ascii="Cambria Math" w:hAnsi="Cambria Math"/>
            <w:sz w:val="18"/>
            <w:szCs w:val="18"/>
          </w:rPr>
          <m:t>ρ</m:t>
        </m:r>
      </m:oMath>
      <w:r w:rsidRPr="00602E4B">
        <w:rPr>
          <w:rFonts w:ascii="Inter" w:hAnsi="Inter"/>
          <w:sz w:val="18"/>
          <w:szCs w:val="18"/>
        </w:rPr>
        <w:t xml:space="preserve"> term) - prevents single-epoch outliers from destroying reputation </w:t>
      </w:r>
    </w:p>
    <w:p w14:paraId="67808489" w14:textId="77777777" w:rsidR="000F59A8" w:rsidRPr="00602E4B" w:rsidRDefault="000F59A8">
      <w:pPr>
        <w:numPr>
          <w:ilvl w:val="0"/>
          <w:numId w:val="83"/>
        </w:numPr>
        <w:spacing w:before="100" w:beforeAutospacing="1" w:after="100" w:afterAutospacing="1"/>
        <w:rPr>
          <w:rFonts w:ascii="Inter" w:hAnsi="Inter"/>
          <w:sz w:val="18"/>
          <w:szCs w:val="18"/>
        </w:rPr>
      </w:pPr>
      <w:r w:rsidRPr="00602E4B">
        <w:rPr>
          <w:rFonts w:ascii="Inter" w:hAnsi="Inter"/>
          <w:b/>
          <w:bCs/>
          <w:sz w:val="18"/>
          <w:szCs w:val="18"/>
        </w:rPr>
        <w:lastRenderedPageBreak/>
        <w:t>Responsiveness</w:t>
      </w:r>
      <w:r w:rsidRPr="00602E4B">
        <w:rPr>
          <w:rFonts w:ascii="Inter" w:hAnsi="Inter"/>
          <w:sz w:val="18"/>
          <w:szCs w:val="18"/>
        </w:rPr>
        <w:t xml:space="preserve"> (</w:t>
      </w:r>
      <m:oMath>
        <m:r>
          <w:rPr>
            <w:rFonts w:ascii="Cambria Math" w:hAnsi="Cambria Math"/>
            <w:sz w:val="18"/>
            <w:szCs w:val="18"/>
          </w:rPr>
          <m:t>1-ρ</m:t>
        </m:r>
      </m:oMath>
      <w:r w:rsidRPr="00602E4B">
        <w:rPr>
          <w:rFonts w:ascii="Inter" w:hAnsi="Inter"/>
          <w:sz w:val="18"/>
          <w:szCs w:val="18"/>
        </w:rPr>
        <w:t xml:space="preserve"> term) - ensures recent performance matters </w:t>
      </w:r>
    </w:p>
    <w:p w14:paraId="48697A66" w14:textId="77777777" w:rsidR="000F59A8" w:rsidRPr="00602E4B" w:rsidRDefault="000F59A8">
      <w:pPr>
        <w:numPr>
          <w:ilvl w:val="0"/>
          <w:numId w:val="83"/>
        </w:numPr>
        <w:spacing w:before="100" w:beforeAutospacing="1" w:after="100" w:afterAutospacing="1"/>
        <w:rPr>
          <w:rFonts w:ascii="Inter" w:hAnsi="Inter"/>
          <w:sz w:val="18"/>
          <w:szCs w:val="18"/>
        </w:rPr>
      </w:pPr>
      <w:r w:rsidRPr="00602E4B">
        <w:rPr>
          <w:rFonts w:ascii="Inter" w:hAnsi="Inter"/>
          <w:b/>
          <w:bCs/>
          <w:sz w:val="18"/>
          <w:szCs w:val="18"/>
        </w:rPr>
        <w:t>Multidimensional quality</w:t>
      </w:r>
      <w:r w:rsidRPr="00602E4B">
        <w:rPr>
          <w:rFonts w:ascii="Inter" w:hAnsi="Inter"/>
          <w:sz w:val="18"/>
          <w:szCs w:val="18"/>
        </w:rPr>
        <w:t xml:space="preserve"> - uptime alone is insufficient; validators must be correct, fast, and contributive</w:t>
      </w:r>
    </w:p>
    <w:p w14:paraId="118973D9" w14:textId="77777777" w:rsidR="000F59A8" w:rsidRPr="00602E4B" w:rsidRDefault="000F59A8">
      <w:pPr>
        <w:numPr>
          <w:ilvl w:val="0"/>
          <w:numId w:val="83"/>
        </w:numPr>
        <w:spacing w:before="100" w:beforeAutospacing="1" w:after="100" w:afterAutospacing="1"/>
        <w:rPr>
          <w:rFonts w:ascii="Inter" w:hAnsi="Inter"/>
          <w:sz w:val="18"/>
          <w:szCs w:val="18"/>
        </w:rPr>
      </w:pPr>
      <w:r w:rsidRPr="00602E4B">
        <w:rPr>
          <w:rFonts w:ascii="Inter" w:hAnsi="Inter"/>
          <w:b/>
          <w:bCs/>
          <w:sz w:val="18"/>
          <w:szCs w:val="18"/>
        </w:rPr>
        <w:t>Cross-chain accountability</w:t>
      </w:r>
      <w:r w:rsidRPr="00602E4B">
        <w:rPr>
          <w:rFonts w:ascii="Inter" w:hAnsi="Inter"/>
          <w:sz w:val="18"/>
          <w:szCs w:val="18"/>
        </w:rPr>
        <w:t xml:space="preserve"> - bridge misbehavior immediately impacts reputation</w:t>
      </w:r>
    </w:p>
    <w:p w14:paraId="612E08A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 Weights (Default Values):</w:t>
      </w:r>
    </w:p>
    <w:p w14:paraId="3E0F9B3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 consensus-only validators:</w:t>
      </w:r>
    </w:p>
    <w:p w14:paraId="77C2093B" w14:textId="77777777" w:rsidR="000F59A8" w:rsidRPr="00602E4B" w:rsidRDefault="000F59A8">
      <w:pPr>
        <w:numPr>
          <w:ilvl w:val="0"/>
          <w:numId w:val="84"/>
        </w:numPr>
        <w:spacing w:before="100" w:beforeAutospacing="1" w:after="100" w:afterAutospacing="1"/>
        <w:rPr>
          <w:rFonts w:ascii="Inter" w:hAnsi="Inter"/>
          <w:sz w:val="18"/>
          <w:szCs w:val="18"/>
        </w:rPr>
      </w:pPr>
      <m:oMath>
        <m:r>
          <w:rPr>
            <w:rFonts w:ascii="Cambria Math" w:hAnsi="Cambria Math"/>
            <w:sz w:val="18"/>
            <w:szCs w:val="18"/>
          </w:rPr>
          <m:t>a=0.40</m:t>
        </m:r>
      </m:oMath>
      <w:r w:rsidRPr="00602E4B">
        <w:rPr>
          <w:rFonts w:ascii="Inter" w:hAnsi="Inter"/>
          <w:sz w:val="18"/>
          <w:szCs w:val="18"/>
        </w:rPr>
        <w:t xml:space="preserve">- Uptime is critical (offline validators provide no value) </w:t>
      </w:r>
    </w:p>
    <w:p w14:paraId="69E9197D" w14:textId="77777777" w:rsidR="000F59A8" w:rsidRPr="00602E4B" w:rsidRDefault="000F59A8">
      <w:pPr>
        <w:numPr>
          <w:ilvl w:val="0"/>
          <w:numId w:val="84"/>
        </w:numPr>
        <w:spacing w:before="100" w:beforeAutospacing="1" w:after="100" w:afterAutospacing="1"/>
        <w:rPr>
          <w:rFonts w:ascii="Inter" w:hAnsi="Inter"/>
          <w:sz w:val="18"/>
          <w:szCs w:val="18"/>
        </w:rPr>
      </w:pPr>
      <m:oMath>
        <m:r>
          <w:rPr>
            <w:rFonts w:ascii="Cambria Math" w:hAnsi="Cambria Math"/>
            <w:sz w:val="18"/>
            <w:szCs w:val="18"/>
          </w:rPr>
          <m:t>b=0.30</m:t>
        </m:r>
      </m:oMath>
      <w:r w:rsidRPr="00602E4B">
        <w:rPr>
          <w:rFonts w:ascii="Inter" w:hAnsi="Inter"/>
          <w:sz w:val="18"/>
          <w:szCs w:val="18"/>
        </w:rPr>
        <w:t xml:space="preserve">- Correctness prevents Byzantine behavior </w:t>
      </w:r>
    </w:p>
    <w:p w14:paraId="2E83B065" w14:textId="77777777" w:rsidR="000F59A8" w:rsidRPr="00602E4B" w:rsidRDefault="000F59A8">
      <w:pPr>
        <w:numPr>
          <w:ilvl w:val="0"/>
          <w:numId w:val="84"/>
        </w:numPr>
        <w:spacing w:before="100" w:beforeAutospacing="1" w:after="100" w:afterAutospacing="1"/>
        <w:rPr>
          <w:rFonts w:ascii="Inter" w:hAnsi="Inter"/>
          <w:sz w:val="18"/>
          <w:szCs w:val="18"/>
        </w:rPr>
      </w:pPr>
      <m:oMath>
        <m:r>
          <w:rPr>
            <w:rFonts w:ascii="Cambria Math" w:hAnsi="Cambria Math"/>
            <w:sz w:val="18"/>
            <w:szCs w:val="18"/>
          </w:rPr>
          <m:t>c=0.20</m:t>
        </m:r>
      </m:oMath>
      <w:r w:rsidRPr="00602E4B">
        <w:rPr>
          <w:rFonts w:ascii="Inter" w:hAnsi="Inter"/>
          <w:sz w:val="18"/>
          <w:szCs w:val="18"/>
        </w:rPr>
        <w:t xml:space="preserve">- Latency improves user experience </w:t>
      </w:r>
    </w:p>
    <w:p w14:paraId="0D12E052" w14:textId="77777777" w:rsidR="000F59A8" w:rsidRPr="00602E4B" w:rsidRDefault="000F59A8">
      <w:pPr>
        <w:numPr>
          <w:ilvl w:val="0"/>
          <w:numId w:val="84"/>
        </w:numPr>
        <w:spacing w:before="100" w:beforeAutospacing="1" w:after="100" w:afterAutospacing="1"/>
        <w:rPr>
          <w:rFonts w:ascii="Inter" w:hAnsi="Inter"/>
          <w:sz w:val="18"/>
          <w:szCs w:val="18"/>
        </w:rPr>
      </w:pPr>
      <m:oMath>
        <m:r>
          <w:rPr>
            <w:rFonts w:ascii="Cambria Math" w:hAnsi="Cambria Math"/>
            <w:sz w:val="18"/>
            <w:szCs w:val="18"/>
          </w:rPr>
          <m:t>d=0.10</m:t>
        </m:r>
      </m:oMath>
      <w:r w:rsidRPr="00602E4B">
        <w:rPr>
          <w:rFonts w:ascii="Inter" w:hAnsi="Inter"/>
          <w:sz w:val="18"/>
          <w:szCs w:val="18"/>
        </w:rPr>
        <w:t xml:space="preserve">- Contribution rewards ecosystem building (optional) </w:t>
      </w:r>
    </w:p>
    <w:p w14:paraId="2834642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 xml:space="preserve">For bridge relayers (extended formula with </w:t>
      </w:r>
      <m:oMath>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oMath>
      <w:r w:rsidRPr="00602E4B">
        <w:rPr>
          <w:rFonts w:ascii="Inter" w:hAnsi="Inter"/>
          <w:b/>
          <w:bCs/>
          <w:sz w:val="18"/>
          <w:szCs w:val="18"/>
        </w:rPr>
        <w:t xml:space="preserve">): </w:t>
      </w:r>
    </w:p>
    <w:p w14:paraId="7CF33F79" w14:textId="77777777" w:rsidR="000F59A8" w:rsidRPr="00602E4B" w:rsidRDefault="000F59A8">
      <w:pPr>
        <w:numPr>
          <w:ilvl w:val="0"/>
          <w:numId w:val="85"/>
        </w:numPr>
        <w:spacing w:before="100" w:beforeAutospacing="1" w:after="100" w:afterAutospacing="1"/>
        <w:rPr>
          <w:rFonts w:ascii="Inter" w:hAnsi="Inter"/>
          <w:sz w:val="18"/>
          <w:szCs w:val="18"/>
        </w:rPr>
      </w:pPr>
      <m:oMath>
        <m:r>
          <w:rPr>
            <w:rFonts w:ascii="Cambria Math" w:hAnsi="Cambria Math"/>
            <w:sz w:val="18"/>
            <w:szCs w:val="18"/>
          </w:rPr>
          <m:t>a=0.30</m:t>
        </m:r>
      </m:oMath>
      <w:r w:rsidRPr="00602E4B">
        <w:rPr>
          <w:rFonts w:ascii="Inter" w:hAnsi="Inter"/>
          <w:sz w:val="18"/>
          <w:szCs w:val="18"/>
        </w:rPr>
        <w:t xml:space="preserve">- Uptime (still important but less weight due to bridge metric) </w:t>
      </w:r>
    </w:p>
    <w:p w14:paraId="1AD70935" w14:textId="77777777" w:rsidR="000F59A8" w:rsidRPr="00602E4B" w:rsidRDefault="000F59A8">
      <w:pPr>
        <w:numPr>
          <w:ilvl w:val="0"/>
          <w:numId w:val="85"/>
        </w:numPr>
        <w:spacing w:before="100" w:beforeAutospacing="1" w:after="100" w:afterAutospacing="1"/>
        <w:rPr>
          <w:rFonts w:ascii="Inter" w:hAnsi="Inter"/>
          <w:sz w:val="18"/>
          <w:szCs w:val="18"/>
        </w:rPr>
      </w:pPr>
      <m:oMath>
        <m:r>
          <w:rPr>
            <w:rFonts w:ascii="Cambria Math" w:hAnsi="Cambria Math"/>
            <w:sz w:val="18"/>
            <w:szCs w:val="18"/>
          </w:rPr>
          <m:t>b=0.25</m:t>
        </m:r>
      </m:oMath>
      <w:r w:rsidRPr="00602E4B">
        <w:rPr>
          <w:rFonts w:ascii="Inter" w:hAnsi="Inter"/>
          <w:sz w:val="18"/>
          <w:szCs w:val="18"/>
        </w:rPr>
        <w:t xml:space="preserve">- Correctness (consensus votes) </w:t>
      </w:r>
    </w:p>
    <w:p w14:paraId="468900A8" w14:textId="77777777" w:rsidR="000F59A8" w:rsidRPr="00602E4B" w:rsidRDefault="000F59A8">
      <w:pPr>
        <w:numPr>
          <w:ilvl w:val="0"/>
          <w:numId w:val="85"/>
        </w:numPr>
        <w:spacing w:before="100" w:beforeAutospacing="1" w:after="100" w:afterAutospacing="1"/>
        <w:rPr>
          <w:rFonts w:ascii="Inter" w:hAnsi="Inter"/>
          <w:sz w:val="18"/>
          <w:szCs w:val="18"/>
        </w:rPr>
      </w:pPr>
      <m:oMath>
        <m:r>
          <w:rPr>
            <w:rFonts w:ascii="Cambria Math" w:hAnsi="Cambria Math"/>
            <w:sz w:val="18"/>
            <w:szCs w:val="18"/>
          </w:rPr>
          <m:t>c=0.15</m:t>
        </m:r>
      </m:oMath>
      <w:r w:rsidRPr="00602E4B">
        <w:rPr>
          <w:rFonts w:ascii="Inter" w:hAnsi="Inter"/>
          <w:sz w:val="18"/>
          <w:szCs w:val="18"/>
        </w:rPr>
        <w:t xml:space="preserve">- Latency (consensus votes) </w:t>
      </w:r>
    </w:p>
    <w:p w14:paraId="10EB1509" w14:textId="77777777" w:rsidR="000F59A8" w:rsidRPr="00602E4B" w:rsidRDefault="000F59A8">
      <w:pPr>
        <w:numPr>
          <w:ilvl w:val="0"/>
          <w:numId w:val="85"/>
        </w:numPr>
        <w:spacing w:before="100" w:beforeAutospacing="1" w:after="100" w:afterAutospacing="1"/>
        <w:rPr>
          <w:rFonts w:ascii="Inter" w:hAnsi="Inter"/>
          <w:sz w:val="18"/>
          <w:szCs w:val="18"/>
        </w:rPr>
      </w:pPr>
      <m:oMath>
        <m:r>
          <w:rPr>
            <w:rFonts w:ascii="Cambria Math" w:hAnsi="Cambria Math"/>
            <w:sz w:val="18"/>
            <w:szCs w:val="18"/>
          </w:rPr>
          <m:t>d=0.10</m:t>
        </m:r>
      </m:oMath>
      <w:r w:rsidRPr="00602E4B">
        <w:rPr>
          <w:rFonts w:ascii="Inter" w:hAnsi="Inter"/>
          <w:sz w:val="18"/>
          <w:szCs w:val="18"/>
        </w:rPr>
        <w:t xml:space="preserve">- Contribution (ecosystem building) </w:t>
      </w:r>
    </w:p>
    <w:p w14:paraId="2592B23E" w14:textId="77777777" w:rsidR="000F59A8" w:rsidRPr="00602E4B" w:rsidRDefault="000F59A8">
      <w:pPr>
        <w:numPr>
          <w:ilvl w:val="0"/>
          <w:numId w:val="85"/>
        </w:numPr>
        <w:spacing w:before="100" w:beforeAutospacing="1" w:after="100" w:afterAutospacing="1"/>
        <w:rPr>
          <w:rFonts w:ascii="Inter" w:hAnsi="Inter"/>
          <w:sz w:val="18"/>
          <w:szCs w:val="18"/>
        </w:rPr>
      </w:pPr>
      <m:oMath>
        <m:r>
          <w:rPr>
            <w:rFonts w:ascii="Cambria Math" w:hAnsi="Cambria Math"/>
            <w:sz w:val="18"/>
            <w:szCs w:val="18"/>
          </w:rPr>
          <m:t>e=0.20</m:t>
        </m:r>
      </m:oMath>
      <w:r w:rsidRPr="00602E4B">
        <w:rPr>
          <w:rFonts w:ascii="Inter" w:hAnsi="Inter"/>
          <w:sz w:val="18"/>
          <w:szCs w:val="18"/>
        </w:rPr>
        <w:t xml:space="preserve">- Bridge service quality (critical for cross-chain security) </w:t>
      </w:r>
    </w:p>
    <w:p w14:paraId="07CCC24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Metric Computation Details:</w:t>
      </w:r>
    </w:p>
    <w:p w14:paraId="5546CC4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Uptime (</w:t>
      </w:r>
      <m:oMath>
        <m:sSubSup>
          <m:sSubSupPr>
            <m:ctrlPr>
              <w:rPr>
                <w:rFonts w:ascii="Cambria Math" w:hAnsi="Cambria Math"/>
                <w:sz w:val="18"/>
                <w:szCs w:val="18"/>
              </w:rPr>
            </m:ctrlPr>
          </m:sSubSupPr>
          <m:e>
            <m:r>
              <w:rPr>
                <w:rFonts w:ascii="Cambria Math" w:hAnsi="Cambria Math"/>
                <w:sz w:val="18"/>
                <w:szCs w:val="18"/>
              </w:rPr>
              <m:t>U</m:t>
            </m:r>
          </m:e>
          <m:sub>
            <m:r>
              <w:rPr>
                <w:rFonts w:ascii="Cambria Math" w:hAnsi="Cambria Math"/>
                <w:sz w:val="18"/>
                <w:szCs w:val="18"/>
              </w:rPr>
              <m:t>i</m:t>
            </m:r>
          </m:sub>
          <m:sup>
            <m:r>
              <w:rPr>
                <w:rFonts w:ascii="Cambria Math" w:hAnsi="Cambria Math"/>
                <w:sz w:val="18"/>
                <w:szCs w:val="18"/>
              </w:rPr>
              <m:t>e</m:t>
            </m:r>
          </m:sup>
        </m:sSubSup>
      </m:oMath>
      <w:r w:rsidRPr="00602E4B">
        <w:rPr>
          <w:rFonts w:ascii="Inter" w:hAnsi="Inter"/>
          <w:b/>
          <w:bCs/>
          <w:sz w:val="18"/>
          <w:szCs w:val="18"/>
        </w:rPr>
        <w:t xml:space="preserve">): </w:t>
      </w:r>
    </w:p>
    <w:p w14:paraId="1817A480"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U</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m:t>
          </m:r>
          <m:f>
            <m:fPr>
              <m:ctrlPr>
                <w:rPr>
                  <w:rFonts w:ascii="Cambria Math" w:hAnsi="Cambria Math"/>
                  <w:sz w:val="18"/>
                  <w:szCs w:val="18"/>
                </w:rPr>
              </m:ctrlPr>
            </m:fPr>
            <m:num>
              <m:r>
                <m:rPr>
                  <m:nor/>
                </m:rPr>
                <w:rPr>
                  <w:rFonts w:ascii="Inter" w:hAnsi="Inter"/>
                  <w:sz w:val="18"/>
                  <w:szCs w:val="18"/>
                </w:rPr>
                <m:t>rounds participated</m:t>
              </m:r>
            </m:num>
            <m:den>
              <m:r>
                <m:rPr>
                  <m:nor/>
                </m:rPr>
                <w:rPr>
                  <w:rFonts w:ascii="Inter" w:hAnsi="Inter"/>
                  <w:sz w:val="18"/>
                  <w:szCs w:val="18"/>
                </w:rPr>
                <m:t>rounds eligible</m:t>
              </m:r>
            </m:den>
          </m:f>
          <m:r>
            <m:rPr>
              <m:sty m:val="p"/>
            </m:rPr>
            <w:rPr>
              <w:rFonts w:ascii="Cambria Math" w:hAnsi="Cambria Math"/>
              <w:sz w:val="18"/>
              <w:szCs w:val="18"/>
            </w:rPr>
            <w:br/>
          </m:r>
        </m:oMath>
      </m:oMathPara>
    </w:p>
    <w:p w14:paraId="5E0E7AC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participation means submitting a vote when selected for committee or proposing when selected as leader. </w:t>
      </w:r>
    </w:p>
    <w:p w14:paraId="6C88C13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 bridge relayers</w:t>
      </w:r>
      <w:r w:rsidRPr="00602E4B">
        <w:rPr>
          <w:rFonts w:ascii="Inter" w:hAnsi="Inter"/>
          <w:sz w:val="18"/>
          <w:szCs w:val="18"/>
        </w:rPr>
        <w:t xml:space="preserve">, uptime includes threshold signature participation: </w:t>
      </w:r>
    </w:p>
    <w:p w14:paraId="5569392A"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U</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=0.6⋅</m:t>
          </m:r>
          <m:f>
            <m:fPr>
              <m:ctrlPr>
                <w:rPr>
                  <w:rFonts w:ascii="Cambria Math" w:hAnsi="Cambria Math"/>
                  <w:sz w:val="18"/>
                  <w:szCs w:val="18"/>
                </w:rPr>
              </m:ctrlPr>
            </m:fPr>
            <m:num>
              <m:r>
                <m:rPr>
                  <m:nor/>
                </m:rPr>
                <w:rPr>
                  <w:rFonts w:ascii="Inter" w:hAnsi="Inter"/>
                  <w:sz w:val="18"/>
                  <w:szCs w:val="18"/>
                </w:rPr>
                <m:t>consensus votes</m:t>
              </m:r>
            </m:num>
            <m:den>
              <m:r>
                <m:rPr>
                  <m:nor/>
                </m:rPr>
                <w:rPr>
                  <w:rFonts w:ascii="Inter" w:hAnsi="Inter"/>
                  <w:sz w:val="18"/>
                  <w:szCs w:val="18"/>
                </w:rPr>
                <m:t>eligible consensus rounds</m:t>
              </m:r>
            </m:den>
          </m:f>
          <m:r>
            <w:rPr>
              <w:rFonts w:ascii="Cambria Math" w:hAnsi="Cambria Math"/>
              <w:sz w:val="18"/>
              <w:szCs w:val="18"/>
            </w:rPr>
            <m:t>+0.4⋅</m:t>
          </m:r>
          <m:f>
            <m:fPr>
              <m:ctrlPr>
                <w:rPr>
                  <w:rFonts w:ascii="Cambria Math" w:hAnsi="Cambria Math"/>
                  <w:sz w:val="18"/>
                  <w:szCs w:val="18"/>
                </w:rPr>
              </m:ctrlPr>
            </m:fPr>
            <m:num>
              <m:r>
                <m:rPr>
                  <m:nor/>
                </m:rPr>
                <w:rPr>
                  <w:rFonts w:ascii="Inter" w:hAnsi="Inter"/>
                  <w:sz w:val="18"/>
                  <w:szCs w:val="18"/>
                </w:rPr>
                <m:t>bridge signatures</m:t>
              </m:r>
            </m:num>
            <m:den>
              <m:r>
                <m:rPr>
                  <m:nor/>
                </m:rPr>
                <w:rPr>
                  <w:rFonts w:ascii="Inter" w:hAnsi="Inter"/>
                  <w:sz w:val="18"/>
                  <w:szCs w:val="18"/>
                </w:rPr>
                <m:t>eligible bridge events</m:t>
              </m:r>
            </m:den>
          </m:f>
          <m:r>
            <m:rPr>
              <m:sty m:val="p"/>
            </m:rPr>
            <w:rPr>
              <w:rFonts w:ascii="Cambria Math" w:hAnsi="Cambria Math"/>
              <w:sz w:val="18"/>
              <w:szCs w:val="18"/>
            </w:rPr>
            <w:br/>
          </m:r>
        </m:oMath>
      </m:oMathPara>
    </w:p>
    <w:p w14:paraId="40C2E68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Correctness (</w:t>
      </w:r>
      <m:oMath>
        <m:sSubSup>
          <m:sSubSupPr>
            <m:ctrlPr>
              <w:rPr>
                <w:rFonts w:ascii="Cambria Math" w:hAnsi="Cambria Math"/>
                <w:sz w:val="18"/>
                <w:szCs w:val="18"/>
              </w:rPr>
            </m:ctrlPr>
          </m:sSubSupPr>
          <m:e>
            <m:r>
              <w:rPr>
                <w:rFonts w:ascii="Cambria Math" w:hAnsi="Cambria Math"/>
                <w:sz w:val="18"/>
                <w:szCs w:val="18"/>
              </w:rPr>
              <m:t>K</m:t>
            </m:r>
          </m:e>
          <m:sub>
            <m:r>
              <w:rPr>
                <w:rFonts w:ascii="Cambria Math" w:hAnsi="Cambria Math"/>
                <w:sz w:val="18"/>
                <w:szCs w:val="18"/>
              </w:rPr>
              <m:t>i</m:t>
            </m:r>
          </m:sub>
          <m:sup>
            <m:r>
              <w:rPr>
                <w:rFonts w:ascii="Cambria Math" w:hAnsi="Cambria Math"/>
                <w:sz w:val="18"/>
                <w:szCs w:val="18"/>
              </w:rPr>
              <m:t>e</m:t>
            </m:r>
          </m:sup>
        </m:sSubSup>
      </m:oMath>
      <w:r w:rsidRPr="00602E4B">
        <w:rPr>
          <w:rFonts w:ascii="Inter" w:hAnsi="Inter"/>
          <w:b/>
          <w:bCs/>
          <w:sz w:val="18"/>
          <w:szCs w:val="18"/>
        </w:rPr>
        <w:t xml:space="preserve">): </w:t>
      </w:r>
    </w:p>
    <w:p w14:paraId="1012ED4A"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K</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m:t>
          </m:r>
          <m:f>
            <m:fPr>
              <m:ctrlPr>
                <w:rPr>
                  <w:rFonts w:ascii="Cambria Math" w:hAnsi="Cambria Math"/>
                  <w:sz w:val="18"/>
                  <w:szCs w:val="18"/>
                </w:rPr>
              </m:ctrlPr>
            </m:fPr>
            <m:num>
              <m:r>
                <m:rPr>
                  <m:nor/>
                </m:rPr>
                <w:rPr>
                  <w:rFonts w:ascii="Inter" w:hAnsi="Inter"/>
                  <w:sz w:val="18"/>
                  <w:szCs w:val="18"/>
                </w:rPr>
                <m:t>valid votes</m:t>
              </m:r>
            </m:num>
            <m:den>
              <m:r>
                <m:rPr>
                  <m:nor/>
                </m:rPr>
                <w:rPr>
                  <w:rFonts w:ascii="Inter" w:hAnsi="Inter"/>
                  <w:sz w:val="18"/>
                  <w:szCs w:val="18"/>
                </w:rPr>
                <m:t>total votes</m:t>
              </m:r>
            </m:den>
          </m:f>
          <m:r>
            <m:rPr>
              <m:sty m:val="p"/>
            </m:rPr>
            <w:rPr>
              <w:rFonts w:ascii="Cambria Math" w:hAnsi="Cambria Math"/>
              <w:sz w:val="18"/>
              <w:szCs w:val="18"/>
            </w:rPr>
            <w:br/>
          </m:r>
        </m:oMath>
      </m:oMathPara>
    </w:p>
    <w:p w14:paraId="4125E95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Invalid votes include: wrong block hash, incorrect signature, votes for conflicting blocks, </w:t>
      </w:r>
      <w:r w:rsidRPr="00602E4B">
        <w:rPr>
          <w:rFonts w:ascii="Inter" w:hAnsi="Inter"/>
          <w:b/>
          <w:bCs/>
          <w:sz w:val="18"/>
          <w:szCs w:val="18"/>
        </w:rPr>
        <w:t>or attestations to false cross-chain events</w:t>
      </w:r>
      <w:r w:rsidRPr="00602E4B">
        <w:rPr>
          <w:rFonts w:ascii="Inter" w:hAnsi="Inter"/>
          <w:sz w:val="18"/>
          <w:szCs w:val="18"/>
        </w:rPr>
        <w:t>.</w:t>
      </w:r>
    </w:p>
    <w:p w14:paraId="667607B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**Latency (</w:t>
      </w:r>
      <m:oMath>
        <m:sSubSup>
          <m:sSubSupPr>
            <m:ctrlPr>
              <w:rPr>
                <w:rFonts w:ascii="Cambria Math" w:hAnsi="Cambria Math"/>
                <w:sz w:val="18"/>
                <w:szCs w:val="18"/>
              </w:rPr>
            </m:ctrlPr>
          </m:sSubSupPr>
          <m:e>
            <m:r>
              <w:rPr>
                <w:rFonts w:ascii="Cambria Math" w:hAnsi="Cambria Math"/>
                <w:sz w:val="18"/>
                <w:szCs w:val="18"/>
              </w:rPr>
              <m:t>L</m:t>
            </m:r>
          </m:e>
          <m:sub>
            <m:r>
              <w:rPr>
                <w:rFonts w:ascii="Cambria Math" w:hAnsi="Cambria Math"/>
                <w:sz w:val="18"/>
                <w:szCs w:val="18"/>
              </w:rPr>
              <m:t>i</m:t>
            </m:r>
          </m:sub>
          <m:sup>
            <m:r>
              <w:rPr>
                <w:rFonts w:ascii="Cambria Math" w:hAnsi="Cambria Math"/>
                <w:sz w:val="18"/>
                <w:szCs w:val="18"/>
              </w:rPr>
              <m:t>e</m:t>
            </m:r>
          </m:sup>
        </m:sSubSup>
      </m:oMath>
      <w:r w:rsidRPr="00602E4B">
        <w:rPr>
          <w:rFonts w:ascii="Inter" w:hAnsi="Inter"/>
          <w:sz w:val="18"/>
          <w:szCs w:val="18"/>
        </w:rPr>
        <w:t xml:space="preserve">):** </w:t>
      </w:r>
    </w:p>
    <w:p w14:paraId="5914135C"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L</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=1-</m:t>
          </m:r>
          <m:f>
            <m:fPr>
              <m:ctrlPr>
                <w:rPr>
                  <w:rFonts w:ascii="Cambria Math" w:hAnsi="Cambria Math"/>
                  <w:sz w:val="18"/>
                  <w:szCs w:val="18"/>
                </w:rPr>
              </m:ctrlPr>
            </m:fPr>
            <m:num>
              <m:r>
                <m:rPr>
                  <m:nor/>
                </m:rPr>
                <w:rPr>
                  <w:rFonts w:ascii="Inter" w:hAnsi="Inter"/>
                  <w:sz w:val="18"/>
                  <w:szCs w:val="18"/>
                </w:rPr>
                <m:t>avg</m:t>
              </m:r>
              <m: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vote</m:t>
                      </m:r>
                    </m:e>
                    <m:sub>
                      <m:r>
                        <w:rPr>
                          <w:rFonts w:ascii="Cambria Math" w:hAnsi="Cambria Math"/>
                          <w:sz w:val="18"/>
                          <w:szCs w:val="18"/>
                        </w:rPr>
                        <m:t>i</m:t>
                      </m:r>
                    </m:sub>
                  </m:sSub>
                </m:sub>
              </m:sSub>
              <m:r>
                <w:rPr>
                  <w:rFonts w:ascii="Cambria Math" w:hAnsi="Cambria Math"/>
                  <w:sz w:val="18"/>
                  <w:szCs w:val="18"/>
                </w:rPr>
                <m:t>)</m:t>
              </m:r>
            </m:num>
            <m:den>
              <m:sSub>
                <m:sSubPr>
                  <m:ctrlPr>
                    <w:rPr>
                      <w:rFonts w:ascii="Cambria Math" w:hAnsi="Cambria Math"/>
                      <w:sz w:val="18"/>
                      <w:szCs w:val="18"/>
                    </w:rPr>
                  </m:ctrlPr>
                </m:sSubPr>
                <m:e>
                  <m:r>
                    <m:rPr>
                      <m:sty m:val="p"/>
                    </m:rPr>
                    <w:rPr>
                      <w:rFonts w:ascii="Cambria Math" w:hAnsi="Cambria Math"/>
                      <w:sz w:val="18"/>
                      <w:szCs w:val="18"/>
                    </w:rPr>
                    <m:t>Δ</m:t>
                  </m:r>
                </m:e>
                <m:sub>
                  <m:r>
                    <m:rPr>
                      <m:sty m:val="p"/>
                    </m:rPr>
                    <w:rPr>
                      <w:rFonts w:ascii="Cambria Math" w:hAnsi="Cambria Math"/>
                      <w:sz w:val="18"/>
                      <w:szCs w:val="18"/>
                    </w:rPr>
                    <m:t>max</m:t>
                  </m:r>
                </m:sub>
              </m:sSub>
            </m:den>
          </m:f>
          <m:r>
            <m:rPr>
              <m:sty m:val="p"/>
            </m:rPr>
            <w:rPr>
              <w:rFonts w:ascii="Cambria Math" w:hAnsi="Cambria Math"/>
              <w:sz w:val="18"/>
              <w:szCs w:val="18"/>
            </w:rPr>
            <w:br/>
          </m:r>
        </m:oMath>
      </m:oMathPara>
    </w:p>
    <w:p w14:paraId="72379C9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vote</m:t>
                </m:r>
              </m:e>
              <m:sub>
                <m:r>
                  <w:rPr>
                    <w:rFonts w:ascii="Cambria Math" w:hAnsi="Cambria Math"/>
                    <w:sz w:val="18"/>
                    <w:szCs w:val="18"/>
                  </w:rPr>
                  <m:t>i</m:t>
                </m:r>
              </m:sub>
            </m:sSub>
          </m:sub>
        </m:sSub>
      </m:oMath>
      <w:r w:rsidRPr="00602E4B">
        <w:rPr>
          <w:rFonts w:ascii="Inter" w:hAnsi="Inter"/>
          <w:sz w:val="18"/>
          <w:szCs w:val="18"/>
        </w:rPr>
        <w:t xml:space="preserve">is vote delay and </w:t>
      </w:r>
      <m:oMath>
        <m:sSub>
          <m:sSubPr>
            <m:ctrlPr>
              <w:rPr>
                <w:rFonts w:ascii="Cambria Math" w:hAnsi="Cambria Math"/>
                <w:sz w:val="18"/>
                <w:szCs w:val="18"/>
              </w:rPr>
            </m:ctrlPr>
          </m:sSubPr>
          <m:e>
            <m:r>
              <m:rPr>
                <m:sty m:val="p"/>
              </m:rPr>
              <w:rPr>
                <w:rFonts w:ascii="Cambria Math" w:hAnsi="Cambria Math"/>
                <w:sz w:val="18"/>
                <w:szCs w:val="18"/>
              </w:rPr>
              <m:t>Δ</m:t>
            </m:r>
          </m:e>
          <m:sub>
            <m:r>
              <m:rPr>
                <m:sty m:val="p"/>
              </m:rPr>
              <w:rPr>
                <w:rFonts w:ascii="Cambria Math" w:hAnsi="Cambria Math"/>
                <w:sz w:val="18"/>
                <w:szCs w:val="18"/>
              </w:rPr>
              <m:t>max</m:t>
            </m:r>
          </m:sub>
        </m:sSub>
      </m:oMath>
      <w:r w:rsidRPr="00602E4B">
        <w:rPr>
          <w:rFonts w:ascii="Inter" w:hAnsi="Inter"/>
          <w:sz w:val="18"/>
          <w:szCs w:val="18"/>
        </w:rPr>
        <w:t>is timeout threshold. Fast responders (</w:t>
      </w:r>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vote</m:t>
            </m:r>
          </m:sub>
        </m:sSub>
      </m:oMath>
      <w:r w:rsidRPr="00602E4B">
        <w:rPr>
          <w:rFonts w:ascii="Inter" w:hAnsi="Inter"/>
          <w:sz w:val="18"/>
          <w:szCs w:val="18"/>
        </w:rPr>
        <w:t xml:space="preserve"> near 0) get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i</m:t>
            </m:r>
          </m:sub>
        </m:sSub>
        <m:r>
          <w:rPr>
            <w:rFonts w:ascii="Cambria Math" w:hAnsi="Cambria Math"/>
            <w:sz w:val="18"/>
            <w:szCs w:val="18"/>
          </w:rPr>
          <m:t>≈1</m:t>
        </m:r>
      </m:oMath>
      <w:r w:rsidRPr="00602E4B">
        <w:rPr>
          <w:rFonts w:ascii="Inter" w:hAnsi="Inter"/>
          <w:sz w:val="18"/>
          <w:szCs w:val="18"/>
        </w:rPr>
        <w:t xml:space="preserve">; timeout voters get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i</m:t>
            </m:r>
          </m:sub>
        </m:sSub>
        <m:r>
          <w:rPr>
            <w:rFonts w:ascii="Cambria Math" w:hAnsi="Cambria Math"/>
            <w:sz w:val="18"/>
            <w:szCs w:val="18"/>
          </w:rPr>
          <m:t>≈0</m:t>
        </m:r>
      </m:oMath>
      <w:r w:rsidRPr="00602E4B">
        <w:rPr>
          <w:rFonts w:ascii="Inter" w:hAnsi="Inter"/>
          <w:sz w:val="18"/>
          <w:szCs w:val="18"/>
        </w:rPr>
        <w:t xml:space="preserve">. </w:t>
      </w:r>
    </w:p>
    <w:p w14:paraId="5A803E5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Service Quality (</w:t>
      </w:r>
      <m:oMath>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oMath>
      <w:r w:rsidRPr="00602E4B">
        <w:rPr>
          <w:rFonts w:ascii="Inter" w:hAnsi="Inter"/>
          <w:b/>
          <w:bCs/>
          <w:sz w:val="18"/>
          <w:szCs w:val="18"/>
        </w:rPr>
        <w:t xml:space="preserve">): </w:t>
      </w:r>
    </w:p>
    <w:p w14:paraId="04E3E9C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lastRenderedPageBreak/>
        <w:t>For bridge relayers, bridge quality is computed as:</w:t>
      </w:r>
    </w:p>
    <w:p w14:paraId="368BE875"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en>
          </m:f>
          <m:nary>
            <m:naryPr>
              <m:chr m:val="∑"/>
              <m:limLoc m:val="undOvr"/>
              <m:grow m:val="1"/>
              <m:supHide m:val="1"/>
              <m:ctrlPr>
                <w:rPr>
                  <w:rFonts w:ascii="Cambria Math" w:hAnsi="Cambria Math"/>
                  <w:sz w:val="18"/>
                  <w:szCs w:val="18"/>
                </w:rPr>
              </m:ctrlPr>
            </m:naryPr>
            <m:sub>
              <m:r>
                <w:rPr>
                  <w:rFonts w:ascii="Cambria Math" w:hAnsi="Cambria Math"/>
                  <w:sz w:val="18"/>
                  <w:szCs w:val="18"/>
                </w:rPr>
                <m:t>j∈J</m:t>
              </m:r>
            </m:sub>
            <m:sup/>
            <m:e>
              <m:r>
                <w:rPr>
                  <w:rFonts w:ascii="Cambria Math" w:hAnsi="Cambria Math"/>
                  <w:sz w:val="18"/>
                  <w:szCs w:val="18"/>
                </w:rPr>
                <m:t>(</m:t>
              </m:r>
              <m:sSub>
                <m:sSubPr>
                  <m:ctrlPr>
                    <w:rPr>
                      <w:rFonts w:ascii="Cambria Math" w:hAnsi="Cambria Math"/>
                      <w:sz w:val="18"/>
                      <w:szCs w:val="18"/>
                    </w:rPr>
                  </m:ctrlPr>
                </m:sSubPr>
                <m:e>
                  <m:r>
                    <m:rPr>
                      <m:nor/>
                    </m:rPr>
                    <w:rPr>
                      <w:rFonts w:ascii="Inter" w:hAnsi="Inter"/>
                      <w:sz w:val="18"/>
                      <w:szCs w:val="18"/>
                    </w:rPr>
                    <m:t>accuracy</m:t>
                  </m:r>
                </m:e>
                <m:sub>
                  <m:r>
                    <w:rPr>
                      <w:rFonts w:ascii="Cambria Math" w:hAnsi="Cambria Math"/>
                      <w:sz w:val="18"/>
                      <w:szCs w:val="18"/>
                    </w:rPr>
                    <m:t>i,j</m:t>
                  </m:r>
                </m:sub>
              </m:sSub>
              <m:r>
                <w:rPr>
                  <w:rFonts w:ascii="Cambria Math" w:hAnsi="Cambria Math"/>
                  <w:sz w:val="18"/>
                  <w:szCs w:val="18"/>
                </w:rPr>
                <m:t>⋅</m:t>
              </m:r>
              <m:sSub>
                <m:sSubPr>
                  <m:ctrlPr>
                    <w:rPr>
                      <w:rFonts w:ascii="Cambria Math" w:hAnsi="Cambria Math"/>
                      <w:sz w:val="18"/>
                      <w:szCs w:val="18"/>
                    </w:rPr>
                  </m:ctrlPr>
                </m:sSubPr>
                <m:e>
                  <m:r>
                    <m:rPr>
                      <m:nor/>
                    </m:rPr>
                    <w:rPr>
                      <w:rFonts w:ascii="Inter" w:hAnsi="Inter"/>
                      <w:sz w:val="18"/>
                      <w:szCs w:val="18"/>
                    </w:rPr>
                    <m:t>uptime</m:t>
                  </m:r>
                </m:e>
                <m:sub>
                  <m:r>
                    <w:rPr>
                      <w:rFonts w:ascii="Cambria Math" w:hAnsi="Cambria Math"/>
                      <w:sz w:val="18"/>
                      <w:szCs w:val="18"/>
                    </w:rPr>
                    <m:t>i,j</m:t>
                  </m:r>
                </m:sub>
              </m:sSub>
              <m:r>
                <w:rPr>
                  <w:rFonts w:ascii="Cambria Math" w:hAnsi="Cambria Math"/>
                  <w:sz w:val="18"/>
                  <w:szCs w:val="18"/>
                </w:rPr>
                <m:t>⋅</m:t>
              </m:r>
              <m:sSub>
                <m:sSubPr>
                  <m:ctrlPr>
                    <w:rPr>
                      <w:rFonts w:ascii="Cambria Math" w:hAnsi="Cambria Math"/>
                      <w:sz w:val="18"/>
                      <w:szCs w:val="18"/>
                    </w:rPr>
                  </m:ctrlPr>
                </m:sSubPr>
                <m:e>
                  <m:r>
                    <m:rPr>
                      <m:nor/>
                    </m:rPr>
                    <w:rPr>
                      <w:rFonts w:ascii="Inter" w:hAnsi="Inter"/>
                      <w:sz w:val="18"/>
                      <w:szCs w:val="18"/>
                    </w:rPr>
                    <m:t>participation</m:t>
                  </m:r>
                </m:e>
                <m:sub>
                  <m:r>
                    <w:rPr>
                      <w:rFonts w:ascii="Cambria Math" w:hAnsi="Cambria Math"/>
                      <w:sz w:val="18"/>
                      <w:szCs w:val="18"/>
                    </w:rPr>
                    <m:t>i,j</m:t>
                  </m:r>
                </m:sub>
              </m:sSub>
              <m:r>
                <w:rPr>
                  <w:rFonts w:ascii="Cambria Math" w:hAnsi="Cambria Math"/>
                  <w:sz w:val="18"/>
                  <w:szCs w:val="18"/>
                </w:rPr>
                <m:t>)</m:t>
              </m:r>
            </m:e>
          </m:nary>
          <m:r>
            <m:rPr>
              <m:sty m:val="p"/>
            </m:rPr>
            <w:rPr>
              <w:rFonts w:ascii="Cambria Math" w:hAnsi="Cambria Math"/>
              <w:sz w:val="18"/>
              <w:szCs w:val="18"/>
            </w:rPr>
            <w:br/>
          </m:r>
        </m:oMath>
      </m:oMathPara>
    </w:p>
    <w:p w14:paraId="3061ABB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for each external chain </w:t>
      </w:r>
      <m:oMath>
        <m:r>
          <w:rPr>
            <w:rFonts w:ascii="Cambria Math" w:hAnsi="Cambria Math"/>
            <w:sz w:val="18"/>
            <w:szCs w:val="18"/>
          </w:rPr>
          <m:t>j</m:t>
        </m:r>
      </m:oMath>
      <w:r w:rsidRPr="00602E4B">
        <w:rPr>
          <w:rFonts w:ascii="Inter" w:hAnsi="Inter"/>
          <w:sz w:val="18"/>
          <w:szCs w:val="18"/>
        </w:rPr>
        <w:t xml:space="preserve">: </w:t>
      </w:r>
    </w:p>
    <w:p w14:paraId="2E048150" w14:textId="77777777" w:rsidR="000F59A8" w:rsidRPr="00602E4B" w:rsidRDefault="00000000">
      <w:pPr>
        <w:numPr>
          <w:ilvl w:val="0"/>
          <w:numId w:val="8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nor/>
              </m:rPr>
              <w:rPr>
                <w:rFonts w:ascii="Inter" w:hAnsi="Inter"/>
                <w:sz w:val="18"/>
                <w:szCs w:val="18"/>
              </w:rPr>
              <m:t>accuracy</m:t>
            </m:r>
          </m:e>
          <m:sub>
            <m:r>
              <w:rPr>
                <w:rFonts w:ascii="Cambria Math" w:hAnsi="Cambria Math"/>
                <w:sz w:val="18"/>
                <w:szCs w:val="18"/>
              </w:rPr>
              <m:t>i,j</m:t>
            </m:r>
          </m:sub>
        </m:sSub>
        <m:r>
          <w:rPr>
            <w:rFonts w:ascii="Cambria Math" w:hAnsi="Cambria Math"/>
            <w:sz w:val="18"/>
            <w:szCs w:val="18"/>
          </w:rPr>
          <m:t>=1-</m:t>
        </m:r>
        <m:f>
          <m:fPr>
            <m:ctrlPr>
              <w:rPr>
                <w:rFonts w:ascii="Cambria Math" w:hAnsi="Cambria Math"/>
                <w:sz w:val="18"/>
                <w:szCs w:val="18"/>
              </w:rPr>
            </m:ctrlPr>
          </m:fPr>
          <m:num>
            <m:r>
              <m:rPr>
                <m:nor/>
              </m:rPr>
              <w:rPr>
                <w:rFonts w:ascii="Inter" w:hAnsi="Inter"/>
                <w:sz w:val="18"/>
                <w:szCs w:val="18"/>
              </w:rPr>
              <m:t xml:space="preserve">fraud proofs against validator </m:t>
            </m:r>
            <m:r>
              <w:rPr>
                <w:rFonts w:ascii="Cambria Math" w:hAnsi="Cambria Math"/>
                <w:sz w:val="18"/>
                <w:szCs w:val="18"/>
              </w:rPr>
              <m:t>i</m:t>
            </m:r>
          </m:num>
          <m:den>
            <m:r>
              <m:rPr>
                <m:nor/>
              </m:rPr>
              <w:rPr>
                <w:rFonts w:ascii="Inter" w:hAnsi="Inter"/>
                <w:sz w:val="18"/>
                <w:szCs w:val="18"/>
              </w:rPr>
              <m:t xml:space="preserve">total attestations by validator </m:t>
            </m:r>
            <m:r>
              <w:rPr>
                <w:rFonts w:ascii="Cambria Math" w:hAnsi="Cambria Math"/>
                <w:sz w:val="18"/>
                <w:szCs w:val="18"/>
              </w:rPr>
              <m:t>i</m:t>
            </m:r>
          </m:den>
        </m:f>
      </m:oMath>
    </w:p>
    <w:p w14:paraId="7DE1B5FF" w14:textId="77777777" w:rsidR="000F59A8" w:rsidRPr="00602E4B" w:rsidRDefault="00000000">
      <w:pPr>
        <w:numPr>
          <w:ilvl w:val="0"/>
          <w:numId w:val="8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nor/>
              </m:rPr>
              <w:rPr>
                <w:rFonts w:ascii="Inter" w:hAnsi="Inter"/>
                <w:sz w:val="18"/>
                <w:szCs w:val="18"/>
              </w:rPr>
              <m:t>uptime</m:t>
            </m:r>
          </m:e>
          <m:sub>
            <m:r>
              <w:rPr>
                <w:rFonts w:ascii="Cambria Math" w:hAnsi="Cambria Math"/>
                <w:sz w:val="18"/>
                <w:szCs w:val="18"/>
              </w:rPr>
              <m:t>i,j</m:t>
            </m:r>
          </m:sub>
        </m:sSub>
        <m:r>
          <w:rPr>
            <w:rFonts w:ascii="Cambria Math" w:hAnsi="Cambria Math"/>
            <w:sz w:val="18"/>
            <w:szCs w:val="18"/>
          </w:rPr>
          <m:t>=</m:t>
        </m:r>
        <m:f>
          <m:fPr>
            <m:ctrlPr>
              <w:rPr>
                <w:rFonts w:ascii="Cambria Math" w:hAnsi="Cambria Math"/>
                <w:sz w:val="18"/>
                <w:szCs w:val="18"/>
              </w:rPr>
            </m:ctrlPr>
          </m:fPr>
          <m:num>
            <m:r>
              <m:rPr>
                <m:nor/>
              </m:rPr>
              <w:rPr>
                <w:rFonts w:ascii="Inter" w:hAnsi="Inter"/>
                <w:sz w:val="18"/>
                <w:szCs w:val="18"/>
              </w:rPr>
              <m:t>successful heartbeats</m:t>
            </m:r>
          </m:num>
          <m:den>
            <m:r>
              <m:rPr>
                <m:nor/>
              </m:rPr>
              <w:rPr>
                <w:rFonts w:ascii="Inter" w:hAnsi="Inter"/>
                <w:sz w:val="18"/>
                <w:szCs w:val="18"/>
              </w:rPr>
              <m:t>expected heartbeats</m:t>
            </m:r>
          </m:den>
        </m:f>
      </m:oMath>
      <w:r w:rsidR="000F59A8" w:rsidRPr="00602E4B">
        <w:rPr>
          <w:rFonts w:ascii="Inter" w:hAnsi="Inter"/>
          <w:sz w:val="18"/>
          <w:szCs w:val="18"/>
        </w:rPr>
        <w:t xml:space="preserve">(relayer node uptime) </w:t>
      </w:r>
    </w:p>
    <w:p w14:paraId="570FF2F8" w14:textId="77777777" w:rsidR="000F59A8" w:rsidRPr="00602E4B" w:rsidRDefault="00000000">
      <w:pPr>
        <w:numPr>
          <w:ilvl w:val="0"/>
          <w:numId w:val="86"/>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nor/>
              </m:rPr>
              <w:rPr>
                <w:rFonts w:ascii="Inter" w:hAnsi="Inter"/>
                <w:sz w:val="18"/>
                <w:szCs w:val="18"/>
              </w:rPr>
              <m:t>participation</m:t>
            </m:r>
          </m:e>
          <m:sub>
            <m:r>
              <w:rPr>
                <w:rFonts w:ascii="Cambria Math" w:hAnsi="Cambria Math"/>
                <w:sz w:val="18"/>
                <w:szCs w:val="18"/>
              </w:rPr>
              <m:t>i,j</m:t>
            </m:r>
          </m:sub>
        </m:sSub>
        <m:r>
          <w:rPr>
            <w:rFonts w:ascii="Cambria Math" w:hAnsi="Cambria Math"/>
            <w:sz w:val="18"/>
            <w:szCs w:val="18"/>
          </w:rPr>
          <m:t>=</m:t>
        </m:r>
        <m:f>
          <m:fPr>
            <m:ctrlPr>
              <w:rPr>
                <w:rFonts w:ascii="Cambria Math" w:hAnsi="Cambria Math"/>
                <w:sz w:val="18"/>
                <w:szCs w:val="18"/>
              </w:rPr>
            </m:ctrlPr>
          </m:fPr>
          <m:num>
            <m:r>
              <m:rPr>
                <m:nor/>
              </m:rPr>
              <w:rPr>
                <w:rFonts w:ascii="Inter" w:hAnsi="Inter"/>
                <w:sz w:val="18"/>
                <w:szCs w:val="18"/>
              </w:rPr>
              <m:t>signatures contributed</m:t>
            </m:r>
          </m:num>
          <m:den>
            <m:r>
              <m:rPr>
                <m:nor/>
              </m:rPr>
              <w:rPr>
                <w:rFonts w:ascii="Inter" w:hAnsi="Inter"/>
                <w:sz w:val="18"/>
                <w:szCs w:val="18"/>
              </w:rPr>
              <m:t>signature opportunities</m:t>
            </m:r>
          </m:den>
        </m:f>
      </m:oMath>
      <w:r w:rsidR="000F59A8" w:rsidRPr="00602E4B">
        <w:rPr>
          <w:rFonts w:ascii="Inter" w:hAnsi="Inter"/>
          <w:sz w:val="18"/>
          <w:szCs w:val="18"/>
        </w:rPr>
        <w:t xml:space="preserve">(threshold signature participation) </w:t>
      </w:r>
    </w:p>
    <w:p w14:paraId="19E8ED3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Example:</w:t>
      </w:r>
    </w:p>
    <w:p w14:paraId="17DFFCCB" w14:textId="77777777" w:rsidR="000F59A8" w:rsidRPr="00602E4B" w:rsidRDefault="000F59A8">
      <w:pPr>
        <w:numPr>
          <w:ilvl w:val="0"/>
          <w:numId w:val="87"/>
        </w:numPr>
        <w:spacing w:before="100" w:beforeAutospacing="1" w:after="100" w:afterAutospacing="1"/>
        <w:rPr>
          <w:rFonts w:ascii="Inter" w:hAnsi="Inter"/>
          <w:sz w:val="18"/>
          <w:szCs w:val="18"/>
        </w:rPr>
      </w:pPr>
      <w:r w:rsidRPr="00602E4B">
        <w:rPr>
          <w:rFonts w:ascii="Inter" w:hAnsi="Inter"/>
          <w:sz w:val="18"/>
          <w:szCs w:val="18"/>
        </w:rPr>
        <w:t>Validator operates ETH and BTC bridges</w:t>
      </w:r>
    </w:p>
    <w:p w14:paraId="06F1ADA0" w14:textId="77777777" w:rsidR="000F59A8" w:rsidRPr="00602E4B" w:rsidRDefault="000F59A8">
      <w:pPr>
        <w:numPr>
          <w:ilvl w:val="0"/>
          <w:numId w:val="87"/>
        </w:numPr>
        <w:spacing w:before="100" w:beforeAutospacing="1" w:after="100" w:afterAutospacing="1"/>
        <w:rPr>
          <w:rFonts w:ascii="Inter" w:hAnsi="Inter"/>
          <w:sz w:val="18"/>
          <w:szCs w:val="18"/>
        </w:rPr>
      </w:pPr>
      <w:r w:rsidRPr="00602E4B">
        <w:rPr>
          <w:rFonts w:ascii="Inter" w:hAnsi="Inter"/>
          <w:sz w:val="18"/>
          <w:szCs w:val="18"/>
        </w:rPr>
        <w:t>ETH: accuracy=1.0 (no fraud proofs), uptime=0.98, participation=0.95 → score = 0.931</w:t>
      </w:r>
    </w:p>
    <w:p w14:paraId="009E773F" w14:textId="77777777" w:rsidR="000F59A8" w:rsidRPr="00602E4B" w:rsidRDefault="000F59A8">
      <w:pPr>
        <w:numPr>
          <w:ilvl w:val="0"/>
          <w:numId w:val="87"/>
        </w:numPr>
        <w:spacing w:before="100" w:beforeAutospacing="1" w:after="100" w:afterAutospacing="1"/>
        <w:rPr>
          <w:rFonts w:ascii="Inter" w:hAnsi="Inter"/>
          <w:sz w:val="18"/>
          <w:szCs w:val="18"/>
        </w:rPr>
      </w:pPr>
      <w:r w:rsidRPr="00602E4B">
        <w:rPr>
          <w:rFonts w:ascii="Inter" w:hAnsi="Inter"/>
          <w:sz w:val="18"/>
          <w:szCs w:val="18"/>
        </w:rPr>
        <w:t>BTC: accuracy=0.99 (1 minor error), uptime=0.99, participation=0.88 → score = 0.862</w:t>
      </w:r>
    </w:p>
    <w:p w14:paraId="5A514E21" w14:textId="77777777" w:rsidR="000F59A8" w:rsidRPr="00602E4B" w:rsidRDefault="00000000">
      <w:pPr>
        <w:numPr>
          <w:ilvl w:val="0"/>
          <w:numId w:val="87"/>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=(0.931+0.862)</m:t>
        </m:r>
        <m:r>
          <m:rPr>
            <m:sty m:val="p"/>
          </m:rPr>
          <w:rPr>
            <w:rFonts w:ascii="Cambria Math" w:hAnsi="Cambria Math"/>
            <w:sz w:val="18"/>
            <w:szCs w:val="18"/>
          </w:rPr>
          <m:t>/</m:t>
        </m:r>
        <m:r>
          <w:rPr>
            <w:rFonts w:ascii="Cambria Math" w:hAnsi="Cambria Math"/>
            <w:sz w:val="18"/>
            <w:szCs w:val="18"/>
          </w:rPr>
          <m:t>2=0.897</m:t>
        </m:r>
      </m:oMath>
    </w:p>
    <w:p w14:paraId="7C2F223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Fraud Proof Penalties:</w:t>
      </w:r>
    </w:p>
    <w:p w14:paraId="373FFE8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If a fraud proof is submitted showing validator </w:t>
      </w:r>
      <m:oMath>
        <m:r>
          <w:rPr>
            <w:rFonts w:ascii="Cambria Math" w:hAnsi="Cambria Math"/>
            <w:sz w:val="18"/>
            <w:szCs w:val="18"/>
          </w:rPr>
          <m:t>i</m:t>
        </m:r>
      </m:oMath>
      <w:r w:rsidRPr="00602E4B">
        <w:rPr>
          <w:rFonts w:ascii="Inter" w:hAnsi="Inter"/>
          <w:sz w:val="18"/>
          <w:szCs w:val="18"/>
        </w:rPr>
        <w:t xml:space="preserve">attested to a false event: </w:t>
      </w:r>
    </w:p>
    <w:p w14:paraId="2D137DFF" w14:textId="77777777" w:rsidR="000F59A8" w:rsidRPr="00602E4B" w:rsidRDefault="000F59A8">
      <w:pPr>
        <w:numPr>
          <w:ilvl w:val="0"/>
          <w:numId w:val="88"/>
        </w:numPr>
        <w:spacing w:before="100" w:beforeAutospacing="1" w:after="100" w:afterAutospacing="1"/>
        <w:rPr>
          <w:rFonts w:ascii="Inter" w:hAnsi="Inter"/>
          <w:sz w:val="18"/>
          <w:szCs w:val="18"/>
        </w:rPr>
      </w:pPr>
      <w:r w:rsidRPr="00602E4B">
        <w:rPr>
          <w:rFonts w:ascii="Inter" w:hAnsi="Inter"/>
          <w:sz w:val="18"/>
          <w:szCs w:val="18"/>
        </w:rPr>
        <w:t xml:space="preserve">Immediate reputation penalty: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fraud</m:t>
            </m:r>
          </m:sub>
        </m:sSub>
        <m:r>
          <w:rPr>
            <w:rFonts w:ascii="Cambria Math" w:hAnsi="Cambria Math"/>
            <w:sz w:val="18"/>
            <w:szCs w:val="18"/>
          </w:rPr>
          <m:t>)</m:t>
        </m:r>
      </m:oMath>
      <w:r w:rsidRPr="00602E4B">
        <w:rPr>
          <w:rFonts w:ascii="Inter" w:hAnsi="Inter"/>
          <w:sz w:val="18"/>
          <w:szCs w:val="18"/>
        </w:rPr>
        <w:t xml:space="preserve">where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fraud</m:t>
            </m:r>
          </m:sub>
        </m:sSub>
        <m:r>
          <w:rPr>
            <w:rFonts w:ascii="Cambria Math" w:hAnsi="Cambria Math"/>
            <w:sz w:val="18"/>
            <w:szCs w:val="18"/>
          </w:rPr>
          <m:t>=0.2</m:t>
        </m:r>
      </m:oMath>
      <w:r w:rsidRPr="00602E4B">
        <w:rPr>
          <w:rFonts w:ascii="Inter" w:hAnsi="Inter"/>
          <w:sz w:val="18"/>
          <w:szCs w:val="18"/>
        </w:rPr>
        <w:t xml:space="preserve">(20% immediate drop) </w:t>
      </w:r>
    </w:p>
    <w:p w14:paraId="5FD55F06" w14:textId="77777777" w:rsidR="000F59A8" w:rsidRPr="00602E4B" w:rsidRDefault="000F59A8">
      <w:pPr>
        <w:numPr>
          <w:ilvl w:val="0"/>
          <w:numId w:val="88"/>
        </w:numPr>
        <w:spacing w:before="100" w:beforeAutospacing="1" w:after="100" w:afterAutospacing="1"/>
        <w:rPr>
          <w:rFonts w:ascii="Inter" w:hAnsi="Inter"/>
          <w:sz w:val="18"/>
          <w:szCs w:val="18"/>
        </w:rPr>
      </w:pPr>
      <w:r w:rsidRPr="00602E4B">
        <w:rPr>
          <w:rFonts w:ascii="Inter" w:hAnsi="Inter"/>
          <w:sz w:val="18"/>
          <w:szCs w:val="18"/>
        </w:rPr>
        <w:t xml:space="preserve">Future </w:t>
      </w:r>
      <m:oMath>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oMath>
      <w:r w:rsidRPr="00602E4B">
        <w:rPr>
          <w:rFonts w:ascii="Inter" w:hAnsi="Inter"/>
          <w:sz w:val="18"/>
          <w:szCs w:val="18"/>
        </w:rPr>
        <w:t xml:space="preserve">scores reduced for that chain until recovery period (6 epochs) </w:t>
      </w:r>
    </w:p>
    <w:p w14:paraId="17AB5CA6" w14:textId="77777777" w:rsidR="000F59A8" w:rsidRPr="00602E4B" w:rsidRDefault="000F59A8">
      <w:pPr>
        <w:numPr>
          <w:ilvl w:val="0"/>
          <w:numId w:val="88"/>
        </w:numPr>
        <w:spacing w:before="100" w:beforeAutospacing="1" w:after="100" w:afterAutospacing="1"/>
        <w:rPr>
          <w:rFonts w:ascii="Inter" w:hAnsi="Inter"/>
          <w:sz w:val="18"/>
          <w:szCs w:val="18"/>
        </w:rPr>
      </w:pPr>
      <w:r w:rsidRPr="00602E4B">
        <w:rPr>
          <w:rFonts w:ascii="Inter" w:hAnsi="Inter"/>
          <w:sz w:val="18"/>
          <w:szCs w:val="18"/>
        </w:rPr>
        <w:t>Severe/repeated fraud → slashing and removal from bridge registry</w:t>
      </w:r>
    </w:p>
    <w:p w14:paraId="240DFC4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Notes:</w:t>
      </w:r>
    </w:p>
    <w:p w14:paraId="47935368" w14:textId="77777777" w:rsidR="000F59A8" w:rsidRPr="00602E4B" w:rsidRDefault="000F59A8">
      <w:pPr>
        <w:numPr>
          <w:ilvl w:val="0"/>
          <w:numId w:val="89"/>
        </w:numPr>
        <w:spacing w:before="100" w:beforeAutospacing="1" w:after="100" w:afterAutospacing="1"/>
        <w:rPr>
          <w:rFonts w:ascii="Inter" w:hAnsi="Inter"/>
          <w:sz w:val="18"/>
          <w:szCs w:val="18"/>
        </w:rPr>
      </w:pPr>
      <w:r w:rsidRPr="00602E4B">
        <w:rPr>
          <w:rFonts w:ascii="Inter" w:hAnsi="Inter"/>
          <w:sz w:val="18"/>
          <w:szCs w:val="18"/>
        </w:rPr>
        <w:t>Compute all metrics at epoch boundaries to minimize overhead</w:t>
      </w:r>
    </w:p>
    <w:p w14:paraId="79F3980A" w14:textId="77777777" w:rsidR="000F59A8" w:rsidRPr="00602E4B" w:rsidRDefault="000F59A8">
      <w:pPr>
        <w:numPr>
          <w:ilvl w:val="0"/>
          <w:numId w:val="89"/>
        </w:numPr>
        <w:spacing w:before="100" w:beforeAutospacing="1" w:after="100" w:afterAutospacing="1"/>
        <w:rPr>
          <w:rFonts w:ascii="Inter" w:hAnsi="Inter"/>
          <w:sz w:val="18"/>
          <w:szCs w:val="18"/>
        </w:rPr>
      </w:pPr>
      <w:r w:rsidRPr="00602E4B">
        <w:rPr>
          <w:rFonts w:ascii="Inter" w:hAnsi="Inter"/>
          <w:sz w:val="18"/>
          <w:szCs w:val="18"/>
        </w:rPr>
        <w:t>Use fixed-point arithmetic with sufficient precision (e.g., 18 decimal places)</w:t>
      </w:r>
    </w:p>
    <w:p w14:paraId="111CC0FB" w14:textId="77777777" w:rsidR="000F59A8" w:rsidRPr="00602E4B" w:rsidRDefault="000F59A8">
      <w:pPr>
        <w:numPr>
          <w:ilvl w:val="0"/>
          <w:numId w:val="89"/>
        </w:numPr>
        <w:spacing w:before="100" w:beforeAutospacing="1" w:after="100" w:afterAutospacing="1"/>
        <w:rPr>
          <w:rFonts w:ascii="Inter" w:hAnsi="Inter"/>
          <w:sz w:val="18"/>
          <w:szCs w:val="18"/>
        </w:rPr>
      </w:pPr>
      <w:r w:rsidRPr="00602E4B">
        <w:rPr>
          <w:rFonts w:ascii="Inter" w:hAnsi="Inter"/>
          <w:sz w:val="18"/>
          <w:szCs w:val="18"/>
        </w:rPr>
        <w:t xml:space="preserve">Store historical </w:t>
      </w:r>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m:t>
            </m:r>
          </m:sup>
        </m:sSubSup>
      </m:oMath>
      <w:r w:rsidRPr="00602E4B">
        <w:rPr>
          <w:rFonts w:ascii="Inter" w:hAnsi="Inter"/>
          <w:sz w:val="18"/>
          <w:szCs w:val="18"/>
        </w:rPr>
        <w:t xml:space="preserve">for transparency and auditing </w:t>
      </w:r>
    </w:p>
    <w:p w14:paraId="17240EB7" w14:textId="77777777" w:rsidR="000F59A8" w:rsidRPr="00602E4B" w:rsidRDefault="000F59A8">
      <w:pPr>
        <w:numPr>
          <w:ilvl w:val="0"/>
          <w:numId w:val="89"/>
        </w:numPr>
        <w:spacing w:before="100" w:beforeAutospacing="1" w:after="100" w:afterAutospacing="1"/>
        <w:rPr>
          <w:rFonts w:ascii="Inter" w:hAnsi="Inter"/>
          <w:sz w:val="18"/>
          <w:szCs w:val="18"/>
        </w:rPr>
      </w:pPr>
      <w:r w:rsidRPr="00602E4B">
        <w:rPr>
          <w:rFonts w:ascii="Inter" w:hAnsi="Inter"/>
          <w:sz w:val="18"/>
          <w:szCs w:val="18"/>
        </w:rPr>
        <w:t xml:space="preserve">Initialize new validators at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r>
          <w:rPr>
            <w:rFonts w:ascii="Cambria Math" w:hAnsi="Cambria Math"/>
            <w:sz w:val="18"/>
            <w:szCs w:val="18"/>
          </w:rPr>
          <m:t>=0.8</m:t>
        </m:r>
      </m:oMath>
      <w:r w:rsidRPr="00602E4B">
        <w:rPr>
          <w:rFonts w:ascii="Inter" w:hAnsi="Inter"/>
          <w:sz w:val="18"/>
          <w:szCs w:val="18"/>
        </w:rPr>
        <w:t xml:space="preserve">(benefit of doubt, slightly below perfect) </w:t>
      </w:r>
    </w:p>
    <w:p w14:paraId="5D55386D" w14:textId="77777777" w:rsidR="000F59A8" w:rsidRPr="00602E4B" w:rsidRDefault="000F59A8">
      <w:pPr>
        <w:numPr>
          <w:ilvl w:val="0"/>
          <w:numId w:val="89"/>
        </w:numPr>
        <w:spacing w:before="100" w:beforeAutospacing="1" w:after="100" w:afterAutospacing="1"/>
        <w:rPr>
          <w:rFonts w:ascii="Inter" w:hAnsi="Inter"/>
          <w:sz w:val="18"/>
          <w:szCs w:val="18"/>
        </w:rPr>
      </w:pPr>
      <w:r w:rsidRPr="00602E4B">
        <w:rPr>
          <w:rFonts w:ascii="Inter" w:hAnsi="Inter"/>
          <w:b/>
          <w:bCs/>
          <w:sz w:val="18"/>
          <w:szCs w:val="18"/>
        </w:rPr>
        <w:t>Bridge relayers</w:t>
      </w:r>
      <w:r w:rsidRPr="00602E4B">
        <w:rPr>
          <w:rFonts w:ascii="Inter" w:hAnsi="Inter"/>
          <w:sz w:val="18"/>
          <w:szCs w:val="18"/>
        </w:rPr>
        <w:t xml:space="preserve"> initialize at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r>
          <w:rPr>
            <w:rFonts w:ascii="Cambria Math" w:hAnsi="Cambria Math"/>
            <w:sz w:val="18"/>
            <w:szCs w:val="18"/>
          </w:rPr>
          <m:t>=0.75</m:t>
        </m:r>
      </m:oMath>
      <w:r w:rsidRPr="00602E4B">
        <w:rPr>
          <w:rFonts w:ascii="Inter" w:hAnsi="Inter"/>
          <w:sz w:val="18"/>
          <w:szCs w:val="18"/>
        </w:rPr>
        <w:t xml:space="preserve">(lower threshold due to higher responsibility) </w:t>
      </w:r>
    </w:p>
    <w:p w14:paraId="2962A569" w14:textId="77777777" w:rsidR="000F59A8" w:rsidRPr="00602E4B" w:rsidRDefault="000F59A8">
      <w:pPr>
        <w:numPr>
          <w:ilvl w:val="0"/>
          <w:numId w:val="89"/>
        </w:numPr>
        <w:spacing w:before="100" w:beforeAutospacing="1" w:after="100" w:afterAutospacing="1"/>
        <w:rPr>
          <w:rFonts w:ascii="Inter" w:hAnsi="Inter"/>
          <w:sz w:val="18"/>
          <w:szCs w:val="18"/>
        </w:rPr>
      </w:pPr>
      <w:r w:rsidRPr="00602E4B">
        <w:rPr>
          <w:rFonts w:ascii="Inter" w:hAnsi="Inter"/>
          <w:b/>
          <w:bCs/>
          <w:sz w:val="18"/>
          <w:szCs w:val="18"/>
        </w:rPr>
        <w:t>Witness nodes</w:t>
      </w:r>
      <w:r w:rsidRPr="00602E4B">
        <w:rPr>
          <w:rFonts w:ascii="Inter" w:hAnsi="Inter"/>
          <w:sz w:val="18"/>
          <w:szCs w:val="18"/>
        </w:rPr>
        <w:t xml:space="preserve"> must maintain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≥0.6</m:t>
        </m:r>
      </m:oMath>
      <w:r w:rsidRPr="00602E4B">
        <w:rPr>
          <w:rFonts w:ascii="Inter" w:hAnsi="Inter"/>
          <w:sz w:val="18"/>
          <w:szCs w:val="18"/>
        </w:rPr>
        <w:t xml:space="preserve">or face automatic deregistration </w:t>
      </w:r>
    </w:p>
    <w:p w14:paraId="487071A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 (Consensus-Only Validator):</w:t>
      </w:r>
    </w:p>
    <w:p w14:paraId="1CC4081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Setup:</w:t>
      </w:r>
    </w:p>
    <w:p w14:paraId="2776B1E5" w14:textId="77777777" w:rsidR="000F59A8" w:rsidRPr="00602E4B" w:rsidRDefault="000F59A8">
      <w:pPr>
        <w:numPr>
          <w:ilvl w:val="0"/>
          <w:numId w:val="90"/>
        </w:numPr>
        <w:spacing w:before="100" w:beforeAutospacing="1" w:after="100" w:afterAutospacing="1"/>
        <w:rPr>
          <w:rFonts w:ascii="Inter" w:hAnsi="Inter"/>
          <w:sz w:val="18"/>
          <w:szCs w:val="18"/>
        </w:rPr>
      </w:pPr>
      <m:oMath>
        <m:r>
          <w:rPr>
            <w:rFonts w:ascii="Cambria Math" w:hAnsi="Cambria Math"/>
            <w:sz w:val="18"/>
            <w:szCs w:val="18"/>
          </w:rPr>
          <m:t>ρ=0.8</m:t>
        </m:r>
      </m:oMath>
      <w:r w:rsidRPr="00602E4B">
        <w:rPr>
          <w:rFonts w:ascii="Inter" w:hAnsi="Inter"/>
          <w:sz w:val="18"/>
          <w:szCs w:val="18"/>
        </w:rPr>
        <w:t xml:space="preserve">(80% historical weight) </w:t>
      </w:r>
    </w:p>
    <w:p w14:paraId="0F9374BD" w14:textId="77777777" w:rsidR="000F59A8" w:rsidRPr="00602E4B" w:rsidRDefault="000F59A8">
      <w:pPr>
        <w:numPr>
          <w:ilvl w:val="0"/>
          <w:numId w:val="90"/>
        </w:numPr>
        <w:spacing w:before="100" w:beforeAutospacing="1" w:after="100" w:afterAutospacing="1"/>
        <w:rPr>
          <w:rFonts w:ascii="Inter" w:hAnsi="Inter"/>
          <w:sz w:val="18"/>
          <w:szCs w:val="18"/>
        </w:rPr>
      </w:pPr>
      <w:r w:rsidRPr="00602E4B">
        <w:rPr>
          <w:rFonts w:ascii="Inter" w:hAnsi="Inter"/>
          <w:sz w:val="18"/>
          <w:szCs w:val="18"/>
        </w:rPr>
        <w:t xml:space="preserve">Current reputation: </w:t>
      </w:r>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=0.90</m:t>
        </m:r>
      </m:oMath>
    </w:p>
    <w:p w14:paraId="26F22245" w14:textId="77777777" w:rsidR="000F59A8" w:rsidRPr="00602E4B" w:rsidRDefault="000F59A8">
      <w:pPr>
        <w:numPr>
          <w:ilvl w:val="0"/>
          <w:numId w:val="90"/>
        </w:numPr>
        <w:spacing w:before="100" w:beforeAutospacing="1" w:after="100" w:afterAutospacing="1"/>
        <w:rPr>
          <w:rFonts w:ascii="Inter" w:hAnsi="Inter"/>
          <w:sz w:val="18"/>
          <w:szCs w:val="18"/>
        </w:rPr>
      </w:pPr>
      <w:r w:rsidRPr="00602E4B">
        <w:rPr>
          <w:rFonts w:ascii="Inter" w:hAnsi="Inter"/>
          <w:sz w:val="18"/>
          <w:szCs w:val="18"/>
        </w:rPr>
        <w:t xml:space="preserve">Component weights: </w:t>
      </w:r>
      <m:oMath>
        <m:r>
          <w:rPr>
            <w:rFonts w:ascii="Cambria Math" w:hAnsi="Cambria Math"/>
            <w:sz w:val="18"/>
            <w:szCs w:val="18"/>
          </w:rPr>
          <m:t>[a,b,c,d]=[0.40,0.30,0.20,0.10]</m:t>
        </m:r>
      </m:oMath>
    </w:p>
    <w:p w14:paraId="32197FF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Scenario 1 - Good Performance:</w:t>
      </w:r>
    </w:p>
    <w:p w14:paraId="174F0AD6" w14:textId="77777777" w:rsidR="000F59A8" w:rsidRPr="00602E4B" w:rsidRDefault="000F59A8">
      <w:pPr>
        <w:numPr>
          <w:ilvl w:val="0"/>
          <w:numId w:val="91"/>
        </w:numPr>
        <w:spacing w:before="100" w:beforeAutospacing="1" w:after="100" w:afterAutospacing="1"/>
        <w:rPr>
          <w:rFonts w:ascii="Inter" w:hAnsi="Inter"/>
          <w:sz w:val="18"/>
          <w:szCs w:val="18"/>
        </w:rPr>
      </w:pPr>
      <w:r w:rsidRPr="00602E4B">
        <w:rPr>
          <w:rFonts w:ascii="Inter" w:hAnsi="Inter"/>
          <w:sz w:val="18"/>
          <w:szCs w:val="18"/>
        </w:rPr>
        <w:t xml:space="preserve">Epoch metrics: </w:t>
      </w:r>
      <m:oMath>
        <m:r>
          <w:rPr>
            <w:rFonts w:ascii="Cambria Math" w:hAnsi="Cambria Math"/>
            <w:sz w:val="18"/>
            <w:szCs w:val="18"/>
          </w:rPr>
          <m:t>[U,K,L,C]=[0.98,1.00,0.92,0.85]</m:t>
        </m:r>
      </m:oMath>
    </w:p>
    <w:p w14:paraId="4E5F80FE" w14:textId="77777777" w:rsidR="000F59A8" w:rsidRPr="00602E4B" w:rsidRDefault="00000000">
      <w:pPr>
        <w:numPr>
          <w:ilvl w:val="0"/>
          <w:numId w:val="9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m:rPr>
                <m:nor/>
              </m:rPr>
              <w:rPr>
                <w:rFonts w:ascii="Inter" w:hAnsi="Inter"/>
                <w:sz w:val="18"/>
                <w:szCs w:val="18"/>
              </w:rPr>
              <m:t>perf</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=0.40(0.98)+0.30(1.00)+0.20(0.92)+0.10(0.85)=0.961</m:t>
        </m:r>
      </m:oMath>
    </w:p>
    <w:p w14:paraId="40E47487" w14:textId="77777777" w:rsidR="000F59A8" w:rsidRPr="00602E4B" w:rsidRDefault="00000000">
      <w:pPr>
        <w:numPr>
          <w:ilvl w:val="0"/>
          <w:numId w:val="91"/>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e+1</m:t>
            </m:r>
          </m:sup>
        </m:sSubSup>
        <m:r>
          <w:rPr>
            <w:rFonts w:ascii="Cambria Math" w:hAnsi="Cambria Math"/>
            <w:sz w:val="18"/>
            <w:szCs w:val="18"/>
          </w:rPr>
          <m:t>=0.8(0.90)+0.2(0.961)=0.720+0.192=0.912</m:t>
        </m:r>
      </m:oMath>
    </w:p>
    <w:p w14:paraId="17573A3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Result: Reputation improves from 0.90 → 0.912</w:t>
      </w:r>
    </w:p>
    <w:p w14:paraId="0861C57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Scenario 2 - Poor Performance (downtime):</w:t>
      </w:r>
    </w:p>
    <w:p w14:paraId="29E0825A" w14:textId="77777777" w:rsidR="000F59A8" w:rsidRPr="00602E4B" w:rsidRDefault="000F59A8">
      <w:pPr>
        <w:numPr>
          <w:ilvl w:val="0"/>
          <w:numId w:val="92"/>
        </w:numPr>
        <w:spacing w:before="100" w:beforeAutospacing="1" w:after="100" w:afterAutospacing="1"/>
        <w:rPr>
          <w:rFonts w:ascii="Inter" w:hAnsi="Inter"/>
          <w:sz w:val="18"/>
          <w:szCs w:val="18"/>
        </w:rPr>
      </w:pPr>
      <w:r w:rsidRPr="00602E4B">
        <w:rPr>
          <w:rFonts w:ascii="Inter" w:hAnsi="Inter"/>
          <w:sz w:val="18"/>
          <w:szCs w:val="18"/>
        </w:rPr>
        <w:t xml:space="preserve">Epoch metrics: </w:t>
      </w:r>
      <m:oMath>
        <m:r>
          <w:rPr>
            <w:rFonts w:ascii="Cambria Math" w:hAnsi="Cambria Math"/>
            <w:sz w:val="18"/>
            <w:szCs w:val="18"/>
          </w:rPr>
          <m:t>[U,K,L,C]=[0.60,0.95,0.40,0.50]</m:t>
        </m:r>
      </m:oMath>
    </w:p>
    <w:p w14:paraId="24F58BAA" w14:textId="77777777" w:rsidR="000F59A8" w:rsidRPr="00602E4B" w:rsidRDefault="00000000">
      <w:pPr>
        <w:numPr>
          <w:ilvl w:val="0"/>
          <w:numId w:val="92"/>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m:rPr>
                <m:nor/>
              </m:rPr>
              <w:rPr>
                <w:rFonts w:ascii="Inter" w:hAnsi="Inter"/>
                <w:sz w:val="18"/>
                <w:szCs w:val="18"/>
              </w:rPr>
              <m:t>perf</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=0.40(0.60)+0.30(0.95)+0.20(0.40)+0.10(0.50)=0.655</m:t>
        </m:r>
      </m:oMath>
    </w:p>
    <w:p w14:paraId="7AFBD1D8" w14:textId="77777777" w:rsidR="000F59A8" w:rsidRPr="00602E4B" w:rsidRDefault="00000000">
      <w:pPr>
        <w:numPr>
          <w:ilvl w:val="0"/>
          <w:numId w:val="92"/>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e+1</m:t>
            </m:r>
          </m:sup>
        </m:sSubSup>
        <m:r>
          <w:rPr>
            <w:rFonts w:ascii="Cambria Math" w:hAnsi="Cambria Math"/>
            <w:sz w:val="18"/>
            <w:szCs w:val="18"/>
          </w:rPr>
          <m:t>=0.8(0.90)+0.2(0.655)=0.720+0.131=0.851</m:t>
        </m:r>
      </m:oMath>
    </w:p>
    <w:p w14:paraId="29AE4A8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Result: Reputation decreases from 0.90 → 0.851 (but not catastrophically)</w:t>
      </w:r>
    </w:p>
    <w:p w14:paraId="1E6EB91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Scenario 3 - Sustained Excellence:</w:t>
      </w:r>
    </w:p>
    <w:p w14:paraId="18BFBE90" w14:textId="77777777" w:rsidR="000F59A8" w:rsidRPr="00602E4B" w:rsidRDefault="000F59A8">
      <w:pPr>
        <w:numPr>
          <w:ilvl w:val="0"/>
          <w:numId w:val="93"/>
        </w:numPr>
        <w:spacing w:before="100" w:beforeAutospacing="1" w:after="100" w:afterAutospacing="1"/>
        <w:rPr>
          <w:rFonts w:ascii="Inter" w:hAnsi="Inter"/>
          <w:sz w:val="18"/>
          <w:szCs w:val="18"/>
        </w:rPr>
      </w:pPr>
      <w:r w:rsidRPr="00602E4B">
        <w:rPr>
          <w:rFonts w:ascii="Inter" w:hAnsi="Inter"/>
          <w:sz w:val="18"/>
          <w:szCs w:val="18"/>
        </w:rPr>
        <w:t xml:space="preserve">Starting from </w:t>
      </w:r>
      <m:oMath>
        <m:r>
          <w:rPr>
            <w:rFonts w:ascii="Cambria Math" w:hAnsi="Cambria Math"/>
            <w:sz w:val="18"/>
            <w:szCs w:val="18"/>
          </w:rPr>
          <m:t>R=0.95</m:t>
        </m:r>
      </m:oMath>
      <w:r w:rsidRPr="00602E4B">
        <w:rPr>
          <w:rFonts w:ascii="Inter" w:hAnsi="Inter"/>
          <w:sz w:val="18"/>
          <w:szCs w:val="18"/>
        </w:rPr>
        <w:t xml:space="preserve">, maintain </w:t>
      </w:r>
      <m:oMath>
        <m:r>
          <m:rPr>
            <m:nor/>
          </m:rPr>
          <w:rPr>
            <w:rFonts w:ascii="Inter" w:hAnsi="Inter"/>
            <w:sz w:val="18"/>
            <w:szCs w:val="18"/>
          </w:rPr>
          <m:t>perf</m:t>
        </m:r>
        <m:r>
          <w:rPr>
            <w:rFonts w:ascii="Cambria Math" w:hAnsi="Cambria Math"/>
            <w:sz w:val="18"/>
            <w:szCs w:val="18"/>
          </w:rPr>
          <m:t>=0.98</m:t>
        </m:r>
      </m:oMath>
      <w:r w:rsidRPr="00602E4B">
        <w:rPr>
          <w:rFonts w:ascii="Inter" w:hAnsi="Inter"/>
          <w:sz w:val="18"/>
          <w:szCs w:val="18"/>
        </w:rPr>
        <w:t xml:space="preserve">for 10 epochs </w:t>
      </w:r>
    </w:p>
    <w:p w14:paraId="0EFE62EC" w14:textId="77777777" w:rsidR="000F59A8" w:rsidRPr="00602E4B" w:rsidRDefault="000F59A8">
      <w:pPr>
        <w:numPr>
          <w:ilvl w:val="0"/>
          <w:numId w:val="93"/>
        </w:numPr>
        <w:spacing w:before="100" w:beforeAutospacing="1" w:after="100" w:afterAutospacing="1"/>
        <w:rPr>
          <w:rFonts w:ascii="Inter" w:hAnsi="Inter"/>
          <w:sz w:val="18"/>
          <w:szCs w:val="18"/>
        </w:rPr>
      </w:pPr>
      <m:oMath>
        <m:r>
          <w:rPr>
            <w:rFonts w:ascii="Cambria Math" w:hAnsi="Cambria Math"/>
            <w:sz w:val="18"/>
            <w:szCs w:val="18"/>
          </w:rPr>
          <m:t>R</m:t>
        </m:r>
      </m:oMath>
      <w:r w:rsidRPr="00602E4B">
        <w:rPr>
          <w:rFonts w:ascii="Inter" w:hAnsi="Inter"/>
          <w:sz w:val="18"/>
          <w:szCs w:val="18"/>
        </w:rPr>
        <w:t xml:space="preserve">converges toward: </w:t>
      </w:r>
      <m:oMath>
        <m:sSup>
          <m:sSupPr>
            <m:ctrlPr>
              <w:rPr>
                <w:rFonts w:ascii="Cambria Math" w:hAnsi="Cambria Math"/>
                <w:sz w:val="18"/>
                <w:szCs w:val="18"/>
              </w:rPr>
            </m:ctrlPr>
          </m:sSupPr>
          <m:e>
            <m:r>
              <w:rPr>
                <w:rFonts w:ascii="Cambria Math" w:hAnsi="Cambria Math"/>
                <w:sz w:val="18"/>
                <w:szCs w:val="18"/>
              </w:rPr>
              <m:t>R</m:t>
            </m:r>
          </m:e>
          <m:sup>
            <m:r>
              <w:rPr>
                <w:rFonts w:ascii="Cambria Math" w:hAnsi="Cambria Math"/>
                <w:sz w:val="18"/>
                <w:szCs w:val="18"/>
              </w:rPr>
              <m:t>*</m:t>
            </m:r>
          </m:sup>
        </m:sSup>
        <m:r>
          <w:rPr>
            <w:rFonts w:ascii="Cambria Math" w:hAnsi="Cambria Math"/>
            <w:sz w:val="18"/>
            <w:szCs w:val="18"/>
          </w:rPr>
          <m:t>=0.98</m:t>
        </m:r>
      </m:oMath>
      <w:r w:rsidRPr="00602E4B">
        <w:rPr>
          <w:rFonts w:ascii="Inter" w:hAnsi="Inter"/>
          <w:sz w:val="18"/>
          <w:szCs w:val="18"/>
        </w:rPr>
        <w:t xml:space="preserve">(fixed point when </w:t>
      </w:r>
      <m:oMath>
        <m:r>
          <w:rPr>
            <w:rFonts w:ascii="Cambria Math" w:hAnsi="Cambria Math"/>
            <w:sz w:val="18"/>
            <w:szCs w:val="18"/>
          </w:rPr>
          <m:t>R=</m:t>
        </m:r>
        <m:r>
          <m:rPr>
            <m:nor/>
          </m:rPr>
          <w:rPr>
            <w:rFonts w:ascii="Inter" w:hAnsi="Inter"/>
            <w:sz w:val="18"/>
            <w:szCs w:val="18"/>
          </w:rPr>
          <m:t>perf</m:t>
        </m:r>
      </m:oMath>
      <w:r w:rsidRPr="00602E4B">
        <w:rPr>
          <w:rFonts w:ascii="Inter" w:hAnsi="Inter"/>
          <w:sz w:val="18"/>
          <w:szCs w:val="18"/>
        </w:rPr>
        <w:t xml:space="preserve">) </w:t>
      </w:r>
    </w:p>
    <w:p w14:paraId="5025AB96" w14:textId="77777777" w:rsidR="000F59A8" w:rsidRPr="00602E4B" w:rsidRDefault="000F59A8">
      <w:pPr>
        <w:numPr>
          <w:ilvl w:val="0"/>
          <w:numId w:val="93"/>
        </w:numPr>
        <w:spacing w:before="100" w:beforeAutospacing="1" w:after="100" w:afterAutospacing="1"/>
        <w:rPr>
          <w:rFonts w:ascii="Inter" w:hAnsi="Inter"/>
          <w:sz w:val="18"/>
          <w:szCs w:val="18"/>
        </w:rPr>
      </w:pPr>
      <w:r w:rsidRPr="00602E4B">
        <w:rPr>
          <w:rFonts w:ascii="Inter" w:hAnsi="Inter"/>
          <w:sz w:val="18"/>
          <w:szCs w:val="18"/>
        </w:rPr>
        <w:t xml:space="preserve">Asymptotic approach: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10</m:t>
            </m:r>
          </m:sub>
        </m:sSub>
        <m:r>
          <w:rPr>
            <w:rFonts w:ascii="Cambria Math" w:hAnsi="Cambria Math"/>
            <w:sz w:val="18"/>
            <w:szCs w:val="18"/>
          </w:rPr>
          <m:t>≈0.976</m:t>
        </m:r>
      </m:oMath>
      <w:r w:rsidRPr="00602E4B">
        <w:rPr>
          <w:rFonts w:ascii="Inter" w:hAnsi="Inter"/>
          <w:sz w:val="18"/>
          <w:szCs w:val="18"/>
        </w:rPr>
        <w:t xml:space="preserve">(96% of way to 0.98) </w:t>
      </w:r>
    </w:p>
    <w:p w14:paraId="503467A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 (Bridge Relayer):</w:t>
      </w:r>
    </w:p>
    <w:p w14:paraId="0578E9B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Setup:</w:t>
      </w:r>
    </w:p>
    <w:p w14:paraId="0AAB54AC" w14:textId="77777777" w:rsidR="000F59A8" w:rsidRPr="00602E4B" w:rsidRDefault="000F59A8">
      <w:pPr>
        <w:numPr>
          <w:ilvl w:val="0"/>
          <w:numId w:val="94"/>
        </w:numPr>
        <w:spacing w:before="100" w:beforeAutospacing="1" w:after="100" w:afterAutospacing="1"/>
        <w:rPr>
          <w:rFonts w:ascii="Inter" w:hAnsi="Inter"/>
          <w:sz w:val="18"/>
          <w:szCs w:val="18"/>
        </w:rPr>
      </w:pPr>
      <m:oMath>
        <m:r>
          <w:rPr>
            <w:rFonts w:ascii="Cambria Math" w:hAnsi="Cambria Math"/>
            <w:sz w:val="18"/>
            <w:szCs w:val="18"/>
          </w:rPr>
          <m:t>ρ=0.8</m:t>
        </m:r>
      </m:oMath>
    </w:p>
    <w:p w14:paraId="69DC04A0" w14:textId="77777777" w:rsidR="000F59A8" w:rsidRPr="00602E4B" w:rsidRDefault="000F59A8">
      <w:pPr>
        <w:numPr>
          <w:ilvl w:val="0"/>
          <w:numId w:val="94"/>
        </w:numPr>
        <w:spacing w:before="100" w:beforeAutospacing="1" w:after="100" w:afterAutospacing="1"/>
        <w:rPr>
          <w:rFonts w:ascii="Inter" w:hAnsi="Inter"/>
          <w:sz w:val="18"/>
          <w:szCs w:val="18"/>
        </w:rPr>
      </w:pPr>
      <w:r w:rsidRPr="00602E4B">
        <w:rPr>
          <w:rFonts w:ascii="Inter" w:hAnsi="Inter"/>
          <w:sz w:val="18"/>
          <w:szCs w:val="18"/>
        </w:rPr>
        <w:t xml:space="preserve">Current reputation: </w:t>
      </w:r>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=0.85</m:t>
        </m:r>
      </m:oMath>
    </w:p>
    <w:p w14:paraId="38AA6C88" w14:textId="77777777" w:rsidR="000F59A8" w:rsidRPr="00602E4B" w:rsidRDefault="000F59A8">
      <w:pPr>
        <w:numPr>
          <w:ilvl w:val="0"/>
          <w:numId w:val="94"/>
        </w:numPr>
        <w:spacing w:before="100" w:beforeAutospacing="1" w:after="100" w:afterAutospacing="1"/>
        <w:rPr>
          <w:rFonts w:ascii="Inter" w:hAnsi="Inter"/>
          <w:sz w:val="18"/>
          <w:szCs w:val="18"/>
        </w:rPr>
      </w:pPr>
      <w:r w:rsidRPr="00602E4B">
        <w:rPr>
          <w:rFonts w:ascii="Inter" w:hAnsi="Inter"/>
          <w:sz w:val="18"/>
          <w:szCs w:val="18"/>
        </w:rPr>
        <w:t xml:space="preserve">Component weights: </w:t>
      </w:r>
      <m:oMath>
        <m:r>
          <w:rPr>
            <w:rFonts w:ascii="Cambria Math" w:hAnsi="Cambria Math"/>
            <w:sz w:val="18"/>
            <w:szCs w:val="18"/>
          </w:rPr>
          <m:t>[a,b,c,d,e]=[0.30,0.25,0.15,0.10,0.20]</m:t>
        </m:r>
      </m:oMath>
    </w:p>
    <w:p w14:paraId="7D1261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Scenario - Good Bridge Performance:</w:t>
      </w:r>
    </w:p>
    <w:p w14:paraId="452B4373" w14:textId="77777777" w:rsidR="000F59A8" w:rsidRPr="00602E4B" w:rsidRDefault="000F59A8">
      <w:pPr>
        <w:numPr>
          <w:ilvl w:val="0"/>
          <w:numId w:val="95"/>
        </w:numPr>
        <w:spacing w:before="100" w:beforeAutospacing="1" w:after="100" w:afterAutospacing="1"/>
        <w:rPr>
          <w:rFonts w:ascii="Inter" w:hAnsi="Inter"/>
          <w:sz w:val="18"/>
          <w:szCs w:val="18"/>
        </w:rPr>
      </w:pPr>
      <w:r w:rsidRPr="00602E4B">
        <w:rPr>
          <w:rFonts w:ascii="Inter" w:hAnsi="Inter"/>
          <w:sz w:val="18"/>
          <w:szCs w:val="18"/>
        </w:rPr>
        <w:t xml:space="preserve">Consensus metrics: </w:t>
      </w:r>
      <m:oMath>
        <m:r>
          <w:rPr>
            <w:rFonts w:ascii="Cambria Math" w:hAnsi="Cambria Math"/>
            <w:sz w:val="18"/>
            <w:szCs w:val="18"/>
          </w:rPr>
          <m:t>[U,K,L]=[0.95,0.98,0.90]</m:t>
        </m:r>
      </m:oMath>
    </w:p>
    <w:p w14:paraId="27C77E73" w14:textId="77777777" w:rsidR="000F59A8" w:rsidRPr="00602E4B" w:rsidRDefault="000F59A8">
      <w:pPr>
        <w:numPr>
          <w:ilvl w:val="0"/>
          <w:numId w:val="95"/>
        </w:numPr>
        <w:spacing w:before="100" w:beforeAutospacing="1" w:after="100" w:afterAutospacing="1"/>
        <w:rPr>
          <w:rFonts w:ascii="Inter" w:hAnsi="Inter"/>
          <w:sz w:val="18"/>
          <w:szCs w:val="18"/>
        </w:rPr>
      </w:pPr>
      <w:r w:rsidRPr="00602E4B">
        <w:rPr>
          <w:rFonts w:ascii="Inter" w:hAnsi="Inter"/>
          <w:sz w:val="18"/>
          <w:szCs w:val="18"/>
        </w:rPr>
        <w:t xml:space="preserve">Contribution: </w:t>
      </w:r>
      <m:oMath>
        <m:r>
          <w:rPr>
            <w:rFonts w:ascii="Cambria Math" w:hAnsi="Cambria Math"/>
            <w:sz w:val="18"/>
            <w:szCs w:val="18"/>
          </w:rPr>
          <m:t>C=0.80</m:t>
        </m:r>
      </m:oMath>
    </w:p>
    <w:p w14:paraId="2B4ADC4B" w14:textId="77777777" w:rsidR="000F59A8" w:rsidRPr="00602E4B" w:rsidRDefault="000F59A8">
      <w:pPr>
        <w:numPr>
          <w:ilvl w:val="0"/>
          <w:numId w:val="95"/>
        </w:numPr>
        <w:spacing w:before="100" w:beforeAutospacing="1" w:after="100" w:afterAutospacing="1"/>
        <w:rPr>
          <w:rFonts w:ascii="Inter" w:hAnsi="Inter"/>
          <w:sz w:val="18"/>
          <w:szCs w:val="18"/>
        </w:rPr>
      </w:pPr>
      <w:r w:rsidRPr="00602E4B">
        <w:rPr>
          <w:rFonts w:ascii="Inter" w:hAnsi="Inter"/>
          <w:sz w:val="18"/>
          <w:szCs w:val="18"/>
        </w:rPr>
        <w:t xml:space="preserve">Bridge quality: </w:t>
      </w:r>
      <m:oMath>
        <m:r>
          <w:rPr>
            <w:rFonts w:ascii="Cambria Math" w:hAnsi="Cambria Math"/>
            <w:sz w:val="18"/>
            <w:szCs w:val="18"/>
          </w:rPr>
          <m:t>B=0.96</m:t>
        </m:r>
      </m:oMath>
      <w:r w:rsidRPr="00602E4B">
        <w:rPr>
          <w:rFonts w:ascii="Inter" w:hAnsi="Inter"/>
          <w:sz w:val="18"/>
          <w:szCs w:val="18"/>
        </w:rPr>
        <w:t xml:space="preserve">(high accuracy across ETH, BTC, SOL bridges) </w:t>
      </w:r>
    </w:p>
    <w:p w14:paraId="71F1ECE7" w14:textId="77777777" w:rsidR="000F59A8" w:rsidRPr="00602E4B" w:rsidRDefault="00000000">
      <w:pPr>
        <w:numPr>
          <w:ilvl w:val="0"/>
          <w:numId w:val="95"/>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m:rPr>
                <m:nor/>
              </m:rPr>
              <w:rPr>
                <w:rFonts w:ascii="Inter" w:hAnsi="Inter"/>
                <w:sz w:val="18"/>
                <w:szCs w:val="18"/>
              </w:rPr>
              <m:t>perf</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=0.30(0.95)+0.25(0.98)+0.15(0.90)+0.10(0.80)+0.20(0.96)=0.942</m:t>
        </m:r>
      </m:oMath>
    </w:p>
    <w:p w14:paraId="691A5AF1" w14:textId="77777777" w:rsidR="000F59A8" w:rsidRPr="00602E4B" w:rsidRDefault="00000000">
      <w:pPr>
        <w:numPr>
          <w:ilvl w:val="0"/>
          <w:numId w:val="95"/>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e+1</m:t>
            </m:r>
          </m:sup>
        </m:sSubSup>
        <m:r>
          <w:rPr>
            <w:rFonts w:ascii="Cambria Math" w:hAnsi="Cambria Math"/>
            <w:sz w:val="18"/>
            <w:szCs w:val="18"/>
          </w:rPr>
          <m:t>=0.8(0.85)+0.2(0.942)=0.680+0.188=0.868</m:t>
        </m:r>
      </m:oMath>
    </w:p>
    <w:p w14:paraId="331FC78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Result: Reputation improves from 0.85 → 0.868</w:t>
      </w:r>
    </w:p>
    <w:p w14:paraId="6535BF0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Scenario - Bridge Fraud Detected:</w:t>
      </w:r>
    </w:p>
    <w:p w14:paraId="59EDA86F" w14:textId="77777777" w:rsidR="000F59A8" w:rsidRPr="00602E4B" w:rsidRDefault="000F59A8">
      <w:pPr>
        <w:numPr>
          <w:ilvl w:val="0"/>
          <w:numId w:val="96"/>
        </w:numPr>
        <w:spacing w:before="100" w:beforeAutospacing="1" w:after="100" w:afterAutospacing="1"/>
        <w:rPr>
          <w:rFonts w:ascii="Inter" w:hAnsi="Inter"/>
          <w:sz w:val="18"/>
          <w:szCs w:val="18"/>
        </w:rPr>
      </w:pPr>
      <w:r w:rsidRPr="00602E4B">
        <w:rPr>
          <w:rFonts w:ascii="Inter" w:hAnsi="Inter"/>
          <w:sz w:val="18"/>
          <w:szCs w:val="18"/>
        </w:rPr>
        <w:t>Validator attested to false Ethereum transaction (1 fraud proof in epoch)</w:t>
      </w:r>
    </w:p>
    <w:p w14:paraId="0D639C12" w14:textId="77777777" w:rsidR="000F59A8" w:rsidRPr="00602E4B" w:rsidRDefault="000F59A8">
      <w:pPr>
        <w:numPr>
          <w:ilvl w:val="0"/>
          <w:numId w:val="96"/>
        </w:numPr>
        <w:spacing w:before="100" w:beforeAutospacing="1" w:after="100" w:afterAutospacing="1"/>
        <w:rPr>
          <w:rFonts w:ascii="Inter" w:hAnsi="Inter"/>
          <w:sz w:val="18"/>
          <w:szCs w:val="18"/>
        </w:rPr>
      </w:pPr>
      <w:r w:rsidRPr="00602E4B">
        <w:rPr>
          <w:rFonts w:ascii="Inter" w:hAnsi="Inter"/>
          <w:sz w:val="18"/>
          <w:szCs w:val="18"/>
        </w:rPr>
        <w:t xml:space="preserve">Immediate penalty: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→0.85⋅(1-0.2)=0.68</m:t>
        </m:r>
      </m:oMath>
      <w:r w:rsidRPr="00602E4B">
        <w:rPr>
          <w:rFonts w:ascii="Inter" w:hAnsi="Inter"/>
          <w:sz w:val="18"/>
          <w:szCs w:val="18"/>
        </w:rPr>
        <w:t xml:space="preserve">(20% drop) </w:t>
      </w:r>
    </w:p>
    <w:p w14:paraId="416707AD" w14:textId="77777777" w:rsidR="000F59A8" w:rsidRPr="00602E4B" w:rsidRDefault="000F59A8">
      <w:pPr>
        <w:numPr>
          <w:ilvl w:val="0"/>
          <w:numId w:val="96"/>
        </w:numPr>
        <w:spacing w:before="100" w:beforeAutospacing="1" w:after="100" w:afterAutospacing="1"/>
        <w:rPr>
          <w:rFonts w:ascii="Inter" w:hAnsi="Inter"/>
          <w:sz w:val="18"/>
          <w:szCs w:val="18"/>
        </w:rPr>
      </w:pPr>
      <w:r w:rsidRPr="00602E4B">
        <w:rPr>
          <w:rFonts w:ascii="Inter" w:hAnsi="Inter"/>
          <w:sz w:val="18"/>
          <w:szCs w:val="18"/>
        </w:rPr>
        <w:t xml:space="preserve">Bridge quality score: </w:t>
      </w:r>
      <m:oMath>
        <m:r>
          <w:rPr>
            <w:rFonts w:ascii="Cambria Math" w:hAnsi="Cambria Math"/>
            <w:sz w:val="18"/>
            <w:szCs w:val="18"/>
          </w:rPr>
          <m:t>B=0.45</m:t>
        </m:r>
      </m:oMath>
      <w:r w:rsidRPr="00602E4B">
        <w:rPr>
          <w:rFonts w:ascii="Inter" w:hAnsi="Inter"/>
          <w:sz w:val="18"/>
          <w:szCs w:val="18"/>
        </w:rPr>
        <w:t xml:space="preserve">(accuracy severely reduced) </w:t>
      </w:r>
    </w:p>
    <w:p w14:paraId="289E46F9" w14:textId="77777777" w:rsidR="000F59A8" w:rsidRPr="00602E4B" w:rsidRDefault="000F59A8">
      <w:pPr>
        <w:numPr>
          <w:ilvl w:val="0"/>
          <w:numId w:val="96"/>
        </w:numPr>
        <w:spacing w:before="100" w:beforeAutospacing="1" w:after="100" w:afterAutospacing="1"/>
        <w:rPr>
          <w:rFonts w:ascii="Inter" w:hAnsi="Inter"/>
          <w:sz w:val="18"/>
          <w:szCs w:val="18"/>
        </w:rPr>
      </w:pPr>
      <w:r w:rsidRPr="00602E4B">
        <w:rPr>
          <w:rFonts w:ascii="Inter" w:hAnsi="Inter"/>
          <w:sz w:val="18"/>
          <w:szCs w:val="18"/>
        </w:rPr>
        <w:t xml:space="preserve">Other metrics remain good: </w:t>
      </w:r>
      <m:oMath>
        <m:r>
          <w:rPr>
            <w:rFonts w:ascii="Cambria Math" w:hAnsi="Cambria Math"/>
            <w:sz w:val="18"/>
            <w:szCs w:val="18"/>
          </w:rPr>
          <m:t>[U,K,L,C]=[0.95,0.98,0.90,0.80]</m:t>
        </m:r>
      </m:oMath>
    </w:p>
    <w:p w14:paraId="5B15911A" w14:textId="77777777" w:rsidR="000F59A8" w:rsidRPr="00602E4B" w:rsidRDefault="00000000">
      <w:pPr>
        <w:numPr>
          <w:ilvl w:val="0"/>
          <w:numId w:val="96"/>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m:rPr>
                <m:nor/>
              </m:rPr>
              <w:rPr>
                <w:rFonts w:ascii="Inter" w:hAnsi="Inter"/>
                <w:sz w:val="18"/>
                <w:szCs w:val="18"/>
              </w:rPr>
              <m:t>perf</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=0.30(0.95)+0.25(0.98)+0.15(0.90)+0.10(0.80)+0.20(0.45)=0.806</m:t>
        </m:r>
      </m:oMath>
    </w:p>
    <w:p w14:paraId="656C79B2" w14:textId="77777777" w:rsidR="000F59A8" w:rsidRPr="00602E4B" w:rsidRDefault="00000000">
      <w:pPr>
        <w:numPr>
          <w:ilvl w:val="0"/>
          <w:numId w:val="96"/>
        </w:numPr>
        <w:spacing w:before="100" w:beforeAutospacing="1" w:after="100" w:afterAutospacing="1"/>
        <w:rPr>
          <w:rFonts w:ascii="Inter" w:hAnsi="Inter"/>
          <w:sz w:val="18"/>
          <w:szCs w:val="18"/>
        </w:rPr>
      </w:pPr>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w:rPr>
                <w:rFonts w:ascii="Cambria Math" w:hAnsi="Cambria Math"/>
                <w:sz w:val="18"/>
                <w:szCs w:val="18"/>
              </w:rPr>
              <m:t>e+1</m:t>
            </m:r>
          </m:sup>
        </m:sSubSup>
        <m:r>
          <w:rPr>
            <w:rFonts w:ascii="Cambria Math" w:hAnsi="Cambria Math"/>
            <w:sz w:val="18"/>
            <w:szCs w:val="18"/>
          </w:rPr>
          <m:t>=0.8(0.68)+0.2(0.806)=0.544+0.161=0.705</m:t>
        </m:r>
      </m:oMath>
    </w:p>
    <w:p w14:paraId="0D85870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Result: Reputation drops from 0.85 → 0.68 (immediate) → 0.705 (end of epoch)</w:t>
      </w:r>
    </w:p>
    <w:p w14:paraId="569A819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If fraud is severe (multiple false attestations):</w:t>
      </w:r>
    </w:p>
    <w:p w14:paraId="006B7553" w14:textId="77777777" w:rsidR="000F59A8" w:rsidRPr="00602E4B" w:rsidRDefault="000F59A8">
      <w:pPr>
        <w:numPr>
          <w:ilvl w:val="0"/>
          <w:numId w:val="97"/>
        </w:numPr>
        <w:spacing w:before="100" w:beforeAutospacing="1" w:after="100" w:afterAutospacing="1"/>
        <w:rPr>
          <w:rFonts w:ascii="Inter" w:hAnsi="Inter"/>
          <w:sz w:val="18"/>
          <w:szCs w:val="18"/>
        </w:rPr>
      </w:pPr>
      <w:r w:rsidRPr="00602E4B">
        <w:rPr>
          <w:rFonts w:ascii="Inter" w:hAnsi="Inter"/>
          <w:sz w:val="18"/>
          <w:szCs w:val="18"/>
        </w:rPr>
        <w:t xml:space="preserve">Additional slashing penalty applied: stake reduced by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r>
          <w:rPr>
            <w:rFonts w:ascii="Cambria Math" w:hAnsi="Cambria Math"/>
            <w:sz w:val="18"/>
            <w:szCs w:val="18"/>
          </w:rPr>
          <m:t>=5</m:t>
        </m:r>
        <m:r>
          <m:rPr>
            <m:sty m:val="p"/>
          </m:rPr>
          <w:rPr>
            <w:rFonts w:ascii="Cambria Math" w:hAnsi="Cambria Math"/>
            <w:sz w:val="18"/>
            <w:szCs w:val="18"/>
          </w:rPr>
          <m:t>%</m:t>
        </m:r>
      </m:oMath>
    </w:p>
    <w:p w14:paraId="3580AC59" w14:textId="77777777" w:rsidR="000F59A8" w:rsidRPr="00602E4B" w:rsidRDefault="000F59A8">
      <w:pPr>
        <w:numPr>
          <w:ilvl w:val="0"/>
          <w:numId w:val="97"/>
        </w:numPr>
        <w:spacing w:before="100" w:beforeAutospacing="1" w:after="100" w:afterAutospacing="1"/>
        <w:rPr>
          <w:rFonts w:ascii="Inter" w:hAnsi="Inter"/>
          <w:sz w:val="18"/>
          <w:szCs w:val="18"/>
        </w:rPr>
      </w:pPr>
      <w:r w:rsidRPr="00602E4B">
        <w:rPr>
          <w:rFonts w:ascii="Inter" w:hAnsi="Inter"/>
          <w:sz w:val="18"/>
          <w:szCs w:val="18"/>
        </w:rPr>
        <w:t>Temporary removal from bridge registry (minimum 3 epochs)</w:t>
      </w:r>
    </w:p>
    <w:p w14:paraId="246098D8" w14:textId="77777777" w:rsidR="000F59A8" w:rsidRPr="00602E4B" w:rsidRDefault="000F59A8">
      <w:pPr>
        <w:numPr>
          <w:ilvl w:val="0"/>
          <w:numId w:val="97"/>
        </w:numPr>
        <w:spacing w:before="100" w:beforeAutospacing="1" w:after="100" w:afterAutospacing="1"/>
        <w:rPr>
          <w:rFonts w:ascii="Inter" w:hAnsi="Inter"/>
          <w:sz w:val="18"/>
          <w:szCs w:val="18"/>
        </w:rPr>
      </w:pPr>
      <w:r w:rsidRPr="00602E4B">
        <w:rPr>
          <w:rFonts w:ascii="Inter" w:hAnsi="Inter"/>
          <w:sz w:val="18"/>
          <w:szCs w:val="18"/>
        </w:rPr>
        <w:t xml:space="preserve">Reputation capped at </w:t>
      </w: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max</m:t>
            </m:r>
          </m:sub>
        </m:sSub>
        <m:r>
          <w:rPr>
            <w:rFonts w:ascii="Cambria Math" w:hAnsi="Cambria Math"/>
            <w:sz w:val="18"/>
            <w:szCs w:val="18"/>
          </w:rPr>
          <m:t>=0.8</m:t>
        </m:r>
      </m:oMath>
      <w:r w:rsidRPr="00602E4B">
        <w:rPr>
          <w:rFonts w:ascii="Inter" w:hAnsi="Inter"/>
          <w:sz w:val="18"/>
          <w:szCs w:val="18"/>
        </w:rPr>
        <w:t xml:space="preserve">during recovery period </w:t>
      </w:r>
    </w:p>
    <w:p w14:paraId="28D4527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Recovery from Bridge Fraud:</w:t>
      </w:r>
    </w:p>
    <w:p w14:paraId="746D4BD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 must demonstrate:</w:t>
      </w:r>
    </w:p>
    <w:p w14:paraId="20036D6B" w14:textId="77777777" w:rsidR="000F59A8" w:rsidRPr="00602E4B" w:rsidRDefault="000F59A8">
      <w:pPr>
        <w:numPr>
          <w:ilvl w:val="0"/>
          <w:numId w:val="98"/>
        </w:numPr>
        <w:spacing w:before="100" w:beforeAutospacing="1" w:after="100" w:afterAutospacing="1"/>
        <w:rPr>
          <w:rFonts w:ascii="Inter" w:hAnsi="Inter"/>
          <w:sz w:val="18"/>
          <w:szCs w:val="18"/>
        </w:rPr>
      </w:pPr>
      <w:r w:rsidRPr="00602E4B">
        <w:rPr>
          <w:rFonts w:ascii="Inter" w:hAnsi="Inter"/>
          <w:sz w:val="18"/>
          <w:szCs w:val="18"/>
        </w:rPr>
        <w:t xml:space="preserve">6 consecutive epochs of </w:t>
      </w:r>
      <m:oMath>
        <m:sSubSup>
          <m:sSubSupPr>
            <m:ctrlPr>
              <w:rPr>
                <w:rFonts w:ascii="Cambria Math" w:hAnsi="Cambria Math"/>
                <w:sz w:val="18"/>
                <w:szCs w:val="18"/>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e</m:t>
            </m:r>
          </m:sup>
        </m:sSubSup>
        <m:r>
          <w:rPr>
            <w:rFonts w:ascii="Cambria Math" w:hAnsi="Cambria Math"/>
            <w:sz w:val="18"/>
            <w:szCs w:val="18"/>
          </w:rPr>
          <m:t>&gt;0.95</m:t>
        </m:r>
      </m:oMath>
      <w:r w:rsidRPr="00602E4B">
        <w:rPr>
          <w:rFonts w:ascii="Inter" w:hAnsi="Inter"/>
          <w:sz w:val="18"/>
          <w:szCs w:val="18"/>
        </w:rPr>
        <w:t xml:space="preserve">(excellent bridge performance) </w:t>
      </w:r>
    </w:p>
    <w:p w14:paraId="3E897484" w14:textId="77777777" w:rsidR="000F59A8" w:rsidRPr="00602E4B" w:rsidRDefault="000F59A8">
      <w:pPr>
        <w:numPr>
          <w:ilvl w:val="0"/>
          <w:numId w:val="98"/>
        </w:numPr>
        <w:spacing w:before="100" w:beforeAutospacing="1" w:after="100" w:afterAutospacing="1"/>
        <w:rPr>
          <w:rFonts w:ascii="Inter" w:hAnsi="Inter"/>
          <w:sz w:val="18"/>
          <w:szCs w:val="18"/>
        </w:rPr>
      </w:pPr>
      <w:r w:rsidRPr="00602E4B">
        <w:rPr>
          <w:rFonts w:ascii="Inter" w:hAnsi="Inter"/>
          <w:sz w:val="18"/>
          <w:szCs w:val="18"/>
        </w:rPr>
        <w:t>No new fraud proofs during recovery</w:t>
      </w:r>
    </w:p>
    <w:p w14:paraId="3A47D334" w14:textId="77777777" w:rsidR="000F59A8" w:rsidRPr="00602E4B" w:rsidRDefault="000F59A8">
      <w:pPr>
        <w:numPr>
          <w:ilvl w:val="0"/>
          <w:numId w:val="98"/>
        </w:numPr>
        <w:spacing w:before="100" w:beforeAutospacing="1" w:after="100" w:afterAutospacing="1"/>
        <w:rPr>
          <w:rFonts w:ascii="Inter" w:hAnsi="Inter"/>
          <w:sz w:val="18"/>
          <w:szCs w:val="18"/>
        </w:rPr>
      </w:pPr>
      <w:r w:rsidRPr="00602E4B">
        <w:rPr>
          <w:rFonts w:ascii="Inter" w:hAnsi="Inter"/>
          <w:sz w:val="18"/>
          <w:szCs w:val="18"/>
        </w:rPr>
        <w:t xml:space="preserve">Reputation naturally recovers via EMA: </w:t>
      </w:r>
    </w:p>
    <w:p w14:paraId="707E5744" w14:textId="77777777" w:rsidR="000F59A8" w:rsidRPr="00602E4B" w:rsidRDefault="000F59A8">
      <w:pPr>
        <w:numPr>
          <w:ilvl w:val="1"/>
          <w:numId w:val="98"/>
        </w:numPr>
        <w:spacing w:before="100" w:beforeAutospacing="1" w:after="100" w:afterAutospacing="1"/>
        <w:rPr>
          <w:rFonts w:ascii="Inter" w:hAnsi="Inter"/>
          <w:sz w:val="18"/>
          <w:szCs w:val="18"/>
        </w:rPr>
      </w:pPr>
      <w:r w:rsidRPr="00602E4B">
        <w:rPr>
          <w:rFonts w:ascii="Inter" w:hAnsi="Inter"/>
          <w:sz w:val="18"/>
          <w:szCs w:val="18"/>
        </w:rPr>
        <w:t xml:space="preserve">Epoch 1 after fraud: </w:t>
      </w:r>
      <m:oMath>
        <m:r>
          <w:rPr>
            <w:rFonts w:ascii="Cambria Math" w:hAnsi="Cambria Math"/>
            <w:sz w:val="18"/>
            <w:szCs w:val="18"/>
          </w:rPr>
          <m:t>R=0.705</m:t>
        </m:r>
      </m:oMath>
    </w:p>
    <w:p w14:paraId="39E6C2B1" w14:textId="77777777" w:rsidR="000F59A8" w:rsidRPr="00602E4B" w:rsidRDefault="000F59A8">
      <w:pPr>
        <w:numPr>
          <w:ilvl w:val="1"/>
          <w:numId w:val="98"/>
        </w:numPr>
        <w:spacing w:before="100" w:beforeAutospacing="1" w:after="100" w:afterAutospacing="1"/>
        <w:rPr>
          <w:rFonts w:ascii="Inter" w:hAnsi="Inter"/>
          <w:sz w:val="18"/>
          <w:szCs w:val="18"/>
        </w:rPr>
      </w:pPr>
      <w:r w:rsidRPr="00602E4B">
        <w:rPr>
          <w:rFonts w:ascii="Inter" w:hAnsi="Inter"/>
          <w:sz w:val="18"/>
          <w:szCs w:val="18"/>
        </w:rPr>
        <w:t xml:space="preserve">Epoch 6 (if perfect performance): </w:t>
      </w:r>
      <m:oMath>
        <m:r>
          <w:rPr>
            <w:rFonts w:ascii="Cambria Math" w:hAnsi="Cambria Math"/>
            <w:sz w:val="18"/>
            <w:szCs w:val="18"/>
          </w:rPr>
          <m:t>R≈0.82</m:t>
        </m:r>
      </m:oMath>
    </w:p>
    <w:p w14:paraId="64C7C4DC" w14:textId="77777777" w:rsidR="000F59A8" w:rsidRPr="00602E4B" w:rsidRDefault="000F59A8">
      <w:pPr>
        <w:numPr>
          <w:ilvl w:val="1"/>
          <w:numId w:val="98"/>
        </w:numPr>
        <w:spacing w:before="100" w:beforeAutospacing="1" w:after="100" w:afterAutospacing="1"/>
        <w:rPr>
          <w:rFonts w:ascii="Inter" w:hAnsi="Inter"/>
          <w:sz w:val="18"/>
          <w:szCs w:val="18"/>
        </w:rPr>
      </w:pPr>
      <w:r w:rsidRPr="00602E4B">
        <w:rPr>
          <w:rFonts w:ascii="Inter" w:hAnsi="Inter"/>
          <w:sz w:val="18"/>
          <w:szCs w:val="18"/>
        </w:rPr>
        <w:t xml:space="preserve">Epoch 12 (continued excellence): </w:t>
      </w:r>
      <m:oMath>
        <m:r>
          <w:rPr>
            <w:rFonts w:ascii="Cambria Math" w:hAnsi="Cambria Math"/>
            <w:sz w:val="18"/>
            <w:szCs w:val="18"/>
          </w:rPr>
          <m:t>R≈0.89</m:t>
        </m:r>
      </m:oMath>
    </w:p>
    <w:p w14:paraId="5ED80D7A" w14:textId="77777777" w:rsidR="000F59A8" w:rsidRPr="00602E4B" w:rsidRDefault="000F59A8">
      <w:pPr>
        <w:numPr>
          <w:ilvl w:val="0"/>
          <w:numId w:val="98"/>
        </w:numPr>
        <w:spacing w:before="100" w:beforeAutospacing="1" w:after="100" w:afterAutospacing="1"/>
        <w:rPr>
          <w:rFonts w:ascii="Inter" w:hAnsi="Inter"/>
          <w:sz w:val="18"/>
          <w:szCs w:val="18"/>
        </w:rPr>
      </w:pPr>
      <w:r w:rsidRPr="00602E4B">
        <w:rPr>
          <w:rFonts w:ascii="Inter" w:hAnsi="Inter"/>
          <w:sz w:val="18"/>
          <w:szCs w:val="18"/>
        </w:rPr>
        <w:t>Full recovery possible but requires sustained operational excellence</w:t>
      </w:r>
    </w:p>
    <w:p w14:paraId="2189EE31"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lastRenderedPageBreak/>
        <w:t>5.6 Punctuality Multiplier</w:t>
      </w:r>
    </w:p>
    <w:p w14:paraId="4383A4B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2C52F54C"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min</m:t>
          </m:r>
          <m:r>
            <w:rPr>
              <w:rFonts w:ascii="Cambria Math" w:hAnsi="Cambria Math"/>
              <w:sz w:val="18"/>
              <w:szCs w:val="18"/>
            </w:rPr>
            <m:t>⁡(1,</m:t>
          </m:r>
          <m:f>
            <m:fPr>
              <m:ctrlPr>
                <w:rPr>
                  <w:rFonts w:ascii="Cambria Math" w:hAnsi="Cambria Math"/>
                  <w:sz w:val="18"/>
                  <w:szCs w:val="18"/>
                </w:rPr>
              </m:ctrlPr>
            </m:fPr>
            <m:num>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ref</m:t>
                  </m:r>
                </m:sub>
              </m:sSub>
            </m:num>
            <m:den>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vote</m:t>
                      </m:r>
                    </m:e>
                    <m:sub>
                      <m:r>
                        <w:rPr>
                          <w:rFonts w:ascii="Cambria Math" w:hAnsi="Cambria Math"/>
                          <w:sz w:val="18"/>
                          <w:szCs w:val="18"/>
                        </w:rPr>
                        <m:t>i</m:t>
                      </m:r>
                    </m:sub>
                  </m:sSub>
                </m:sub>
              </m:sSub>
            </m:den>
          </m:f>
          <m:r>
            <w:rPr>
              <w:rFonts w:ascii="Cambria Math" w:hAnsi="Cambria Math"/>
              <w:sz w:val="18"/>
              <w:szCs w:val="18"/>
            </w:rPr>
            <m:t>)</m:t>
          </m:r>
          <m:r>
            <m:rPr>
              <m:sty m:val="p"/>
            </m:rPr>
            <w:rPr>
              <w:rFonts w:ascii="Cambria Math" w:hAnsi="Cambria Math"/>
              <w:sz w:val="18"/>
              <w:szCs w:val="18"/>
            </w:rPr>
            <w:br/>
          </m:r>
        </m:oMath>
      </m:oMathPara>
    </w:p>
    <w:p w14:paraId="05991EE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5E4369E5" w14:textId="77777777" w:rsidR="000F59A8" w:rsidRPr="00602E4B" w:rsidRDefault="00000000">
      <w:pPr>
        <w:numPr>
          <w:ilvl w:val="0"/>
          <w:numId w:val="9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000F59A8" w:rsidRPr="00602E4B">
        <w:rPr>
          <w:rFonts w:ascii="Inter" w:hAnsi="Inter"/>
          <w:sz w:val="18"/>
          <w:szCs w:val="18"/>
        </w:rPr>
        <w:t xml:space="preserve">- Punctuality factor for validator </w:t>
      </w:r>
      <m:oMath>
        <m:r>
          <w:rPr>
            <w:rFonts w:ascii="Cambria Math" w:hAnsi="Cambria Math"/>
            <w:sz w:val="18"/>
            <w:szCs w:val="18"/>
          </w:rPr>
          <m:t>i</m:t>
        </m:r>
      </m:oMath>
      <w:r w:rsidR="000F59A8" w:rsidRPr="00602E4B">
        <w:rPr>
          <w:rFonts w:ascii="Inter" w:hAnsi="Inter"/>
          <w:sz w:val="18"/>
          <w:szCs w:val="18"/>
        </w:rPr>
        <w:t xml:space="preserve">in range </w:t>
      </w:r>
      <m:oMath>
        <m:r>
          <w:rPr>
            <w:rFonts w:ascii="Cambria Math" w:hAnsi="Cambria Math"/>
            <w:sz w:val="18"/>
            <w:szCs w:val="18"/>
          </w:rPr>
          <m:t>[0,1]</m:t>
        </m:r>
      </m:oMath>
    </w:p>
    <w:p w14:paraId="5B425832" w14:textId="77777777" w:rsidR="000F59A8" w:rsidRPr="00602E4B" w:rsidRDefault="00000000">
      <w:pPr>
        <w:numPr>
          <w:ilvl w:val="0"/>
          <w:numId w:val="9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ref</m:t>
            </m:r>
          </m:sub>
        </m:sSub>
      </m:oMath>
      <w:r w:rsidR="000F59A8" w:rsidRPr="00602E4B">
        <w:rPr>
          <w:rFonts w:ascii="Inter" w:hAnsi="Inter"/>
          <w:sz w:val="18"/>
          <w:szCs w:val="18"/>
        </w:rPr>
        <w:t>- Reference latency (target vote submission time, e.g., 500ms)</w:t>
      </w:r>
    </w:p>
    <w:p w14:paraId="1B3E667C" w14:textId="77777777" w:rsidR="000F59A8" w:rsidRPr="00602E4B" w:rsidRDefault="00000000">
      <w:pPr>
        <w:numPr>
          <w:ilvl w:val="0"/>
          <w:numId w:val="9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vote</m:t>
                </m:r>
              </m:e>
              <m:sub>
                <m:r>
                  <w:rPr>
                    <w:rFonts w:ascii="Cambria Math" w:hAnsi="Cambria Math"/>
                    <w:sz w:val="18"/>
                    <w:szCs w:val="18"/>
                  </w:rPr>
                  <m:t>i</m:t>
                </m:r>
              </m:sub>
            </m:sSub>
          </m:sub>
        </m:sSub>
      </m:oMath>
      <w:r w:rsidR="000F59A8" w:rsidRPr="00602E4B">
        <w:rPr>
          <w:rFonts w:ascii="Inter" w:hAnsi="Inter"/>
          <w:sz w:val="18"/>
          <w:szCs w:val="18"/>
        </w:rPr>
        <w:t xml:space="preserve">- Measured latency for validator </w:t>
      </w:r>
      <m:oMath>
        <m:r>
          <w:rPr>
            <w:rFonts w:ascii="Cambria Math" w:hAnsi="Cambria Math"/>
            <w:sz w:val="18"/>
            <w:szCs w:val="18"/>
          </w:rPr>
          <m:t>i</m:t>
        </m:r>
      </m:oMath>
      <w:r w:rsidR="000F59A8" w:rsidRPr="00602E4B">
        <w:rPr>
          <w:rFonts w:ascii="Inter" w:hAnsi="Inter"/>
          <w:sz w:val="18"/>
          <w:szCs w:val="18"/>
        </w:rPr>
        <w:t xml:space="preserve">'s vote in current round </w:t>
      </w:r>
    </w:p>
    <w:p w14:paraId="43EE613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Role in Protocol:</w:t>
      </w:r>
    </w:p>
    <w:p w14:paraId="2B1531D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punctuality multiplier refines per-round reward distribution to incentivize low-latency participation. Faster validators receive proportionally higher rewards within the same committee, encouraging:</w:t>
      </w:r>
    </w:p>
    <w:p w14:paraId="67269073" w14:textId="77777777" w:rsidR="000F59A8" w:rsidRPr="00602E4B" w:rsidRDefault="000F59A8">
      <w:pPr>
        <w:numPr>
          <w:ilvl w:val="0"/>
          <w:numId w:val="100"/>
        </w:numPr>
        <w:spacing w:before="100" w:beforeAutospacing="1" w:after="100" w:afterAutospacing="1"/>
        <w:rPr>
          <w:rFonts w:ascii="Inter" w:hAnsi="Inter"/>
          <w:sz w:val="18"/>
          <w:szCs w:val="18"/>
        </w:rPr>
      </w:pPr>
      <w:r w:rsidRPr="00602E4B">
        <w:rPr>
          <w:rFonts w:ascii="Inter" w:hAnsi="Inter"/>
          <w:sz w:val="18"/>
          <w:szCs w:val="18"/>
        </w:rPr>
        <w:t>Geographic diversity (validators locate near network backbone)</w:t>
      </w:r>
    </w:p>
    <w:p w14:paraId="4D806936" w14:textId="77777777" w:rsidR="000F59A8" w:rsidRPr="00602E4B" w:rsidRDefault="000F59A8">
      <w:pPr>
        <w:numPr>
          <w:ilvl w:val="0"/>
          <w:numId w:val="100"/>
        </w:numPr>
        <w:spacing w:before="100" w:beforeAutospacing="1" w:after="100" w:afterAutospacing="1"/>
        <w:rPr>
          <w:rFonts w:ascii="Inter" w:hAnsi="Inter"/>
          <w:sz w:val="18"/>
          <w:szCs w:val="18"/>
        </w:rPr>
      </w:pPr>
      <w:r w:rsidRPr="00602E4B">
        <w:rPr>
          <w:rFonts w:ascii="Inter" w:hAnsi="Inter"/>
          <w:sz w:val="18"/>
          <w:szCs w:val="18"/>
        </w:rPr>
        <w:t>Infrastructure investment (high-bandwidth, low-jitter connections)</w:t>
      </w:r>
    </w:p>
    <w:p w14:paraId="525129DD" w14:textId="77777777" w:rsidR="000F59A8" w:rsidRPr="00602E4B" w:rsidRDefault="000F59A8">
      <w:pPr>
        <w:numPr>
          <w:ilvl w:val="0"/>
          <w:numId w:val="100"/>
        </w:numPr>
        <w:spacing w:before="100" w:beforeAutospacing="1" w:after="100" w:afterAutospacing="1"/>
        <w:rPr>
          <w:rFonts w:ascii="Inter" w:hAnsi="Inter"/>
          <w:sz w:val="18"/>
          <w:szCs w:val="18"/>
        </w:rPr>
      </w:pPr>
      <w:r w:rsidRPr="00602E4B">
        <w:rPr>
          <w:rFonts w:ascii="Inter" w:hAnsi="Inter"/>
          <w:sz w:val="18"/>
          <w:szCs w:val="18"/>
        </w:rPr>
        <w:t>Protocol optimization (efficient vote aggregation and propagation)</w:t>
      </w:r>
    </w:p>
    <w:p w14:paraId="0EBFD6AF" w14:textId="77777777" w:rsidR="000F59A8" w:rsidRPr="00602E4B" w:rsidRDefault="000F59A8">
      <w:pPr>
        <w:numPr>
          <w:ilvl w:val="0"/>
          <w:numId w:val="100"/>
        </w:numPr>
        <w:spacing w:before="100" w:beforeAutospacing="1" w:after="100" w:afterAutospacing="1"/>
        <w:rPr>
          <w:rFonts w:ascii="Inter" w:hAnsi="Inter"/>
          <w:sz w:val="18"/>
          <w:szCs w:val="18"/>
        </w:rPr>
      </w:pPr>
      <w:r w:rsidRPr="00602E4B">
        <w:rPr>
          <w:rFonts w:ascii="Inter" w:hAnsi="Inter"/>
          <w:b/>
          <w:bCs/>
          <w:sz w:val="18"/>
          <w:szCs w:val="18"/>
        </w:rPr>
        <w:t>Bridge relayer responsiveness</w:t>
      </w:r>
      <w:r w:rsidRPr="00602E4B">
        <w:rPr>
          <w:rFonts w:ascii="Inter" w:hAnsi="Inter"/>
          <w:sz w:val="18"/>
          <w:szCs w:val="18"/>
        </w:rPr>
        <w:t xml:space="preserve"> (faster attestations improve cross-chain UX)</w:t>
      </w:r>
    </w:p>
    <w:p w14:paraId="709BB16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Design Rationale:</w:t>
      </w:r>
    </w:p>
    <w:p w14:paraId="1FF2386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While reputation captures epoch-level performance, the punctuality multiplier provides round-level granularity. This creates immediate feedback for latency improvements without waiting for epoch transitions. The </w:t>
      </w:r>
      <m:oMath>
        <m:r>
          <m:rPr>
            <m:sty m:val="p"/>
          </m:rPr>
          <w:rPr>
            <w:rFonts w:ascii="Cambria Math" w:hAnsi="Cambria Math"/>
            <w:sz w:val="18"/>
            <w:szCs w:val="18"/>
          </w:rPr>
          <m:t>min</m:t>
        </m:r>
        <m:r>
          <w:rPr>
            <w:rFonts w:ascii="Cambria Math" w:hAnsi="Cambria Math"/>
            <w:sz w:val="18"/>
            <w:szCs w:val="18"/>
          </w:rPr>
          <m:t>⁡(1,⋅)</m:t>
        </m:r>
      </m:oMath>
      <w:r w:rsidRPr="00602E4B">
        <w:rPr>
          <w:rFonts w:ascii="Inter" w:hAnsi="Inter"/>
          <w:sz w:val="18"/>
          <w:szCs w:val="18"/>
        </w:rPr>
        <w:t xml:space="preserve">cap ensures that validators faster than the reference time don't receive outsized rewards (diminishing returns prevent centralization pressure toward extreme optimization). </w:t>
      </w:r>
    </w:p>
    <w:p w14:paraId="2A6A9BD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Cross-Chain Considerations:</w:t>
      </w:r>
    </w:p>
    <w:p w14:paraId="56EA3BF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relayers, punctuality is measured separately for:</w:t>
      </w:r>
    </w:p>
    <w:p w14:paraId="730B1B90" w14:textId="77777777" w:rsidR="000F59A8" w:rsidRPr="00602E4B" w:rsidRDefault="000F59A8">
      <w:pPr>
        <w:numPr>
          <w:ilvl w:val="0"/>
          <w:numId w:val="101"/>
        </w:numPr>
        <w:spacing w:before="100" w:beforeAutospacing="1" w:after="100" w:afterAutospacing="1"/>
        <w:rPr>
          <w:rFonts w:ascii="Inter" w:hAnsi="Inter"/>
          <w:sz w:val="18"/>
          <w:szCs w:val="18"/>
        </w:rPr>
      </w:pPr>
      <w:r w:rsidRPr="00602E4B">
        <w:rPr>
          <w:rFonts w:ascii="Inter" w:hAnsi="Inter"/>
          <w:b/>
          <w:bCs/>
          <w:sz w:val="18"/>
          <w:szCs w:val="18"/>
        </w:rPr>
        <w:t>Consensus votes</w:t>
      </w:r>
      <w:r w:rsidRPr="00602E4B">
        <w:rPr>
          <w:rFonts w:ascii="Inter" w:hAnsi="Inter"/>
          <w:sz w:val="18"/>
          <w:szCs w:val="18"/>
        </w:rPr>
        <w:t xml:space="preserve">: Standard </w:t>
      </w:r>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ref</m:t>
            </m:r>
          </m:sub>
        </m:sSub>
        <m:r>
          <w:rPr>
            <w:rFonts w:ascii="Cambria Math" w:hAnsi="Cambria Math"/>
            <w:sz w:val="18"/>
            <w:szCs w:val="18"/>
          </w:rPr>
          <m:t>=500ms</m:t>
        </m:r>
      </m:oMath>
    </w:p>
    <w:p w14:paraId="0C2D634B" w14:textId="77777777" w:rsidR="000F59A8" w:rsidRPr="00602E4B" w:rsidRDefault="000F59A8">
      <w:pPr>
        <w:numPr>
          <w:ilvl w:val="0"/>
          <w:numId w:val="101"/>
        </w:numPr>
        <w:spacing w:before="100" w:beforeAutospacing="1" w:after="100" w:afterAutospacing="1"/>
        <w:rPr>
          <w:rFonts w:ascii="Inter" w:hAnsi="Inter"/>
          <w:sz w:val="18"/>
          <w:szCs w:val="18"/>
        </w:rPr>
      </w:pPr>
      <w:r w:rsidRPr="00602E4B">
        <w:rPr>
          <w:rFonts w:ascii="Inter" w:hAnsi="Inter"/>
          <w:b/>
          <w:bCs/>
          <w:sz w:val="18"/>
          <w:szCs w:val="18"/>
        </w:rPr>
        <w:t>Threshold signature contributions</w:t>
      </w:r>
      <w:r w:rsidRPr="00602E4B">
        <w:rPr>
          <w:rFonts w:ascii="Inter" w:hAnsi="Inter"/>
          <w:sz w:val="18"/>
          <w:szCs w:val="18"/>
        </w:rPr>
        <w:t xml:space="preserve">: </w:t>
      </w:r>
      <m:oMath>
        <m:sSubSup>
          <m:sSubSupPr>
            <m:ctrlPr>
              <w:rPr>
                <w:rFonts w:ascii="Cambria Math" w:hAnsi="Cambria Math"/>
                <w:sz w:val="18"/>
                <w:szCs w:val="18"/>
              </w:rPr>
            </m:ctrlPr>
          </m:sSubSupPr>
          <m:e>
            <m:r>
              <m:rPr>
                <m:sty m:val="p"/>
              </m:rPr>
              <w:rPr>
                <w:rFonts w:ascii="Cambria Math" w:hAnsi="Cambria Math"/>
                <w:sz w:val="18"/>
                <w:szCs w:val="18"/>
              </w:rPr>
              <m:t>Δ</m:t>
            </m:r>
          </m:e>
          <m:sub>
            <m:r>
              <m:rPr>
                <m:nor/>
              </m:rPr>
              <w:rPr>
                <w:rFonts w:ascii="Inter" w:hAnsi="Inter"/>
                <w:sz w:val="18"/>
                <w:szCs w:val="18"/>
              </w:rPr>
              <m:t>ref</m:t>
            </m:r>
          </m:sub>
          <m:sup>
            <m:r>
              <m:rPr>
                <m:nor/>
              </m:rPr>
              <w:rPr>
                <w:rFonts w:ascii="Inter" w:hAnsi="Inter"/>
                <w:sz w:val="18"/>
                <w:szCs w:val="18"/>
              </w:rPr>
              <m:t>bridge</m:t>
            </m:r>
          </m:sup>
        </m:sSubSup>
        <m:r>
          <w:rPr>
            <w:rFonts w:ascii="Cambria Math" w:hAnsi="Cambria Math"/>
            <w:sz w:val="18"/>
            <w:szCs w:val="18"/>
          </w:rPr>
          <m:t>=2000ms</m:t>
        </m:r>
      </m:oMath>
      <w:r w:rsidRPr="00602E4B">
        <w:rPr>
          <w:rFonts w:ascii="Inter" w:hAnsi="Inter"/>
          <w:sz w:val="18"/>
          <w:szCs w:val="18"/>
        </w:rPr>
        <w:t xml:space="preserve">(longer due to MPC coordination overhead) </w:t>
      </w:r>
    </w:p>
    <w:p w14:paraId="4446F103" w14:textId="77777777" w:rsidR="000F59A8" w:rsidRPr="00602E4B" w:rsidRDefault="000F59A8">
      <w:pPr>
        <w:numPr>
          <w:ilvl w:val="0"/>
          <w:numId w:val="101"/>
        </w:numPr>
        <w:spacing w:before="100" w:beforeAutospacing="1" w:after="100" w:afterAutospacing="1"/>
        <w:rPr>
          <w:rFonts w:ascii="Inter" w:hAnsi="Inter"/>
          <w:sz w:val="18"/>
          <w:szCs w:val="18"/>
        </w:rPr>
      </w:pPr>
      <w:r w:rsidRPr="00602E4B">
        <w:rPr>
          <w:rFonts w:ascii="Inter" w:hAnsi="Inter"/>
          <w:b/>
          <w:bCs/>
          <w:sz w:val="18"/>
          <w:szCs w:val="18"/>
        </w:rPr>
        <w:t>Witness attestations</w:t>
      </w:r>
      <w:r w:rsidRPr="00602E4B">
        <w:rPr>
          <w:rFonts w:ascii="Inter" w:hAnsi="Inter"/>
          <w:sz w:val="18"/>
          <w:szCs w:val="18"/>
        </w:rPr>
        <w:t xml:space="preserve">: </w:t>
      </w:r>
      <m:oMath>
        <m:sSubSup>
          <m:sSubSupPr>
            <m:ctrlPr>
              <w:rPr>
                <w:rFonts w:ascii="Cambria Math" w:hAnsi="Cambria Math"/>
                <w:sz w:val="18"/>
                <w:szCs w:val="18"/>
              </w:rPr>
            </m:ctrlPr>
          </m:sSubSupPr>
          <m:e>
            <m:r>
              <m:rPr>
                <m:sty m:val="p"/>
              </m:rPr>
              <w:rPr>
                <w:rFonts w:ascii="Cambria Math" w:hAnsi="Cambria Math"/>
                <w:sz w:val="18"/>
                <w:szCs w:val="18"/>
              </w:rPr>
              <m:t>Δ</m:t>
            </m:r>
          </m:e>
          <m:sub>
            <m:r>
              <m:rPr>
                <m:nor/>
              </m:rPr>
              <w:rPr>
                <w:rFonts w:ascii="Inter" w:hAnsi="Inter"/>
                <w:sz w:val="18"/>
                <w:szCs w:val="18"/>
              </w:rPr>
              <m:t>ref</m:t>
            </m:r>
          </m:sub>
          <m:sup>
            <m:r>
              <m:rPr>
                <m:nor/>
              </m:rPr>
              <w:rPr>
                <w:rFonts w:ascii="Inter" w:hAnsi="Inter"/>
                <w:sz w:val="18"/>
                <w:szCs w:val="18"/>
              </w:rPr>
              <m:t>witness</m:t>
            </m:r>
          </m:sup>
        </m:sSubSup>
        <m:r>
          <w:rPr>
            <w:rFonts w:ascii="Cambria Math" w:hAnsi="Cambria Math"/>
            <w:sz w:val="18"/>
            <w:szCs w:val="18"/>
          </w:rPr>
          <m:t>=5000ms</m:t>
        </m:r>
      </m:oMath>
      <w:r w:rsidRPr="00602E4B">
        <w:rPr>
          <w:rFonts w:ascii="Inter" w:hAnsi="Inter"/>
          <w:sz w:val="18"/>
          <w:szCs w:val="18"/>
        </w:rPr>
        <w:t xml:space="preserve">(depends on external chain confirmation times) </w:t>
      </w:r>
    </w:p>
    <w:p w14:paraId="7098E5D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Latency Measurement:</w:t>
      </w:r>
    </w:p>
    <w:p w14:paraId="34B65C92" w14:textId="77777777" w:rsidR="000F59A8" w:rsidRPr="00602E4B" w:rsidRDefault="00000000" w:rsidP="000F59A8">
      <w:p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vote</m:t>
                </m:r>
              </m:e>
              <m:sub>
                <m:r>
                  <w:rPr>
                    <w:rFonts w:ascii="Cambria Math" w:hAnsi="Cambria Math"/>
                    <w:sz w:val="18"/>
                    <w:szCs w:val="18"/>
                  </w:rPr>
                  <m:t>i</m:t>
                </m:r>
              </m:sub>
            </m:sSub>
          </m:sub>
        </m:sSub>
      </m:oMath>
      <w:r w:rsidR="000F59A8" w:rsidRPr="00602E4B">
        <w:rPr>
          <w:rFonts w:ascii="Inter" w:hAnsi="Inter"/>
          <w:sz w:val="18"/>
          <w:szCs w:val="18"/>
        </w:rPr>
        <w:t xml:space="preserve">is measured as: </w:t>
      </w:r>
    </w:p>
    <w:p w14:paraId="530A236E"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vote</m:t>
                  </m:r>
                </m:e>
                <m:sub>
                  <m:r>
                    <w:rPr>
                      <w:rFonts w:ascii="Cambria Math" w:hAnsi="Cambria Math"/>
                      <w:sz w:val="18"/>
                      <w:szCs w:val="18"/>
                    </w:rPr>
                    <m:t>i</m:t>
                  </m:r>
                </m:sub>
              </m:sSub>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receive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broadcast</m:t>
              </m:r>
            </m:sub>
          </m:sSub>
          <m:r>
            <m:rPr>
              <m:sty m:val="p"/>
            </m:rPr>
            <w:rPr>
              <w:rFonts w:ascii="Cambria Math" w:hAnsi="Cambria Math"/>
              <w:sz w:val="18"/>
              <w:szCs w:val="18"/>
            </w:rPr>
            <w:br/>
          </m:r>
        </m:oMath>
      </m:oMathPara>
    </w:p>
    <w:p w14:paraId="46FE1D5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1DB92991" w14:textId="77777777" w:rsidR="000F59A8" w:rsidRPr="00602E4B" w:rsidRDefault="00000000">
      <w:pPr>
        <w:numPr>
          <w:ilvl w:val="0"/>
          <w:numId w:val="102"/>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broadcast</m:t>
            </m:r>
          </m:sub>
        </m:sSub>
      </m:oMath>
      <w:r w:rsidR="000F59A8" w:rsidRPr="00602E4B">
        <w:rPr>
          <w:rFonts w:ascii="Inter" w:hAnsi="Inter"/>
          <w:sz w:val="18"/>
          <w:szCs w:val="18"/>
        </w:rPr>
        <w:t xml:space="preserve">- timestamp when leader broadcasts PREPARE/PRECOMMIT/COMMIT request </w:t>
      </w:r>
    </w:p>
    <w:p w14:paraId="637C5CAA" w14:textId="77777777" w:rsidR="000F59A8" w:rsidRPr="00602E4B" w:rsidRDefault="00000000">
      <w:pPr>
        <w:numPr>
          <w:ilvl w:val="0"/>
          <w:numId w:val="102"/>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receive</m:t>
            </m:r>
          </m:sub>
        </m:sSub>
      </m:oMath>
      <w:r w:rsidR="000F59A8" w:rsidRPr="00602E4B">
        <w:rPr>
          <w:rFonts w:ascii="Inter" w:hAnsi="Inter"/>
          <w:sz w:val="18"/>
          <w:szCs w:val="18"/>
        </w:rPr>
        <w:t xml:space="preserve">- timestamp when leader receives validator </w:t>
      </w:r>
      <m:oMath>
        <m:r>
          <w:rPr>
            <w:rFonts w:ascii="Cambria Math" w:hAnsi="Cambria Math"/>
            <w:sz w:val="18"/>
            <w:szCs w:val="18"/>
          </w:rPr>
          <m:t>i</m:t>
        </m:r>
      </m:oMath>
      <w:r w:rsidR="000F59A8" w:rsidRPr="00602E4B">
        <w:rPr>
          <w:rFonts w:ascii="Inter" w:hAnsi="Inter"/>
          <w:sz w:val="18"/>
          <w:szCs w:val="18"/>
        </w:rPr>
        <w:t xml:space="preserve">'s vote </w:t>
      </w:r>
    </w:p>
    <w:p w14:paraId="34FBE06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**For bridge operations:** </w:t>
      </w:r>
    </w:p>
    <w:p w14:paraId="3DDD299C"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sig</m:t>
                  </m:r>
                </m:e>
                <m:sub>
                  <m:r>
                    <w:rPr>
                      <w:rFonts w:ascii="Cambria Math" w:hAnsi="Cambria Math"/>
                      <w:sz w:val="18"/>
                      <w:szCs w:val="18"/>
                    </w:rPr>
                    <m:t>i</m:t>
                  </m:r>
                </m:sub>
              </m:sSub>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sig_received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event_detected</m:t>
              </m:r>
            </m:sub>
          </m:sSub>
          <m:r>
            <m:rPr>
              <m:sty m:val="p"/>
            </m:rPr>
            <w:rPr>
              <w:rFonts w:ascii="Cambria Math" w:hAnsi="Cambria Math"/>
              <w:sz w:val="18"/>
              <w:szCs w:val="18"/>
            </w:rPr>
            <w:br/>
          </m:r>
        </m:oMath>
      </m:oMathPara>
    </w:p>
    <w:p w14:paraId="68921D1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4873BA66" w14:textId="77777777" w:rsidR="000F59A8" w:rsidRPr="00602E4B" w:rsidRDefault="00000000">
      <w:pPr>
        <w:numPr>
          <w:ilvl w:val="0"/>
          <w:numId w:val="103"/>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event_detected</m:t>
            </m:r>
          </m:sub>
        </m:sSub>
      </m:oMath>
      <w:r w:rsidR="000F59A8" w:rsidRPr="00602E4B">
        <w:rPr>
          <w:rFonts w:ascii="Inter" w:hAnsi="Inter"/>
          <w:sz w:val="18"/>
          <w:szCs w:val="18"/>
        </w:rPr>
        <w:t xml:space="preserve">- timestamp when external chain event first detected by any relayer </w:t>
      </w:r>
    </w:p>
    <w:p w14:paraId="1AC2C53B" w14:textId="77777777" w:rsidR="000F59A8" w:rsidRPr="00602E4B" w:rsidRDefault="00000000">
      <w:pPr>
        <w:numPr>
          <w:ilvl w:val="0"/>
          <w:numId w:val="103"/>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sig_received</m:t>
            </m:r>
          </m:sub>
        </m:sSub>
      </m:oMath>
      <w:r w:rsidR="000F59A8" w:rsidRPr="00602E4B">
        <w:rPr>
          <w:rFonts w:ascii="Inter" w:hAnsi="Inter"/>
          <w:sz w:val="18"/>
          <w:szCs w:val="18"/>
        </w:rPr>
        <w:t xml:space="preserve">- timestamp when validator </w:t>
      </w:r>
      <m:oMath>
        <m:r>
          <w:rPr>
            <w:rFonts w:ascii="Cambria Math" w:hAnsi="Cambria Math"/>
            <w:sz w:val="18"/>
            <w:szCs w:val="18"/>
          </w:rPr>
          <m:t>i</m:t>
        </m:r>
      </m:oMath>
      <w:r w:rsidR="000F59A8" w:rsidRPr="00602E4B">
        <w:rPr>
          <w:rFonts w:ascii="Inter" w:hAnsi="Inter"/>
          <w:sz w:val="18"/>
          <w:szCs w:val="18"/>
        </w:rPr>
        <w:t xml:space="preserve">'s signature contribution received </w:t>
      </w:r>
    </w:p>
    <w:p w14:paraId="3D152AAC"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5.6.1 Decentralized Latency Attestation</w:t>
      </w:r>
    </w:p>
    <w:p w14:paraId="7012D1D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Original Challenge:</w:t>
      </w:r>
      <w:r w:rsidRPr="00602E4B">
        <w:rPr>
          <w:rFonts w:ascii="Inter" w:hAnsi="Inter"/>
          <w:sz w:val="18"/>
          <w:szCs w:val="18"/>
        </w:rPr>
        <w:t xml:space="preserve"> Unilateral leader measurement created manipulation risk.</w:t>
      </w:r>
    </w:p>
    <w:p w14:paraId="1D08F84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Enhanced Mechanism - Multi-Witness Measurement:</w:t>
      </w:r>
    </w:p>
    <w:p w14:paraId="7C29871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To prevent malicious leaders from manipulating rewards, the protocol uses </w:t>
      </w:r>
      <w:r w:rsidRPr="00602E4B">
        <w:rPr>
          <w:rFonts w:ascii="Inter" w:hAnsi="Inter"/>
          <w:b/>
          <w:bCs/>
          <w:sz w:val="18"/>
          <w:szCs w:val="18"/>
        </w:rPr>
        <w:t>distributed attestation</w:t>
      </w:r>
      <w:r w:rsidRPr="00602E4B">
        <w:rPr>
          <w:rFonts w:ascii="Inter" w:hAnsi="Inter"/>
          <w:sz w:val="18"/>
          <w:szCs w:val="18"/>
        </w:rPr>
        <w:t>:</w:t>
      </w:r>
    </w:p>
    <w:p w14:paraId="6030929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Multi-Witness Measurement:</w:t>
      </w:r>
    </w:p>
    <w:p w14:paraId="42756448" w14:textId="77777777" w:rsidR="000F59A8" w:rsidRPr="00602E4B" w:rsidRDefault="000F59A8">
      <w:pPr>
        <w:numPr>
          <w:ilvl w:val="0"/>
          <w:numId w:val="104"/>
        </w:numPr>
        <w:spacing w:before="100" w:beforeAutospacing="1" w:after="100" w:afterAutospacing="1"/>
        <w:rPr>
          <w:rFonts w:ascii="Inter" w:hAnsi="Inter"/>
          <w:sz w:val="18"/>
          <w:szCs w:val="18"/>
        </w:rPr>
      </w:pPr>
      <w:r w:rsidRPr="00602E4B">
        <w:rPr>
          <w:rFonts w:ascii="Inter" w:hAnsi="Inter"/>
          <w:b/>
          <w:bCs/>
          <w:sz w:val="18"/>
          <w:szCs w:val="18"/>
        </w:rPr>
        <w:t>Primary Measurement (Leader):</w:t>
      </w:r>
      <w:r w:rsidRPr="00602E4B">
        <w:rPr>
          <w:rFonts w:ascii="Inter" w:hAnsi="Inter"/>
          <w:sz w:val="18"/>
          <w:szCs w:val="18"/>
        </w:rPr>
        <w:t xml:space="preserve"> Leader records vote reception times as before</w:t>
      </w:r>
    </w:p>
    <w:p w14:paraId="2C94F06E" w14:textId="77777777" w:rsidR="000F59A8" w:rsidRPr="00602E4B" w:rsidRDefault="000F59A8">
      <w:pPr>
        <w:numPr>
          <w:ilvl w:val="0"/>
          <w:numId w:val="104"/>
        </w:numPr>
        <w:spacing w:before="100" w:beforeAutospacing="1" w:after="100" w:afterAutospacing="1"/>
        <w:rPr>
          <w:rFonts w:ascii="Inter" w:hAnsi="Inter"/>
          <w:sz w:val="18"/>
          <w:szCs w:val="18"/>
        </w:rPr>
      </w:pPr>
      <w:r w:rsidRPr="00602E4B">
        <w:rPr>
          <w:rFonts w:ascii="Inter" w:hAnsi="Inter"/>
          <w:b/>
          <w:bCs/>
          <w:sz w:val="18"/>
          <w:szCs w:val="18"/>
        </w:rPr>
        <w:t>Secondary Attestation (Random Witnesses):</w:t>
      </w:r>
      <w:r w:rsidRPr="00602E4B">
        <w:rPr>
          <w:rFonts w:ascii="Inter" w:hAnsi="Inter"/>
          <w:sz w:val="18"/>
          <w:szCs w:val="18"/>
        </w:rPr>
        <w:t xml:space="preserve"> A random subset of </w:t>
      </w:r>
      <m:oMath>
        <m:r>
          <w:rPr>
            <w:rFonts w:ascii="Cambria Math" w:hAnsi="Cambria Math"/>
            <w:sz w:val="18"/>
            <w:szCs w:val="18"/>
          </w:rPr>
          <m:t>k=10</m:t>
        </m:r>
      </m:oMath>
      <w:r w:rsidRPr="00602E4B">
        <w:rPr>
          <w:rFonts w:ascii="Inter" w:hAnsi="Inter"/>
          <w:sz w:val="18"/>
          <w:szCs w:val="18"/>
        </w:rPr>
        <w:t xml:space="preserve">validators (selected via VRF from the committee) also record when they observe votes propagating through the P2P network </w:t>
      </w:r>
    </w:p>
    <w:p w14:paraId="68D8705E" w14:textId="77777777" w:rsidR="000F59A8" w:rsidRPr="00602E4B" w:rsidRDefault="000F59A8">
      <w:pPr>
        <w:numPr>
          <w:ilvl w:val="0"/>
          <w:numId w:val="104"/>
        </w:numPr>
        <w:spacing w:before="100" w:beforeAutospacing="1" w:after="100" w:afterAutospacing="1"/>
        <w:rPr>
          <w:rFonts w:ascii="Inter" w:hAnsi="Inter"/>
          <w:sz w:val="18"/>
          <w:szCs w:val="18"/>
        </w:rPr>
      </w:pPr>
      <w:r w:rsidRPr="00602E4B">
        <w:rPr>
          <w:rFonts w:ascii="Inter" w:hAnsi="Inter"/>
          <w:sz w:val="18"/>
          <w:szCs w:val="18"/>
        </w:rPr>
        <w:t xml:space="preserve">**Median Aggregation:** The final latency for validator </w:t>
      </w:r>
      <m:oMath>
        <m:r>
          <w:rPr>
            <w:rFonts w:ascii="Cambria Math" w:hAnsi="Cambria Math"/>
            <w:sz w:val="18"/>
            <w:szCs w:val="18"/>
          </w:rPr>
          <m:t>i</m:t>
        </m:r>
      </m:oMath>
      <w:r w:rsidRPr="00602E4B">
        <w:rPr>
          <w:rFonts w:ascii="Inter" w:hAnsi="Inter"/>
          <w:sz w:val="18"/>
          <w:szCs w:val="18"/>
        </w:rPr>
        <w:t xml:space="preserve">is: $$\Delta_{\text{vote}_i} = \text{median}(\Delta_{\text{leader}}, \Delta_{\text{witness}_1}, ..., \Delta_{\text{witness}_{10}}) </w:t>
      </w:r>
    </w:p>
    <w:p w14:paraId="525BC02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Bridge-Specific Attestation:</w:t>
      </w:r>
    </w:p>
    <w:p w14:paraId="24E6A71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threshold signatures, latency attestation involves:</w:t>
      </w:r>
    </w:p>
    <w:p w14:paraId="3FA5669D" w14:textId="77777777" w:rsidR="000F59A8" w:rsidRPr="00602E4B" w:rsidRDefault="000F59A8">
      <w:pPr>
        <w:numPr>
          <w:ilvl w:val="0"/>
          <w:numId w:val="105"/>
        </w:numPr>
        <w:spacing w:before="100" w:beforeAutospacing="1" w:after="100" w:afterAutospacing="1"/>
        <w:rPr>
          <w:rFonts w:ascii="Inter" w:hAnsi="Inter"/>
          <w:sz w:val="18"/>
          <w:szCs w:val="18"/>
        </w:rPr>
      </w:pPr>
      <w:r w:rsidRPr="00602E4B">
        <w:rPr>
          <w:rFonts w:ascii="Inter" w:hAnsi="Inter"/>
          <w:sz w:val="18"/>
          <w:szCs w:val="18"/>
        </w:rPr>
        <w:t>Each participating relayer timestamps their own signature contribution</w:t>
      </w:r>
    </w:p>
    <w:p w14:paraId="475E6A87" w14:textId="77777777" w:rsidR="000F59A8" w:rsidRPr="00602E4B" w:rsidRDefault="000F59A8">
      <w:pPr>
        <w:numPr>
          <w:ilvl w:val="0"/>
          <w:numId w:val="105"/>
        </w:numPr>
        <w:spacing w:before="100" w:beforeAutospacing="1" w:after="100" w:afterAutospacing="1"/>
        <w:rPr>
          <w:rFonts w:ascii="Inter" w:hAnsi="Inter"/>
          <w:sz w:val="18"/>
          <w:szCs w:val="18"/>
        </w:rPr>
      </w:pPr>
      <w:r w:rsidRPr="00602E4B">
        <w:rPr>
          <w:rFonts w:ascii="Inter" w:hAnsi="Inter"/>
          <w:sz w:val="18"/>
          <w:szCs w:val="18"/>
        </w:rPr>
        <w:t>Coordinator node (rotates per signature ceremony) aggregates timestamps</w:t>
      </w:r>
    </w:p>
    <w:p w14:paraId="0C29A08D" w14:textId="77777777" w:rsidR="000F59A8" w:rsidRPr="00602E4B" w:rsidRDefault="000F59A8">
      <w:pPr>
        <w:numPr>
          <w:ilvl w:val="0"/>
          <w:numId w:val="105"/>
        </w:numPr>
        <w:spacing w:before="100" w:beforeAutospacing="1" w:after="100" w:afterAutospacing="1"/>
        <w:rPr>
          <w:rFonts w:ascii="Inter" w:hAnsi="Inter"/>
          <w:sz w:val="18"/>
          <w:szCs w:val="18"/>
        </w:rPr>
      </w:pPr>
      <w:r w:rsidRPr="00602E4B">
        <w:rPr>
          <w:rFonts w:ascii="Inter" w:hAnsi="Inter"/>
          <w:sz w:val="18"/>
          <w:szCs w:val="18"/>
        </w:rPr>
        <w:t>Outlier detection removes timing claims more than 2 standard deviations from median</w:t>
      </w:r>
    </w:p>
    <w:p w14:paraId="3400FD17" w14:textId="77777777" w:rsidR="000F59A8" w:rsidRPr="00602E4B" w:rsidRDefault="000F59A8">
      <w:pPr>
        <w:numPr>
          <w:ilvl w:val="0"/>
          <w:numId w:val="105"/>
        </w:numPr>
        <w:spacing w:before="100" w:beforeAutospacing="1" w:after="100" w:afterAutospacing="1"/>
        <w:rPr>
          <w:rFonts w:ascii="Inter" w:hAnsi="Inter"/>
          <w:sz w:val="18"/>
          <w:szCs w:val="18"/>
        </w:rPr>
      </w:pPr>
      <w:r w:rsidRPr="00602E4B">
        <w:rPr>
          <w:rFonts w:ascii="Inter" w:hAnsi="Inter"/>
          <w:sz w:val="18"/>
          <w:szCs w:val="18"/>
        </w:rPr>
        <w:t>Final latency computed from remaining valid timestamps</w:t>
      </w:r>
    </w:p>
    <w:p w14:paraId="24FA3A3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Challenge Mechanism:</w:t>
      </w:r>
    </w:p>
    <w:p w14:paraId="2E98282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Validators can challenge leader-reported latencies:</w:t>
      </w:r>
    </w:p>
    <w:p w14:paraId="1E49F1CF"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5CE53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challenge_punctuality</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validator_id: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p>
    <w:p w14:paraId="275938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claimed_latency: </w:t>
      </w:r>
      <w:r w:rsidRPr="00602E4B">
        <w:rPr>
          <w:rFonts w:ascii="Inter" w:hAnsi="Inter" w:cs="Courier New"/>
          <w:color w:val="98C379"/>
          <w:sz w:val="18"/>
          <w:szCs w:val="18"/>
        </w:rPr>
        <w:t>float</w:t>
      </w:r>
      <w:r w:rsidRPr="00602E4B">
        <w:rPr>
          <w:rFonts w:ascii="Inter" w:hAnsi="Inter" w:cs="Courier New"/>
          <w:color w:val="ABB2BF"/>
          <w:sz w:val="18"/>
          <w:szCs w:val="18"/>
        </w:rPr>
        <w:t>, evidence: List[Attestation]):</w:t>
      </w:r>
    </w:p>
    <w:p w14:paraId="24CF6F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4E324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disputes leader's reported latency with witness evidence.</w:t>
      </w:r>
    </w:p>
    <w:p w14:paraId="58FB3A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38FA8D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5+ witness attestations</w:t>
      </w:r>
    </w:p>
    <w:p w14:paraId="7F0C81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(evidence)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5</w:t>
      </w:r>
      <w:r w:rsidRPr="00602E4B">
        <w:rPr>
          <w:rFonts w:ascii="Inter" w:hAnsi="Inter" w:cs="Courier New"/>
          <w:color w:val="ABB2BF"/>
          <w:sz w:val="18"/>
          <w:szCs w:val="18"/>
        </w:rPr>
        <w:t>:</w:t>
      </w:r>
    </w:p>
    <w:p w14:paraId="1DE1DD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CHALLENGE_REJECTED</w:t>
      </w:r>
    </w:p>
    <w:p w14:paraId="7D0521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EFD7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witness signatures</w:t>
      </w:r>
    </w:p>
    <w:p w14:paraId="3433AA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attestation </w:t>
      </w:r>
      <w:r w:rsidRPr="00602E4B">
        <w:rPr>
          <w:rFonts w:ascii="Inter" w:hAnsi="Inter" w:cs="Courier New"/>
          <w:color w:val="C678DD"/>
          <w:sz w:val="18"/>
          <w:szCs w:val="18"/>
        </w:rPr>
        <w:t>in</w:t>
      </w:r>
      <w:r w:rsidRPr="00602E4B">
        <w:rPr>
          <w:rFonts w:ascii="Inter" w:hAnsi="Inter" w:cs="Courier New"/>
          <w:color w:val="ABB2BF"/>
          <w:sz w:val="18"/>
          <w:szCs w:val="18"/>
        </w:rPr>
        <w:t xml:space="preserve"> evidence:</w:t>
      </w:r>
    </w:p>
    <w:p w14:paraId="3D3019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verify_witness_signature(attestation):</w:t>
      </w:r>
    </w:p>
    <w:p w14:paraId="794DB0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CHALLENGE_REJECTED</w:t>
      </w:r>
    </w:p>
    <w:p w14:paraId="3487D9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AA8E4F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witness_median </w:t>
      </w:r>
      <w:r w:rsidRPr="00602E4B">
        <w:rPr>
          <w:rFonts w:ascii="Inter" w:hAnsi="Inter" w:cs="Courier New"/>
          <w:color w:val="61AFEF"/>
          <w:sz w:val="18"/>
          <w:szCs w:val="18"/>
        </w:rPr>
        <w:t>=</w:t>
      </w:r>
      <w:r w:rsidRPr="00602E4B">
        <w:rPr>
          <w:rFonts w:ascii="Inter" w:hAnsi="Inter" w:cs="Courier New"/>
          <w:color w:val="ABB2BF"/>
          <w:sz w:val="18"/>
          <w:szCs w:val="18"/>
        </w:rPr>
        <w:t xml:space="preserve"> median([att.latency </w:t>
      </w:r>
      <w:r w:rsidRPr="00602E4B">
        <w:rPr>
          <w:rFonts w:ascii="Inter" w:hAnsi="Inter" w:cs="Courier New"/>
          <w:color w:val="C678DD"/>
          <w:sz w:val="18"/>
          <w:szCs w:val="18"/>
        </w:rPr>
        <w:t>for</w:t>
      </w:r>
      <w:r w:rsidRPr="00602E4B">
        <w:rPr>
          <w:rFonts w:ascii="Inter" w:hAnsi="Inter" w:cs="Courier New"/>
          <w:color w:val="ABB2BF"/>
          <w:sz w:val="18"/>
          <w:szCs w:val="18"/>
        </w:rPr>
        <w:t xml:space="preserve"> att </w:t>
      </w:r>
      <w:r w:rsidRPr="00602E4B">
        <w:rPr>
          <w:rFonts w:ascii="Inter" w:hAnsi="Inter" w:cs="Courier New"/>
          <w:color w:val="C678DD"/>
          <w:sz w:val="18"/>
          <w:szCs w:val="18"/>
        </w:rPr>
        <w:t>in</w:t>
      </w:r>
      <w:r w:rsidRPr="00602E4B">
        <w:rPr>
          <w:rFonts w:ascii="Inter" w:hAnsi="Inter" w:cs="Courier New"/>
          <w:color w:val="ABB2BF"/>
          <w:sz w:val="18"/>
          <w:szCs w:val="18"/>
        </w:rPr>
        <w:t xml:space="preserve"> evidence])</w:t>
      </w:r>
    </w:p>
    <w:p w14:paraId="1C65EC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D1D40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leader's claim differs by &gt;20% from witnesses</w:t>
      </w:r>
    </w:p>
    <w:p w14:paraId="3650C9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discrepancy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abs</w:t>
      </w:r>
      <w:r w:rsidRPr="00602E4B">
        <w:rPr>
          <w:rFonts w:ascii="Inter" w:hAnsi="Inter" w:cs="Courier New"/>
          <w:color w:val="ABB2BF"/>
          <w:sz w:val="18"/>
          <w:szCs w:val="18"/>
        </w:rPr>
        <w:t xml:space="preserve">(claimed_latency </w:t>
      </w:r>
      <w:r w:rsidRPr="00602E4B">
        <w:rPr>
          <w:rFonts w:ascii="Inter" w:hAnsi="Inter" w:cs="Courier New"/>
          <w:color w:val="61AFEF"/>
          <w:sz w:val="18"/>
          <w:szCs w:val="18"/>
        </w:rPr>
        <w:t>-</w:t>
      </w:r>
      <w:r w:rsidRPr="00602E4B">
        <w:rPr>
          <w:rFonts w:ascii="Inter" w:hAnsi="Inter" w:cs="Courier New"/>
          <w:color w:val="ABB2BF"/>
          <w:sz w:val="18"/>
          <w:szCs w:val="18"/>
        </w:rPr>
        <w:t xml:space="preserve"> witness_median) </w:t>
      </w:r>
      <w:r w:rsidRPr="00602E4B">
        <w:rPr>
          <w:rFonts w:ascii="Inter" w:hAnsi="Inter" w:cs="Courier New"/>
          <w:color w:val="61AFEF"/>
          <w:sz w:val="18"/>
          <w:szCs w:val="18"/>
        </w:rPr>
        <w:t>/</w:t>
      </w:r>
      <w:r w:rsidRPr="00602E4B">
        <w:rPr>
          <w:rFonts w:ascii="Inter" w:hAnsi="Inter" w:cs="Courier New"/>
          <w:color w:val="ABB2BF"/>
          <w:sz w:val="18"/>
          <w:szCs w:val="18"/>
        </w:rPr>
        <w:t xml:space="preserve"> witness_median</w:t>
      </w:r>
    </w:p>
    <w:p w14:paraId="5453A6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2825E4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discrepancy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0.20</w:t>
      </w:r>
      <w:r w:rsidRPr="00602E4B">
        <w:rPr>
          <w:rFonts w:ascii="Inter" w:hAnsi="Inter" w:cs="Courier New"/>
          <w:color w:val="ABB2BF"/>
          <w:sz w:val="18"/>
          <w:szCs w:val="18"/>
        </w:rPr>
        <w:t>:</w:t>
      </w:r>
    </w:p>
    <w:p w14:paraId="50BE77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Slash leader for false reporting (1% stake)</w:t>
      </w:r>
    </w:p>
    <w:p w14:paraId="35FB47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slash_leader(</w:t>
      </w:r>
      <w:r w:rsidRPr="00602E4B">
        <w:rPr>
          <w:rFonts w:ascii="Inter" w:hAnsi="Inter" w:cs="Courier New"/>
          <w:color w:val="98C379"/>
          <w:sz w:val="18"/>
          <w:szCs w:val="18"/>
        </w:rPr>
        <w:t>round</w:t>
      </w:r>
      <w:r w:rsidRPr="00602E4B">
        <w:rPr>
          <w:rFonts w:ascii="Inter" w:hAnsi="Inter" w:cs="Courier New"/>
          <w:color w:val="ABB2BF"/>
          <w:sz w:val="18"/>
          <w:szCs w:val="18"/>
        </w:rPr>
        <w:t>, amount</w:t>
      </w:r>
      <w:r w:rsidRPr="00602E4B">
        <w:rPr>
          <w:rFonts w:ascii="Inter" w:hAnsi="Inter" w:cs="Courier New"/>
          <w:color w:val="61AFEF"/>
          <w:sz w:val="18"/>
          <w:szCs w:val="18"/>
        </w:rPr>
        <w:t>=</w:t>
      </w:r>
      <w:r w:rsidRPr="00602E4B">
        <w:rPr>
          <w:rFonts w:ascii="Inter" w:hAnsi="Inter" w:cs="Courier New"/>
          <w:color w:val="D19A66"/>
          <w:sz w:val="18"/>
          <w:szCs w:val="18"/>
        </w:rPr>
        <w:t>0.01</w:t>
      </w:r>
      <w:r w:rsidRPr="00602E4B">
        <w:rPr>
          <w:rFonts w:ascii="Inter" w:hAnsi="Inter" w:cs="Courier New"/>
          <w:color w:val="ABB2BF"/>
          <w:sz w:val="18"/>
          <w:szCs w:val="18"/>
        </w:rPr>
        <w:t>, reason</w:t>
      </w:r>
      <w:r w:rsidRPr="00602E4B">
        <w:rPr>
          <w:rFonts w:ascii="Inter" w:hAnsi="Inter" w:cs="Courier New"/>
          <w:color w:val="61AFEF"/>
          <w:sz w:val="18"/>
          <w:szCs w:val="18"/>
        </w:rPr>
        <w:t>=</w:t>
      </w:r>
      <w:r w:rsidRPr="00602E4B">
        <w:rPr>
          <w:rFonts w:ascii="Inter" w:hAnsi="Inter" w:cs="Courier New"/>
          <w:color w:val="98C379"/>
          <w:sz w:val="18"/>
          <w:szCs w:val="18"/>
        </w:rPr>
        <w:t>"FALSE_PUNCTUALITY_REPORT"</w:t>
      </w:r>
      <w:r w:rsidRPr="00602E4B">
        <w:rPr>
          <w:rFonts w:ascii="Inter" w:hAnsi="Inter" w:cs="Courier New"/>
          <w:color w:val="ABB2BF"/>
          <w:sz w:val="18"/>
          <w:szCs w:val="18"/>
        </w:rPr>
        <w:t>)</w:t>
      </w:r>
    </w:p>
    <w:p w14:paraId="03FCCA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3F70E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Recompute rewards using witness data</w:t>
      </w:r>
    </w:p>
    <w:p w14:paraId="07FD00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recompute_rewards(</w:t>
      </w:r>
      <w:r w:rsidRPr="00602E4B">
        <w:rPr>
          <w:rFonts w:ascii="Inter" w:hAnsi="Inter" w:cs="Courier New"/>
          <w:color w:val="98C379"/>
          <w:sz w:val="18"/>
          <w:szCs w:val="18"/>
        </w:rPr>
        <w:t>round</w:t>
      </w:r>
      <w:r w:rsidRPr="00602E4B">
        <w:rPr>
          <w:rFonts w:ascii="Inter" w:hAnsi="Inter" w:cs="Courier New"/>
          <w:color w:val="ABB2BF"/>
          <w:sz w:val="18"/>
          <w:szCs w:val="18"/>
        </w:rPr>
        <w:t>, use_witness_latencies</w:t>
      </w:r>
      <w:r w:rsidRPr="00602E4B">
        <w:rPr>
          <w:rFonts w:ascii="Inter" w:hAnsi="Inter" w:cs="Courier New"/>
          <w:color w:val="61AFEF"/>
          <w:sz w:val="18"/>
          <w:szCs w:val="18"/>
        </w:rPr>
        <w:t>=</w:t>
      </w:r>
      <w:r w:rsidRPr="00602E4B">
        <w:rPr>
          <w:rFonts w:ascii="Inter" w:hAnsi="Inter" w:cs="Courier New"/>
          <w:color w:val="D19A66"/>
          <w:sz w:val="18"/>
          <w:szCs w:val="18"/>
        </w:rPr>
        <w:t>True</w:t>
      </w:r>
      <w:r w:rsidRPr="00602E4B">
        <w:rPr>
          <w:rFonts w:ascii="Inter" w:hAnsi="Inter" w:cs="Courier New"/>
          <w:color w:val="ABB2BF"/>
          <w:sz w:val="18"/>
          <w:szCs w:val="18"/>
        </w:rPr>
        <w:t>)</w:t>
      </w:r>
    </w:p>
    <w:p w14:paraId="0FFFEC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209C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Reward challenger (10% of slashed amount)</w:t>
      </w:r>
    </w:p>
    <w:p w14:paraId="460E94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reward_challenger(validator_id, amount</w:t>
      </w:r>
      <w:r w:rsidRPr="00602E4B">
        <w:rPr>
          <w:rFonts w:ascii="Inter" w:hAnsi="Inter" w:cs="Courier New"/>
          <w:color w:val="61AFEF"/>
          <w:sz w:val="18"/>
          <w:szCs w:val="18"/>
        </w:rPr>
        <w:t>=</w:t>
      </w:r>
      <w:r w:rsidRPr="00602E4B">
        <w:rPr>
          <w:rFonts w:ascii="Inter" w:hAnsi="Inter" w:cs="Courier New"/>
          <w:color w:val="D19A66"/>
          <w:sz w:val="18"/>
          <w:szCs w:val="18"/>
        </w:rPr>
        <w:t>0.001</w:t>
      </w:r>
      <w:r w:rsidRPr="00602E4B">
        <w:rPr>
          <w:rFonts w:ascii="Inter" w:hAnsi="Inter" w:cs="Courier New"/>
          <w:color w:val="ABB2BF"/>
          <w:sz w:val="18"/>
          <w:szCs w:val="18"/>
        </w:rPr>
        <w:t>)</w:t>
      </w:r>
    </w:p>
    <w:p w14:paraId="387167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1897C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CHALLENGE_ACCEPTED</w:t>
      </w:r>
    </w:p>
    <w:p w14:paraId="426EFE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71B01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CHALLENGE_REJECTED</w:t>
      </w:r>
    </w:p>
    <w:p w14:paraId="2226F18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Updated Punctuality Multiplier:</w:t>
      </w:r>
    </w:p>
    <w:p w14:paraId="4B0C22CE"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min</m:t>
          </m:r>
          <m:r>
            <w:rPr>
              <w:rFonts w:ascii="Cambria Math" w:hAnsi="Cambria Math"/>
              <w:sz w:val="18"/>
              <w:szCs w:val="18"/>
            </w:rPr>
            <m:t>⁡(1,</m:t>
          </m:r>
          <m:f>
            <m:fPr>
              <m:ctrlPr>
                <w:rPr>
                  <w:rFonts w:ascii="Cambria Math" w:hAnsi="Cambria Math"/>
                  <w:sz w:val="18"/>
                  <w:szCs w:val="18"/>
                </w:rPr>
              </m:ctrlPr>
            </m:fPr>
            <m:num>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ref</m:t>
                  </m:r>
                </m:sub>
              </m:sSub>
            </m:num>
            <m:den>
              <m:r>
                <m:rPr>
                  <m:nor/>
                </m:rPr>
                <w:rPr>
                  <w:rFonts w:ascii="Inter" w:hAnsi="Inter"/>
                  <w:sz w:val="18"/>
                  <w:szCs w:val="18"/>
                </w:rPr>
                <m:t>median</m:t>
              </m:r>
              <m: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leader</m:t>
                  </m:r>
                </m:sub>
              </m:sSub>
              <m: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witness</m:t>
                      </m:r>
                    </m:e>
                    <m:sub>
                      <m:r>
                        <w:rPr>
                          <w:rFonts w:ascii="Cambria Math" w:hAnsi="Cambria Math"/>
                          <w:sz w:val="18"/>
                          <w:szCs w:val="18"/>
                        </w:rPr>
                        <m:t>1</m:t>
                      </m:r>
                    </m:sub>
                  </m:sSub>
                </m:sub>
              </m:sSub>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witness</m:t>
                      </m:r>
                    </m:e>
                    <m:sub>
                      <m:r>
                        <w:rPr>
                          <w:rFonts w:ascii="Cambria Math" w:hAnsi="Cambria Math"/>
                          <w:sz w:val="18"/>
                          <w:szCs w:val="18"/>
                        </w:rPr>
                        <m:t>10</m:t>
                      </m:r>
                    </m:sub>
                  </m:sSub>
                </m:sub>
              </m:sSub>
              <m:r>
                <w:rPr>
                  <w:rFonts w:ascii="Cambria Math" w:hAnsi="Cambria Math"/>
                  <w:sz w:val="18"/>
                  <w:szCs w:val="18"/>
                </w:rPr>
                <m:t>)</m:t>
              </m:r>
            </m:den>
          </m:f>
          <m:r>
            <w:rPr>
              <w:rFonts w:ascii="Cambria Math" w:hAnsi="Cambria Math"/>
              <w:sz w:val="18"/>
              <w:szCs w:val="18"/>
            </w:rPr>
            <m:t>)</m:t>
          </m:r>
          <m:r>
            <m:rPr>
              <m:sty m:val="p"/>
            </m:rPr>
            <w:rPr>
              <w:rFonts w:ascii="Cambria Math" w:hAnsi="Cambria Math"/>
              <w:sz w:val="18"/>
              <w:szCs w:val="18"/>
            </w:rPr>
            <w:br/>
          </m:r>
        </m:oMath>
      </m:oMathPara>
    </w:p>
    <w:p w14:paraId="2BA0081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Notes:</w:t>
      </w:r>
    </w:p>
    <w:p w14:paraId="3563FAC1" w14:textId="77777777" w:rsidR="000F59A8" w:rsidRPr="00602E4B" w:rsidRDefault="000F59A8">
      <w:pPr>
        <w:numPr>
          <w:ilvl w:val="0"/>
          <w:numId w:val="106"/>
        </w:numPr>
        <w:spacing w:before="100" w:beforeAutospacing="1" w:after="100" w:afterAutospacing="1"/>
        <w:rPr>
          <w:rFonts w:ascii="Inter" w:hAnsi="Inter"/>
          <w:sz w:val="18"/>
          <w:szCs w:val="18"/>
        </w:rPr>
      </w:pPr>
      <w:r w:rsidRPr="00602E4B">
        <w:rPr>
          <w:rFonts w:ascii="Inter" w:hAnsi="Inter"/>
          <w:sz w:val="18"/>
          <w:szCs w:val="18"/>
        </w:rPr>
        <w:t xml:space="preserve">Witnesses are selected deterministically (VRF with seed = </w:t>
      </w:r>
      <w:r w:rsidRPr="00602E4B">
        <w:rPr>
          <w:rFonts w:ascii="Inter" w:hAnsi="Inter" w:cs="Courier New"/>
          <w:sz w:val="18"/>
          <w:szCs w:val="18"/>
        </w:rPr>
        <w:t>hash(round || "witnesses")</w:t>
      </w:r>
      <w:r w:rsidRPr="00602E4B">
        <w:rPr>
          <w:rFonts w:ascii="Inter" w:hAnsi="Inter"/>
          <w:sz w:val="18"/>
          <w:szCs w:val="18"/>
        </w:rPr>
        <w:t>) so all validators can independently verify</w:t>
      </w:r>
    </w:p>
    <w:p w14:paraId="57979D1F" w14:textId="77777777" w:rsidR="000F59A8" w:rsidRPr="00602E4B" w:rsidRDefault="000F59A8">
      <w:pPr>
        <w:numPr>
          <w:ilvl w:val="0"/>
          <w:numId w:val="106"/>
        </w:numPr>
        <w:spacing w:before="100" w:beforeAutospacing="1" w:after="100" w:afterAutospacing="1"/>
        <w:rPr>
          <w:rFonts w:ascii="Inter" w:hAnsi="Inter"/>
          <w:sz w:val="18"/>
          <w:szCs w:val="18"/>
        </w:rPr>
      </w:pPr>
      <w:r w:rsidRPr="00602E4B">
        <w:rPr>
          <w:rFonts w:ascii="Inter" w:hAnsi="Inter"/>
          <w:sz w:val="18"/>
          <w:szCs w:val="18"/>
        </w:rPr>
        <w:t>Witness attestations are optional but incentivized: witnesses earn 0.1% bonus for participation</w:t>
      </w:r>
    </w:p>
    <w:p w14:paraId="6E739463" w14:textId="77777777" w:rsidR="000F59A8" w:rsidRPr="00602E4B" w:rsidRDefault="000F59A8">
      <w:pPr>
        <w:numPr>
          <w:ilvl w:val="0"/>
          <w:numId w:val="106"/>
        </w:numPr>
        <w:spacing w:before="100" w:beforeAutospacing="1" w:after="100" w:afterAutospacing="1"/>
        <w:rPr>
          <w:rFonts w:ascii="Inter" w:hAnsi="Inter"/>
          <w:sz w:val="18"/>
          <w:szCs w:val="18"/>
        </w:rPr>
      </w:pPr>
      <w:r w:rsidRPr="00602E4B">
        <w:rPr>
          <w:rFonts w:ascii="Inter" w:hAnsi="Inter"/>
          <w:sz w:val="18"/>
          <w:szCs w:val="18"/>
        </w:rPr>
        <w:t>If &lt;5 witnesses respond, fallback to leader measurement (with higher scrutiny/slashing risk if challenged)</w:t>
      </w:r>
    </w:p>
    <w:p w14:paraId="631089E8" w14:textId="77777777" w:rsidR="000F59A8" w:rsidRPr="00602E4B" w:rsidRDefault="000F59A8">
      <w:pPr>
        <w:numPr>
          <w:ilvl w:val="0"/>
          <w:numId w:val="106"/>
        </w:numPr>
        <w:spacing w:before="100" w:beforeAutospacing="1" w:after="100" w:afterAutospacing="1"/>
        <w:rPr>
          <w:rFonts w:ascii="Inter" w:hAnsi="Inter"/>
          <w:sz w:val="18"/>
          <w:szCs w:val="18"/>
        </w:rPr>
      </w:pPr>
      <w:r w:rsidRPr="00602E4B">
        <w:rPr>
          <w:rFonts w:ascii="Inter" w:hAnsi="Inter"/>
          <w:b/>
          <w:bCs/>
          <w:sz w:val="18"/>
          <w:szCs w:val="18"/>
        </w:rPr>
        <w:t>Bridge signature latency</w:t>
      </w:r>
      <w:r w:rsidRPr="00602E4B">
        <w:rPr>
          <w:rFonts w:ascii="Inter" w:hAnsi="Inter"/>
          <w:sz w:val="18"/>
          <w:szCs w:val="18"/>
        </w:rPr>
        <w:t xml:space="preserve"> uses coordinator rotation to prevent single-point manipulation</w:t>
      </w:r>
    </w:p>
    <w:p w14:paraId="0C87715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Trade-offs:</w:t>
      </w:r>
    </w:p>
    <w:p w14:paraId="4314955D" w14:textId="77777777" w:rsidR="000F59A8" w:rsidRPr="00602E4B" w:rsidRDefault="000F59A8">
      <w:pPr>
        <w:numPr>
          <w:ilvl w:val="0"/>
          <w:numId w:val="107"/>
        </w:numPr>
        <w:spacing w:before="100" w:beforeAutospacing="1" w:after="100" w:afterAutospacing="1"/>
        <w:rPr>
          <w:rFonts w:ascii="Inter" w:hAnsi="Inter"/>
          <w:sz w:val="18"/>
          <w:szCs w:val="18"/>
        </w:rPr>
      </w:pPr>
      <w:r w:rsidRPr="00602E4B">
        <w:rPr>
          <w:rFonts w:ascii="Inter" w:hAnsi="Inter"/>
          <w:b/>
          <w:bCs/>
          <w:sz w:val="18"/>
          <w:szCs w:val="18"/>
        </w:rPr>
        <w:t>Increased Overhead:</w:t>
      </w:r>
      <w:r w:rsidRPr="00602E4B">
        <w:rPr>
          <w:rFonts w:ascii="Inter" w:hAnsi="Inter"/>
          <w:sz w:val="18"/>
          <w:szCs w:val="18"/>
        </w:rPr>
        <w:t xml:space="preserve"> Additional 10 attestation messages per round (~1-2KB per attestation = 10-20KB total)</w:t>
      </w:r>
    </w:p>
    <w:p w14:paraId="07B2DA72" w14:textId="77777777" w:rsidR="000F59A8" w:rsidRPr="00602E4B" w:rsidRDefault="000F59A8">
      <w:pPr>
        <w:numPr>
          <w:ilvl w:val="0"/>
          <w:numId w:val="107"/>
        </w:numPr>
        <w:spacing w:before="100" w:beforeAutospacing="1" w:after="100" w:afterAutospacing="1"/>
        <w:rPr>
          <w:rFonts w:ascii="Inter" w:hAnsi="Inter"/>
          <w:sz w:val="18"/>
          <w:szCs w:val="18"/>
        </w:rPr>
      </w:pPr>
      <w:r w:rsidRPr="00602E4B">
        <w:rPr>
          <w:rFonts w:ascii="Inter" w:hAnsi="Inter"/>
          <w:b/>
          <w:bCs/>
          <w:sz w:val="18"/>
          <w:szCs w:val="18"/>
        </w:rPr>
        <w:t>Improved Security:</w:t>
      </w:r>
      <w:r w:rsidRPr="00602E4B">
        <w:rPr>
          <w:rFonts w:ascii="Inter" w:hAnsi="Inter"/>
          <w:sz w:val="18"/>
          <w:szCs w:val="18"/>
        </w:rPr>
        <w:t xml:space="preserve"> Eliminates single point of failure in reward distribution</w:t>
      </w:r>
    </w:p>
    <w:p w14:paraId="7372E9BA" w14:textId="77777777" w:rsidR="000F59A8" w:rsidRPr="00602E4B" w:rsidRDefault="000F59A8">
      <w:pPr>
        <w:numPr>
          <w:ilvl w:val="0"/>
          <w:numId w:val="107"/>
        </w:numPr>
        <w:spacing w:before="100" w:beforeAutospacing="1" w:after="100" w:afterAutospacing="1"/>
        <w:rPr>
          <w:rFonts w:ascii="Inter" w:hAnsi="Inter"/>
          <w:sz w:val="18"/>
          <w:szCs w:val="18"/>
        </w:rPr>
      </w:pPr>
      <w:r w:rsidRPr="00602E4B">
        <w:rPr>
          <w:rFonts w:ascii="Inter" w:hAnsi="Inter"/>
          <w:b/>
          <w:bCs/>
          <w:sz w:val="18"/>
          <w:szCs w:val="18"/>
        </w:rPr>
        <w:t>Byzantine Resistance:</w:t>
      </w:r>
      <w:r w:rsidRPr="00602E4B">
        <w:rPr>
          <w:rFonts w:ascii="Inter" w:hAnsi="Inter"/>
          <w:sz w:val="18"/>
          <w:szCs w:val="18"/>
        </w:rPr>
        <w:t xml:space="preserve"> As long as &lt;50% of witnesses are Byzantine and colluding with leader, median remains honest</w:t>
      </w:r>
    </w:p>
    <w:p w14:paraId="1A7D8C1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Examples:</w:t>
      </w:r>
    </w:p>
    <w:p w14:paraId="5D75250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Reference latency: </w:t>
      </w:r>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ref</m:t>
            </m:r>
          </m:sub>
        </m:sSub>
        <m:r>
          <w:rPr>
            <w:rFonts w:ascii="Cambria Math" w:hAnsi="Cambria Math"/>
            <w:sz w:val="18"/>
            <w:szCs w:val="18"/>
          </w:rPr>
          <m:t>=500</m:t>
        </m:r>
      </m:oMath>
      <w:r w:rsidRPr="00602E4B">
        <w:rPr>
          <w:rFonts w:ascii="Inter" w:hAnsi="Inter"/>
          <w:sz w:val="18"/>
          <w:szCs w:val="18"/>
        </w:rPr>
        <w:t xml:space="preserve">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814"/>
        <w:gridCol w:w="1524"/>
        <w:gridCol w:w="556"/>
        <w:gridCol w:w="1846"/>
      </w:tblGrid>
      <w:tr w:rsidR="000F59A8" w:rsidRPr="00602E4B" w14:paraId="15966E79" w14:textId="77777777">
        <w:trPr>
          <w:tblHeader/>
          <w:tblCellSpacing w:w="15" w:type="dxa"/>
        </w:trPr>
        <w:tc>
          <w:tcPr>
            <w:tcW w:w="0" w:type="auto"/>
            <w:vAlign w:val="center"/>
            <w:hideMark/>
          </w:tcPr>
          <w:p w14:paraId="7219637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w:t>
            </w:r>
          </w:p>
        </w:tc>
        <w:tc>
          <w:tcPr>
            <w:tcW w:w="0" w:type="auto"/>
            <w:vAlign w:val="center"/>
            <w:hideMark/>
          </w:tcPr>
          <w:p w14:paraId="530AA13A"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vote</m:t>
                    </m:r>
                  </m:sub>
                </m:sSub>
              </m:oMath>
            </m:oMathPara>
          </w:p>
        </w:tc>
        <w:tc>
          <w:tcPr>
            <w:tcW w:w="0" w:type="auto"/>
            <w:vAlign w:val="center"/>
            <w:hideMark/>
          </w:tcPr>
          <w:p w14:paraId="59D820C9"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Computation</w:t>
            </w:r>
          </w:p>
        </w:tc>
        <w:tc>
          <w:tcPr>
            <w:tcW w:w="0" w:type="auto"/>
            <w:vAlign w:val="center"/>
            <w:hideMark/>
          </w:tcPr>
          <w:p w14:paraId="536E9C61"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m:oMathPara>
          </w:p>
        </w:tc>
        <w:tc>
          <w:tcPr>
            <w:tcW w:w="0" w:type="auto"/>
            <w:vAlign w:val="center"/>
            <w:hideMark/>
          </w:tcPr>
          <w:p w14:paraId="55721B8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Interpretation</w:t>
            </w:r>
          </w:p>
        </w:tc>
      </w:tr>
      <w:tr w:rsidR="000F59A8" w:rsidRPr="00602E4B" w14:paraId="791CB748" w14:textId="77777777">
        <w:trPr>
          <w:tblCellSpacing w:w="15" w:type="dxa"/>
        </w:trPr>
        <w:tc>
          <w:tcPr>
            <w:tcW w:w="0" w:type="auto"/>
            <w:vAlign w:val="center"/>
            <w:hideMark/>
          </w:tcPr>
          <w:p w14:paraId="4718D16D" w14:textId="77777777" w:rsidR="000F59A8" w:rsidRPr="00602E4B" w:rsidRDefault="000F59A8" w:rsidP="000F59A8">
            <w:pPr>
              <w:rPr>
                <w:rFonts w:ascii="Inter" w:hAnsi="Inter"/>
                <w:sz w:val="18"/>
                <w:szCs w:val="18"/>
              </w:rPr>
            </w:pPr>
            <w:r w:rsidRPr="00602E4B">
              <w:rPr>
                <w:rFonts w:ascii="Inter" w:hAnsi="Inter"/>
                <w:sz w:val="18"/>
                <w:szCs w:val="18"/>
              </w:rPr>
              <w:t>Julia</w:t>
            </w:r>
          </w:p>
        </w:tc>
        <w:tc>
          <w:tcPr>
            <w:tcW w:w="0" w:type="auto"/>
            <w:vAlign w:val="center"/>
            <w:hideMark/>
          </w:tcPr>
          <w:p w14:paraId="1E2728A7" w14:textId="77777777" w:rsidR="000F59A8" w:rsidRPr="00602E4B" w:rsidRDefault="000F59A8" w:rsidP="000F59A8">
            <w:pPr>
              <w:rPr>
                <w:rFonts w:ascii="Inter" w:hAnsi="Inter"/>
                <w:sz w:val="18"/>
                <w:szCs w:val="18"/>
              </w:rPr>
            </w:pPr>
            <w:r w:rsidRPr="00602E4B">
              <w:rPr>
                <w:rFonts w:ascii="Inter" w:hAnsi="Inter"/>
                <w:sz w:val="18"/>
                <w:szCs w:val="18"/>
              </w:rPr>
              <w:t>300 ms</w:t>
            </w:r>
          </w:p>
        </w:tc>
        <w:tc>
          <w:tcPr>
            <w:tcW w:w="0" w:type="auto"/>
            <w:vAlign w:val="center"/>
            <w:hideMark/>
          </w:tcPr>
          <w:p w14:paraId="5F4F5147" w14:textId="77777777" w:rsidR="000F59A8" w:rsidRPr="00602E4B" w:rsidRDefault="000F59A8" w:rsidP="000F59A8">
            <w:pPr>
              <w:rPr>
                <w:rFonts w:ascii="Inter" w:hAnsi="Inter"/>
                <w:sz w:val="18"/>
                <w:szCs w:val="18"/>
              </w:rPr>
            </w:pPr>
            <w:r w:rsidRPr="00602E4B">
              <w:rPr>
                <w:rFonts w:ascii="Inter" w:hAnsi="Inter"/>
                <w:sz w:val="18"/>
                <w:szCs w:val="18"/>
              </w:rPr>
              <w:t>min(1, 500/300)</w:t>
            </w:r>
          </w:p>
        </w:tc>
        <w:tc>
          <w:tcPr>
            <w:tcW w:w="0" w:type="auto"/>
            <w:vAlign w:val="center"/>
            <w:hideMark/>
          </w:tcPr>
          <w:p w14:paraId="00EDFCFE" w14:textId="77777777" w:rsidR="000F59A8" w:rsidRPr="00602E4B" w:rsidRDefault="000F59A8" w:rsidP="000F59A8">
            <w:pPr>
              <w:rPr>
                <w:rFonts w:ascii="Inter" w:hAnsi="Inter"/>
                <w:sz w:val="18"/>
                <w:szCs w:val="18"/>
              </w:rPr>
            </w:pPr>
            <w:r w:rsidRPr="00602E4B">
              <w:rPr>
                <w:rFonts w:ascii="Inter" w:hAnsi="Inter"/>
                <w:sz w:val="18"/>
                <w:szCs w:val="18"/>
              </w:rPr>
              <w:t>1.000</w:t>
            </w:r>
          </w:p>
        </w:tc>
        <w:tc>
          <w:tcPr>
            <w:tcW w:w="0" w:type="auto"/>
            <w:vAlign w:val="center"/>
            <w:hideMark/>
          </w:tcPr>
          <w:p w14:paraId="450F5AD7" w14:textId="77777777" w:rsidR="000F59A8" w:rsidRPr="00602E4B" w:rsidRDefault="000F59A8" w:rsidP="000F59A8">
            <w:pPr>
              <w:rPr>
                <w:rFonts w:ascii="Inter" w:hAnsi="Inter"/>
                <w:sz w:val="18"/>
                <w:szCs w:val="18"/>
              </w:rPr>
            </w:pPr>
            <w:r w:rsidRPr="00602E4B">
              <w:rPr>
                <w:rFonts w:ascii="Inter" w:hAnsi="Inter"/>
                <w:sz w:val="18"/>
                <w:szCs w:val="18"/>
              </w:rPr>
              <w:t>Full reward (capped)</w:t>
            </w:r>
          </w:p>
        </w:tc>
      </w:tr>
      <w:tr w:rsidR="000F59A8" w:rsidRPr="00602E4B" w14:paraId="07FBED77" w14:textId="77777777">
        <w:trPr>
          <w:tblCellSpacing w:w="15" w:type="dxa"/>
        </w:trPr>
        <w:tc>
          <w:tcPr>
            <w:tcW w:w="0" w:type="auto"/>
            <w:vAlign w:val="center"/>
            <w:hideMark/>
          </w:tcPr>
          <w:p w14:paraId="5DB02DE8" w14:textId="77777777" w:rsidR="000F59A8" w:rsidRPr="00602E4B" w:rsidRDefault="000F59A8" w:rsidP="000F59A8">
            <w:pPr>
              <w:rPr>
                <w:rFonts w:ascii="Inter" w:hAnsi="Inter"/>
                <w:sz w:val="18"/>
                <w:szCs w:val="18"/>
              </w:rPr>
            </w:pPr>
            <w:r w:rsidRPr="00602E4B">
              <w:rPr>
                <w:rFonts w:ascii="Inter" w:hAnsi="Inter"/>
                <w:sz w:val="18"/>
                <w:szCs w:val="18"/>
              </w:rPr>
              <w:t>Kevin</w:t>
            </w:r>
          </w:p>
        </w:tc>
        <w:tc>
          <w:tcPr>
            <w:tcW w:w="0" w:type="auto"/>
            <w:vAlign w:val="center"/>
            <w:hideMark/>
          </w:tcPr>
          <w:p w14:paraId="4ADDF493" w14:textId="77777777" w:rsidR="000F59A8" w:rsidRPr="00602E4B" w:rsidRDefault="000F59A8" w:rsidP="000F59A8">
            <w:pPr>
              <w:rPr>
                <w:rFonts w:ascii="Inter" w:hAnsi="Inter"/>
                <w:sz w:val="18"/>
                <w:szCs w:val="18"/>
              </w:rPr>
            </w:pPr>
            <w:r w:rsidRPr="00602E4B">
              <w:rPr>
                <w:rFonts w:ascii="Inter" w:hAnsi="Inter"/>
                <w:sz w:val="18"/>
                <w:szCs w:val="18"/>
              </w:rPr>
              <w:t>500 ms</w:t>
            </w:r>
          </w:p>
        </w:tc>
        <w:tc>
          <w:tcPr>
            <w:tcW w:w="0" w:type="auto"/>
            <w:vAlign w:val="center"/>
            <w:hideMark/>
          </w:tcPr>
          <w:p w14:paraId="3FFC7655" w14:textId="77777777" w:rsidR="000F59A8" w:rsidRPr="00602E4B" w:rsidRDefault="000F59A8" w:rsidP="000F59A8">
            <w:pPr>
              <w:rPr>
                <w:rFonts w:ascii="Inter" w:hAnsi="Inter"/>
                <w:sz w:val="18"/>
                <w:szCs w:val="18"/>
              </w:rPr>
            </w:pPr>
            <w:r w:rsidRPr="00602E4B">
              <w:rPr>
                <w:rFonts w:ascii="Inter" w:hAnsi="Inter"/>
                <w:sz w:val="18"/>
                <w:szCs w:val="18"/>
              </w:rPr>
              <w:t>min(1, 500/500)</w:t>
            </w:r>
          </w:p>
        </w:tc>
        <w:tc>
          <w:tcPr>
            <w:tcW w:w="0" w:type="auto"/>
            <w:vAlign w:val="center"/>
            <w:hideMark/>
          </w:tcPr>
          <w:p w14:paraId="535466EE" w14:textId="77777777" w:rsidR="000F59A8" w:rsidRPr="00602E4B" w:rsidRDefault="000F59A8" w:rsidP="000F59A8">
            <w:pPr>
              <w:rPr>
                <w:rFonts w:ascii="Inter" w:hAnsi="Inter"/>
                <w:sz w:val="18"/>
                <w:szCs w:val="18"/>
              </w:rPr>
            </w:pPr>
            <w:r w:rsidRPr="00602E4B">
              <w:rPr>
                <w:rFonts w:ascii="Inter" w:hAnsi="Inter"/>
                <w:sz w:val="18"/>
                <w:szCs w:val="18"/>
              </w:rPr>
              <w:t>1.000</w:t>
            </w:r>
          </w:p>
        </w:tc>
        <w:tc>
          <w:tcPr>
            <w:tcW w:w="0" w:type="auto"/>
            <w:vAlign w:val="center"/>
            <w:hideMark/>
          </w:tcPr>
          <w:p w14:paraId="67FDA04F" w14:textId="77777777" w:rsidR="000F59A8" w:rsidRPr="00602E4B" w:rsidRDefault="000F59A8" w:rsidP="000F59A8">
            <w:pPr>
              <w:rPr>
                <w:rFonts w:ascii="Inter" w:hAnsi="Inter"/>
                <w:sz w:val="18"/>
                <w:szCs w:val="18"/>
              </w:rPr>
            </w:pPr>
            <w:r w:rsidRPr="00602E4B">
              <w:rPr>
                <w:rFonts w:ascii="Inter" w:hAnsi="Inter"/>
                <w:sz w:val="18"/>
                <w:szCs w:val="18"/>
              </w:rPr>
              <w:t>At reference (full)</w:t>
            </w:r>
          </w:p>
        </w:tc>
      </w:tr>
      <w:tr w:rsidR="000F59A8" w:rsidRPr="00602E4B" w14:paraId="71D64157" w14:textId="77777777">
        <w:trPr>
          <w:tblCellSpacing w:w="15" w:type="dxa"/>
        </w:trPr>
        <w:tc>
          <w:tcPr>
            <w:tcW w:w="0" w:type="auto"/>
            <w:vAlign w:val="center"/>
            <w:hideMark/>
          </w:tcPr>
          <w:p w14:paraId="66D19DE2" w14:textId="77777777" w:rsidR="000F59A8" w:rsidRPr="00602E4B" w:rsidRDefault="000F59A8" w:rsidP="000F59A8">
            <w:pPr>
              <w:rPr>
                <w:rFonts w:ascii="Inter" w:hAnsi="Inter"/>
                <w:sz w:val="18"/>
                <w:szCs w:val="18"/>
              </w:rPr>
            </w:pPr>
            <w:r w:rsidRPr="00602E4B">
              <w:rPr>
                <w:rFonts w:ascii="Inter" w:hAnsi="Inter"/>
                <w:sz w:val="18"/>
                <w:szCs w:val="18"/>
              </w:rPr>
              <w:t>Laura</w:t>
            </w:r>
          </w:p>
        </w:tc>
        <w:tc>
          <w:tcPr>
            <w:tcW w:w="0" w:type="auto"/>
            <w:vAlign w:val="center"/>
            <w:hideMark/>
          </w:tcPr>
          <w:p w14:paraId="12A2D506" w14:textId="77777777" w:rsidR="000F59A8" w:rsidRPr="00602E4B" w:rsidRDefault="000F59A8" w:rsidP="000F59A8">
            <w:pPr>
              <w:rPr>
                <w:rFonts w:ascii="Inter" w:hAnsi="Inter"/>
                <w:sz w:val="18"/>
                <w:szCs w:val="18"/>
              </w:rPr>
            </w:pPr>
            <w:r w:rsidRPr="00602E4B">
              <w:rPr>
                <w:rFonts w:ascii="Inter" w:hAnsi="Inter"/>
                <w:sz w:val="18"/>
                <w:szCs w:val="18"/>
              </w:rPr>
              <w:t>800 ms</w:t>
            </w:r>
          </w:p>
        </w:tc>
        <w:tc>
          <w:tcPr>
            <w:tcW w:w="0" w:type="auto"/>
            <w:vAlign w:val="center"/>
            <w:hideMark/>
          </w:tcPr>
          <w:p w14:paraId="0BD30C91" w14:textId="77777777" w:rsidR="000F59A8" w:rsidRPr="00602E4B" w:rsidRDefault="000F59A8" w:rsidP="000F59A8">
            <w:pPr>
              <w:rPr>
                <w:rFonts w:ascii="Inter" w:hAnsi="Inter"/>
                <w:sz w:val="18"/>
                <w:szCs w:val="18"/>
              </w:rPr>
            </w:pPr>
            <w:r w:rsidRPr="00602E4B">
              <w:rPr>
                <w:rFonts w:ascii="Inter" w:hAnsi="Inter"/>
                <w:sz w:val="18"/>
                <w:szCs w:val="18"/>
              </w:rPr>
              <w:t>min(1, 500/800)</w:t>
            </w:r>
          </w:p>
        </w:tc>
        <w:tc>
          <w:tcPr>
            <w:tcW w:w="0" w:type="auto"/>
            <w:vAlign w:val="center"/>
            <w:hideMark/>
          </w:tcPr>
          <w:p w14:paraId="3A95D1CB" w14:textId="77777777" w:rsidR="000F59A8" w:rsidRPr="00602E4B" w:rsidRDefault="000F59A8" w:rsidP="000F59A8">
            <w:pPr>
              <w:rPr>
                <w:rFonts w:ascii="Inter" w:hAnsi="Inter"/>
                <w:sz w:val="18"/>
                <w:szCs w:val="18"/>
              </w:rPr>
            </w:pPr>
            <w:r w:rsidRPr="00602E4B">
              <w:rPr>
                <w:rFonts w:ascii="Inter" w:hAnsi="Inter"/>
                <w:sz w:val="18"/>
                <w:szCs w:val="18"/>
              </w:rPr>
              <w:t>0.625</w:t>
            </w:r>
          </w:p>
        </w:tc>
        <w:tc>
          <w:tcPr>
            <w:tcW w:w="0" w:type="auto"/>
            <w:vAlign w:val="center"/>
            <w:hideMark/>
          </w:tcPr>
          <w:p w14:paraId="209E3EA7" w14:textId="77777777" w:rsidR="000F59A8" w:rsidRPr="00602E4B" w:rsidRDefault="000F59A8" w:rsidP="000F59A8">
            <w:pPr>
              <w:rPr>
                <w:rFonts w:ascii="Inter" w:hAnsi="Inter"/>
                <w:sz w:val="18"/>
                <w:szCs w:val="18"/>
              </w:rPr>
            </w:pPr>
            <w:r w:rsidRPr="00602E4B">
              <w:rPr>
                <w:rFonts w:ascii="Inter" w:hAnsi="Inter"/>
                <w:sz w:val="18"/>
                <w:szCs w:val="18"/>
              </w:rPr>
              <w:t>62.5% reward</w:t>
            </w:r>
          </w:p>
        </w:tc>
      </w:tr>
      <w:tr w:rsidR="000F59A8" w:rsidRPr="00602E4B" w14:paraId="5E625E54" w14:textId="77777777">
        <w:trPr>
          <w:tblCellSpacing w:w="15" w:type="dxa"/>
        </w:trPr>
        <w:tc>
          <w:tcPr>
            <w:tcW w:w="0" w:type="auto"/>
            <w:vAlign w:val="center"/>
            <w:hideMark/>
          </w:tcPr>
          <w:p w14:paraId="43959B0B" w14:textId="77777777" w:rsidR="000F59A8" w:rsidRPr="00602E4B" w:rsidRDefault="000F59A8" w:rsidP="000F59A8">
            <w:pPr>
              <w:rPr>
                <w:rFonts w:ascii="Inter" w:hAnsi="Inter"/>
                <w:sz w:val="18"/>
                <w:szCs w:val="18"/>
              </w:rPr>
            </w:pPr>
            <w:r w:rsidRPr="00602E4B">
              <w:rPr>
                <w:rFonts w:ascii="Inter" w:hAnsi="Inter"/>
                <w:sz w:val="18"/>
                <w:szCs w:val="18"/>
              </w:rPr>
              <w:t>Mike</w:t>
            </w:r>
          </w:p>
        </w:tc>
        <w:tc>
          <w:tcPr>
            <w:tcW w:w="0" w:type="auto"/>
            <w:vAlign w:val="center"/>
            <w:hideMark/>
          </w:tcPr>
          <w:p w14:paraId="5D69D92C" w14:textId="77777777" w:rsidR="000F59A8" w:rsidRPr="00602E4B" w:rsidRDefault="000F59A8" w:rsidP="000F59A8">
            <w:pPr>
              <w:rPr>
                <w:rFonts w:ascii="Inter" w:hAnsi="Inter"/>
                <w:sz w:val="18"/>
                <w:szCs w:val="18"/>
              </w:rPr>
            </w:pPr>
            <w:r w:rsidRPr="00602E4B">
              <w:rPr>
                <w:rFonts w:ascii="Inter" w:hAnsi="Inter"/>
                <w:sz w:val="18"/>
                <w:szCs w:val="18"/>
              </w:rPr>
              <w:t>1200 ms</w:t>
            </w:r>
          </w:p>
        </w:tc>
        <w:tc>
          <w:tcPr>
            <w:tcW w:w="0" w:type="auto"/>
            <w:vAlign w:val="center"/>
            <w:hideMark/>
          </w:tcPr>
          <w:p w14:paraId="40BD6791" w14:textId="77777777" w:rsidR="000F59A8" w:rsidRPr="00602E4B" w:rsidRDefault="000F59A8" w:rsidP="000F59A8">
            <w:pPr>
              <w:rPr>
                <w:rFonts w:ascii="Inter" w:hAnsi="Inter"/>
                <w:sz w:val="18"/>
                <w:szCs w:val="18"/>
              </w:rPr>
            </w:pPr>
            <w:r w:rsidRPr="00602E4B">
              <w:rPr>
                <w:rFonts w:ascii="Inter" w:hAnsi="Inter"/>
                <w:sz w:val="18"/>
                <w:szCs w:val="18"/>
              </w:rPr>
              <w:t>min(1, 500/1200)</w:t>
            </w:r>
          </w:p>
        </w:tc>
        <w:tc>
          <w:tcPr>
            <w:tcW w:w="0" w:type="auto"/>
            <w:vAlign w:val="center"/>
            <w:hideMark/>
          </w:tcPr>
          <w:p w14:paraId="3D3B05CF" w14:textId="77777777" w:rsidR="000F59A8" w:rsidRPr="00602E4B" w:rsidRDefault="000F59A8" w:rsidP="000F59A8">
            <w:pPr>
              <w:rPr>
                <w:rFonts w:ascii="Inter" w:hAnsi="Inter"/>
                <w:sz w:val="18"/>
                <w:szCs w:val="18"/>
              </w:rPr>
            </w:pPr>
            <w:r w:rsidRPr="00602E4B">
              <w:rPr>
                <w:rFonts w:ascii="Inter" w:hAnsi="Inter"/>
                <w:sz w:val="18"/>
                <w:szCs w:val="18"/>
              </w:rPr>
              <w:t>0.417</w:t>
            </w:r>
          </w:p>
        </w:tc>
        <w:tc>
          <w:tcPr>
            <w:tcW w:w="0" w:type="auto"/>
            <w:vAlign w:val="center"/>
            <w:hideMark/>
          </w:tcPr>
          <w:p w14:paraId="1C5AB1C4" w14:textId="77777777" w:rsidR="000F59A8" w:rsidRPr="00602E4B" w:rsidRDefault="000F59A8" w:rsidP="000F59A8">
            <w:pPr>
              <w:rPr>
                <w:rFonts w:ascii="Inter" w:hAnsi="Inter"/>
                <w:sz w:val="18"/>
                <w:szCs w:val="18"/>
              </w:rPr>
            </w:pPr>
            <w:r w:rsidRPr="00602E4B">
              <w:rPr>
                <w:rFonts w:ascii="Inter" w:hAnsi="Inter"/>
                <w:sz w:val="18"/>
                <w:szCs w:val="18"/>
              </w:rPr>
              <w:t>41.7% reward</w:t>
            </w:r>
          </w:p>
        </w:tc>
      </w:tr>
      <w:tr w:rsidR="000F59A8" w:rsidRPr="00602E4B" w14:paraId="0A688DAA" w14:textId="77777777">
        <w:trPr>
          <w:tblCellSpacing w:w="15" w:type="dxa"/>
        </w:trPr>
        <w:tc>
          <w:tcPr>
            <w:tcW w:w="0" w:type="auto"/>
            <w:vAlign w:val="center"/>
            <w:hideMark/>
          </w:tcPr>
          <w:p w14:paraId="7EC9AA35" w14:textId="77777777" w:rsidR="000F59A8" w:rsidRPr="00602E4B" w:rsidRDefault="000F59A8" w:rsidP="000F59A8">
            <w:pPr>
              <w:rPr>
                <w:rFonts w:ascii="Inter" w:hAnsi="Inter"/>
                <w:sz w:val="18"/>
                <w:szCs w:val="18"/>
              </w:rPr>
            </w:pPr>
            <w:r w:rsidRPr="00602E4B">
              <w:rPr>
                <w:rFonts w:ascii="Inter" w:hAnsi="Inter"/>
                <w:sz w:val="18"/>
                <w:szCs w:val="18"/>
              </w:rPr>
              <w:t>Nina</w:t>
            </w:r>
          </w:p>
        </w:tc>
        <w:tc>
          <w:tcPr>
            <w:tcW w:w="0" w:type="auto"/>
            <w:vAlign w:val="center"/>
            <w:hideMark/>
          </w:tcPr>
          <w:p w14:paraId="1993B076" w14:textId="77777777" w:rsidR="000F59A8" w:rsidRPr="00602E4B" w:rsidRDefault="000F59A8" w:rsidP="000F59A8">
            <w:pPr>
              <w:rPr>
                <w:rFonts w:ascii="Inter" w:hAnsi="Inter"/>
                <w:sz w:val="18"/>
                <w:szCs w:val="18"/>
              </w:rPr>
            </w:pPr>
            <w:r w:rsidRPr="00602E4B">
              <w:rPr>
                <w:rFonts w:ascii="Inter" w:hAnsi="Inter"/>
                <w:sz w:val="18"/>
                <w:szCs w:val="18"/>
              </w:rPr>
              <w:t>2000 ms</w:t>
            </w:r>
          </w:p>
        </w:tc>
        <w:tc>
          <w:tcPr>
            <w:tcW w:w="0" w:type="auto"/>
            <w:vAlign w:val="center"/>
            <w:hideMark/>
          </w:tcPr>
          <w:p w14:paraId="51E5666C" w14:textId="77777777" w:rsidR="000F59A8" w:rsidRPr="00602E4B" w:rsidRDefault="000F59A8" w:rsidP="000F59A8">
            <w:pPr>
              <w:rPr>
                <w:rFonts w:ascii="Inter" w:hAnsi="Inter"/>
                <w:sz w:val="18"/>
                <w:szCs w:val="18"/>
              </w:rPr>
            </w:pPr>
            <w:r w:rsidRPr="00602E4B">
              <w:rPr>
                <w:rFonts w:ascii="Inter" w:hAnsi="Inter"/>
                <w:sz w:val="18"/>
                <w:szCs w:val="18"/>
              </w:rPr>
              <w:t>min(1, 500/2000)</w:t>
            </w:r>
          </w:p>
        </w:tc>
        <w:tc>
          <w:tcPr>
            <w:tcW w:w="0" w:type="auto"/>
            <w:vAlign w:val="center"/>
            <w:hideMark/>
          </w:tcPr>
          <w:p w14:paraId="689728FB" w14:textId="77777777" w:rsidR="000F59A8" w:rsidRPr="00602E4B" w:rsidRDefault="000F59A8" w:rsidP="000F59A8">
            <w:pPr>
              <w:rPr>
                <w:rFonts w:ascii="Inter" w:hAnsi="Inter"/>
                <w:sz w:val="18"/>
                <w:szCs w:val="18"/>
              </w:rPr>
            </w:pPr>
            <w:r w:rsidRPr="00602E4B">
              <w:rPr>
                <w:rFonts w:ascii="Inter" w:hAnsi="Inter"/>
                <w:sz w:val="18"/>
                <w:szCs w:val="18"/>
              </w:rPr>
              <w:t>0.250</w:t>
            </w:r>
          </w:p>
        </w:tc>
        <w:tc>
          <w:tcPr>
            <w:tcW w:w="0" w:type="auto"/>
            <w:vAlign w:val="center"/>
            <w:hideMark/>
          </w:tcPr>
          <w:p w14:paraId="0A0C06AB" w14:textId="77777777" w:rsidR="000F59A8" w:rsidRPr="00602E4B" w:rsidRDefault="000F59A8" w:rsidP="000F59A8">
            <w:pPr>
              <w:rPr>
                <w:rFonts w:ascii="Inter" w:hAnsi="Inter"/>
                <w:sz w:val="18"/>
                <w:szCs w:val="18"/>
              </w:rPr>
            </w:pPr>
            <w:r w:rsidRPr="00602E4B">
              <w:rPr>
                <w:rFonts w:ascii="Inter" w:hAnsi="Inter"/>
                <w:sz w:val="18"/>
                <w:szCs w:val="18"/>
              </w:rPr>
              <w:t>25% reward</w:t>
            </w:r>
          </w:p>
        </w:tc>
      </w:tr>
    </w:tbl>
    <w:p w14:paraId="680F676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Signature Latency Example:</w:t>
      </w:r>
    </w:p>
    <w:p w14:paraId="31FFDB6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Ethereum event detected at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w:r w:rsidRPr="00602E4B">
        <w:rPr>
          <w:rFonts w:ascii="Inter" w:hAnsi="Inter"/>
          <w:sz w:val="18"/>
          <w:szCs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399"/>
        <w:gridCol w:w="766"/>
        <w:gridCol w:w="1813"/>
      </w:tblGrid>
      <w:tr w:rsidR="000F59A8" w:rsidRPr="00602E4B" w14:paraId="76DCC693" w14:textId="77777777">
        <w:trPr>
          <w:tblHeader/>
          <w:tblCellSpacing w:w="15" w:type="dxa"/>
        </w:trPr>
        <w:tc>
          <w:tcPr>
            <w:tcW w:w="0" w:type="auto"/>
            <w:vAlign w:val="center"/>
            <w:hideMark/>
          </w:tcPr>
          <w:p w14:paraId="3F90BC3C"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lastRenderedPageBreak/>
              <w:t>Relayer</w:t>
            </w:r>
          </w:p>
        </w:tc>
        <w:tc>
          <w:tcPr>
            <w:tcW w:w="0" w:type="auto"/>
            <w:vAlign w:val="center"/>
            <w:hideMark/>
          </w:tcPr>
          <w:p w14:paraId="2E921E05"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Signature Time</w:t>
            </w:r>
          </w:p>
        </w:tc>
        <w:tc>
          <w:tcPr>
            <w:tcW w:w="0" w:type="auto"/>
            <w:vAlign w:val="center"/>
            <w:hideMark/>
          </w:tcPr>
          <w:p w14:paraId="36965F9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Latency</w:t>
            </w:r>
          </w:p>
        </w:tc>
        <w:tc>
          <w:tcPr>
            <w:tcW w:w="0" w:type="auto"/>
            <w:vAlign w:val="center"/>
            <w:hideMark/>
          </w:tcPr>
          <w:p w14:paraId="41DDD90E" w14:textId="77777777" w:rsidR="000F59A8" w:rsidRPr="00602E4B" w:rsidRDefault="00000000" w:rsidP="000F59A8">
            <w:pPr>
              <w:jc w:val="center"/>
              <w:rPr>
                <w:rFonts w:ascii="Inter" w:hAnsi="Inter"/>
                <w:b/>
                <w:bCs/>
                <w:sz w:val="18"/>
                <w:szCs w:val="18"/>
              </w:rPr>
            </w:pP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000F59A8" w:rsidRPr="00602E4B">
              <w:rPr>
                <w:rFonts w:ascii="Inter" w:hAnsi="Inter"/>
                <w:b/>
                <w:bCs/>
                <w:sz w:val="18"/>
                <w:szCs w:val="18"/>
              </w:rPr>
              <w:t>(</w:t>
            </w:r>
            <m:oMath>
              <m:sSubSup>
                <m:sSubSupPr>
                  <m:ctrlPr>
                    <w:rPr>
                      <w:rFonts w:ascii="Cambria Math" w:hAnsi="Cambria Math"/>
                      <w:sz w:val="18"/>
                      <w:szCs w:val="18"/>
                    </w:rPr>
                  </m:ctrlPr>
                </m:sSubSupPr>
                <m:e>
                  <m:r>
                    <m:rPr>
                      <m:sty m:val="p"/>
                    </m:rPr>
                    <w:rPr>
                      <w:rFonts w:ascii="Cambria Math" w:hAnsi="Cambria Math"/>
                      <w:sz w:val="18"/>
                      <w:szCs w:val="18"/>
                    </w:rPr>
                    <m:t>Δ</m:t>
                  </m:r>
                </m:e>
                <m:sub>
                  <m:r>
                    <m:rPr>
                      <m:nor/>
                    </m:rPr>
                    <w:rPr>
                      <w:rFonts w:ascii="Inter" w:hAnsi="Inter"/>
                      <w:sz w:val="18"/>
                      <w:szCs w:val="18"/>
                    </w:rPr>
                    <m:t>ref</m:t>
                  </m:r>
                </m:sub>
                <m:sup>
                  <m:r>
                    <m:rPr>
                      <m:nor/>
                    </m:rPr>
                    <w:rPr>
                      <w:rFonts w:ascii="Inter" w:hAnsi="Inter"/>
                      <w:sz w:val="18"/>
                      <w:szCs w:val="18"/>
                    </w:rPr>
                    <m:t>bridge</m:t>
                  </m:r>
                </m:sup>
              </m:sSubSup>
              <m:r>
                <w:rPr>
                  <w:rFonts w:ascii="Cambria Math" w:hAnsi="Cambria Math"/>
                  <w:sz w:val="18"/>
                  <w:szCs w:val="18"/>
                </w:rPr>
                <m:t>=2000</m:t>
              </m:r>
            </m:oMath>
            <w:r w:rsidR="000F59A8" w:rsidRPr="00602E4B">
              <w:rPr>
                <w:rFonts w:ascii="Inter" w:hAnsi="Inter"/>
                <w:b/>
                <w:bCs/>
                <w:sz w:val="18"/>
                <w:szCs w:val="18"/>
              </w:rPr>
              <w:t xml:space="preserve">ms) </w:t>
            </w:r>
          </w:p>
        </w:tc>
      </w:tr>
      <w:tr w:rsidR="000F59A8" w:rsidRPr="00602E4B" w14:paraId="0378631A" w14:textId="77777777">
        <w:trPr>
          <w:tblCellSpacing w:w="15" w:type="dxa"/>
        </w:trPr>
        <w:tc>
          <w:tcPr>
            <w:tcW w:w="0" w:type="auto"/>
            <w:vAlign w:val="center"/>
            <w:hideMark/>
          </w:tcPr>
          <w:p w14:paraId="0EBAE31A" w14:textId="77777777" w:rsidR="000F59A8" w:rsidRPr="00602E4B" w:rsidRDefault="000F59A8" w:rsidP="000F59A8">
            <w:pPr>
              <w:rPr>
                <w:rFonts w:ascii="Inter" w:hAnsi="Inter"/>
                <w:sz w:val="18"/>
                <w:szCs w:val="18"/>
              </w:rPr>
            </w:pPr>
            <w:r w:rsidRPr="00602E4B">
              <w:rPr>
                <w:rFonts w:ascii="Inter" w:hAnsi="Inter"/>
                <w:sz w:val="18"/>
                <w:szCs w:val="18"/>
              </w:rPr>
              <w:t>Oscar</w:t>
            </w:r>
          </w:p>
        </w:tc>
        <w:tc>
          <w:tcPr>
            <w:tcW w:w="0" w:type="auto"/>
            <w:vAlign w:val="center"/>
            <w:hideMark/>
          </w:tcPr>
          <w:p w14:paraId="32A70CED"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+1.2s</m:t>
                </m:r>
              </m:oMath>
            </m:oMathPara>
          </w:p>
        </w:tc>
        <w:tc>
          <w:tcPr>
            <w:tcW w:w="0" w:type="auto"/>
            <w:vAlign w:val="center"/>
            <w:hideMark/>
          </w:tcPr>
          <w:p w14:paraId="4DA7A794" w14:textId="77777777" w:rsidR="000F59A8" w:rsidRPr="00602E4B" w:rsidRDefault="000F59A8" w:rsidP="000F59A8">
            <w:pPr>
              <w:rPr>
                <w:rFonts w:ascii="Inter" w:hAnsi="Inter"/>
                <w:sz w:val="18"/>
                <w:szCs w:val="18"/>
              </w:rPr>
            </w:pPr>
            <w:r w:rsidRPr="00602E4B">
              <w:rPr>
                <w:rFonts w:ascii="Inter" w:hAnsi="Inter"/>
                <w:sz w:val="18"/>
                <w:szCs w:val="18"/>
              </w:rPr>
              <w:t>1200ms</w:t>
            </w:r>
          </w:p>
        </w:tc>
        <w:tc>
          <w:tcPr>
            <w:tcW w:w="0" w:type="auto"/>
            <w:vAlign w:val="center"/>
            <w:hideMark/>
          </w:tcPr>
          <w:p w14:paraId="33D4BD8C" w14:textId="77777777" w:rsidR="000F59A8" w:rsidRPr="00602E4B" w:rsidRDefault="000F59A8" w:rsidP="000F59A8">
            <w:pPr>
              <w:rPr>
                <w:rFonts w:ascii="Inter" w:hAnsi="Inter"/>
                <w:sz w:val="18"/>
                <w:szCs w:val="18"/>
              </w:rPr>
            </w:pPr>
            <w:r w:rsidRPr="00602E4B">
              <w:rPr>
                <w:rFonts w:ascii="Inter" w:hAnsi="Inter"/>
                <w:sz w:val="18"/>
                <w:szCs w:val="18"/>
              </w:rPr>
              <w:t>1.000 (capped)</w:t>
            </w:r>
          </w:p>
        </w:tc>
      </w:tr>
      <w:tr w:rsidR="000F59A8" w:rsidRPr="00602E4B" w14:paraId="0D12FFF0" w14:textId="77777777">
        <w:trPr>
          <w:tblCellSpacing w:w="15" w:type="dxa"/>
        </w:trPr>
        <w:tc>
          <w:tcPr>
            <w:tcW w:w="0" w:type="auto"/>
            <w:vAlign w:val="center"/>
            <w:hideMark/>
          </w:tcPr>
          <w:p w14:paraId="3C7E9B9C" w14:textId="77777777" w:rsidR="000F59A8" w:rsidRPr="00602E4B" w:rsidRDefault="000F59A8" w:rsidP="000F59A8">
            <w:pPr>
              <w:rPr>
                <w:rFonts w:ascii="Inter" w:hAnsi="Inter"/>
                <w:sz w:val="18"/>
                <w:szCs w:val="18"/>
              </w:rPr>
            </w:pPr>
            <w:r w:rsidRPr="00602E4B">
              <w:rPr>
                <w:rFonts w:ascii="Inter" w:hAnsi="Inter"/>
                <w:sz w:val="18"/>
                <w:szCs w:val="18"/>
              </w:rPr>
              <w:t>Paula</w:t>
            </w:r>
          </w:p>
        </w:tc>
        <w:tc>
          <w:tcPr>
            <w:tcW w:w="0" w:type="auto"/>
            <w:vAlign w:val="center"/>
            <w:hideMark/>
          </w:tcPr>
          <w:p w14:paraId="60248E3B"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+1.8s</m:t>
                </m:r>
              </m:oMath>
            </m:oMathPara>
          </w:p>
        </w:tc>
        <w:tc>
          <w:tcPr>
            <w:tcW w:w="0" w:type="auto"/>
            <w:vAlign w:val="center"/>
            <w:hideMark/>
          </w:tcPr>
          <w:p w14:paraId="7571501C" w14:textId="77777777" w:rsidR="000F59A8" w:rsidRPr="00602E4B" w:rsidRDefault="000F59A8" w:rsidP="000F59A8">
            <w:pPr>
              <w:rPr>
                <w:rFonts w:ascii="Inter" w:hAnsi="Inter"/>
                <w:sz w:val="18"/>
                <w:szCs w:val="18"/>
              </w:rPr>
            </w:pPr>
            <w:r w:rsidRPr="00602E4B">
              <w:rPr>
                <w:rFonts w:ascii="Inter" w:hAnsi="Inter"/>
                <w:sz w:val="18"/>
                <w:szCs w:val="18"/>
              </w:rPr>
              <w:t>1800ms</w:t>
            </w:r>
          </w:p>
        </w:tc>
        <w:tc>
          <w:tcPr>
            <w:tcW w:w="0" w:type="auto"/>
            <w:vAlign w:val="center"/>
            <w:hideMark/>
          </w:tcPr>
          <w:p w14:paraId="171B4AD8" w14:textId="77777777" w:rsidR="000F59A8" w:rsidRPr="00602E4B" w:rsidRDefault="000F59A8" w:rsidP="000F59A8">
            <w:pPr>
              <w:rPr>
                <w:rFonts w:ascii="Inter" w:hAnsi="Inter"/>
                <w:sz w:val="18"/>
                <w:szCs w:val="18"/>
              </w:rPr>
            </w:pPr>
            <w:r w:rsidRPr="00602E4B">
              <w:rPr>
                <w:rFonts w:ascii="Inter" w:hAnsi="Inter"/>
                <w:sz w:val="18"/>
                <w:szCs w:val="18"/>
              </w:rPr>
              <w:t>1.000 (at reference)</w:t>
            </w:r>
          </w:p>
        </w:tc>
      </w:tr>
      <w:tr w:rsidR="000F59A8" w:rsidRPr="00602E4B" w14:paraId="63735513" w14:textId="77777777">
        <w:trPr>
          <w:tblCellSpacing w:w="15" w:type="dxa"/>
        </w:trPr>
        <w:tc>
          <w:tcPr>
            <w:tcW w:w="0" w:type="auto"/>
            <w:vAlign w:val="center"/>
            <w:hideMark/>
          </w:tcPr>
          <w:p w14:paraId="2CF147E5" w14:textId="77777777" w:rsidR="000F59A8" w:rsidRPr="00602E4B" w:rsidRDefault="000F59A8" w:rsidP="000F59A8">
            <w:pPr>
              <w:rPr>
                <w:rFonts w:ascii="Inter" w:hAnsi="Inter"/>
                <w:sz w:val="18"/>
                <w:szCs w:val="18"/>
              </w:rPr>
            </w:pPr>
            <w:r w:rsidRPr="00602E4B">
              <w:rPr>
                <w:rFonts w:ascii="Inter" w:hAnsi="Inter"/>
                <w:sz w:val="18"/>
                <w:szCs w:val="18"/>
              </w:rPr>
              <w:t>Quinn</w:t>
            </w:r>
          </w:p>
        </w:tc>
        <w:tc>
          <w:tcPr>
            <w:tcW w:w="0" w:type="auto"/>
            <w:vAlign w:val="center"/>
            <w:hideMark/>
          </w:tcPr>
          <w:p w14:paraId="3F5FEE63"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+3.5s</m:t>
                </m:r>
              </m:oMath>
            </m:oMathPara>
          </w:p>
        </w:tc>
        <w:tc>
          <w:tcPr>
            <w:tcW w:w="0" w:type="auto"/>
            <w:vAlign w:val="center"/>
            <w:hideMark/>
          </w:tcPr>
          <w:p w14:paraId="5E492FC5" w14:textId="77777777" w:rsidR="000F59A8" w:rsidRPr="00602E4B" w:rsidRDefault="000F59A8" w:rsidP="000F59A8">
            <w:pPr>
              <w:rPr>
                <w:rFonts w:ascii="Inter" w:hAnsi="Inter"/>
                <w:sz w:val="18"/>
                <w:szCs w:val="18"/>
              </w:rPr>
            </w:pPr>
            <w:r w:rsidRPr="00602E4B">
              <w:rPr>
                <w:rFonts w:ascii="Inter" w:hAnsi="Inter"/>
                <w:sz w:val="18"/>
                <w:szCs w:val="18"/>
              </w:rPr>
              <w:t>3500ms</w:t>
            </w:r>
          </w:p>
        </w:tc>
        <w:tc>
          <w:tcPr>
            <w:tcW w:w="0" w:type="auto"/>
            <w:vAlign w:val="center"/>
            <w:hideMark/>
          </w:tcPr>
          <w:p w14:paraId="38BA704F" w14:textId="77777777" w:rsidR="000F59A8" w:rsidRPr="00602E4B" w:rsidRDefault="000F59A8" w:rsidP="000F59A8">
            <w:pPr>
              <w:rPr>
                <w:rFonts w:ascii="Inter" w:hAnsi="Inter"/>
                <w:sz w:val="18"/>
                <w:szCs w:val="18"/>
              </w:rPr>
            </w:pPr>
            <w:r w:rsidRPr="00602E4B">
              <w:rPr>
                <w:rFonts w:ascii="Inter" w:hAnsi="Inter"/>
                <w:sz w:val="18"/>
                <w:szCs w:val="18"/>
              </w:rPr>
              <w:t>0.571</w:t>
            </w:r>
          </w:p>
        </w:tc>
      </w:tr>
      <w:tr w:rsidR="000F59A8" w:rsidRPr="00602E4B" w14:paraId="0CBFB015" w14:textId="77777777">
        <w:trPr>
          <w:tblCellSpacing w:w="15" w:type="dxa"/>
        </w:trPr>
        <w:tc>
          <w:tcPr>
            <w:tcW w:w="0" w:type="auto"/>
            <w:vAlign w:val="center"/>
            <w:hideMark/>
          </w:tcPr>
          <w:p w14:paraId="5A939397" w14:textId="77777777" w:rsidR="000F59A8" w:rsidRPr="00602E4B" w:rsidRDefault="000F59A8" w:rsidP="000F59A8">
            <w:pPr>
              <w:rPr>
                <w:rFonts w:ascii="Inter" w:hAnsi="Inter"/>
                <w:sz w:val="18"/>
                <w:szCs w:val="18"/>
              </w:rPr>
            </w:pPr>
            <w:r w:rsidRPr="00602E4B">
              <w:rPr>
                <w:rFonts w:ascii="Inter" w:hAnsi="Inter"/>
                <w:sz w:val="18"/>
                <w:szCs w:val="18"/>
              </w:rPr>
              <w:t>Rachel</w:t>
            </w:r>
          </w:p>
        </w:tc>
        <w:tc>
          <w:tcPr>
            <w:tcW w:w="0" w:type="auto"/>
            <w:vAlign w:val="center"/>
            <w:hideMark/>
          </w:tcPr>
          <w:p w14:paraId="6A91F1F4"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+6.0s</m:t>
                </m:r>
              </m:oMath>
            </m:oMathPara>
          </w:p>
        </w:tc>
        <w:tc>
          <w:tcPr>
            <w:tcW w:w="0" w:type="auto"/>
            <w:vAlign w:val="center"/>
            <w:hideMark/>
          </w:tcPr>
          <w:p w14:paraId="7BFBFF45" w14:textId="77777777" w:rsidR="000F59A8" w:rsidRPr="00602E4B" w:rsidRDefault="000F59A8" w:rsidP="000F59A8">
            <w:pPr>
              <w:rPr>
                <w:rFonts w:ascii="Inter" w:hAnsi="Inter"/>
                <w:sz w:val="18"/>
                <w:szCs w:val="18"/>
              </w:rPr>
            </w:pPr>
            <w:r w:rsidRPr="00602E4B">
              <w:rPr>
                <w:rFonts w:ascii="Inter" w:hAnsi="Inter"/>
                <w:sz w:val="18"/>
                <w:szCs w:val="18"/>
              </w:rPr>
              <w:t>6000ms</w:t>
            </w:r>
          </w:p>
        </w:tc>
        <w:tc>
          <w:tcPr>
            <w:tcW w:w="0" w:type="auto"/>
            <w:vAlign w:val="center"/>
            <w:hideMark/>
          </w:tcPr>
          <w:p w14:paraId="0D7CEDE9" w14:textId="77777777" w:rsidR="000F59A8" w:rsidRPr="00602E4B" w:rsidRDefault="000F59A8" w:rsidP="000F59A8">
            <w:pPr>
              <w:rPr>
                <w:rFonts w:ascii="Inter" w:hAnsi="Inter"/>
                <w:sz w:val="18"/>
                <w:szCs w:val="18"/>
              </w:rPr>
            </w:pPr>
            <w:r w:rsidRPr="00602E4B">
              <w:rPr>
                <w:rFonts w:ascii="Inter" w:hAnsi="Inter"/>
                <w:sz w:val="18"/>
                <w:szCs w:val="18"/>
              </w:rPr>
              <w:t>0.333</w:t>
            </w:r>
          </w:p>
        </w:tc>
      </w:tr>
    </w:tbl>
    <w:p w14:paraId="30D2BE1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Impact on Rewards:</w:t>
      </w:r>
    </w:p>
    <w:p w14:paraId="1FD3557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Assume base reward per committee member is </w:t>
      </w:r>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base</m:t>
            </m:r>
          </m:sub>
        </m:sSub>
        <m:r>
          <w:rPr>
            <w:rFonts w:ascii="Cambria Math" w:hAnsi="Cambria Math"/>
            <w:sz w:val="18"/>
            <w:szCs w:val="18"/>
          </w:rPr>
          <m:t>=10</m:t>
        </m:r>
      </m:oMath>
      <w:r w:rsidRPr="00602E4B">
        <w:rPr>
          <w:rFonts w:ascii="Inter" w:hAnsi="Inter"/>
          <w:sz w:val="18"/>
          <w:szCs w:val="18"/>
        </w:rPr>
        <w:t xml:space="preserve">SNRG, distributed by: </w:t>
      </w:r>
    </w:p>
    <w:p w14:paraId="09839426"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base</m:t>
              </m:r>
            </m:sub>
          </m:sSub>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num>
            <m:den>
              <m:nary>
                <m:naryPr>
                  <m:chr m:val="∑"/>
                  <m:limLoc m:val="undOvr"/>
                  <m:grow m:val="1"/>
                  <m:supHide m:val="1"/>
                  <m:ctrlPr>
                    <w:rPr>
                      <w:rFonts w:ascii="Cambria Math" w:hAnsi="Cambria Math"/>
                      <w:sz w:val="18"/>
                      <w:szCs w:val="18"/>
                    </w:rPr>
                  </m:ctrlPr>
                </m:naryPr>
                <m:sub>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sub>
                <m:sup/>
                <m:e/>
              </m:nary>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j</m:t>
                  </m:r>
                </m:sub>
              </m:sSub>
            </m:den>
          </m:f>
          <m:r>
            <m:rPr>
              <m:sty m:val="p"/>
            </m:rPr>
            <w:rPr>
              <w:rFonts w:ascii="Cambria Math" w:hAnsi="Cambria Math"/>
              <w:sz w:val="18"/>
              <w:szCs w:val="18"/>
            </w:rPr>
            <w:br/>
          </m:r>
        </m:oMath>
      </m:oMathPara>
    </w:p>
    <w:p w14:paraId="17D7335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If all validators have equal weight </w:t>
      </w: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150</m:t>
        </m:r>
      </m:oMath>
      <w:r w:rsidRPr="00602E4B">
        <w:rPr>
          <w:rFonts w:ascii="Inter" w:hAnsi="Inter"/>
          <w:sz w:val="18"/>
          <w:szCs w:val="18"/>
        </w:rPr>
        <w:t xml:space="preserve">in a committee of </w:t>
      </w:r>
      <m:oMath>
        <m:r>
          <w:rPr>
            <w:rFonts w:ascii="Cambria Math" w:hAnsi="Cambria Math"/>
            <w:sz w:val="18"/>
            <w:szCs w:val="18"/>
          </w:rPr>
          <m:t>m=150</m:t>
        </m:r>
      </m:oMath>
      <w:r w:rsidRPr="00602E4B">
        <w:rPr>
          <w:rFonts w:ascii="Inter" w:hAnsi="Inter"/>
          <w:sz w:val="18"/>
          <w:szCs w:val="18"/>
        </w:rPr>
        <w:t xml:space="preserve">: </w:t>
      </w:r>
    </w:p>
    <w:p w14:paraId="35D8AF8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Without punctuality:</w:t>
      </w:r>
      <w:r w:rsidRPr="00602E4B">
        <w:rPr>
          <w:rFonts w:ascii="Inter" w:hAnsi="Inter"/>
          <w:sz w:val="18"/>
          <w:szCs w:val="18"/>
        </w:rPr>
        <w:t xml:space="preserve"> each receives </w:t>
      </w:r>
      <m:oMath>
        <m:r>
          <w:rPr>
            <w:rFonts w:ascii="Cambria Math" w:hAnsi="Cambria Math"/>
            <w:sz w:val="18"/>
            <w:szCs w:val="18"/>
          </w:rPr>
          <m:t>10</m:t>
        </m:r>
        <m:r>
          <m:rPr>
            <m:sty m:val="p"/>
          </m:rPr>
          <w:rPr>
            <w:rFonts w:ascii="Cambria Math" w:hAnsi="Cambria Math"/>
            <w:sz w:val="18"/>
            <w:szCs w:val="18"/>
          </w:rPr>
          <m:t>/</m:t>
        </m:r>
        <m:r>
          <w:rPr>
            <w:rFonts w:ascii="Cambria Math" w:hAnsi="Cambria Math"/>
            <w:sz w:val="18"/>
            <w:szCs w:val="18"/>
          </w:rPr>
          <m:t>150=0.0667</m:t>
        </m:r>
      </m:oMath>
      <w:r w:rsidRPr="00602E4B">
        <w:rPr>
          <w:rFonts w:ascii="Inter" w:hAnsi="Inter"/>
          <w:sz w:val="18"/>
          <w:szCs w:val="18"/>
        </w:rPr>
        <w:t xml:space="preserve">SNRG </w:t>
      </w:r>
    </w:p>
    <w:p w14:paraId="54D18BC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 xml:space="preserve">With punctuality (50% at </w:t>
      </w:r>
      <m:oMath>
        <m:r>
          <w:rPr>
            <w:rFonts w:ascii="Cambria Math" w:hAnsi="Cambria Math"/>
            <w:sz w:val="18"/>
            <w:szCs w:val="18"/>
          </w:rPr>
          <m:t>M=1.0</m:t>
        </m:r>
      </m:oMath>
      <w:r w:rsidRPr="00602E4B">
        <w:rPr>
          <w:rFonts w:ascii="Inter" w:hAnsi="Inter"/>
          <w:b/>
          <w:bCs/>
          <w:sz w:val="18"/>
          <w:szCs w:val="18"/>
        </w:rPr>
        <w:t xml:space="preserve">, 50% at </w:t>
      </w:r>
      <m:oMath>
        <m:r>
          <w:rPr>
            <w:rFonts w:ascii="Cambria Math" w:hAnsi="Cambria Math"/>
            <w:sz w:val="18"/>
            <w:szCs w:val="18"/>
          </w:rPr>
          <m:t>M=0.5</m:t>
        </m:r>
      </m:oMath>
      <w:r w:rsidRPr="00602E4B">
        <w:rPr>
          <w:rFonts w:ascii="Inter" w:hAnsi="Inter"/>
          <w:b/>
          <w:bCs/>
          <w:sz w:val="18"/>
          <w:szCs w:val="18"/>
        </w:rPr>
        <w:t xml:space="preserve">): </w:t>
      </w:r>
    </w:p>
    <w:p w14:paraId="05EB452E" w14:textId="77777777" w:rsidR="000F59A8" w:rsidRPr="00602E4B" w:rsidRDefault="000F59A8">
      <w:pPr>
        <w:numPr>
          <w:ilvl w:val="0"/>
          <w:numId w:val="108"/>
        </w:numPr>
        <w:spacing w:before="100" w:beforeAutospacing="1" w:after="100" w:afterAutospacing="1"/>
        <w:rPr>
          <w:rFonts w:ascii="Inter" w:hAnsi="Inter"/>
          <w:sz w:val="18"/>
          <w:szCs w:val="18"/>
        </w:rPr>
      </w:pPr>
      <w:r w:rsidRPr="00602E4B">
        <w:rPr>
          <w:rFonts w:ascii="Inter" w:hAnsi="Inter"/>
          <w:sz w:val="18"/>
          <w:szCs w:val="18"/>
        </w:rPr>
        <w:t xml:space="preserve">Fast validators: </w:t>
      </w:r>
      <m:oMath>
        <m:r>
          <w:rPr>
            <w:rFonts w:ascii="Cambria Math" w:hAnsi="Cambria Math"/>
            <w:sz w:val="18"/>
            <w:szCs w:val="18"/>
          </w:rPr>
          <m:t>0.0667⋅</m:t>
        </m:r>
        <m:f>
          <m:fPr>
            <m:ctrlPr>
              <w:rPr>
                <w:rFonts w:ascii="Cambria Math" w:hAnsi="Cambria Math"/>
                <w:sz w:val="18"/>
                <w:szCs w:val="18"/>
              </w:rPr>
            </m:ctrlPr>
          </m:fPr>
          <m:num>
            <m:r>
              <w:rPr>
                <w:rFonts w:ascii="Cambria Math" w:hAnsi="Cambria Math"/>
                <w:sz w:val="18"/>
                <w:szCs w:val="18"/>
              </w:rPr>
              <m:t>1.0</m:t>
            </m:r>
          </m:num>
          <m:den>
            <m:r>
              <w:rPr>
                <w:rFonts w:ascii="Cambria Math" w:hAnsi="Cambria Math"/>
                <w:sz w:val="18"/>
                <w:szCs w:val="18"/>
              </w:rPr>
              <m:t>0.75</m:t>
            </m:r>
          </m:den>
        </m:f>
        <m:r>
          <w:rPr>
            <w:rFonts w:ascii="Cambria Math" w:hAnsi="Cambria Math"/>
            <w:sz w:val="18"/>
            <w:szCs w:val="18"/>
          </w:rPr>
          <m:t>=0.0889</m:t>
        </m:r>
      </m:oMath>
      <w:r w:rsidRPr="00602E4B">
        <w:rPr>
          <w:rFonts w:ascii="Inter" w:hAnsi="Inter"/>
          <w:sz w:val="18"/>
          <w:szCs w:val="18"/>
        </w:rPr>
        <w:t xml:space="preserve">SNRG (+33%) </w:t>
      </w:r>
    </w:p>
    <w:p w14:paraId="2DC9B5ED" w14:textId="77777777" w:rsidR="000F59A8" w:rsidRPr="00602E4B" w:rsidRDefault="000F59A8">
      <w:pPr>
        <w:numPr>
          <w:ilvl w:val="0"/>
          <w:numId w:val="108"/>
        </w:numPr>
        <w:spacing w:before="100" w:beforeAutospacing="1" w:after="100" w:afterAutospacing="1"/>
        <w:rPr>
          <w:rFonts w:ascii="Inter" w:hAnsi="Inter"/>
          <w:sz w:val="18"/>
          <w:szCs w:val="18"/>
        </w:rPr>
      </w:pPr>
      <w:r w:rsidRPr="00602E4B">
        <w:rPr>
          <w:rFonts w:ascii="Inter" w:hAnsi="Inter"/>
          <w:sz w:val="18"/>
          <w:szCs w:val="18"/>
        </w:rPr>
        <w:t xml:space="preserve">Slow validators: </w:t>
      </w:r>
      <m:oMath>
        <m:r>
          <w:rPr>
            <w:rFonts w:ascii="Cambria Math" w:hAnsi="Cambria Math"/>
            <w:sz w:val="18"/>
            <w:szCs w:val="18"/>
          </w:rPr>
          <m:t>0.0667⋅</m:t>
        </m:r>
        <m:f>
          <m:fPr>
            <m:ctrlPr>
              <w:rPr>
                <w:rFonts w:ascii="Cambria Math" w:hAnsi="Cambria Math"/>
                <w:sz w:val="18"/>
                <w:szCs w:val="18"/>
              </w:rPr>
            </m:ctrlPr>
          </m:fPr>
          <m:num>
            <m:r>
              <w:rPr>
                <w:rFonts w:ascii="Cambria Math" w:hAnsi="Cambria Math"/>
                <w:sz w:val="18"/>
                <w:szCs w:val="18"/>
              </w:rPr>
              <m:t>0.5</m:t>
            </m:r>
          </m:num>
          <m:den>
            <m:r>
              <w:rPr>
                <w:rFonts w:ascii="Cambria Math" w:hAnsi="Cambria Math"/>
                <w:sz w:val="18"/>
                <w:szCs w:val="18"/>
              </w:rPr>
              <m:t>0.75</m:t>
            </m:r>
          </m:den>
        </m:f>
        <m:r>
          <w:rPr>
            <w:rFonts w:ascii="Cambria Math" w:hAnsi="Cambria Math"/>
            <w:sz w:val="18"/>
            <w:szCs w:val="18"/>
          </w:rPr>
          <m:t>=0.0444</m:t>
        </m:r>
      </m:oMath>
      <w:r w:rsidRPr="00602E4B">
        <w:rPr>
          <w:rFonts w:ascii="Inter" w:hAnsi="Inter"/>
          <w:sz w:val="18"/>
          <w:szCs w:val="18"/>
        </w:rPr>
        <w:t xml:space="preserve">SNRG (−33%) </w:t>
      </w:r>
    </w:p>
    <w:p w14:paraId="2E55122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This creates meaningful economic incentive for latency optimization without extreme centralization pressure.</w:t>
      </w:r>
    </w:p>
    <w:p w14:paraId="10A524F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Cross-Chain Latency Incentives:</w:t>
      </w:r>
    </w:p>
    <w:p w14:paraId="2A884C0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relayers, faster attestations improve user experience:</w:t>
      </w:r>
    </w:p>
    <w:p w14:paraId="49D8C39D" w14:textId="77777777" w:rsidR="000F59A8" w:rsidRPr="00602E4B" w:rsidRDefault="000F59A8">
      <w:pPr>
        <w:numPr>
          <w:ilvl w:val="0"/>
          <w:numId w:val="109"/>
        </w:numPr>
        <w:spacing w:before="100" w:beforeAutospacing="1" w:after="100" w:afterAutospacing="1"/>
        <w:rPr>
          <w:rFonts w:ascii="Inter" w:hAnsi="Inter"/>
          <w:sz w:val="18"/>
          <w:szCs w:val="18"/>
        </w:rPr>
      </w:pPr>
      <w:r w:rsidRPr="00602E4B">
        <w:rPr>
          <w:rFonts w:ascii="Inter" w:hAnsi="Inter"/>
          <w:sz w:val="18"/>
          <w:szCs w:val="18"/>
        </w:rPr>
        <w:t>Standard ETH → Synergy transfer: ~3 minutes (12 block confirmations + attestation aggregation)</w:t>
      </w:r>
    </w:p>
    <w:p w14:paraId="1BD5448A" w14:textId="77777777" w:rsidR="000F59A8" w:rsidRPr="00602E4B" w:rsidRDefault="000F59A8">
      <w:pPr>
        <w:numPr>
          <w:ilvl w:val="0"/>
          <w:numId w:val="109"/>
        </w:numPr>
        <w:spacing w:before="100" w:beforeAutospacing="1" w:after="100" w:afterAutospacing="1"/>
        <w:rPr>
          <w:rFonts w:ascii="Inter" w:hAnsi="Inter"/>
          <w:sz w:val="18"/>
          <w:szCs w:val="18"/>
        </w:rPr>
      </w:pPr>
      <w:r w:rsidRPr="00602E4B">
        <w:rPr>
          <w:rFonts w:ascii="Inter" w:hAnsi="Inter"/>
          <w:sz w:val="18"/>
          <w:szCs w:val="18"/>
        </w:rPr>
        <w:t>With fast relayers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=1.0</m:t>
        </m:r>
      </m:oMath>
      <w:r w:rsidRPr="00602E4B">
        <w:rPr>
          <w:rFonts w:ascii="Inter" w:hAnsi="Inter"/>
          <w:sz w:val="18"/>
          <w:szCs w:val="18"/>
        </w:rPr>
        <w:t xml:space="preserve"> avg): ~2.5 minutes </w:t>
      </w:r>
    </w:p>
    <w:p w14:paraId="5FB32830" w14:textId="77777777" w:rsidR="000F59A8" w:rsidRPr="00602E4B" w:rsidRDefault="000F59A8">
      <w:pPr>
        <w:numPr>
          <w:ilvl w:val="0"/>
          <w:numId w:val="109"/>
        </w:numPr>
        <w:spacing w:before="100" w:beforeAutospacing="1" w:after="100" w:afterAutospacing="1"/>
        <w:rPr>
          <w:rFonts w:ascii="Inter" w:hAnsi="Inter"/>
          <w:sz w:val="18"/>
          <w:szCs w:val="18"/>
        </w:rPr>
      </w:pPr>
      <w:r w:rsidRPr="00602E4B">
        <w:rPr>
          <w:rFonts w:ascii="Inter" w:hAnsi="Inter"/>
          <w:sz w:val="18"/>
          <w:szCs w:val="18"/>
        </w:rPr>
        <w:t>With slow relayers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=0.5</m:t>
        </m:r>
      </m:oMath>
      <w:r w:rsidRPr="00602E4B">
        <w:rPr>
          <w:rFonts w:ascii="Inter" w:hAnsi="Inter"/>
          <w:sz w:val="18"/>
          <w:szCs w:val="18"/>
        </w:rPr>
        <w:t xml:space="preserve"> avg): ~4 minutes </w:t>
      </w:r>
    </w:p>
    <w:p w14:paraId="7719B34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Economic incentive: Fast relayers earn +30-50% more from bridge fees, encouraging infrastructure investment.</w:t>
      </w:r>
    </w:p>
    <w:p w14:paraId="2FFF453E"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5.7 Slashing Penalty</w:t>
      </w:r>
    </w:p>
    <w:p w14:paraId="6F103A0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5C8E3A70"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m:rPr>
                  <m:nor/>
                </m:rPr>
                <w:rPr>
                  <w:rFonts w:ascii="Inter" w:hAnsi="Inter"/>
                  <w:sz w:val="18"/>
                  <w:szCs w:val="18"/>
                </w:rPr>
                <m:t>slash</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min</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w:br/>
          </m:r>
        </m:oMath>
      </m:oMathPara>
    </w:p>
    <w:p w14:paraId="5764C11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 bridge relayers with fraud</w:t>
      </w:r>
      <w:r w:rsidRPr="00602E4B">
        <w:rPr>
          <w:rFonts w:ascii="Inter" w:hAnsi="Inter"/>
          <w:sz w:val="18"/>
          <w:szCs w:val="18"/>
        </w:rPr>
        <w:t>, additional penalty:</w:t>
      </w:r>
    </w:p>
    <w:p w14:paraId="4F515AFD"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m:rPr>
                  <m:nor/>
                </m:rPr>
                <w:rPr>
                  <w:rFonts w:ascii="Inter" w:hAnsi="Inter"/>
                  <w:sz w:val="18"/>
                  <w:szCs w:val="18"/>
                </w:rPr>
                <m:t>slash</m:t>
              </m:r>
            </m:e>
            <m:sub>
              <m:r>
                <w:rPr>
                  <w:rFonts w:ascii="Cambria Math" w:hAnsi="Cambria Math"/>
                  <w:sz w:val="18"/>
                  <w:szCs w:val="18"/>
                </w:rPr>
                <m:t>i</m:t>
              </m:r>
            </m:sub>
            <m:sup>
              <m:r>
                <m:rPr>
                  <m:nor/>
                </m:rPr>
                <w:rPr>
                  <w:rFonts w:ascii="Inter" w:hAnsi="Inter"/>
                  <w:sz w:val="18"/>
                  <w:szCs w:val="18"/>
                </w:rPr>
                <m:t>bridge</m:t>
              </m:r>
            </m:sup>
          </m:sSubSup>
          <m:r>
            <w:rPr>
              <w:rFonts w:ascii="Cambria Math" w:hAnsi="Cambria Math"/>
              <w:sz w:val="18"/>
              <w:szCs w:val="18"/>
            </w:rPr>
            <m:t>=</m:t>
          </m:r>
          <m:r>
            <m:rPr>
              <m:sty m:val="p"/>
            </m:rPr>
            <w:rPr>
              <w:rFonts w:ascii="Cambria Math" w:hAnsi="Cambria Math"/>
              <w:sz w:val="18"/>
              <w:szCs w:val="18"/>
            </w:rPr>
            <m:t>min</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m:rPr>
                  <m:nor/>
                </m:rPr>
                <w:rPr>
                  <w:rFonts w:ascii="Inter" w:hAnsi="Inter"/>
                  <w:sz w:val="18"/>
                  <w:szCs w:val="18"/>
                </w:rPr>
                <m:t>slash</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r>
            <w:rPr>
              <w:rFonts w:ascii="Cambria Math" w:hAnsi="Cambria Math"/>
              <w:sz w:val="18"/>
              <w:szCs w:val="18"/>
            </w:rPr>
            <m:t>)</m:t>
          </m:r>
          <m:r>
            <m:rPr>
              <m:sty m:val="p"/>
            </m:rPr>
            <w:rPr>
              <w:rFonts w:ascii="Cambria Math" w:hAnsi="Cambria Math"/>
              <w:sz w:val="18"/>
              <w:szCs w:val="18"/>
            </w:rPr>
            <w:br/>
          </m:r>
        </m:oMath>
      </m:oMathPara>
    </w:p>
    <w:p w14:paraId="7F1C737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0187DC4E" w14:textId="77777777" w:rsidR="000F59A8" w:rsidRPr="00602E4B" w:rsidRDefault="00000000">
      <w:pPr>
        <w:numPr>
          <w:ilvl w:val="0"/>
          <w:numId w:val="11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m:rPr>
                <m:nor/>
              </m:rPr>
              <w:rPr>
                <w:rFonts w:ascii="Inter" w:hAnsi="Inter"/>
                <w:sz w:val="18"/>
                <w:szCs w:val="18"/>
              </w:rPr>
              <m:t>slash</m:t>
            </m:r>
          </m:e>
          <m:sub>
            <m:r>
              <w:rPr>
                <w:rFonts w:ascii="Cambria Math" w:hAnsi="Cambria Math"/>
                <w:sz w:val="18"/>
                <w:szCs w:val="18"/>
              </w:rPr>
              <m:t>i</m:t>
            </m:r>
          </m:sub>
        </m:sSub>
      </m:oMath>
      <w:r w:rsidR="000F59A8" w:rsidRPr="00602E4B">
        <w:rPr>
          <w:rFonts w:ascii="Inter" w:hAnsi="Inter"/>
          <w:sz w:val="18"/>
          <w:szCs w:val="18"/>
        </w:rPr>
        <w:t xml:space="preserve">- Total stake deducted from validator </w:t>
      </w:r>
      <m:oMath>
        <m:r>
          <w:rPr>
            <w:rFonts w:ascii="Cambria Math" w:hAnsi="Cambria Math"/>
            <w:sz w:val="18"/>
            <w:szCs w:val="18"/>
          </w:rPr>
          <m:t>i</m:t>
        </m:r>
      </m:oMath>
    </w:p>
    <w:p w14:paraId="541B57E7" w14:textId="77777777" w:rsidR="000F59A8" w:rsidRPr="00602E4B" w:rsidRDefault="00000000">
      <w:pPr>
        <w:numPr>
          <w:ilvl w:val="0"/>
          <w:numId w:val="11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oMath>
      <w:r w:rsidR="000F59A8" w:rsidRPr="00602E4B">
        <w:rPr>
          <w:rFonts w:ascii="Inter" w:hAnsi="Inter"/>
          <w:sz w:val="18"/>
          <w:szCs w:val="18"/>
        </w:rPr>
        <w:t xml:space="preserve">- Current stake of validator </w:t>
      </w:r>
      <m:oMath>
        <m:r>
          <w:rPr>
            <w:rFonts w:ascii="Cambria Math" w:hAnsi="Cambria Math"/>
            <w:sz w:val="18"/>
            <w:szCs w:val="18"/>
          </w:rPr>
          <m:t>i</m:t>
        </m:r>
      </m:oMath>
    </w:p>
    <w:p w14:paraId="38082245" w14:textId="77777777" w:rsidR="000F59A8" w:rsidRPr="00602E4B" w:rsidRDefault="00000000">
      <w:pPr>
        <w:numPr>
          <w:ilvl w:val="0"/>
          <w:numId w:val="11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oMath>
      <w:r w:rsidR="000F59A8" w:rsidRPr="00602E4B">
        <w:rPr>
          <w:rFonts w:ascii="Inter" w:hAnsi="Inter"/>
          <w:sz w:val="18"/>
          <w:szCs w:val="18"/>
        </w:rPr>
        <w:t>- Base slashing rate (percentage, default: 0.02 = 2%)</w:t>
      </w:r>
    </w:p>
    <w:p w14:paraId="2B177ED8" w14:textId="77777777" w:rsidR="000F59A8" w:rsidRPr="00602E4B" w:rsidRDefault="00000000">
      <w:pPr>
        <w:numPr>
          <w:ilvl w:val="0"/>
          <w:numId w:val="11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oMath>
      <w:r w:rsidR="000F59A8" w:rsidRPr="00602E4B">
        <w:rPr>
          <w:rFonts w:ascii="Inter" w:hAnsi="Inter"/>
          <w:sz w:val="18"/>
          <w:szCs w:val="18"/>
        </w:rPr>
        <w:t>- Reputation-adjusted component (default: 0.03 = 3%)</w:t>
      </w:r>
    </w:p>
    <w:p w14:paraId="3F69ECC6" w14:textId="77777777" w:rsidR="000F59A8" w:rsidRPr="00602E4B" w:rsidRDefault="00000000">
      <w:pPr>
        <w:numPr>
          <w:ilvl w:val="0"/>
          <w:numId w:val="11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000F59A8" w:rsidRPr="00602E4B">
        <w:rPr>
          <w:rFonts w:ascii="Inter" w:hAnsi="Inter"/>
          <w:sz w:val="18"/>
          <w:szCs w:val="18"/>
        </w:rPr>
        <w:t>- Additional slashing for bridge-related misbehavior (default: 0.05 = 5%)</w:t>
      </w:r>
    </w:p>
    <w:p w14:paraId="5DAD4CA2" w14:textId="77777777" w:rsidR="000F59A8" w:rsidRPr="00602E4B" w:rsidRDefault="00000000">
      <w:pPr>
        <w:numPr>
          <w:ilvl w:val="0"/>
          <w:numId w:val="110"/>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oMath>
      <w:r w:rsidR="000F59A8" w:rsidRPr="00602E4B">
        <w:rPr>
          <w:rFonts w:ascii="Inter" w:hAnsi="Inter"/>
          <w:sz w:val="18"/>
          <w:szCs w:val="18"/>
        </w:rPr>
        <w:t xml:space="preserve">- Current reputation in </w:t>
      </w:r>
      <m:oMath>
        <m:r>
          <w:rPr>
            <w:rFonts w:ascii="Cambria Math" w:hAnsi="Cambria Math"/>
            <w:sz w:val="18"/>
            <w:szCs w:val="18"/>
          </w:rPr>
          <m:t>[0,1]</m:t>
        </m:r>
      </m:oMath>
    </w:p>
    <w:p w14:paraId="5C61C17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Role in Protocol:</w:t>
      </w:r>
    </w:p>
    <w:p w14:paraId="2D489BB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Slashing enforces protocol compliance by:</w:t>
      </w:r>
    </w:p>
    <w:p w14:paraId="5589D9D9" w14:textId="77777777" w:rsidR="000F59A8" w:rsidRPr="00602E4B" w:rsidRDefault="000F59A8">
      <w:pPr>
        <w:numPr>
          <w:ilvl w:val="0"/>
          <w:numId w:val="111"/>
        </w:numPr>
        <w:spacing w:before="100" w:beforeAutospacing="1" w:after="100" w:afterAutospacing="1"/>
        <w:rPr>
          <w:rFonts w:ascii="Inter" w:hAnsi="Inter"/>
          <w:sz w:val="18"/>
          <w:szCs w:val="18"/>
        </w:rPr>
      </w:pPr>
      <w:r w:rsidRPr="00602E4B">
        <w:rPr>
          <w:rFonts w:ascii="Inter" w:hAnsi="Inter"/>
          <w:sz w:val="18"/>
          <w:szCs w:val="18"/>
        </w:rPr>
        <w:t>Creating financial disincentive for Byzantine behavior</w:t>
      </w:r>
    </w:p>
    <w:p w14:paraId="24774009" w14:textId="77777777" w:rsidR="000F59A8" w:rsidRPr="00602E4B" w:rsidRDefault="000F59A8">
      <w:pPr>
        <w:numPr>
          <w:ilvl w:val="0"/>
          <w:numId w:val="111"/>
        </w:numPr>
        <w:spacing w:before="100" w:beforeAutospacing="1" w:after="100" w:afterAutospacing="1"/>
        <w:rPr>
          <w:rFonts w:ascii="Inter" w:hAnsi="Inter"/>
          <w:sz w:val="18"/>
          <w:szCs w:val="18"/>
        </w:rPr>
      </w:pPr>
      <w:r w:rsidRPr="00602E4B">
        <w:rPr>
          <w:rFonts w:ascii="Inter" w:hAnsi="Inter"/>
          <w:sz w:val="18"/>
          <w:szCs w:val="18"/>
        </w:rPr>
        <w:t>Removing adversarial stake from the validator set</w:t>
      </w:r>
    </w:p>
    <w:p w14:paraId="0DE069D2" w14:textId="77777777" w:rsidR="000F59A8" w:rsidRPr="00602E4B" w:rsidRDefault="000F59A8">
      <w:pPr>
        <w:numPr>
          <w:ilvl w:val="0"/>
          <w:numId w:val="111"/>
        </w:numPr>
        <w:spacing w:before="100" w:beforeAutospacing="1" w:after="100" w:afterAutospacing="1"/>
        <w:rPr>
          <w:rFonts w:ascii="Inter" w:hAnsi="Inter"/>
          <w:sz w:val="18"/>
          <w:szCs w:val="18"/>
        </w:rPr>
      </w:pPr>
      <w:r w:rsidRPr="00602E4B">
        <w:rPr>
          <w:rFonts w:ascii="Inter" w:hAnsi="Inter"/>
          <w:sz w:val="18"/>
          <w:szCs w:val="18"/>
        </w:rPr>
        <w:t>Funding community treasury or validator insurance pool (slashed funds)</w:t>
      </w:r>
    </w:p>
    <w:p w14:paraId="75485AE1" w14:textId="77777777" w:rsidR="000F59A8" w:rsidRPr="00602E4B" w:rsidRDefault="000F59A8">
      <w:pPr>
        <w:numPr>
          <w:ilvl w:val="0"/>
          <w:numId w:val="111"/>
        </w:numPr>
        <w:spacing w:before="100" w:beforeAutospacing="1" w:after="100" w:afterAutospacing="1"/>
        <w:rPr>
          <w:rFonts w:ascii="Inter" w:hAnsi="Inter"/>
          <w:sz w:val="18"/>
          <w:szCs w:val="18"/>
        </w:rPr>
      </w:pPr>
      <w:r w:rsidRPr="00602E4B">
        <w:rPr>
          <w:rFonts w:ascii="Inter" w:hAnsi="Inter"/>
          <w:b/>
          <w:bCs/>
          <w:sz w:val="18"/>
          <w:szCs w:val="18"/>
        </w:rPr>
        <w:t>Protecting cross-chain assets</w:t>
      </w:r>
      <w:r w:rsidRPr="00602E4B">
        <w:rPr>
          <w:rFonts w:ascii="Inter" w:hAnsi="Inter"/>
          <w:sz w:val="18"/>
          <w:szCs w:val="18"/>
        </w:rPr>
        <w:t xml:space="preserve"> from false attestations or bridge manipulation</w:t>
      </w:r>
    </w:p>
    <w:p w14:paraId="73D34F6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Design Rationale:</w:t>
      </w:r>
    </w:p>
    <w:p w14:paraId="0C9A821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multi-component structure reflects:</w:t>
      </w:r>
    </w:p>
    <w:p w14:paraId="1E7D1AC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Base component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oMath>
      <w:r w:rsidRPr="00602E4B">
        <w:rPr>
          <w:rFonts w:ascii="Inter" w:hAnsi="Inter"/>
          <w:b/>
          <w:bCs/>
          <w:sz w:val="18"/>
          <w:szCs w:val="18"/>
        </w:rPr>
        <w:t xml:space="preserve">): </w:t>
      </w:r>
      <w:r w:rsidRPr="00602E4B">
        <w:rPr>
          <w:rFonts w:ascii="Inter" w:hAnsi="Inter"/>
          <w:sz w:val="18"/>
          <w:szCs w:val="18"/>
        </w:rPr>
        <w:t>Minimum penalty regardless of history, ensuring that even first-time offenders face consequences. This prevents "trial run" attacks where adversaries test exploits with minimal cost.</w:t>
      </w:r>
    </w:p>
    <w:p w14:paraId="4077F7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Reputation component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oMath>
      <w:r w:rsidRPr="00602E4B">
        <w:rPr>
          <w:rFonts w:ascii="Inter" w:hAnsi="Inter"/>
          <w:b/>
          <w:bCs/>
          <w:sz w:val="18"/>
          <w:szCs w:val="18"/>
        </w:rPr>
        <w:t xml:space="preserve">): </w:t>
      </w:r>
      <w:r w:rsidRPr="00602E4B">
        <w:rPr>
          <w:rFonts w:ascii="Inter" w:hAnsi="Inter"/>
          <w:sz w:val="18"/>
          <w:szCs w:val="18"/>
        </w:rPr>
        <w:t>Scales penalty with past behavior. High-reputation validators who make rare mistakes receive lighter penalties (benefit of doubt), while repeat offenders or newcomers face harsher treatment.</w:t>
      </w:r>
    </w:p>
    <w:p w14:paraId="5556ACE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component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Pr="00602E4B">
        <w:rPr>
          <w:rFonts w:ascii="Inter" w:hAnsi="Inter"/>
          <w:b/>
          <w:bCs/>
          <w:sz w:val="18"/>
          <w:szCs w:val="18"/>
        </w:rPr>
        <w:t xml:space="preserve">): </w:t>
      </w:r>
      <w:r w:rsidRPr="00602E4B">
        <w:rPr>
          <w:rFonts w:ascii="Inter" w:hAnsi="Inter"/>
          <w:sz w:val="18"/>
          <w:szCs w:val="18"/>
        </w:rPr>
        <w:t>Additional penalty for cross-chain misbehavior, reflecting the higher stakes involved in interoperability operations where user funds on external chains are at risk.</w:t>
      </w:r>
    </w:p>
    <w:p w14:paraId="7934A7C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The </w:t>
      </w:r>
      <m:oMath>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oMath>
      <w:r w:rsidRPr="00602E4B">
        <w:rPr>
          <w:rFonts w:ascii="Inter" w:hAnsi="Inter"/>
          <w:sz w:val="18"/>
          <w:szCs w:val="18"/>
        </w:rPr>
        <w:t xml:space="preserve">term means: </w:t>
      </w:r>
    </w:p>
    <w:p w14:paraId="74169460" w14:textId="77777777" w:rsidR="000F59A8" w:rsidRPr="00602E4B" w:rsidRDefault="000F59A8">
      <w:pPr>
        <w:numPr>
          <w:ilvl w:val="0"/>
          <w:numId w:val="112"/>
        </w:numPr>
        <w:spacing w:before="100" w:beforeAutospacing="1" w:after="100" w:afterAutospacing="1"/>
        <w:rPr>
          <w:rFonts w:ascii="Inter" w:hAnsi="Inter"/>
          <w:sz w:val="18"/>
          <w:szCs w:val="18"/>
        </w:rPr>
      </w:pPr>
      <w:r w:rsidRPr="00602E4B">
        <w:rPr>
          <w:rFonts w:ascii="Inter" w:hAnsi="Inter"/>
          <w:sz w:val="18"/>
          <w:szCs w:val="18"/>
        </w:rPr>
        <w:t>Perfect 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=1</m:t>
        </m:r>
      </m:oMath>
      <w:r w:rsidRPr="00602E4B">
        <w:rPr>
          <w:rFonts w:ascii="Inter" w:hAnsi="Inter"/>
          <w:sz w:val="18"/>
          <w:szCs w:val="18"/>
        </w:rPr>
        <w:t xml:space="preserve">): no reputation penalty (only base) </w:t>
      </w:r>
    </w:p>
    <w:p w14:paraId="21472189" w14:textId="77777777" w:rsidR="000F59A8" w:rsidRPr="00602E4B" w:rsidRDefault="000F59A8">
      <w:pPr>
        <w:numPr>
          <w:ilvl w:val="0"/>
          <w:numId w:val="112"/>
        </w:numPr>
        <w:spacing w:before="100" w:beforeAutospacing="1" w:after="100" w:afterAutospacing="1"/>
        <w:rPr>
          <w:rFonts w:ascii="Inter" w:hAnsi="Inter"/>
          <w:sz w:val="18"/>
          <w:szCs w:val="18"/>
        </w:rPr>
      </w:pPr>
      <w:r w:rsidRPr="00602E4B">
        <w:rPr>
          <w:rFonts w:ascii="Inter" w:hAnsi="Inter"/>
          <w:sz w:val="18"/>
          <w:szCs w:val="18"/>
        </w:rPr>
        <w:t>Zero 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m:t>
        </m:r>
      </m:oMath>
      <w:r w:rsidRPr="00602E4B">
        <w:rPr>
          <w:rFonts w:ascii="Inter" w:hAnsi="Inter"/>
          <w:sz w:val="18"/>
          <w:szCs w:val="18"/>
        </w:rPr>
        <w:t xml:space="preserve">): maximum reputation penalty </w:t>
      </w:r>
    </w:p>
    <w:p w14:paraId="40DE459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Slashable Offenses:</w:t>
      </w:r>
    </w:p>
    <w:p w14:paraId="2A20438A"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Standard Consensus Offenses:</w:t>
      </w:r>
    </w:p>
    <w:p w14:paraId="32CBD9E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Equivocation (severity: HIGH):</w:t>
      </w:r>
    </w:p>
    <w:p w14:paraId="517250EC" w14:textId="77777777" w:rsidR="000F59A8" w:rsidRPr="00602E4B" w:rsidRDefault="000F59A8">
      <w:pPr>
        <w:numPr>
          <w:ilvl w:val="0"/>
          <w:numId w:val="113"/>
        </w:numPr>
        <w:spacing w:before="100" w:beforeAutospacing="1" w:after="100" w:afterAutospacing="1"/>
        <w:rPr>
          <w:rFonts w:ascii="Inter" w:hAnsi="Inter"/>
          <w:sz w:val="18"/>
          <w:szCs w:val="18"/>
        </w:rPr>
      </w:pPr>
      <w:r w:rsidRPr="00602E4B">
        <w:rPr>
          <w:rFonts w:ascii="Inter" w:hAnsi="Inter"/>
          <w:sz w:val="18"/>
          <w:szCs w:val="18"/>
        </w:rPr>
        <w:t>Signing conflicting PREPARE/PRECOMMIT/COMMIT votes for same round</w:t>
      </w:r>
    </w:p>
    <w:p w14:paraId="299752D0" w14:textId="77777777" w:rsidR="000F59A8" w:rsidRPr="00602E4B" w:rsidRDefault="000F59A8">
      <w:pPr>
        <w:numPr>
          <w:ilvl w:val="0"/>
          <w:numId w:val="113"/>
        </w:numPr>
        <w:spacing w:before="100" w:beforeAutospacing="1" w:after="100" w:afterAutospacing="1"/>
        <w:rPr>
          <w:rFonts w:ascii="Inter" w:hAnsi="Inter"/>
          <w:sz w:val="18"/>
          <w:szCs w:val="18"/>
        </w:rPr>
      </w:pPr>
      <w:r w:rsidRPr="00602E4B">
        <w:rPr>
          <w:rFonts w:ascii="Inter" w:hAnsi="Inter"/>
          <w:sz w:val="18"/>
          <w:szCs w:val="18"/>
        </w:rPr>
        <w:t>Proposing multiple blocks as leader in same round</w:t>
      </w:r>
    </w:p>
    <w:p w14:paraId="2D50D0AD" w14:textId="77777777" w:rsidR="000F59A8" w:rsidRPr="00602E4B" w:rsidRDefault="000F59A8">
      <w:pPr>
        <w:numPr>
          <w:ilvl w:val="0"/>
          <w:numId w:val="113"/>
        </w:numPr>
        <w:spacing w:before="100" w:beforeAutospacing="1" w:after="100" w:afterAutospacing="1"/>
        <w:rPr>
          <w:rFonts w:ascii="Inter" w:hAnsi="Inter"/>
          <w:sz w:val="18"/>
          <w:szCs w:val="18"/>
        </w:rPr>
      </w:pPr>
      <w:r w:rsidRPr="00602E4B">
        <w:rPr>
          <w:rFonts w:ascii="Inter" w:hAnsi="Inter"/>
          <w:sz w:val="18"/>
          <w:szCs w:val="18"/>
        </w:rPr>
        <w:t>Evidence: two signed messages with conflicting content</w:t>
      </w:r>
    </w:p>
    <w:p w14:paraId="106251E5" w14:textId="77777777" w:rsidR="000F59A8" w:rsidRPr="00602E4B" w:rsidRDefault="000F59A8">
      <w:pPr>
        <w:numPr>
          <w:ilvl w:val="0"/>
          <w:numId w:val="113"/>
        </w:numPr>
        <w:spacing w:before="100" w:beforeAutospacing="1" w:after="100" w:afterAutospacing="1"/>
        <w:rPr>
          <w:rFonts w:ascii="Inter" w:hAnsi="Inter"/>
          <w:sz w:val="18"/>
          <w:szCs w:val="18"/>
        </w:rPr>
      </w:pPr>
      <w:r w:rsidRPr="00602E4B">
        <w:rPr>
          <w:rFonts w:ascii="Inter" w:hAnsi="Inter"/>
          <w:sz w:val="18"/>
          <w:szCs w:val="18"/>
        </w:rPr>
        <w:t>Penalty: Full slashing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oMath>
      <w:r w:rsidRPr="00602E4B">
        <w:rPr>
          <w:rFonts w:ascii="Inter" w:hAnsi="Inter"/>
          <w:sz w:val="18"/>
          <w:szCs w:val="18"/>
        </w:rPr>
        <w:t xml:space="preserve">) </w:t>
      </w:r>
    </w:p>
    <w:p w14:paraId="26EC77E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Invalid Votes (severity: MEDIUM):</w:t>
      </w:r>
    </w:p>
    <w:p w14:paraId="58C0140F" w14:textId="77777777" w:rsidR="000F59A8" w:rsidRPr="00602E4B" w:rsidRDefault="000F59A8">
      <w:pPr>
        <w:numPr>
          <w:ilvl w:val="0"/>
          <w:numId w:val="114"/>
        </w:numPr>
        <w:spacing w:before="100" w:beforeAutospacing="1" w:after="100" w:afterAutospacing="1"/>
        <w:rPr>
          <w:rFonts w:ascii="Inter" w:hAnsi="Inter"/>
          <w:sz w:val="18"/>
          <w:szCs w:val="18"/>
        </w:rPr>
      </w:pPr>
      <w:r w:rsidRPr="00602E4B">
        <w:rPr>
          <w:rFonts w:ascii="Inter" w:hAnsi="Inter"/>
          <w:sz w:val="18"/>
          <w:szCs w:val="18"/>
        </w:rPr>
        <w:t>Voting for syntactically invalid block (wrong parent hash, invalid state transition)</w:t>
      </w:r>
    </w:p>
    <w:p w14:paraId="5BCE600F" w14:textId="77777777" w:rsidR="000F59A8" w:rsidRPr="00602E4B" w:rsidRDefault="000F59A8">
      <w:pPr>
        <w:numPr>
          <w:ilvl w:val="0"/>
          <w:numId w:val="114"/>
        </w:numPr>
        <w:spacing w:before="100" w:beforeAutospacing="1" w:after="100" w:afterAutospacing="1"/>
        <w:rPr>
          <w:rFonts w:ascii="Inter" w:hAnsi="Inter"/>
          <w:sz w:val="18"/>
          <w:szCs w:val="18"/>
        </w:rPr>
      </w:pPr>
      <w:r w:rsidRPr="00602E4B">
        <w:rPr>
          <w:rFonts w:ascii="Inter" w:hAnsi="Inter"/>
          <w:sz w:val="18"/>
          <w:szCs w:val="18"/>
        </w:rPr>
        <w:t>Signing without committee membership</w:t>
      </w:r>
    </w:p>
    <w:p w14:paraId="17480CC6" w14:textId="77777777" w:rsidR="000F59A8" w:rsidRPr="00602E4B" w:rsidRDefault="000F59A8">
      <w:pPr>
        <w:numPr>
          <w:ilvl w:val="0"/>
          <w:numId w:val="114"/>
        </w:numPr>
        <w:spacing w:before="100" w:beforeAutospacing="1" w:after="100" w:afterAutospacing="1"/>
        <w:rPr>
          <w:rFonts w:ascii="Inter" w:hAnsi="Inter"/>
          <w:sz w:val="18"/>
          <w:szCs w:val="18"/>
        </w:rPr>
      </w:pPr>
      <w:r w:rsidRPr="00602E4B">
        <w:rPr>
          <w:rFonts w:ascii="Inter" w:hAnsi="Inter"/>
          <w:sz w:val="18"/>
          <w:szCs w:val="18"/>
        </w:rPr>
        <w:t>Evidence: single signed message with verifiable invalidity</w:t>
      </w:r>
    </w:p>
    <w:p w14:paraId="421EBBEE" w14:textId="77777777" w:rsidR="000F59A8" w:rsidRPr="00602E4B" w:rsidRDefault="000F59A8">
      <w:pPr>
        <w:numPr>
          <w:ilvl w:val="0"/>
          <w:numId w:val="114"/>
        </w:numPr>
        <w:spacing w:before="100" w:beforeAutospacing="1" w:after="100" w:afterAutospacing="1"/>
        <w:rPr>
          <w:rFonts w:ascii="Inter" w:hAnsi="Inter"/>
          <w:sz w:val="18"/>
          <w:szCs w:val="18"/>
        </w:rPr>
      </w:pPr>
      <w:r w:rsidRPr="00602E4B">
        <w:rPr>
          <w:rFonts w:ascii="Inter" w:hAnsi="Inter"/>
          <w:sz w:val="18"/>
          <w:szCs w:val="18"/>
        </w:rPr>
        <w:t>Penalty: 50% of full slashing</w:t>
      </w:r>
    </w:p>
    <w:p w14:paraId="301C758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Censorship/Liveness Attacks (severity: LOW, optional):</w:t>
      </w:r>
    </w:p>
    <w:p w14:paraId="4ED65EC4" w14:textId="77777777" w:rsidR="000F59A8" w:rsidRPr="00602E4B" w:rsidRDefault="000F59A8">
      <w:pPr>
        <w:numPr>
          <w:ilvl w:val="0"/>
          <w:numId w:val="115"/>
        </w:numPr>
        <w:spacing w:before="100" w:beforeAutospacing="1" w:after="100" w:afterAutospacing="1"/>
        <w:rPr>
          <w:rFonts w:ascii="Inter" w:hAnsi="Inter"/>
          <w:sz w:val="18"/>
          <w:szCs w:val="18"/>
        </w:rPr>
      </w:pPr>
      <w:r w:rsidRPr="00602E4B">
        <w:rPr>
          <w:rFonts w:ascii="Inter" w:hAnsi="Inter"/>
          <w:sz w:val="18"/>
          <w:szCs w:val="18"/>
        </w:rPr>
        <w:t>Persistent transaction censorship (requires proof-of-eligibility tickets)</w:t>
      </w:r>
    </w:p>
    <w:p w14:paraId="10FE560E" w14:textId="77777777" w:rsidR="000F59A8" w:rsidRPr="00602E4B" w:rsidRDefault="000F59A8">
      <w:pPr>
        <w:numPr>
          <w:ilvl w:val="0"/>
          <w:numId w:val="115"/>
        </w:numPr>
        <w:spacing w:before="100" w:beforeAutospacing="1" w:after="100" w:afterAutospacing="1"/>
        <w:rPr>
          <w:rFonts w:ascii="Inter" w:hAnsi="Inter"/>
          <w:sz w:val="18"/>
          <w:szCs w:val="18"/>
        </w:rPr>
      </w:pPr>
      <w:r w:rsidRPr="00602E4B">
        <w:rPr>
          <w:rFonts w:ascii="Inter" w:hAnsi="Inter"/>
          <w:sz w:val="18"/>
          <w:szCs w:val="18"/>
        </w:rPr>
        <w:t>Leader timeout without justification</w:t>
      </w:r>
    </w:p>
    <w:p w14:paraId="08380A31" w14:textId="77777777" w:rsidR="000F59A8" w:rsidRPr="00602E4B" w:rsidRDefault="000F59A8">
      <w:pPr>
        <w:numPr>
          <w:ilvl w:val="0"/>
          <w:numId w:val="115"/>
        </w:numPr>
        <w:spacing w:before="100" w:beforeAutospacing="1" w:after="100" w:afterAutospacing="1"/>
        <w:rPr>
          <w:rFonts w:ascii="Inter" w:hAnsi="Inter"/>
          <w:sz w:val="18"/>
          <w:szCs w:val="18"/>
        </w:rPr>
      </w:pPr>
      <w:r w:rsidRPr="00602E4B">
        <w:rPr>
          <w:rFonts w:ascii="Inter" w:hAnsi="Inter"/>
          <w:sz w:val="18"/>
          <w:szCs w:val="18"/>
        </w:rPr>
        <w:t>Evidence: statistical pattern or cryptographic proof</w:t>
      </w:r>
    </w:p>
    <w:p w14:paraId="68EBA8A1" w14:textId="77777777" w:rsidR="000F59A8" w:rsidRPr="00602E4B" w:rsidRDefault="000F59A8">
      <w:pPr>
        <w:numPr>
          <w:ilvl w:val="0"/>
          <w:numId w:val="115"/>
        </w:numPr>
        <w:spacing w:before="100" w:beforeAutospacing="1" w:after="100" w:afterAutospacing="1"/>
        <w:rPr>
          <w:rFonts w:ascii="Inter" w:hAnsi="Inter"/>
          <w:sz w:val="18"/>
          <w:szCs w:val="18"/>
        </w:rPr>
      </w:pPr>
      <w:r w:rsidRPr="00602E4B">
        <w:rPr>
          <w:rFonts w:ascii="Inter" w:hAnsi="Inter"/>
          <w:sz w:val="18"/>
          <w:szCs w:val="18"/>
        </w:rPr>
        <w:t>Penalty: 25% of full slashing</w:t>
      </w:r>
    </w:p>
    <w:p w14:paraId="33B1167C"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Bridge-Specific Offenses:</w:t>
      </w:r>
    </w:p>
    <w:p w14:paraId="2BB85F6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False Attestation (severity: CRITICAL):</w:t>
      </w:r>
    </w:p>
    <w:p w14:paraId="5B30A96A" w14:textId="77777777" w:rsidR="000F59A8" w:rsidRPr="00602E4B" w:rsidRDefault="000F59A8">
      <w:pPr>
        <w:numPr>
          <w:ilvl w:val="0"/>
          <w:numId w:val="116"/>
        </w:numPr>
        <w:spacing w:before="100" w:beforeAutospacing="1" w:after="100" w:afterAutospacing="1"/>
        <w:rPr>
          <w:rFonts w:ascii="Inter" w:hAnsi="Inter"/>
          <w:sz w:val="18"/>
          <w:szCs w:val="18"/>
        </w:rPr>
      </w:pPr>
      <w:r w:rsidRPr="00602E4B">
        <w:rPr>
          <w:rFonts w:ascii="Inter" w:hAnsi="Inter"/>
          <w:sz w:val="18"/>
          <w:szCs w:val="18"/>
        </w:rPr>
        <w:t>Attesting to external chain event that never occurred</w:t>
      </w:r>
    </w:p>
    <w:p w14:paraId="74E02DC8" w14:textId="77777777" w:rsidR="000F59A8" w:rsidRPr="00602E4B" w:rsidRDefault="000F59A8">
      <w:pPr>
        <w:numPr>
          <w:ilvl w:val="0"/>
          <w:numId w:val="116"/>
        </w:numPr>
        <w:spacing w:before="100" w:beforeAutospacing="1" w:after="100" w:afterAutospacing="1"/>
        <w:rPr>
          <w:rFonts w:ascii="Inter" w:hAnsi="Inter"/>
          <w:sz w:val="18"/>
          <w:szCs w:val="18"/>
        </w:rPr>
      </w:pPr>
      <w:r w:rsidRPr="00602E4B">
        <w:rPr>
          <w:rFonts w:ascii="Inter" w:hAnsi="Inter"/>
          <w:sz w:val="18"/>
          <w:szCs w:val="18"/>
        </w:rPr>
        <w:t>Attesting to event before sufficient confirmations</w:t>
      </w:r>
    </w:p>
    <w:p w14:paraId="57494F89" w14:textId="77777777" w:rsidR="000F59A8" w:rsidRPr="00602E4B" w:rsidRDefault="000F59A8">
      <w:pPr>
        <w:numPr>
          <w:ilvl w:val="0"/>
          <w:numId w:val="116"/>
        </w:numPr>
        <w:spacing w:before="100" w:beforeAutospacing="1" w:after="100" w:afterAutospacing="1"/>
        <w:rPr>
          <w:rFonts w:ascii="Inter" w:hAnsi="Inter"/>
          <w:sz w:val="18"/>
          <w:szCs w:val="18"/>
        </w:rPr>
      </w:pPr>
      <w:r w:rsidRPr="00602E4B">
        <w:rPr>
          <w:rFonts w:ascii="Inter" w:hAnsi="Inter"/>
          <w:sz w:val="18"/>
          <w:szCs w:val="18"/>
        </w:rPr>
        <w:t>Signing threshold signature for unauthorized cross-chain transfer</w:t>
      </w:r>
    </w:p>
    <w:p w14:paraId="327D1A9B" w14:textId="77777777" w:rsidR="000F59A8" w:rsidRPr="00602E4B" w:rsidRDefault="000F59A8">
      <w:pPr>
        <w:numPr>
          <w:ilvl w:val="0"/>
          <w:numId w:val="116"/>
        </w:numPr>
        <w:spacing w:before="100" w:beforeAutospacing="1" w:after="100" w:afterAutospacing="1"/>
        <w:rPr>
          <w:rFonts w:ascii="Inter" w:hAnsi="Inter"/>
          <w:sz w:val="18"/>
          <w:szCs w:val="18"/>
        </w:rPr>
      </w:pPr>
      <w:r w:rsidRPr="00602E4B">
        <w:rPr>
          <w:rFonts w:ascii="Inter" w:hAnsi="Inter"/>
          <w:sz w:val="18"/>
          <w:szCs w:val="18"/>
        </w:rPr>
        <w:t>Evidence: fraud proof showing external chain state contradicts attestation</w:t>
      </w:r>
    </w:p>
    <w:p w14:paraId="04726C00" w14:textId="77777777" w:rsidR="000F59A8" w:rsidRPr="00602E4B" w:rsidRDefault="000F59A8">
      <w:pPr>
        <w:numPr>
          <w:ilvl w:val="0"/>
          <w:numId w:val="116"/>
        </w:numPr>
        <w:spacing w:before="100" w:beforeAutospacing="1" w:after="100" w:afterAutospacing="1"/>
        <w:rPr>
          <w:rFonts w:ascii="Inter" w:hAnsi="Inter"/>
          <w:sz w:val="18"/>
          <w:szCs w:val="18"/>
        </w:rPr>
      </w:pPr>
      <w:r w:rsidRPr="00602E4B">
        <w:rPr>
          <w:rFonts w:ascii="Inter" w:hAnsi="Inter"/>
          <w:sz w:val="18"/>
          <w:szCs w:val="18"/>
        </w:rPr>
        <w:t xml:space="preserve">Penalty: Full consensus slashing +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Pr="00602E4B">
        <w:rPr>
          <w:rFonts w:ascii="Inter" w:hAnsi="Inter"/>
          <w:sz w:val="18"/>
          <w:szCs w:val="18"/>
        </w:rPr>
        <w:t xml:space="preserve">additional </w:t>
      </w:r>
    </w:p>
    <w:p w14:paraId="34A5FE9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Attestation to Reorged Event (severity: HIGH):</w:t>
      </w:r>
    </w:p>
    <w:p w14:paraId="5F2592DE" w14:textId="77777777" w:rsidR="000F59A8" w:rsidRPr="00602E4B" w:rsidRDefault="000F59A8">
      <w:pPr>
        <w:numPr>
          <w:ilvl w:val="0"/>
          <w:numId w:val="117"/>
        </w:numPr>
        <w:spacing w:before="100" w:beforeAutospacing="1" w:after="100" w:afterAutospacing="1"/>
        <w:rPr>
          <w:rFonts w:ascii="Inter" w:hAnsi="Inter"/>
          <w:sz w:val="18"/>
          <w:szCs w:val="18"/>
        </w:rPr>
      </w:pPr>
      <w:r w:rsidRPr="00602E4B">
        <w:rPr>
          <w:rFonts w:ascii="Inter" w:hAnsi="Inter"/>
          <w:sz w:val="18"/>
          <w:szCs w:val="18"/>
        </w:rPr>
        <w:t>Attesting to event that was later reverted by external chain reorganization</w:t>
      </w:r>
    </w:p>
    <w:p w14:paraId="3F803394" w14:textId="77777777" w:rsidR="000F59A8" w:rsidRPr="00602E4B" w:rsidRDefault="000F59A8">
      <w:pPr>
        <w:numPr>
          <w:ilvl w:val="0"/>
          <w:numId w:val="117"/>
        </w:numPr>
        <w:spacing w:before="100" w:beforeAutospacing="1" w:after="100" w:afterAutospacing="1"/>
        <w:rPr>
          <w:rFonts w:ascii="Inter" w:hAnsi="Inter"/>
          <w:sz w:val="18"/>
          <w:szCs w:val="18"/>
        </w:rPr>
      </w:pPr>
      <w:r w:rsidRPr="00602E4B">
        <w:rPr>
          <w:rFonts w:ascii="Inter" w:hAnsi="Inter"/>
          <w:sz w:val="18"/>
          <w:szCs w:val="18"/>
        </w:rPr>
        <w:t>Not waiting for required confirmation depth</w:t>
      </w:r>
    </w:p>
    <w:p w14:paraId="344781F1" w14:textId="77777777" w:rsidR="000F59A8" w:rsidRPr="00602E4B" w:rsidRDefault="000F59A8">
      <w:pPr>
        <w:numPr>
          <w:ilvl w:val="0"/>
          <w:numId w:val="117"/>
        </w:numPr>
        <w:spacing w:before="100" w:beforeAutospacing="1" w:after="100" w:afterAutospacing="1"/>
        <w:rPr>
          <w:rFonts w:ascii="Inter" w:hAnsi="Inter"/>
          <w:sz w:val="18"/>
          <w:szCs w:val="18"/>
        </w:rPr>
      </w:pPr>
      <w:r w:rsidRPr="00602E4B">
        <w:rPr>
          <w:rFonts w:ascii="Inter" w:hAnsi="Inter"/>
          <w:sz w:val="18"/>
          <w:szCs w:val="18"/>
        </w:rPr>
        <w:t>Evidence: blockchain reorganization proof + original attestation</w:t>
      </w:r>
    </w:p>
    <w:p w14:paraId="3650D7D6" w14:textId="77777777" w:rsidR="000F59A8" w:rsidRPr="00602E4B" w:rsidRDefault="000F59A8">
      <w:pPr>
        <w:numPr>
          <w:ilvl w:val="0"/>
          <w:numId w:val="117"/>
        </w:numPr>
        <w:spacing w:before="100" w:beforeAutospacing="1" w:after="100" w:afterAutospacing="1"/>
        <w:rPr>
          <w:rFonts w:ascii="Inter" w:hAnsi="Inter"/>
          <w:sz w:val="18"/>
          <w:szCs w:val="18"/>
        </w:rPr>
      </w:pPr>
      <w:r w:rsidRPr="00602E4B">
        <w:rPr>
          <w:rFonts w:ascii="Inter" w:hAnsi="Inter"/>
          <w:sz w:val="18"/>
          <w:szCs w:val="18"/>
        </w:rPr>
        <w:t>Penalty: Reputation penalty + partial slashing (50% if unintentional, 100% + bridge penalty if malicious intent proven)</w:t>
      </w:r>
    </w:p>
    <w:p w14:paraId="56750C0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Threshold Signature Manipulation (severity: CRITICAL):</w:t>
      </w:r>
    </w:p>
    <w:p w14:paraId="635C2A5C" w14:textId="77777777" w:rsidR="000F59A8" w:rsidRPr="00602E4B" w:rsidRDefault="000F59A8">
      <w:pPr>
        <w:numPr>
          <w:ilvl w:val="0"/>
          <w:numId w:val="118"/>
        </w:numPr>
        <w:spacing w:before="100" w:beforeAutospacing="1" w:after="100" w:afterAutospacing="1"/>
        <w:rPr>
          <w:rFonts w:ascii="Inter" w:hAnsi="Inter"/>
          <w:sz w:val="18"/>
          <w:szCs w:val="18"/>
        </w:rPr>
      </w:pPr>
      <w:r w:rsidRPr="00602E4B">
        <w:rPr>
          <w:rFonts w:ascii="Inter" w:hAnsi="Inter"/>
          <w:sz w:val="18"/>
          <w:szCs w:val="18"/>
        </w:rPr>
        <w:t>Attempting to generate threshold signature without proper authorization</w:t>
      </w:r>
    </w:p>
    <w:p w14:paraId="61D1EAE1" w14:textId="77777777" w:rsidR="000F59A8" w:rsidRPr="00602E4B" w:rsidRDefault="000F59A8">
      <w:pPr>
        <w:numPr>
          <w:ilvl w:val="0"/>
          <w:numId w:val="118"/>
        </w:numPr>
        <w:spacing w:before="100" w:beforeAutospacing="1" w:after="100" w:afterAutospacing="1"/>
        <w:rPr>
          <w:rFonts w:ascii="Inter" w:hAnsi="Inter"/>
          <w:sz w:val="18"/>
          <w:szCs w:val="18"/>
        </w:rPr>
      </w:pPr>
      <w:r w:rsidRPr="00602E4B">
        <w:rPr>
          <w:rFonts w:ascii="Inter" w:hAnsi="Inter"/>
          <w:sz w:val="18"/>
          <w:szCs w:val="18"/>
        </w:rPr>
        <w:t>Colluding with other relayers to forge attestations</w:t>
      </w:r>
    </w:p>
    <w:p w14:paraId="4D2CA350" w14:textId="77777777" w:rsidR="000F59A8" w:rsidRPr="00602E4B" w:rsidRDefault="000F59A8">
      <w:pPr>
        <w:numPr>
          <w:ilvl w:val="0"/>
          <w:numId w:val="118"/>
        </w:numPr>
        <w:spacing w:before="100" w:beforeAutospacing="1" w:after="100" w:afterAutospacing="1"/>
        <w:rPr>
          <w:rFonts w:ascii="Inter" w:hAnsi="Inter"/>
          <w:sz w:val="18"/>
          <w:szCs w:val="18"/>
        </w:rPr>
      </w:pPr>
      <w:r w:rsidRPr="00602E4B">
        <w:rPr>
          <w:rFonts w:ascii="Inter" w:hAnsi="Inter"/>
          <w:sz w:val="18"/>
          <w:szCs w:val="18"/>
        </w:rPr>
        <w:t>Using threshold key shares for unauthorized purposes</w:t>
      </w:r>
    </w:p>
    <w:p w14:paraId="44820B47" w14:textId="77777777" w:rsidR="000F59A8" w:rsidRPr="00602E4B" w:rsidRDefault="000F59A8">
      <w:pPr>
        <w:numPr>
          <w:ilvl w:val="0"/>
          <w:numId w:val="118"/>
        </w:numPr>
        <w:spacing w:before="100" w:beforeAutospacing="1" w:after="100" w:afterAutospacing="1"/>
        <w:rPr>
          <w:rFonts w:ascii="Inter" w:hAnsi="Inter"/>
          <w:sz w:val="18"/>
          <w:szCs w:val="18"/>
        </w:rPr>
      </w:pPr>
      <w:r w:rsidRPr="00602E4B">
        <w:rPr>
          <w:rFonts w:ascii="Inter" w:hAnsi="Inter"/>
          <w:sz w:val="18"/>
          <w:szCs w:val="18"/>
        </w:rPr>
        <w:t>Evidence: cryptographic proof of unauthorized signature attempt</w:t>
      </w:r>
    </w:p>
    <w:p w14:paraId="4BF78D1E" w14:textId="77777777" w:rsidR="000F59A8" w:rsidRPr="00602E4B" w:rsidRDefault="000F59A8">
      <w:pPr>
        <w:numPr>
          <w:ilvl w:val="0"/>
          <w:numId w:val="118"/>
        </w:numPr>
        <w:spacing w:before="100" w:beforeAutospacing="1" w:after="100" w:afterAutospacing="1"/>
        <w:rPr>
          <w:rFonts w:ascii="Inter" w:hAnsi="Inter"/>
          <w:sz w:val="18"/>
          <w:szCs w:val="18"/>
        </w:rPr>
      </w:pPr>
      <w:r w:rsidRPr="00602E4B">
        <w:rPr>
          <w:rFonts w:ascii="Inter" w:hAnsi="Inter"/>
          <w:sz w:val="18"/>
          <w:szCs w:val="18"/>
        </w:rPr>
        <w:t>Penalty: Maximum slashing (100% stake) + permanent ban from bridge registry</w:t>
      </w:r>
    </w:p>
    <w:p w14:paraId="72ED881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Downtime (severity: LOW):</w:t>
      </w:r>
    </w:p>
    <w:p w14:paraId="1D8A0204" w14:textId="77777777" w:rsidR="000F59A8" w:rsidRPr="00602E4B" w:rsidRDefault="000F59A8">
      <w:pPr>
        <w:numPr>
          <w:ilvl w:val="0"/>
          <w:numId w:val="119"/>
        </w:numPr>
        <w:spacing w:before="100" w:beforeAutospacing="1" w:after="100" w:afterAutospacing="1"/>
        <w:rPr>
          <w:rFonts w:ascii="Inter" w:hAnsi="Inter"/>
          <w:sz w:val="18"/>
          <w:szCs w:val="18"/>
        </w:rPr>
      </w:pPr>
      <w:r w:rsidRPr="00602E4B">
        <w:rPr>
          <w:rFonts w:ascii="Inter" w:hAnsi="Inter"/>
          <w:sz w:val="18"/>
          <w:szCs w:val="18"/>
        </w:rPr>
        <w:t>Extended unavailability for threshold signature ceremonies</w:t>
      </w:r>
    </w:p>
    <w:p w14:paraId="527C2772" w14:textId="77777777" w:rsidR="000F59A8" w:rsidRPr="00602E4B" w:rsidRDefault="000F59A8">
      <w:pPr>
        <w:numPr>
          <w:ilvl w:val="0"/>
          <w:numId w:val="119"/>
        </w:numPr>
        <w:spacing w:before="100" w:beforeAutospacing="1" w:after="100" w:afterAutospacing="1"/>
        <w:rPr>
          <w:rFonts w:ascii="Inter" w:hAnsi="Inter"/>
          <w:sz w:val="18"/>
          <w:szCs w:val="18"/>
        </w:rPr>
      </w:pPr>
      <w:r w:rsidRPr="00602E4B">
        <w:rPr>
          <w:rFonts w:ascii="Inter" w:hAnsi="Inter"/>
          <w:sz w:val="18"/>
          <w:szCs w:val="18"/>
        </w:rPr>
        <w:t>Missing &gt;20% of signature opportunities over epoch</w:t>
      </w:r>
    </w:p>
    <w:p w14:paraId="00023202" w14:textId="77777777" w:rsidR="000F59A8" w:rsidRPr="00602E4B" w:rsidRDefault="000F59A8">
      <w:pPr>
        <w:numPr>
          <w:ilvl w:val="0"/>
          <w:numId w:val="119"/>
        </w:numPr>
        <w:spacing w:before="100" w:beforeAutospacing="1" w:after="100" w:afterAutospacing="1"/>
        <w:rPr>
          <w:rFonts w:ascii="Inter" w:hAnsi="Inter"/>
          <w:sz w:val="18"/>
          <w:szCs w:val="18"/>
        </w:rPr>
      </w:pPr>
      <w:r w:rsidRPr="00602E4B">
        <w:rPr>
          <w:rFonts w:ascii="Inter" w:hAnsi="Inter"/>
          <w:sz w:val="18"/>
          <w:szCs w:val="18"/>
        </w:rPr>
        <w:t>Evidence: on-chain participation records</w:t>
      </w:r>
    </w:p>
    <w:p w14:paraId="6F453849" w14:textId="77777777" w:rsidR="000F59A8" w:rsidRPr="00602E4B" w:rsidRDefault="000F59A8">
      <w:pPr>
        <w:numPr>
          <w:ilvl w:val="0"/>
          <w:numId w:val="119"/>
        </w:numPr>
        <w:spacing w:before="100" w:beforeAutospacing="1" w:after="100" w:afterAutospacing="1"/>
        <w:rPr>
          <w:rFonts w:ascii="Inter" w:hAnsi="Inter"/>
          <w:sz w:val="18"/>
          <w:szCs w:val="18"/>
        </w:rPr>
      </w:pPr>
      <w:r w:rsidRPr="00602E4B">
        <w:rPr>
          <w:rFonts w:ascii="Inter" w:hAnsi="Inter"/>
          <w:sz w:val="18"/>
          <w:szCs w:val="18"/>
        </w:rPr>
        <w:t>Penalty: Reputation penalty only (no stake slashing unless pattern continues for 3+ epochs)</w:t>
      </w:r>
    </w:p>
    <w:p w14:paraId="4D8D464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Witness Node False Reporting (severity: HIGH):</w:t>
      </w:r>
    </w:p>
    <w:p w14:paraId="3FCCE4EF" w14:textId="77777777" w:rsidR="000F59A8" w:rsidRPr="00602E4B" w:rsidRDefault="000F59A8">
      <w:pPr>
        <w:numPr>
          <w:ilvl w:val="0"/>
          <w:numId w:val="120"/>
        </w:numPr>
        <w:spacing w:before="100" w:beforeAutospacing="1" w:after="100" w:afterAutospacing="1"/>
        <w:rPr>
          <w:rFonts w:ascii="Inter" w:hAnsi="Inter"/>
          <w:sz w:val="18"/>
          <w:szCs w:val="18"/>
        </w:rPr>
      </w:pPr>
      <w:r w:rsidRPr="00602E4B">
        <w:rPr>
          <w:rFonts w:ascii="Inter" w:hAnsi="Inter"/>
          <w:sz w:val="18"/>
          <w:szCs w:val="18"/>
        </w:rPr>
        <w:t>Submitting incorrect external chain event data</w:t>
      </w:r>
    </w:p>
    <w:p w14:paraId="32777CF1" w14:textId="77777777" w:rsidR="000F59A8" w:rsidRPr="00602E4B" w:rsidRDefault="000F59A8">
      <w:pPr>
        <w:numPr>
          <w:ilvl w:val="0"/>
          <w:numId w:val="120"/>
        </w:numPr>
        <w:spacing w:before="100" w:beforeAutospacing="1" w:after="100" w:afterAutospacing="1"/>
        <w:rPr>
          <w:rFonts w:ascii="Inter" w:hAnsi="Inter"/>
          <w:sz w:val="18"/>
          <w:szCs w:val="18"/>
        </w:rPr>
      </w:pPr>
      <w:r w:rsidRPr="00602E4B">
        <w:rPr>
          <w:rFonts w:ascii="Inter" w:hAnsi="Inter"/>
          <w:sz w:val="18"/>
          <w:szCs w:val="18"/>
        </w:rPr>
        <w:t>Failing to report known events (selective censorship)</w:t>
      </w:r>
    </w:p>
    <w:p w14:paraId="14F075B1" w14:textId="4B5FC561" w:rsidR="000F59A8" w:rsidRPr="00602E4B" w:rsidRDefault="000F59A8">
      <w:pPr>
        <w:numPr>
          <w:ilvl w:val="0"/>
          <w:numId w:val="120"/>
        </w:numPr>
        <w:spacing w:before="100" w:beforeAutospacing="1" w:after="100" w:afterAutospacing="1"/>
        <w:rPr>
          <w:rFonts w:ascii="Inter" w:hAnsi="Inter"/>
          <w:sz w:val="18"/>
          <w:szCs w:val="18"/>
        </w:rPr>
      </w:pPr>
      <w:r w:rsidRPr="00602E4B">
        <w:rPr>
          <w:rFonts w:ascii="Inter" w:hAnsi="Inter"/>
          <w:sz w:val="18"/>
          <w:szCs w:val="18"/>
        </w:rPr>
        <w:t>Evidence: comparison with other witness reports + external chain verification</w:t>
      </w:r>
    </w:p>
    <w:p w14:paraId="1D2FF242" w14:textId="77777777" w:rsidR="000F59A8" w:rsidRPr="00602E4B" w:rsidRDefault="000F59A8">
      <w:pPr>
        <w:numPr>
          <w:ilvl w:val="0"/>
          <w:numId w:val="121"/>
        </w:numPr>
        <w:spacing w:before="100" w:beforeAutospacing="1" w:after="100" w:afterAutospacing="1"/>
        <w:rPr>
          <w:rFonts w:ascii="Inter" w:hAnsi="Inter"/>
          <w:sz w:val="18"/>
          <w:szCs w:val="18"/>
        </w:rPr>
      </w:pPr>
      <w:r w:rsidRPr="00602E4B">
        <w:rPr>
          <w:rFonts w:ascii="Inter" w:hAnsi="Inter"/>
          <w:sz w:val="18"/>
          <w:szCs w:val="18"/>
        </w:rPr>
        <w:t>Penalty: 75% slashing + removal from witness registry</w:t>
      </w:r>
    </w:p>
    <w:p w14:paraId="536DA20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Notes:</w:t>
      </w:r>
    </w:p>
    <w:p w14:paraId="2FEE788F" w14:textId="77777777" w:rsidR="000F59A8" w:rsidRPr="00602E4B" w:rsidRDefault="000F59A8">
      <w:pPr>
        <w:numPr>
          <w:ilvl w:val="0"/>
          <w:numId w:val="122"/>
        </w:numPr>
        <w:spacing w:before="100" w:beforeAutospacing="1" w:after="100" w:afterAutospacing="1"/>
        <w:rPr>
          <w:rFonts w:ascii="Inter" w:hAnsi="Inter"/>
          <w:sz w:val="18"/>
          <w:szCs w:val="18"/>
        </w:rPr>
      </w:pPr>
      <w:r w:rsidRPr="00602E4B">
        <w:rPr>
          <w:rFonts w:ascii="Inter" w:hAnsi="Inter"/>
          <w:sz w:val="18"/>
          <w:szCs w:val="18"/>
        </w:rPr>
        <w:t>Execute slashing atomically (no partial failures)</w:t>
      </w:r>
    </w:p>
    <w:p w14:paraId="6A93C363" w14:textId="77777777" w:rsidR="000F59A8" w:rsidRPr="00602E4B" w:rsidRDefault="000F59A8">
      <w:pPr>
        <w:numPr>
          <w:ilvl w:val="0"/>
          <w:numId w:val="122"/>
        </w:numPr>
        <w:spacing w:before="100" w:beforeAutospacing="1" w:after="100" w:afterAutospacing="1"/>
        <w:rPr>
          <w:rFonts w:ascii="Inter" w:hAnsi="Inter"/>
          <w:sz w:val="18"/>
          <w:szCs w:val="18"/>
        </w:rPr>
      </w:pPr>
      <w:r w:rsidRPr="00602E4B">
        <w:rPr>
          <w:rFonts w:ascii="Inter" w:hAnsi="Inter"/>
          <w:sz w:val="18"/>
          <w:szCs w:val="18"/>
        </w:rPr>
        <w:t>Emit detailed events for transparency and appeals</w:t>
      </w:r>
    </w:p>
    <w:p w14:paraId="41BBAB12" w14:textId="77777777" w:rsidR="000F59A8" w:rsidRPr="00602E4B" w:rsidRDefault="000F59A8">
      <w:pPr>
        <w:numPr>
          <w:ilvl w:val="0"/>
          <w:numId w:val="122"/>
        </w:numPr>
        <w:spacing w:before="100" w:beforeAutospacing="1" w:after="100" w:afterAutospacing="1"/>
        <w:rPr>
          <w:rFonts w:ascii="Inter" w:hAnsi="Inter"/>
          <w:sz w:val="18"/>
          <w:szCs w:val="18"/>
        </w:rPr>
      </w:pPr>
      <w:r w:rsidRPr="00602E4B">
        <w:rPr>
          <w:rFonts w:ascii="Inter" w:hAnsi="Inter"/>
          <w:sz w:val="18"/>
          <w:szCs w:val="18"/>
        </w:rPr>
        <w:t xml:space="preserve">Transfer slashed funds to: </w:t>
      </w:r>
    </w:p>
    <w:p w14:paraId="579E9FEA" w14:textId="77777777" w:rsidR="000F59A8" w:rsidRPr="00602E4B" w:rsidRDefault="000F59A8">
      <w:pPr>
        <w:numPr>
          <w:ilvl w:val="1"/>
          <w:numId w:val="122"/>
        </w:numPr>
        <w:spacing w:before="100" w:beforeAutospacing="1" w:after="100" w:afterAutospacing="1"/>
        <w:rPr>
          <w:rFonts w:ascii="Inter" w:hAnsi="Inter"/>
          <w:sz w:val="18"/>
          <w:szCs w:val="18"/>
        </w:rPr>
      </w:pPr>
      <w:r w:rsidRPr="00602E4B">
        <w:rPr>
          <w:rFonts w:ascii="Inter" w:hAnsi="Inter"/>
          <w:sz w:val="18"/>
          <w:szCs w:val="18"/>
        </w:rPr>
        <w:t>50% burned (deflationary, benefits all token holders)</w:t>
      </w:r>
    </w:p>
    <w:p w14:paraId="7B69ADB2" w14:textId="77777777" w:rsidR="000F59A8" w:rsidRPr="00602E4B" w:rsidRDefault="000F59A8">
      <w:pPr>
        <w:numPr>
          <w:ilvl w:val="1"/>
          <w:numId w:val="122"/>
        </w:numPr>
        <w:spacing w:before="100" w:beforeAutospacing="1" w:after="100" w:afterAutospacing="1"/>
        <w:rPr>
          <w:rFonts w:ascii="Inter" w:hAnsi="Inter"/>
          <w:sz w:val="18"/>
          <w:szCs w:val="18"/>
        </w:rPr>
      </w:pPr>
      <w:r w:rsidRPr="00602E4B">
        <w:rPr>
          <w:rFonts w:ascii="Inter" w:hAnsi="Inter"/>
          <w:sz w:val="18"/>
          <w:szCs w:val="18"/>
        </w:rPr>
        <w:t>30% to treasury for public goods</w:t>
      </w:r>
    </w:p>
    <w:p w14:paraId="20396FC4" w14:textId="77777777" w:rsidR="000F59A8" w:rsidRPr="00602E4B" w:rsidRDefault="000F59A8">
      <w:pPr>
        <w:numPr>
          <w:ilvl w:val="1"/>
          <w:numId w:val="122"/>
        </w:numPr>
        <w:spacing w:before="100" w:beforeAutospacing="1" w:after="100" w:afterAutospacing="1"/>
        <w:rPr>
          <w:rFonts w:ascii="Inter" w:hAnsi="Inter"/>
          <w:sz w:val="18"/>
          <w:szCs w:val="18"/>
        </w:rPr>
      </w:pPr>
      <w:r w:rsidRPr="00602E4B">
        <w:rPr>
          <w:rFonts w:ascii="Inter" w:hAnsi="Inter"/>
          <w:sz w:val="18"/>
          <w:szCs w:val="18"/>
        </w:rPr>
        <w:t>20% to whistleblower/fraud proof submitter (evidence submitter)</w:t>
      </w:r>
    </w:p>
    <w:p w14:paraId="56816D78" w14:textId="77777777" w:rsidR="000F59A8" w:rsidRPr="00602E4B" w:rsidRDefault="000F59A8">
      <w:pPr>
        <w:numPr>
          <w:ilvl w:val="0"/>
          <w:numId w:val="122"/>
        </w:numPr>
        <w:spacing w:before="100" w:beforeAutospacing="1" w:after="100" w:afterAutospacing="1"/>
        <w:rPr>
          <w:rFonts w:ascii="Inter" w:hAnsi="Inter"/>
          <w:sz w:val="18"/>
          <w:szCs w:val="18"/>
        </w:rPr>
      </w:pPr>
      <w:r w:rsidRPr="00602E4B">
        <w:rPr>
          <w:rFonts w:ascii="Inter" w:hAnsi="Inter"/>
          <w:sz w:val="18"/>
          <w:szCs w:val="18"/>
        </w:rPr>
        <w:t xml:space="preserve">Jail validator for </w:t>
      </w:r>
      <m:oMath>
        <m:r>
          <w:rPr>
            <w:rFonts w:ascii="Cambria Math" w:hAnsi="Cambria Math"/>
            <w:sz w:val="18"/>
            <w:szCs w:val="18"/>
          </w:rPr>
          <m:t>J</m:t>
        </m:r>
      </m:oMath>
      <w:r w:rsidRPr="00602E4B">
        <w:rPr>
          <w:rFonts w:ascii="Inter" w:hAnsi="Inter"/>
          <w:sz w:val="18"/>
          <w:szCs w:val="18"/>
        </w:rPr>
        <w:t xml:space="preserve">epochs (no rewards, no participation) </w:t>
      </w:r>
    </w:p>
    <w:p w14:paraId="3E51886F" w14:textId="77777777" w:rsidR="000F59A8" w:rsidRPr="00602E4B" w:rsidRDefault="000F59A8">
      <w:pPr>
        <w:numPr>
          <w:ilvl w:val="0"/>
          <w:numId w:val="122"/>
        </w:numPr>
        <w:spacing w:before="100" w:beforeAutospacing="1" w:after="100" w:afterAutospacing="1"/>
        <w:rPr>
          <w:rFonts w:ascii="Inter" w:hAnsi="Inter"/>
          <w:sz w:val="18"/>
          <w:szCs w:val="18"/>
        </w:rPr>
      </w:pPr>
      <w:r w:rsidRPr="00602E4B">
        <w:rPr>
          <w:rFonts w:ascii="Inter" w:hAnsi="Inter"/>
          <w:sz w:val="18"/>
          <w:szCs w:val="18"/>
        </w:rPr>
        <w:t>Allow governance to pardon in extraordinary circumstances (e.g., client bug affecting multiple validators)</w:t>
      </w:r>
    </w:p>
    <w:p w14:paraId="58EBDD1E" w14:textId="77777777" w:rsidR="000F59A8" w:rsidRPr="00602E4B" w:rsidRDefault="000F59A8">
      <w:pPr>
        <w:numPr>
          <w:ilvl w:val="0"/>
          <w:numId w:val="122"/>
        </w:numPr>
        <w:spacing w:before="100" w:beforeAutospacing="1" w:after="100" w:afterAutospacing="1"/>
        <w:rPr>
          <w:rFonts w:ascii="Inter" w:hAnsi="Inter"/>
          <w:sz w:val="18"/>
          <w:szCs w:val="18"/>
        </w:rPr>
      </w:pPr>
      <w:r w:rsidRPr="00602E4B">
        <w:rPr>
          <w:rFonts w:ascii="Inter" w:hAnsi="Inter"/>
          <w:b/>
          <w:bCs/>
          <w:sz w:val="18"/>
          <w:szCs w:val="18"/>
        </w:rPr>
        <w:t>Bridge-specific</w:t>
      </w:r>
      <w:r w:rsidRPr="00602E4B">
        <w:rPr>
          <w:rFonts w:ascii="Inter" w:hAnsi="Inter"/>
          <w:sz w:val="18"/>
          <w:szCs w:val="18"/>
        </w:rPr>
        <w:t>: Slashed bridge relayers immediately removed from all witness registries and threshold signature ceremonies</w:t>
      </w:r>
    </w:p>
    <w:p w14:paraId="6B8EBD1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Examples:</w:t>
      </w:r>
    </w:p>
    <w:p w14:paraId="5DF8D22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Setup: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r>
          <w:rPr>
            <w:rFonts w:ascii="Cambria Math" w:hAnsi="Cambria Math"/>
            <w:sz w:val="18"/>
            <w:szCs w:val="18"/>
          </w:rPr>
          <m:t>=0.02</m:t>
        </m:r>
      </m:oMath>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r>
          <w:rPr>
            <w:rFonts w:ascii="Cambria Math" w:hAnsi="Cambria Math"/>
            <w:sz w:val="18"/>
            <w:szCs w:val="18"/>
          </w:rPr>
          <m:t>=0.03</m:t>
        </m:r>
      </m:oMath>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r>
          <w:rPr>
            <w:rFonts w:ascii="Cambria Math" w:hAnsi="Cambria Math"/>
            <w:sz w:val="18"/>
            <w:szCs w:val="18"/>
          </w:rPr>
          <m:t>=0.05</m:t>
        </m:r>
      </m:oMath>
    </w:p>
    <w:p w14:paraId="2DA20D7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Example 1 - High-reputation consensus validator (rare mistake):</w:t>
      </w:r>
    </w:p>
    <w:p w14:paraId="3CEA462C" w14:textId="77777777" w:rsidR="000F59A8" w:rsidRPr="00602E4B" w:rsidRDefault="000F59A8">
      <w:pPr>
        <w:numPr>
          <w:ilvl w:val="0"/>
          <w:numId w:val="123"/>
        </w:numPr>
        <w:spacing w:before="100" w:beforeAutospacing="1" w:after="100" w:afterAutospacing="1"/>
        <w:rPr>
          <w:rFonts w:ascii="Inter" w:hAnsi="Inter"/>
          <w:sz w:val="18"/>
          <w:szCs w:val="18"/>
        </w:rPr>
      </w:pPr>
      <w:r w:rsidRPr="00602E4B">
        <w:rPr>
          <w:rFonts w:ascii="Inter" w:hAnsi="Inter"/>
          <w:sz w:val="18"/>
          <w:szCs w:val="18"/>
        </w:rPr>
        <w:t xml:space="preserve">Stake: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100,000</m:t>
        </m:r>
      </m:oMath>
      <w:r w:rsidRPr="00602E4B">
        <w:rPr>
          <w:rFonts w:ascii="Inter" w:hAnsi="Inter"/>
          <w:sz w:val="18"/>
          <w:szCs w:val="18"/>
        </w:rPr>
        <w:t xml:space="preserve">SNRG </w:t>
      </w:r>
    </w:p>
    <w:p w14:paraId="0292E094" w14:textId="77777777" w:rsidR="000F59A8" w:rsidRPr="00602E4B" w:rsidRDefault="000F59A8">
      <w:pPr>
        <w:numPr>
          <w:ilvl w:val="0"/>
          <w:numId w:val="123"/>
        </w:numPr>
        <w:spacing w:before="100" w:beforeAutospacing="1" w:after="100" w:afterAutospacing="1"/>
        <w:rPr>
          <w:rFonts w:ascii="Inter" w:hAnsi="Inter"/>
          <w:sz w:val="18"/>
          <w:szCs w:val="18"/>
        </w:rPr>
      </w:pPr>
      <w:r w:rsidRPr="00602E4B">
        <w:rPr>
          <w:rFonts w:ascii="Inter" w:hAnsi="Inter"/>
          <w:sz w:val="18"/>
          <w:szCs w:val="18"/>
        </w:rPr>
        <w:t xml:space="preserve">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=0.95</m:t>
        </m:r>
      </m:oMath>
      <w:r w:rsidRPr="00602E4B">
        <w:rPr>
          <w:rFonts w:ascii="Inter" w:hAnsi="Inter"/>
          <w:sz w:val="18"/>
          <w:szCs w:val="18"/>
        </w:rPr>
        <w:t xml:space="preserve">(excellent history) </w:t>
      </w:r>
    </w:p>
    <w:p w14:paraId="57BE3208" w14:textId="77777777" w:rsidR="000F59A8" w:rsidRPr="00602E4B" w:rsidRDefault="000F59A8">
      <w:pPr>
        <w:numPr>
          <w:ilvl w:val="0"/>
          <w:numId w:val="123"/>
        </w:numPr>
        <w:spacing w:before="100" w:beforeAutospacing="1" w:after="100" w:afterAutospacing="1"/>
        <w:rPr>
          <w:rFonts w:ascii="Inter" w:hAnsi="Inter"/>
          <w:sz w:val="18"/>
          <w:szCs w:val="18"/>
        </w:rPr>
      </w:pPr>
      <w:r w:rsidRPr="00602E4B">
        <w:rPr>
          <w:rFonts w:ascii="Inter" w:hAnsi="Inter"/>
          <w:sz w:val="18"/>
          <w:szCs w:val="18"/>
        </w:rPr>
        <w:t>Offense: Accidental equivocation (software bug)</w:t>
      </w:r>
    </w:p>
    <w:p w14:paraId="36923374" w14:textId="77777777" w:rsidR="000F59A8" w:rsidRPr="00602E4B" w:rsidRDefault="000F59A8">
      <w:pPr>
        <w:numPr>
          <w:ilvl w:val="0"/>
          <w:numId w:val="123"/>
        </w:numPr>
        <w:spacing w:before="100" w:beforeAutospacing="1" w:after="100" w:afterAutospacing="1"/>
        <w:rPr>
          <w:rFonts w:ascii="Inter" w:hAnsi="Inter"/>
          <w:sz w:val="18"/>
          <w:szCs w:val="18"/>
        </w:rPr>
      </w:pPr>
      <w:r w:rsidRPr="00602E4B">
        <w:rPr>
          <w:rFonts w:ascii="Inter" w:hAnsi="Inter"/>
          <w:sz w:val="18"/>
          <w:szCs w:val="18"/>
        </w:rPr>
        <w:t xml:space="preserve">Base penalty: </w:t>
      </w:r>
      <m:oMath>
        <m:r>
          <m:rPr>
            <m:sty m:val="p"/>
          </m:rPr>
          <w:rPr>
            <w:rFonts w:ascii="Cambria Math" w:hAnsi="Cambria Math"/>
            <w:sz w:val="18"/>
            <w:szCs w:val="18"/>
          </w:rPr>
          <m:t>100,000</m:t>
        </m:r>
        <m:r>
          <w:rPr>
            <w:rFonts w:ascii="Cambria Math" w:hAnsi="Cambria Math"/>
            <w:sz w:val="18"/>
            <w:szCs w:val="18"/>
          </w:rPr>
          <m:t>×0.02=</m:t>
        </m:r>
        <m:r>
          <m:rPr>
            <m:sty m:val="p"/>
          </m:rPr>
          <w:rPr>
            <w:rFonts w:ascii="Cambria Math" w:hAnsi="Cambria Math"/>
            <w:sz w:val="18"/>
            <w:szCs w:val="18"/>
          </w:rPr>
          <m:t>2,000</m:t>
        </m:r>
      </m:oMath>
      <w:r w:rsidRPr="00602E4B">
        <w:rPr>
          <w:rFonts w:ascii="Inter" w:hAnsi="Inter"/>
          <w:sz w:val="18"/>
          <w:szCs w:val="18"/>
        </w:rPr>
        <w:t xml:space="preserve">SNRG </w:t>
      </w:r>
    </w:p>
    <w:p w14:paraId="21CCABC1" w14:textId="77777777" w:rsidR="000F59A8" w:rsidRPr="00602E4B" w:rsidRDefault="000F59A8">
      <w:pPr>
        <w:numPr>
          <w:ilvl w:val="0"/>
          <w:numId w:val="123"/>
        </w:numPr>
        <w:spacing w:before="100" w:beforeAutospacing="1" w:after="100" w:afterAutospacing="1"/>
        <w:rPr>
          <w:rFonts w:ascii="Inter" w:hAnsi="Inter"/>
          <w:sz w:val="18"/>
          <w:szCs w:val="18"/>
        </w:rPr>
      </w:pPr>
      <w:r w:rsidRPr="00602E4B">
        <w:rPr>
          <w:rFonts w:ascii="Inter" w:hAnsi="Inter"/>
          <w:sz w:val="18"/>
          <w:szCs w:val="18"/>
        </w:rPr>
        <w:t xml:space="preserve">Rep penalty: </w:t>
      </w:r>
      <m:oMath>
        <m:r>
          <m:rPr>
            <m:sty m:val="p"/>
          </m:rPr>
          <w:rPr>
            <w:rFonts w:ascii="Cambria Math" w:hAnsi="Cambria Math"/>
            <w:sz w:val="18"/>
            <w:szCs w:val="18"/>
          </w:rPr>
          <m:t>100,000</m:t>
        </m:r>
        <m:r>
          <w:rPr>
            <w:rFonts w:ascii="Cambria Math" w:hAnsi="Cambria Math"/>
            <w:sz w:val="18"/>
            <w:szCs w:val="18"/>
          </w:rPr>
          <m:t>×0.03×(1-0.95)=150</m:t>
        </m:r>
      </m:oMath>
      <w:r w:rsidRPr="00602E4B">
        <w:rPr>
          <w:rFonts w:ascii="Inter" w:hAnsi="Inter"/>
          <w:sz w:val="18"/>
          <w:szCs w:val="18"/>
        </w:rPr>
        <w:t xml:space="preserve">SNRG </w:t>
      </w:r>
    </w:p>
    <w:p w14:paraId="43E5D0F2" w14:textId="77777777" w:rsidR="000F59A8" w:rsidRPr="00602E4B" w:rsidRDefault="000F59A8">
      <w:pPr>
        <w:numPr>
          <w:ilvl w:val="0"/>
          <w:numId w:val="123"/>
        </w:numPr>
        <w:spacing w:before="100" w:beforeAutospacing="1" w:after="100" w:afterAutospacing="1"/>
        <w:rPr>
          <w:rFonts w:ascii="Inter" w:hAnsi="Inter"/>
          <w:sz w:val="18"/>
          <w:szCs w:val="18"/>
        </w:rPr>
      </w:pPr>
      <w:r w:rsidRPr="00602E4B">
        <w:rPr>
          <w:rFonts w:ascii="Inter" w:hAnsi="Inter"/>
          <w:b/>
          <w:bCs/>
          <w:sz w:val="18"/>
          <w:szCs w:val="18"/>
        </w:rPr>
        <w:t xml:space="preserve">Total slash: </w:t>
      </w:r>
      <m:oMath>
        <m:r>
          <m:rPr>
            <m:sty m:val="p"/>
          </m:rPr>
          <w:rPr>
            <w:rFonts w:ascii="Cambria Math" w:hAnsi="Cambria Math"/>
            <w:sz w:val="18"/>
            <w:szCs w:val="18"/>
          </w:rPr>
          <m:t>2,150</m:t>
        </m:r>
      </m:oMath>
      <w:r w:rsidRPr="00602E4B">
        <w:rPr>
          <w:rFonts w:ascii="Inter" w:hAnsi="Inter"/>
          <w:b/>
          <w:bCs/>
          <w:sz w:val="18"/>
          <w:szCs w:val="18"/>
        </w:rPr>
        <w:t xml:space="preserve">SNRG (2.15%) </w:t>
      </w:r>
    </w:p>
    <w:p w14:paraId="628DB8D7" w14:textId="77777777" w:rsidR="000F59A8" w:rsidRPr="00602E4B" w:rsidRDefault="000F59A8">
      <w:pPr>
        <w:numPr>
          <w:ilvl w:val="0"/>
          <w:numId w:val="123"/>
        </w:numPr>
        <w:spacing w:before="100" w:beforeAutospacing="1" w:after="100" w:afterAutospacing="1"/>
        <w:rPr>
          <w:rFonts w:ascii="Inter" w:hAnsi="Inter"/>
          <w:sz w:val="18"/>
          <w:szCs w:val="18"/>
        </w:rPr>
      </w:pPr>
      <w:r w:rsidRPr="00602E4B">
        <w:rPr>
          <w:rFonts w:ascii="Inter" w:hAnsi="Inter"/>
          <w:sz w:val="18"/>
          <w:szCs w:val="18"/>
        </w:rPr>
        <w:t>Jail period: 3 epochs</w:t>
      </w:r>
    </w:p>
    <w:p w14:paraId="71F903A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2 - Low-reputation consensus validator (repeat offender):</w:t>
      </w:r>
    </w:p>
    <w:p w14:paraId="790DAE39" w14:textId="77777777" w:rsidR="000F59A8" w:rsidRPr="00602E4B" w:rsidRDefault="000F59A8">
      <w:pPr>
        <w:numPr>
          <w:ilvl w:val="0"/>
          <w:numId w:val="124"/>
        </w:numPr>
        <w:spacing w:before="100" w:beforeAutospacing="1" w:after="100" w:afterAutospacing="1"/>
        <w:rPr>
          <w:rFonts w:ascii="Inter" w:hAnsi="Inter"/>
          <w:sz w:val="18"/>
          <w:szCs w:val="18"/>
        </w:rPr>
      </w:pPr>
      <w:r w:rsidRPr="00602E4B">
        <w:rPr>
          <w:rFonts w:ascii="Inter" w:hAnsi="Inter"/>
          <w:sz w:val="18"/>
          <w:szCs w:val="18"/>
        </w:rPr>
        <w:t xml:space="preserve">Stake: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100,000</m:t>
        </m:r>
      </m:oMath>
      <w:r w:rsidRPr="00602E4B">
        <w:rPr>
          <w:rFonts w:ascii="Inter" w:hAnsi="Inter"/>
          <w:sz w:val="18"/>
          <w:szCs w:val="18"/>
        </w:rPr>
        <w:t xml:space="preserve">SNRG </w:t>
      </w:r>
    </w:p>
    <w:p w14:paraId="1CE1C675" w14:textId="77777777" w:rsidR="000F59A8" w:rsidRPr="00602E4B" w:rsidRDefault="000F59A8">
      <w:pPr>
        <w:numPr>
          <w:ilvl w:val="0"/>
          <w:numId w:val="124"/>
        </w:numPr>
        <w:spacing w:before="100" w:beforeAutospacing="1" w:after="100" w:afterAutospacing="1"/>
        <w:rPr>
          <w:rFonts w:ascii="Inter" w:hAnsi="Inter"/>
          <w:sz w:val="18"/>
          <w:szCs w:val="18"/>
        </w:rPr>
      </w:pPr>
      <w:r w:rsidRPr="00602E4B">
        <w:rPr>
          <w:rFonts w:ascii="Inter" w:hAnsi="Inter"/>
          <w:sz w:val="18"/>
          <w:szCs w:val="18"/>
        </w:rPr>
        <w:t xml:space="preserve">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=0.30</m:t>
        </m:r>
      </m:oMath>
      <w:r w:rsidRPr="00602E4B">
        <w:rPr>
          <w:rFonts w:ascii="Inter" w:hAnsi="Inter"/>
          <w:sz w:val="18"/>
          <w:szCs w:val="18"/>
        </w:rPr>
        <w:t xml:space="preserve">(poor history) </w:t>
      </w:r>
    </w:p>
    <w:p w14:paraId="1C8732D3" w14:textId="77777777" w:rsidR="000F59A8" w:rsidRPr="00602E4B" w:rsidRDefault="000F59A8">
      <w:pPr>
        <w:numPr>
          <w:ilvl w:val="0"/>
          <w:numId w:val="124"/>
        </w:numPr>
        <w:spacing w:before="100" w:beforeAutospacing="1" w:after="100" w:afterAutospacing="1"/>
        <w:rPr>
          <w:rFonts w:ascii="Inter" w:hAnsi="Inter"/>
          <w:sz w:val="18"/>
          <w:szCs w:val="18"/>
        </w:rPr>
      </w:pPr>
      <w:r w:rsidRPr="00602E4B">
        <w:rPr>
          <w:rFonts w:ascii="Inter" w:hAnsi="Inter"/>
          <w:sz w:val="18"/>
          <w:szCs w:val="18"/>
        </w:rPr>
        <w:t>Offense: Deliberate equivocation</w:t>
      </w:r>
    </w:p>
    <w:p w14:paraId="09B58499" w14:textId="77777777" w:rsidR="000F59A8" w:rsidRPr="00602E4B" w:rsidRDefault="000F59A8">
      <w:pPr>
        <w:numPr>
          <w:ilvl w:val="0"/>
          <w:numId w:val="124"/>
        </w:numPr>
        <w:spacing w:before="100" w:beforeAutospacing="1" w:after="100" w:afterAutospacing="1"/>
        <w:rPr>
          <w:rFonts w:ascii="Inter" w:hAnsi="Inter"/>
          <w:sz w:val="18"/>
          <w:szCs w:val="18"/>
        </w:rPr>
      </w:pPr>
      <w:r w:rsidRPr="00602E4B">
        <w:rPr>
          <w:rFonts w:ascii="Inter" w:hAnsi="Inter"/>
          <w:sz w:val="18"/>
          <w:szCs w:val="18"/>
        </w:rPr>
        <w:t xml:space="preserve">Base penalty: </w:t>
      </w:r>
      <m:oMath>
        <m:r>
          <m:rPr>
            <m:sty m:val="p"/>
          </m:rPr>
          <w:rPr>
            <w:rFonts w:ascii="Cambria Math" w:hAnsi="Cambria Math"/>
            <w:sz w:val="18"/>
            <w:szCs w:val="18"/>
          </w:rPr>
          <m:t>100,000</m:t>
        </m:r>
        <m:r>
          <w:rPr>
            <w:rFonts w:ascii="Cambria Math" w:hAnsi="Cambria Math"/>
            <w:sz w:val="18"/>
            <w:szCs w:val="18"/>
          </w:rPr>
          <m:t>×0.02=</m:t>
        </m:r>
        <m:r>
          <m:rPr>
            <m:sty m:val="p"/>
          </m:rPr>
          <w:rPr>
            <w:rFonts w:ascii="Cambria Math" w:hAnsi="Cambria Math"/>
            <w:sz w:val="18"/>
            <w:szCs w:val="18"/>
          </w:rPr>
          <m:t>2,000</m:t>
        </m:r>
      </m:oMath>
      <w:r w:rsidRPr="00602E4B">
        <w:rPr>
          <w:rFonts w:ascii="Inter" w:hAnsi="Inter"/>
          <w:sz w:val="18"/>
          <w:szCs w:val="18"/>
        </w:rPr>
        <w:t xml:space="preserve">SNRG </w:t>
      </w:r>
    </w:p>
    <w:p w14:paraId="13ACA10D" w14:textId="77777777" w:rsidR="000F59A8" w:rsidRPr="00602E4B" w:rsidRDefault="000F59A8">
      <w:pPr>
        <w:numPr>
          <w:ilvl w:val="0"/>
          <w:numId w:val="124"/>
        </w:numPr>
        <w:spacing w:before="100" w:beforeAutospacing="1" w:after="100" w:afterAutospacing="1"/>
        <w:rPr>
          <w:rFonts w:ascii="Inter" w:hAnsi="Inter"/>
          <w:sz w:val="18"/>
          <w:szCs w:val="18"/>
        </w:rPr>
      </w:pPr>
      <w:r w:rsidRPr="00602E4B">
        <w:rPr>
          <w:rFonts w:ascii="Inter" w:hAnsi="Inter"/>
          <w:sz w:val="18"/>
          <w:szCs w:val="18"/>
        </w:rPr>
        <w:t xml:space="preserve">Rep penalty: </w:t>
      </w:r>
      <m:oMath>
        <m:r>
          <m:rPr>
            <m:sty m:val="p"/>
          </m:rPr>
          <w:rPr>
            <w:rFonts w:ascii="Cambria Math" w:hAnsi="Cambria Math"/>
            <w:sz w:val="18"/>
            <w:szCs w:val="18"/>
          </w:rPr>
          <m:t>100,000</m:t>
        </m:r>
        <m:r>
          <w:rPr>
            <w:rFonts w:ascii="Cambria Math" w:hAnsi="Cambria Math"/>
            <w:sz w:val="18"/>
            <w:szCs w:val="18"/>
          </w:rPr>
          <m:t>×0.03×(1-0.30)=</m:t>
        </m:r>
        <m:r>
          <m:rPr>
            <m:sty m:val="p"/>
          </m:rPr>
          <w:rPr>
            <w:rFonts w:ascii="Cambria Math" w:hAnsi="Cambria Math"/>
            <w:sz w:val="18"/>
            <w:szCs w:val="18"/>
          </w:rPr>
          <m:t>2,100</m:t>
        </m:r>
      </m:oMath>
      <w:r w:rsidRPr="00602E4B">
        <w:rPr>
          <w:rFonts w:ascii="Inter" w:hAnsi="Inter"/>
          <w:sz w:val="18"/>
          <w:szCs w:val="18"/>
        </w:rPr>
        <w:t xml:space="preserve">SNRG </w:t>
      </w:r>
    </w:p>
    <w:p w14:paraId="60AB1D6D" w14:textId="77777777" w:rsidR="000F59A8" w:rsidRPr="00602E4B" w:rsidRDefault="000F59A8">
      <w:pPr>
        <w:numPr>
          <w:ilvl w:val="0"/>
          <w:numId w:val="124"/>
        </w:numPr>
        <w:spacing w:before="100" w:beforeAutospacing="1" w:after="100" w:afterAutospacing="1"/>
        <w:rPr>
          <w:rFonts w:ascii="Inter" w:hAnsi="Inter"/>
          <w:sz w:val="18"/>
          <w:szCs w:val="18"/>
        </w:rPr>
      </w:pPr>
      <w:r w:rsidRPr="00602E4B">
        <w:rPr>
          <w:rFonts w:ascii="Inter" w:hAnsi="Inter"/>
          <w:b/>
          <w:bCs/>
          <w:sz w:val="18"/>
          <w:szCs w:val="18"/>
        </w:rPr>
        <w:t xml:space="preserve">Total slash: </w:t>
      </w:r>
      <m:oMath>
        <m:r>
          <m:rPr>
            <m:sty m:val="p"/>
          </m:rPr>
          <w:rPr>
            <w:rFonts w:ascii="Cambria Math" w:hAnsi="Cambria Math"/>
            <w:sz w:val="18"/>
            <w:szCs w:val="18"/>
          </w:rPr>
          <m:t>4,100</m:t>
        </m:r>
      </m:oMath>
      <w:r w:rsidRPr="00602E4B">
        <w:rPr>
          <w:rFonts w:ascii="Inter" w:hAnsi="Inter"/>
          <w:b/>
          <w:bCs/>
          <w:sz w:val="18"/>
          <w:szCs w:val="18"/>
        </w:rPr>
        <w:t xml:space="preserve">SNRG (4.10%) </w:t>
      </w:r>
    </w:p>
    <w:p w14:paraId="1F94D729" w14:textId="77777777" w:rsidR="000F59A8" w:rsidRPr="00602E4B" w:rsidRDefault="000F59A8">
      <w:pPr>
        <w:numPr>
          <w:ilvl w:val="0"/>
          <w:numId w:val="124"/>
        </w:numPr>
        <w:spacing w:before="100" w:beforeAutospacing="1" w:after="100" w:afterAutospacing="1"/>
        <w:rPr>
          <w:rFonts w:ascii="Inter" w:hAnsi="Inter"/>
          <w:sz w:val="18"/>
          <w:szCs w:val="18"/>
        </w:rPr>
      </w:pPr>
      <w:r w:rsidRPr="00602E4B">
        <w:rPr>
          <w:rFonts w:ascii="Inter" w:hAnsi="Inter"/>
          <w:sz w:val="18"/>
          <w:szCs w:val="18"/>
        </w:rPr>
        <w:t>Jail period: 6 epochs (doubled for low reputation)</w:t>
      </w:r>
    </w:p>
    <w:p w14:paraId="2C0EFD5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3 - Bridge relayer false attestation (first offense):</w:t>
      </w:r>
    </w:p>
    <w:p w14:paraId="5619A3FB"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 xml:space="preserve">Stake: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150,000</m:t>
        </m:r>
      </m:oMath>
      <w:r w:rsidRPr="00602E4B">
        <w:rPr>
          <w:rFonts w:ascii="Inter" w:hAnsi="Inter"/>
          <w:sz w:val="18"/>
          <w:szCs w:val="18"/>
        </w:rPr>
        <w:t xml:space="preserve">SNRG </w:t>
      </w:r>
    </w:p>
    <w:p w14:paraId="30B4C8EC"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 xml:space="preserve">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=0.85</m:t>
        </m:r>
      </m:oMath>
      <w:r w:rsidRPr="00602E4B">
        <w:rPr>
          <w:rFonts w:ascii="Inter" w:hAnsi="Inter"/>
          <w:sz w:val="18"/>
          <w:szCs w:val="18"/>
        </w:rPr>
        <w:t xml:space="preserve">(good history) </w:t>
      </w:r>
    </w:p>
    <w:p w14:paraId="228CDF6D"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Offense: Attested to Ethereum transaction that was reorged (insufficient confirmations)</w:t>
      </w:r>
    </w:p>
    <w:p w14:paraId="11641C56"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 xml:space="preserve">Base penalty: </w:t>
      </w:r>
      <m:oMath>
        <m:r>
          <m:rPr>
            <m:sty m:val="p"/>
          </m:rPr>
          <w:rPr>
            <w:rFonts w:ascii="Cambria Math" w:hAnsi="Cambria Math"/>
            <w:sz w:val="18"/>
            <w:szCs w:val="18"/>
          </w:rPr>
          <m:t>150,000</m:t>
        </m:r>
        <m:r>
          <w:rPr>
            <w:rFonts w:ascii="Cambria Math" w:hAnsi="Cambria Math"/>
            <w:sz w:val="18"/>
            <w:szCs w:val="18"/>
          </w:rPr>
          <m:t>×0.02=</m:t>
        </m:r>
        <m:r>
          <m:rPr>
            <m:sty m:val="p"/>
          </m:rPr>
          <w:rPr>
            <w:rFonts w:ascii="Cambria Math" w:hAnsi="Cambria Math"/>
            <w:sz w:val="18"/>
            <w:szCs w:val="18"/>
          </w:rPr>
          <m:t>3,000</m:t>
        </m:r>
      </m:oMath>
      <w:r w:rsidRPr="00602E4B">
        <w:rPr>
          <w:rFonts w:ascii="Inter" w:hAnsi="Inter"/>
          <w:sz w:val="18"/>
          <w:szCs w:val="18"/>
        </w:rPr>
        <w:t xml:space="preserve">SNRG </w:t>
      </w:r>
    </w:p>
    <w:p w14:paraId="489FCA83"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 xml:space="preserve">Rep penalty: </w:t>
      </w:r>
      <m:oMath>
        <m:r>
          <m:rPr>
            <m:sty m:val="p"/>
          </m:rPr>
          <w:rPr>
            <w:rFonts w:ascii="Cambria Math" w:hAnsi="Cambria Math"/>
            <w:sz w:val="18"/>
            <w:szCs w:val="18"/>
          </w:rPr>
          <m:t>150,000</m:t>
        </m:r>
        <m:r>
          <w:rPr>
            <w:rFonts w:ascii="Cambria Math" w:hAnsi="Cambria Math"/>
            <w:sz w:val="18"/>
            <w:szCs w:val="18"/>
          </w:rPr>
          <m:t>×0.03×(1-0.85)=675</m:t>
        </m:r>
      </m:oMath>
      <w:r w:rsidRPr="00602E4B">
        <w:rPr>
          <w:rFonts w:ascii="Inter" w:hAnsi="Inter"/>
          <w:sz w:val="18"/>
          <w:szCs w:val="18"/>
        </w:rPr>
        <w:t xml:space="preserve">SNRG </w:t>
      </w:r>
    </w:p>
    <w:p w14:paraId="3528D111"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 xml:space="preserve">Bridge penalty: </w:t>
      </w:r>
      <m:oMath>
        <m:r>
          <m:rPr>
            <m:sty m:val="p"/>
          </m:rPr>
          <w:rPr>
            <w:rFonts w:ascii="Cambria Math" w:hAnsi="Cambria Math"/>
            <w:sz w:val="18"/>
            <w:szCs w:val="18"/>
          </w:rPr>
          <m:t>150,000</m:t>
        </m:r>
        <m:r>
          <w:rPr>
            <w:rFonts w:ascii="Cambria Math" w:hAnsi="Cambria Math"/>
            <w:sz w:val="18"/>
            <w:szCs w:val="18"/>
          </w:rPr>
          <m:t>×0.05=</m:t>
        </m:r>
        <m:r>
          <m:rPr>
            <m:sty m:val="p"/>
          </m:rPr>
          <w:rPr>
            <w:rFonts w:ascii="Cambria Math" w:hAnsi="Cambria Math"/>
            <w:sz w:val="18"/>
            <w:szCs w:val="18"/>
          </w:rPr>
          <m:t>7,500</m:t>
        </m:r>
      </m:oMath>
      <w:r w:rsidRPr="00602E4B">
        <w:rPr>
          <w:rFonts w:ascii="Inter" w:hAnsi="Inter"/>
          <w:sz w:val="18"/>
          <w:szCs w:val="18"/>
        </w:rPr>
        <w:t xml:space="preserve">SNRG </w:t>
      </w:r>
    </w:p>
    <w:p w14:paraId="79E94BF8"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b/>
          <w:bCs/>
          <w:sz w:val="18"/>
          <w:szCs w:val="18"/>
        </w:rPr>
        <w:t xml:space="preserve">Total slash: </w:t>
      </w:r>
      <m:oMath>
        <m:r>
          <m:rPr>
            <m:sty m:val="p"/>
          </m:rPr>
          <w:rPr>
            <w:rFonts w:ascii="Cambria Math" w:hAnsi="Cambria Math"/>
            <w:sz w:val="18"/>
            <w:szCs w:val="18"/>
          </w:rPr>
          <m:t>11,175</m:t>
        </m:r>
      </m:oMath>
      <w:r w:rsidRPr="00602E4B">
        <w:rPr>
          <w:rFonts w:ascii="Inter" w:hAnsi="Inter"/>
          <w:b/>
          <w:bCs/>
          <w:sz w:val="18"/>
          <w:szCs w:val="18"/>
        </w:rPr>
        <w:t xml:space="preserve">SNRG (7.45%) </w:t>
      </w:r>
    </w:p>
    <w:p w14:paraId="06145E49"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Jail period: 6 epochs</w:t>
      </w:r>
    </w:p>
    <w:p w14:paraId="5671CD4B"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Removed from Ethereum witness registry</w:t>
      </w:r>
    </w:p>
    <w:p w14:paraId="66DD879E" w14:textId="77777777" w:rsidR="000F59A8" w:rsidRPr="00602E4B" w:rsidRDefault="000F59A8">
      <w:pPr>
        <w:numPr>
          <w:ilvl w:val="0"/>
          <w:numId w:val="125"/>
        </w:numPr>
        <w:spacing w:before="100" w:beforeAutospacing="1" w:after="100" w:afterAutospacing="1"/>
        <w:rPr>
          <w:rFonts w:ascii="Inter" w:hAnsi="Inter"/>
          <w:sz w:val="18"/>
          <w:szCs w:val="18"/>
        </w:rPr>
      </w:pPr>
      <w:r w:rsidRPr="00602E4B">
        <w:rPr>
          <w:rFonts w:ascii="Inter" w:hAnsi="Inter"/>
          <w:sz w:val="18"/>
          <w:szCs w:val="18"/>
        </w:rPr>
        <w:t>Must reapply after jail period with proof of infrastructure improvements</w:t>
      </w:r>
    </w:p>
    <w:p w14:paraId="5BA89C4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4 - Bridge relayer coordinated attack (malicious):</w:t>
      </w:r>
    </w:p>
    <w:p w14:paraId="6E802E80"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sz w:val="18"/>
          <w:szCs w:val="18"/>
        </w:rPr>
        <w:t xml:space="preserve">Stake: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200,000</m:t>
        </m:r>
      </m:oMath>
      <w:r w:rsidRPr="00602E4B">
        <w:rPr>
          <w:rFonts w:ascii="Inter" w:hAnsi="Inter"/>
          <w:sz w:val="18"/>
          <w:szCs w:val="18"/>
        </w:rPr>
        <w:t xml:space="preserve">SNRG </w:t>
      </w:r>
    </w:p>
    <w:p w14:paraId="4684D51E"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sz w:val="18"/>
          <w:szCs w:val="18"/>
        </w:rPr>
        <w:t xml:space="preserve">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=0.70</m:t>
        </m:r>
      </m:oMath>
      <w:r w:rsidRPr="00602E4B">
        <w:rPr>
          <w:rFonts w:ascii="Inter" w:hAnsi="Inter"/>
          <w:sz w:val="18"/>
          <w:szCs w:val="18"/>
        </w:rPr>
        <w:t xml:space="preserve">(mediocre) </w:t>
      </w:r>
    </w:p>
    <w:p w14:paraId="70F0BA09"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sz w:val="18"/>
          <w:szCs w:val="18"/>
        </w:rPr>
        <w:t>Offense: Colluding with 10 other relayers to forge Bitcoin attestation for non-existent transaction</w:t>
      </w:r>
    </w:p>
    <w:p w14:paraId="5E1DD8D0"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sz w:val="18"/>
          <w:szCs w:val="18"/>
        </w:rPr>
        <w:t>Evidence: Cryptographic proof of coordination + Bitcoin blockchain shows no such transaction</w:t>
      </w:r>
    </w:p>
    <w:p w14:paraId="3A1392D5"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sz w:val="18"/>
          <w:szCs w:val="18"/>
        </w:rPr>
        <w:t xml:space="preserve">Base penalty: </w:t>
      </w:r>
      <m:oMath>
        <m:r>
          <m:rPr>
            <m:sty m:val="p"/>
          </m:rPr>
          <w:rPr>
            <w:rFonts w:ascii="Cambria Math" w:hAnsi="Cambria Math"/>
            <w:sz w:val="18"/>
            <w:szCs w:val="18"/>
          </w:rPr>
          <m:t>200,000</m:t>
        </m:r>
        <m:r>
          <w:rPr>
            <w:rFonts w:ascii="Cambria Math" w:hAnsi="Cambria Math"/>
            <w:sz w:val="18"/>
            <w:szCs w:val="18"/>
          </w:rPr>
          <m:t>×0.02=</m:t>
        </m:r>
        <m:r>
          <m:rPr>
            <m:sty m:val="p"/>
          </m:rPr>
          <w:rPr>
            <w:rFonts w:ascii="Cambria Math" w:hAnsi="Cambria Math"/>
            <w:sz w:val="18"/>
            <w:szCs w:val="18"/>
          </w:rPr>
          <m:t>4,000</m:t>
        </m:r>
      </m:oMath>
      <w:r w:rsidRPr="00602E4B">
        <w:rPr>
          <w:rFonts w:ascii="Inter" w:hAnsi="Inter"/>
          <w:sz w:val="18"/>
          <w:szCs w:val="18"/>
        </w:rPr>
        <w:t xml:space="preserve">SNRG </w:t>
      </w:r>
    </w:p>
    <w:p w14:paraId="1BF4C51B"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sz w:val="18"/>
          <w:szCs w:val="18"/>
        </w:rPr>
        <w:t xml:space="preserve">Rep penalty: </w:t>
      </w:r>
      <m:oMath>
        <m:r>
          <m:rPr>
            <m:sty m:val="p"/>
          </m:rPr>
          <w:rPr>
            <w:rFonts w:ascii="Cambria Math" w:hAnsi="Cambria Math"/>
            <w:sz w:val="18"/>
            <w:szCs w:val="18"/>
          </w:rPr>
          <m:t>200,000</m:t>
        </m:r>
        <m:r>
          <w:rPr>
            <w:rFonts w:ascii="Cambria Math" w:hAnsi="Cambria Math"/>
            <w:sz w:val="18"/>
            <w:szCs w:val="18"/>
          </w:rPr>
          <m:t>×0.03×(1-0.70)=</m:t>
        </m:r>
        <m:r>
          <m:rPr>
            <m:sty m:val="p"/>
          </m:rPr>
          <w:rPr>
            <w:rFonts w:ascii="Cambria Math" w:hAnsi="Cambria Math"/>
            <w:sz w:val="18"/>
            <w:szCs w:val="18"/>
          </w:rPr>
          <m:t>1,800</m:t>
        </m:r>
      </m:oMath>
      <w:r w:rsidRPr="00602E4B">
        <w:rPr>
          <w:rFonts w:ascii="Inter" w:hAnsi="Inter"/>
          <w:sz w:val="18"/>
          <w:szCs w:val="18"/>
        </w:rPr>
        <w:t xml:space="preserve">SNRG </w:t>
      </w:r>
    </w:p>
    <w:p w14:paraId="183A5A7A"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sz w:val="18"/>
          <w:szCs w:val="18"/>
        </w:rPr>
        <w:t xml:space="preserve">Bridge penalty: </w:t>
      </w:r>
      <m:oMath>
        <m:r>
          <m:rPr>
            <m:sty m:val="p"/>
          </m:rPr>
          <w:rPr>
            <w:rFonts w:ascii="Cambria Math" w:hAnsi="Cambria Math"/>
            <w:sz w:val="18"/>
            <w:szCs w:val="18"/>
          </w:rPr>
          <m:t>200,000</m:t>
        </m:r>
        <m:r>
          <w:rPr>
            <w:rFonts w:ascii="Cambria Math" w:hAnsi="Cambria Math"/>
            <w:sz w:val="18"/>
            <w:szCs w:val="18"/>
          </w:rPr>
          <m:t>×0.05=</m:t>
        </m:r>
        <m:r>
          <m:rPr>
            <m:sty m:val="p"/>
          </m:rPr>
          <w:rPr>
            <w:rFonts w:ascii="Cambria Math" w:hAnsi="Cambria Math"/>
            <w:sz w:val="18"/>
            <w:szCs w:val="18"/>
          </w:rPr>
          <m:t>10,000</m:t>
        </m:r>
      </m:oMath>
      <w:r w:rsidRPr="00602E4B">
        <w:rPr>
          <w:rFonts w:ascii="Inter" w:hAnsi="Inter"/>
          <w:sz w:val="18"/>
          <w:szCs w:val="18"/>
        </w:rPr>
        <w:t xml:space="preserve">SNRG </w:t>
      </w:r>
    </w:p>
    <w:p w14:paraId="11ADC09B"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b/>
          <w:bCs/>
          <w:sz w:val="18"/>
          <w:szCs w:val="18"/>
        </w:rPr>
        <w:t>Malicious intent multiplier: 2x</w:t>
      </w:r>
      <w:r w:rsidRPr="00602E4B">
        <w:rPr>
          <w:rFonts w:ascii="Inter" w:hAnsi="Inter"/>
          <w:sz w:val="18"/>
          <w:szCs w:val="18"/>
        </w:rPr>
        <w:t xml:space="preserve"> (based on DAO determination)</w:t>
      </w:r>
    </w:p>
    <w:p w14:paraId="51C2BC52"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b/>
          <w:bCs/>
          <w:sz w:val="18"/>
          <w:szCs w:val="18"/>
        </w:rPr>
        <w:t xml:space="preserve">Total slash: </w:t>
      </w:r>
      <m:oMath>
        <m:r>
          <m:rPr>
            <m:sty m:val="p"/>
          </m:rPr>
          <w:rPr>
            <w:rFonts w:ascii="Cambria Math" w:hAnsi="Cambria Math"/>
            <w:sz w:val="18"/>
            <w:szCs w:val="18"/>
          </w:rPr>
          <m:t>31,600</m:t>
        </m:r>
      </m:oMath>
      <w:r w:rsidRPr="00602E4B">
        <w:rPr>
          <w:rFonts w:ascii="Inter" w:hAnsi="Inter"/>
          <w:b/>
          <w:bCs/>
          <w:sz w:val="18"/>
          <w:szCs w:val="18"/>
        </w:rPr>
        <w:t xml:space="preserve">SNRG (15.8%) </w:t>
      </w:r>
    </w:p>
    <w:p w14:paraId="36BF709A"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b/>
          <w:bCs/>
          <w:sz w:val="18"/>
          <w:szCs w:val="18"/>
        </w:rPr>
        <w:t>Permanent ban</w:t>
      </w:r>
      <w:r w:rsidRPr="00602E4B">
        <w:rPr>
          <w:rFonts w:ascii="Inter" w:hAnsi="Inter"/>
          <w:sz w:val="18"/>
          <w:szCs w:val="18"/>
        </w:rPr>
        <w:t xml:space="preserve"> from all bridge operations</w:t>
      </w:r>
    </w:p>
    <w:p w14:paraId="694FA37A" w14:textId="77777777" w:rsidR="000F59A8" w:rsidRPr="00602E4B" w:rsidRDefault="000F59A8">
      <w:pPr>
        <w:numPr>
          <w:ilvl w:val="0"/>
          <w:numId w:val="126"/>
        </w:numPr>
        <w:spacing w:before="100" w:beforeAutospacing="1" w:after="100" w:afterAutospacing="1"/>
        <w:rPr>
          <w:rFonts w:ascii="Inter" w:hAnsi="Inter"/>
          <w:sz w:val="18"/>
          <w:szCs w:val="18"/>
        </w:rPr>
      </w:pPr>
      <w:r w:rsidRPr="00602E4B">
        <w:rPr>
          <w:rFonts w:ascii="Inter" w:hAnsi="Inter"/>
          <w:sz w:val="18"/>
          <w:szCs w:val="18"/>
        </w:rPr>
        <w:t>Criminal referral to law enforcement (if jurisdiction applies)</w:t>
      </w:r>
    </w:p>
    <w:p w14:paraId="2F3F6FD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5 - Witness node incorrect reporting (negligence):</w:t>
      </w:r>
    </w:p>
    <w:p w14:paraId="2FB34462"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t xml:space="preserve">Stake: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80,000</m:t>
        </m:r>
      </m:oMath>
      <w:r w:rsidRPr="00602E4B">
        <w:rPr>
          <w:rFonts w:ascii="Inter" w:hAnsi="Inter"/>
          <w:sz w:val="18"/>
          <w:szCs w:val="18"/>
        </w:rPr>
        <w:t xml:space="preserve">SNRG </w:t>
      </w:r>
    </w:p>
    <w:p w14:paraId="0B5327F1"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t xml:space="preserve">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=0.75</m:t>
        </m:r>
      </m:oMath>
    </w:p>
    <w:p w14:paraId="102FEED8"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t>Offense: Reported Solana transaction incorrectly (wrong confirmation count)</w:t>
      </w:r>
    </w:p>
    <w:p w14:paraId="19EA80FB"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t>Severity: Medium (other witnesses caught the error before damage)</w:t>
      </w:r>
    </w:p>
    <w:p w14:paraId="5462CC9D"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t xml:space="preserve">Base penalty: </w:t>
      </w:r>
      <m:oMath>
        <m:r>
          <m:rPr>
            <m:sty m:val="p"/>
          </m:rPr>
          <w:rPr>
            <w:rFonts w:ascii="Cambria Math" w:hAnsi="Cambria Math"/>
            <w:sz w:val="18"/>
            <w:szCs w:val="18"/>
          </w:rPr>
          <m:t>80,000</m:t>
        </m:r>
        <m:r>
          <w:rPr>
            <w:rFonts w:ascii="Cambria Math" w:hAnsi="Cambria Math"/>
            <w:sz w:val="18"/>
            <w:szCs w:val="18"/>
          </w:rPr>
          <m:t>×0.02=</m:t>
        </m:r>
        <m:r>
          <m:rPr>
            <m:sty m:val="p"/>
          </m:rPr>
          <w:rPr>
            <w:rFonts w:ascii="Cambria Math" w:hAnsi="Cambria Math"/>
            <w:sz w:val="18"/>
            <w:szCs w:val="18"/>
          </w:rPr>
          <m:t>1,600</m:t>
        </m:r>
      </m:oMath>
      <w:r w:rsidRPr="00602E4B">
        <w:rPr>
          <w:rFonts w:ascii="Inter" w:hAnsi="Inter"/>
          <w:sz w:val="18"/>
          <w:szCs w:val="18"/>
        </w:rPr>
        <w:t xml:space="preserve">SNRG </w:t>
      </w:r>
    </w:p>
    <w:p w14:paraId="6D507C0C"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t xml:space="preserve">Rep penalty: </w:t>
      </w:r>
      <m:oMath>
        <m:r>
          <m:rPr>
            <m:sty m:val="p"/>
          </m:rPr>
          <w:rPr>
            <w:rFonts w:ascii="Cambria Math" w:hAnsi="Cambria Math"/>
            <w:sz w:val="18"/>
            <w:szCs w:val="18"/>
          </w:rPr>
          <m:t>80,000</m:t>
        </m:r>
        <m:r>
          <w:rPr>
            <w:rFonts w:ascii="Cambria Math" w:hAnsi="Cambria Math"/>
            <w:sz w:val="18"/>
            <w:szCs w:val="18"/>
          </w:rPr>
          <m:t>×0.03×(1-0.75)=600</m:t>
        </m:r>
      </m:oMath>
      <w:r w:rsidRPr="00602E4B">
        <w:rPr>
          <w:rFonts w:ascii="Inter" w:hAnsi="Inter"/>
          <w:sz w:val="18"/>
          <w:szCs w:val="18"/>
        </w:rPr>
        <w:t xml:space="preserve">SNRG </w:t>
      </w:r>
    </w:p>
    <w:p w14:paraId="43B3D078"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t xml:space="preserve">Witness penalty: </w:t>
      </w:r>
      <m:oMath>
        <m:r>
          <m:rPr>
            <m:sty m:val="p"/>
          </m:rPr>
          <w:rPr>
            <w:rFonts w:ascii="Cambria Math" w:hAnsi="Cambria Math"/>
            <w:sz w:val="18"/>
            <w:szCs w:val="18"/>
          </w:rPr>
          <m:t>80,000</m:t>
        </m:r>
        <m:r>
          <w:rPr>
            <w:rFonts w:ascii="Cambria Math" w:hAnsi="Cambria Math"/>
            <w:sz w:val="18"/>
            <w:szCs w:val="18"/>
          </w:rPr>
          <m:t>×0.025=</m:t>
        </m:r>
        <m:r>
          <m:rPr>
            <m:sty m:val="p"/>
          </m:rPr>
          <w:rPr>
            <w:rFonts w:ascii="Cambria Math" w:hAnsi="Cambria Math"/>
            <w:sz w:val="18"/>
            <w:szCs w:val="18"/>
          </w:rPr>
          <m:t>2,000</m:t>
        </m:r>
      </m:oMath>
      <w:r w:rsidRPr="00602E4B">
        <w:rPr>
          <w:rFonts w:ascii="Inter" w:hAnsi="Inter"/>
          <w:sz w:val="18"/>
          <w:szCs w:val="18"/>
        </w:rPr>
        <w:t xml:space="preserve">SNRG (50% of bridge penalty for witness role) </w:t>
      </w:r>
    </w:p>
    <w:p w14:paraId="64516C06"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b/>
          <w:bCs/>
          <w:sz w:val="18"/>
          <w:szCs w:val="18"/>
        </w:rPr>
        <w:t xml:space="preserve">Total slash: </w:t>
      </w:r>
      <m:oMath>
        <m:r>
          <m:rPr>
            <m:sty m:val="p"/>
          </m:rPr>
          <w:rPr>
            <w:rFonts w:ascii="Cambria Math" w:hAnsi="Cambria Math"/>
            <w:sz w:val="18"/>
            <w:szCs w:val="18"/>
          </w:rPr>
          <m:t>4,200</m:t>
        </m:r>
      </m:oMath>
      <w:r w:rsidRPr="00602E4B">
        <w:rPr>
          <w:rFonts w:ascii="Inter" w:hAnsi="Inter"/>
          <w:b/>
          <w:bCs/>
          <w:sz w:val="18"/>
          <w:szCs w:val="18"/>
        </w:rPr>
        <w:t xml:space="preserve">SNRG (5.25%) </w:t>
      </w:r>
    </w:p>
    <w:p w14:paraId="22AA199E"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lastRenderedPageBreak/>
        <w:t>Temporary removal from Solana witness registry (3 epochs)</w:t>
      </w:r>
    </w:p>
    <w:p w14:paraId="72A58A67" w14:textId="77777777" w:rsidR="000F59A8" w:rsidRPr="00602E4B" w:rsidRDefault="000F59A8">
      <w:pPr>
        <w:numPr>
          <w:ilvl w:val="0"/>
          <w:numId w:val="127"/>
        </w:numPr>
        <w:spacing w:before="100" w:beforeAutospacing="1" w:after="100" w:afterAutospacing="1"/>
        <w:rPr>
          <w:rFonts w:ascii="Inter" w:hAnsi="Inter"/>
          <w:sz w:val="18"/>
          <w:szCs w:val="18"/>
        </w:rPr>
      </w:pPr>
      <w:r w:rsidRPr="00602E4B">
        <w:rPr>
          <w:rFonts w:ascii="Inter" w:hAnsi="Inter"/>
          <w:sz w:val="18"/>
          <w:szCs w:val="18"/>
        </w:rPr>
        <w:t>Must demonstrate improved monitoring before reinstatement</w:t>
      </w:r>
    </w:p>
    <w:p w14:paraId="53BB809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6 - Extreme case (complete stake loss):</w:t>
      </w:r>
    </w:p>
    <w:p w14:paraId="5B41CFCA" w14:textId="77777777" w:rsidR="000F59A8" w:rsidRPr="00602E4B" w:rsidRDefault="000F59A8">
      <w:pPr>
        <w:numPr>
          <w:ilvl w:val="0"/>
          <w:numId w:val="128"/>
        </w:numPr>
        <w:spacing w:before="100" w:beforeAutospacing="1" w:after="100" w:afterAutospacing="1"/>
        <w:rPr>
          <w:rFonts w:ascii="Inter" w:hAnsi="Inter"/>
          <w:sz w:val="18"/>
          <w:szCs w:val="18"/>
        </w:rPr>
      </w:pPr>
      <w:r w:rsidRPr="00602E4B">
        <w:rPr>
          <w:rFonts w:ascii="Inter" w:hAnsi="Inter"/>
          <w:sz w:val="18"/>
          <w:szCs w:val="18"/>
        </w:rPr>
        <w:t xml:space="preserve">Stake: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50,000</m:t>
        </m:r>
      </m:oMath>
      <w:r w:rsidRPr="00602E4B">
        <w:rPr>
          <w:rFonts w:ascii="Inter" w:hAnsi="Inter"/>
          <w:sz w:val="18"/>
          <w:szCs w:val="18"/>
        </w:rPr>
        <w:t xml:space="preserve">SNRG </w:t>
      </w:r>
    </w:p>
    <w:p w14:paraId="06CD6089" w14:textId="77777777" w:rsidR="000F59A8" w:rsidRPr="00602E4B" w:rsidRDefault="000F59A8">
      <w:pPr>
        <w:numPr>
          <w:ilvl w:val="0"/>
          <w:numId w:val="128"/>
        </w:numPr>
        <w:spacing w:before="100" w:beforeAutospacing="1" w:after="100" w:afterAutospacing="1"/>
        <w:rPr>
          <w:rFonts w:ascii="Inter" w:hAnsi="Inter"/>
          <w:sz w:val="18"/>
          <w:szCs w:val="18"/>
        </w:rPr>
      </w:pPr>
      <w:r w:rsidRPr="00602E4B">
        <w:rPr>
          <w:rFonts w:ascii="Inter" w:hAnsi="Inter"/>
          <w:sz w:val="18"/>
          <w:szCs w:val="18"/>
        </w:rPr>
        <w:t xml:space="preserve">Reputation: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=0.20</m:t>
        </m:r>
      </m:oMath>
      <w:r w:rsidRPr="00602E4B">
        <w:rPr>
          <w:rFonts w:ascii="Inter" w:hAnsi="Inter"/>
          <w:sz w:val="18"/>
          <w:szCs w:val="18"/>
        </w:rPr>
        <w:t xml:space="preserve">(very poor) </w:t>
      </w:r>
    </w:p>
    <w:p w14:paraId="0FFD2DAE" w14:textId="77777777" w:rsidR="000F59A8" w:rsidRPr="00602E4B" w:rsidRDefault="000F59A8">
      <w:pPr>
        <w:numPr>
          <w:ilvl w:val="0"/>
          <w:numId w:val="128"/>
        </w:numPr>
        <w:spacing w:before="100" w:beforeAutospacing="1" w:after="100" w:afterAutospacing="1"/>
        <w:rPr>
          <w:rFonts w:ascii="Inter" w:hAnsi="Inter"/>
          <w:sz w:val="18"/>
          <w:szCs w:val="18"/>
        </w:rPr>
      </w:pPr>
      <w:r w:rsidRPr="00602E4B">
        <w:rPr>
          <w:rFonts w:ascii="Inter" w:hAnsi="Inter"/>
          <w:sz w:val="18"/>
          <w:szCs w:val="18"/>
        </w:rPr>
        <w:t>Offense: Multiple bridge fraud attempts over 2 epochs</w:t>
      </w:r>
    </w:p>
    <w:p w14:paraId="7ECE31BE" w14:textId="77777777" w:rsidR="000F59A8" w:rsidRPr="00602E4B" w:rsidRDefault="000F59A8">
      <w:pPr>
        <w:numPr>
          <w:ilvl w:val="0"/>
          <w:numId w:val="128"/>
        </w:numPr>
        <w:spacing w:before="100" w:beforeAutospacing="1" w:after="100" w:afterAutospacing="1"/>
        <w:rPr>
          <w:rFonts w:ascii="Inter" w:hAnsi="Inter"/>
          <w:sz w:val="18"/>
          <w:szCs w:val="18"/>
        </w:rPr>
      </w:pPr>
      <w:r w:rsidRPr="00602E4B">
        <w:rPr>
          <w:rFonts w:ascii="Inter" w:hAnsi="Inter"/>
          <w:sz w:val="18"/>
          <w:szCs w:val="18"/>
        </w:rPr>
        <w:t>Calculated penalty exceeds stake</w:t>
      </w:r>
    </w:p>
    <w:p w14:paraId="47573571" w14:textId="77777777" w:rsidR="000F59A8" w:rsidRPr="00602E4B" w:rsidRDefault="000F59A8">
      <w:pPr>
        <w:numPr>
          <w:ilvl w:val="0"/>
          <w:numId w:val="128"/>
        </w:numPr>
        <w:spacing w:before="100" w:beforeAutospacing="1" w:after="100" w:afterAutospacing="1"/>
        <w:rPr>
          <w:rFonts w:ascii="Inter" w:hAnsi="Inter"/>
          <w:sz w:val="18"/>
          <w:szCs w:val="18"/>
        </w:rPr>
      </w:pPr>
      <w:r w:rsidRPr="00602E4B">
        <w:rPr>
          <w:rFonts w:ascii="Inter" w:hAnsi="Inter"/>
          <w:b/>
          <w:bCs/>
          <w:sz w:val="18"/>
          <w:szCs w:val="18"/>
        </w:rPr>
        <w:t xml:space="preserve">Total slash: </w:t>
      </w:r>
      <m:oMath>
        <m:r>
          <m:rPr>
            <m:sty m:val="p"/>
          </m:rPr>
          <w:rPr>
            <w:rFonts w:ascii="Cambria Math" w:hAnsi="Cambria Math"/>
            <w:sz w:val="18"/>
            <w:szCs w:val="18"/>
          </w:rPr>
          <m:t>50,000</m:t>
        </m:r>
      </m:oMath>
      <w:r w:rsidRPr="00602E4B">
        <w:rPr>
          <w:rFonts w:ascii="Inter" w:hAnsi="Inter"/>
          <w:b/>
          <w:bCs/>
          <w:sz w:val="18"/>
          <w:szCs w:val="18"/>
        </w:rPr>
        <w:t xml:space="preserve">SNRG (100%) </w:t>
      </w:r>
    </w:p>
    <w:p w14:paraId="77AA0DC8" w14:textId="77777777" w:rsidR="000F59A8" w:rsidRPr="00602E4B" w:rsidRDefault="000F59A8">
      <w:pPr>
        <w:numPr>
          <w:ilvl w:val="0"/>
          <w:numId w:val="128"/>
        </w:numPr>
        <w:spacing w:before="100" w:beforeAutospacing="1" w:after="100" w:afterAutospacing="1"/>
        <w:rPr>
          <w:rFonts w:ascii="Inter" w:hAnsi="Inter"/>
          <w:sz w:val="18"/>
          <w:szCs w:val="18"/>
        </w:rPr>
      </w:pPr>
      <w:r w:rsidRPr="00602E4B">
        <w:rPr>
          <w:rFonts w:ascii="Inter" w:hAnsi="Inter"/>
          <w:sz w:val="18"/>
          <w:szCs w:val="18"/>
        </w:rPr>
        <w:t>Validator forcibly exited from the set</w:t>
      </w:r>
    </w:p>
    <w:p w14:paraId="51DFBAC6" w14:textId="77777777" w:rsidR="000F59A8" w:rsidRPr="00602E4B" w:rsidRDefault="000F59A8">
      <w:pPr>
        <w:numPr>
          <w:ilvl w:val="0"/>
          <w:numId w:val="128"/>
        </w:numPr>
        <w:spacing w:before="100" w:beforeAutospacing="1" w:after="100" w:afterAutospacing="1"/>
        <w:rPr>
          <w:rFonts w:ascii="Inter" w:hAnsi="Inter"/>
          <w:sz w:val="18"/>
          <w:szCs w:val="18"/>
        </w:rPr>
      </w:pPr>
      <w:r w:rsidRPr="00602E4B">
        <w:rPr>
          <w:rFonts w:ascii="Inter" w:hAnsi="Inter"/>
          <w:sz w:val="18"/>
          <w:szCs w:val="18"/>
        </w:rPr>
        <w:t>Permanent ban from network participation</w:t>
      </w:r>
    </w:p>
    <w:p w14:paraId="0F0D273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Calibration Guidance:</w:t>
      </w:r>
    </w:p>
    <w:p w14:paraId="06A5D79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To set appropriate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oMath>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oMath>
      <w:r w:rsidRPr="00602E4B">
        <w:rPr>
          <w:rFonts w:ascii="Inter" w:hAnsi="Inter"/>
          <w:sz w:val="18"/>
          <w:szCs w:val="18"/>
        </w:rPr>
        <w:t xml:space="preserve">, and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Pr="00602E4B">
        <w:rPr>
          <w:rFonts w:ascii="Inter" w:hAnsi="Inter"/>
          <w:sz w:val="18"/>
          <w:szCs w:val="18"/>
        </w:rPr>
        <w:t xml:space="preserve">: </w:t>
      </w:r>
    </w:p>
    <w:p w14:paraId="234CDD07" w14:textId="77777777" w:rsidR="000F59A8" w:rsidRPr="00602E4B" w:rsidRDefault="000F59A8">
      <w:pPr>
        <w:numPr>
          <w:ilvl w:val="0"/>
          <w:numId w:val="129"/>
        </w:numPr>
        <w:spacing w:before="100" w:beforeAutospacing="1" w:after="100" w:afterAutospacing="1"/>
        <w:rPr>
          <w:rFonts w:ascii="Inter" w:hAnsi="Inter"/>
          <w:sz w:val="18"/>
          <w:szCs w:val="18"/>
        </w:rPr>
      </w:pPr>
      <w:r w:rsidRPr="00602E4B">
        <w:rPr>
          <w:rFonts w:ascii="Inter" w:hAnsi="Inter"/>
          <w:b/>
          <w:bCs/>
          <w:sz w:val="18"/>
          <w:szCs w:val="18"/>
        </w:rPr>
        <w:t>Security budget analysis:</w:t>
      </w:r>
      <w:r w:rsidRPr="00602E4B">
        <w:rPr>
          <w:rFonts w:ascii="Inter" w:hAnsi="Inter"/>
          <w:sz w:val="18"/>
          <w:szCs w:val="18"/>
        </w:rPr>
        <w:t xml:space="preserve"> What fraction of TVL (Total Value Locked) can we afford to lose in a worst-case attack?</w:t>
      </w:r>
    </w:p>
    <w:p w14:paraId="56C82437" w14:textId="77777777" w:rsidR="000F59A8" w:rsidRPr="00602E4B" w:rsidRDefault="000F59A8">
      <w:pPr>
        <w:numPr>
          <w:ilvl w:val="0"/>
          <w:numId w:val="129"/>
        </w:numPr>
        <w:spacing w:before="100" w:beforeAutospacing="1" w:after="100" w:afterAutospacing="1"/>
        <w:rPr>
          <w:rFonts w:ascii="Inter" w:hAnsi="Inter"/>
          <w:sz w:val="18"/>
          <w:szCs w:val="18"/>
        </w:rPr>
      </w:pPr>
      <w:r w:rsidRPr="00602E4B">
        <w:rPr>
          <w:rFonts w:ascii="Inter" w:hAnsi="Inter"/>
          <w:b/>
          <w:bCs/>
          <w:sz w:val="18"/>
          <w:szCs w:val="18"/>
        </w:rPr>
        <w:t>Attack cost calculation:</w:t>
      </w:r>
      <w:r w:rsidRPr="00602E4B">
        <w:rPr>
          <w:rFonts w:ascii="Inter" w:hAnsi="Inter"/>
          <w:sz w:val="18"/>
          <w:szCs w:val="18"/>
        </w:rPr>
        <w:t xml:space="preserve"> How much stake must an adversary slash to break safety (corrupt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weight)? </w:t>
      </w:r>
    </w:p>
    <w:p w14:paraId="5722478B" w14:textId="77777777" w:rsidR="000F59A8" w:rsidRPr="00602E4B" w:rsidRDefault="000F59A8">
      <w:pPr>
        <w:numPr>
          <w:ilvl w:val="0"/>
          <w:numId w:val="129"/>
        </w:numPr>
        <w:spacing w:before="100" w:beforeAutospacing="1" w:after="100" w:afterAutospacing="1"/>
        <w:rPr>
          <w:rFonts w:ascii="Inter" w:hAnsi="Inter"/>
          <w:sz w:val="18"/>
          <w:szCs w:val="18"/>
        </w:rPr>
      </w:pPr>
      <w:r w:rsidRPr="00602E4B">
        <w:rPr>
          <w:rFonts w:ascii="Inter" w:hAnsi="Inter"/>
          <w:b/>
          <w:bCs/>
          <w:sz w:val="18"/>
          <w:szCs w:val="18"/>
        </w:rPr>
        <w:t>Set threshold:</w:t>
      </w:r>
      <w:r w:rsidRPr="00602E4B">
        <w:rPr>
          <w:rFonts w:ascii="Inter" w:hAnsi="Inter"/>
          <w:sz w:val="18"/>
          <w:szCs w:val="18"/>
        </w:rPr>
        <w:t xml:space="preserve"> </w:t>
      </w:r>
      <m:oMath>
        <m:sSub>
          <m:sSubPr>
            <m:ctrlPr>
              <w:rPr>
                <w:rFonts w:ascii="Cambria Math" w:hAnsi="Cambria Math"/>
                <w:sz w:val="18"/>
                <w:szCs w:val="18"/>
              </w:rPr>
            </m:ctrlPr>
          </m:sSubPr>
          <m:e>
            <m:r>
              <m:rPr>
                <m:nor/>
              </m:rPr>
              <w:rPr>
                <w:rFonts w:ascii="Inter" w:hAnsi="Inter"/>
                <w:sz w:val="18"/>
                <w:szCs w:val="18"/>
              </w:rPr>
              <m:t>slash</m:t>
            </m:r>
          </m:e>
          <m:sub>
            <m:r>
              <w:rPr>
                <w:rFonts w:ascii="Cambria Math" w:hAnsi="Cambria Math"/>
                <w:sz w:val="18"/>
                <w:szCs w:val="18"/>
              </w:rPr>
              <m:t>i</m:t>
            </m:r>
          </m:sub>
        </m:s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3)&gt;</m:t>
        </m:r>
        <m:r>
          <m:rPr>
            <m:nor/>
          </m:rPr>
          <w:rPr>
            <w:rFonts w:ascii="Inter" w:hAnsi="Inter"/>
            <w:sz w:val="18"/>
            <w:szCs w:val="18"/>
          </w:rPr>
          <m:t>attack profit</m:t>
        </m:r>
      </m:oMath>
    </w:p>
    <w:p w14:paraId="591F791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for bridge security:</w:t>
      </w:r>
    </w:p>
    <w:p w14:paraId="27760A4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Bridge TVL: $500M USD Adversary goal: Steal $50M via false attestation Bridge relayers: 150 with average stake $100k SNRG (~$2M USD at $20/SNRG) Threshold: 100 signatures required</w:t>
      </w:r>
    </w:p>
    <w:p w14:paraId="767611B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Attack requirements:</w:t>
      </w:r>
    </w:p>
    <w:p w14:paraId="2A92D9AC" w14:textId="77777777" w:rsidR="000F59A8" w:rsidRPr="00602E4B" w:rsidRDefault="000F59A8">
      <w:pPr>
        <w:numPr>
          <w:ilvl w:val="0"/>
          <w:numId w:val="130"/>
        </w:numPr>
        <w:spacing w:before="100" w:beforeAutospacing="1" w:after="100" w:afterAutospacing="1"/>
        <w:rPr>
          <w:rFonts w:ascii="Inter" w:hAnsi="Inter"/>
          <w:sz w:val="18"/>
          <w:szCs w:val="18"/>
        </w:rPr>
      </w:pPr>
      <w:r w:rsidRPr="00602E4B">
        <w:rPr>
          <w:rFonts w:ascii="Inter" w:hAnsi="Inter"/>
          <w:sz w:val="18"/>
          <w:szCs w:val="18"/>
        </w:rPr>
        <w:t>Corrupt ≥100 bridge relayers</w:t>
      </w:r>
    </w:p>
    <w:p w14:paraId="5EB571E0" w14:textId="77777777" w:rsidR="000F59A8" w:rsidRPr="00602E4B" w:rsidRDefault="000F59A8">
      <w:pPr>
        <w:numPr>
          <w:ilvl w:val="0"/>
          <w:numId w:val="130"/>
        </w:numPr>
        <w:spacing w:before="100" w:beforeAutospacing="1" w:after="100" w:afterAutospacing="1"/>
        <w:rPr>
          <w:rFonts w:ascii="Inter" w:hAnsi="Inter"/>
          <w:sz w:val="18"/>
          <w:szCs w:val="18"/>
        </w:rPr>
      </w:pPr>
      <w:r w:rsidRPr="00602E4B">
        <w:rPr>
          <w:rFonts w:ascii="Inter" w:hAnsi="Inter"/>
          <w:sz w:val="18"/>
          <w:szCs w:val="18"/>
        </w:rPr>
        <w:t xml:space="preserve">Each faces slashing: </w:t>
      </w:r>
      <m:oMath>
        <m:r>
          <w:rPr>
            <w:rFonts w:ascii="Cambria Math" w:hAnsi="Cambria Math"/>
            <w:sz w:val="18"/>
            <w:szCs w:val="18"/>
          </w:rPr>
          <m:t>100k×(0.02+0.03×0.5+0.05)=100k×0.085=8.5k</m:t>
        </m:r>
      </m:oMath>
      <w:r w:rsidRPr="00602E4B">
        <w:rPr>
          <w:rFonts w:ascii="Inter" w:hAnsi="Inter"/>
          <w:sz w:val="18"/>
          <w:szCs w:val="18"/>
        </w:rPr>
        <w:t xml:space="preserve">SNRG </w:t>
      </w:r>
    </w:p>
    <w:p w14:paraId="71DE88C5" w14:textId="77777777" w:rsidR="000F59A8" w:rsidRPr="00602E4B" w:rsidRDefault="000F59A8">
      <w:pPr>
        <w:numPr>
          <w:ilvl w:val="0"/>
          <w:numId w:val="130"/>
        </w:numPr>
        <w:spacing w:before="100" w:beforeAutospacing="1" w:after="100" w:afterAutospacing="1"/>
        <w:rPr>
          <w:rFonts w:ascii="Inter" w:hAnsi="Inter"/>
          <w:sz w:val="18"/>
          <w:szCs w:val="18"/>
        </w:rPr>
      </w:pPr>
      <w:r w:rsidRPr="00602E4B">
        <w:rPr>
          <w:rFonts w:ascii="Inter" w:hAnsi="Inter"/>
          <w:sz w:val="18"/>
          <w:szCs w:val="18"/>
        </w:rPr>
        <w:t xml:space="preserve">Total slashing cost: </w:t>
      </w:r>
      <m:oMath>
        <m:r>
          <w:rPr>
            <w:rFonts w:ascii="Cambria Math" w:hAnsi="Cambria Math"/>
            <w:sz w:val="18"/>
            <w:szCs w:val="18"/>
          </w:rPr>
          <m:t>100×8.5k=850k</m:t>
        </m:r>
      </m:oMath>
      <w:r w:rsidRPr="00602E4B">
        <w:rPr>
          <w:rFonts w:ascii="Inter" w:hAnsi="Inter"/>
          <w:sz w:val="18"/>
          <w:szCs w:val="18"/>
        </w:rPr>
        <w:t xml:space="preserve">SNRG (~$17M USD) </w:t>
      </w:r>
    </w:p>
    <w:p w14:paraId="0131EB1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Analysis:</w:t>
      </w:r>
    </w:p>
    <w:p w14:paraId="7313F4F7" w14:textId="77777777" w:rsidR="000F59A8" w:rsidRPr="00602E4B" w:rsidRDefault="000F59A8">
      <w:pPr>
        <w:numPr>
          <w:ilvl w:val="0"/>
          <w:numId w:val="131"/>
        </w:numPr>
        <w:spacing w:before="100" w:beforeAutospacing="1" w:after="100" w:afterAutospacing="1"/>
        <w:rPr>
          <w:rFonts w:ascii="Inter" w:hAnsi="Inter"/>
          <w:sz w:val="18"/>
          <w:szCs w:val="18"/>
        </w:rPr>
      </w:pPr>
      <w:r w:rsidRPr="00602E4B">
        <w:rPr>
          <w:rFonts w:ascii="Inter" w:hAnsi="Inter"/>
          <w:sz w:val="18"/>
          <w:szCs w:val="18"/>
        </w:rPr>
        <w:t>Attack cost: $17M (slashed stake)</w:t>
      </w:r>
    </w:p>
    <w:p w14:paraId="5FA9A95B" w14:textId="77777777" w:rsidR="000F59A8" w:rsidRPr="00602E4B" w:rsidRDefault="000F59A8">
      <w:pPr>
        <w:numPr>
          <w:ilvl w:val="0"/>
          <w:numId w:val="131"/>
        </w:numPr>
        <w:spacing w:before="100" w:beforeAutospacing="1" w:after="100" w:afterAutospacing="1"/>
        <w:rPr>
          <w:rFonts w:ascii="Inter" w:hAnsi="Inter"/>
          <w:sz w:val="18"/>
          <w:szCs w:val="18"/>
        </w:rPr>
      </w:pPr>
      <w:r w:rsidRPr="00602E4B">
        <w:rPr>
          <w:rFonts w:ascii="Inter" w:hAnsi="Inter"/>
          <w:sz w:val="18"/>
          <w:szCs w:val="18"/>
        </w:rPr>
        <w:t>Attack profit: $50M (stolen funds)</w:t>
      </w:r>
    </w:p>
    <w:p w14:paraId="0AD2F695" w14:textId="77777777" w:rsidR="000F59A8" w:rsidRPr="00602E4B" w:rsidRDefault="000F59A8">
      <w:pPr>
        <w:numPr>
          <w:ilvl w:val="0"/>
          <w:numId w:val="131"/>
        </w:numPr>
        <w:spacing w:before="100" w:beforeAutospacing="1" w:after="100" w:afterAutospacing="1"/>
        <w:rPr>
          <w:rFonts w:ascii="Inter" w:hAnsi="Inter"/>
          <w:sz w:val="18"/>
          <w:szCs w:val="18"/>
        </w:rPr>
      </w:pPr>
      <w:r w:rsidRPr="00602E4B">
        <w:rPr>
          <w:rFonts w:ascii="Inter" w:hAnsi="Inter"/>
          <w:b/>
          <w:bCs/>
          <w:sz w:val="18"/>
          <w:szCs w:val="18"/>
        </w:rPr>
        <w:t>Net profit: $33M - Attack is profitable!</w:t>
      </w:r>
    </w:p>
    <w:p w14:paraId="5A4A628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Solution: Increase bridge penalty</w:t>
      </w:r>
    </w:p>
    <w:p w14:paraId="72B2E248" w14:textId="77777777" w:rsidR="000F59A8" w:rsidRPr="00602E4B" w:rsidRDefault="000F59A8">
      <w:pPr>
        <w:numPr>
          <w:ilvl w:val="0"/>
          <w:numId w:val="132"/>
        </w:numPr>
        <w:spacing w:before="100" w:beforeAutospacing="1" w:after="100" w:afterAutospacing="1"/>
        <w:rPr>
          <w:rFonts w:ascii="Inter" w:hAnsi="Inter"/>
          <w:sz w:val="18"/>
          <w:szCs w:val="18"/>
        </w:rPr>
      </w:pPr>
      <w:r w:rsidRPr="00602E4B">
        <w:rPr>
          <w:rFonts w:ascii="Inter" w:hAnsi="Inter"/>
          <w:sz w:val="18"/>
          <w:szCs w:val="18"/>
        </w:rPr>
        <w:t xml:space="preserve">Set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r>
          <w:rPr>
            <w:rFonts w:ascii="Cambria Math" w:hAnsi="Cambria Math"/>
            <w:sz w:val="18"/>
            <w:szCs w:val="18"/>
          </w:rPr>
          <m:t>=0.15</m:t>
        </m:r>
      </m:oMath>
      <w:r w:rsidRPr="00602E4B">
        <w:rPr>
          <w:rFonts w:ascii="Inter" w:hAnsi="Inter"/>
          <w:sz w:val="18"/>
          <w:szCs w:val="18"/>
        </w:rPr>
        <w:t xml:space="preserve">(15% instead of 5%) </w:t>
      </w:r>
    </w:p>
    <w:p w14:paraId="539FCD0E" w14:textId="77777777" w:rsidR="000F59A8" w:rsidRPr="00602E4B" w:rsidRDefault="000F59A8">
      <w:pPr>
        <w:numPr>
          <w:ilvl w:val="0"/>
          <w:numId w:val="132"/>
        </w:numPr>
        <w:spacing w:before="100" w:beforeAutospacing="1" w:after="100" w:afterAutospacing="1"/>
        <w:rPr>
          <w:rFonts w:ascii="Inter" w:hAnsi="Inter"/>
          <w:sz w:val="18"/>
          <w:szCs w:val="18"/>
        </w:rPr>
      </w:pPr>
      <w:r w:rsidRPr="00602E4B">
        <w:rPr>
          <w:rFonts w:ascii="Inter" w:hAnsi="Inter"/>
          <w:sz w:val="18"/>
          <w:szCs w:val="18"/>
        </w:rPr>
        <w:t xml:space="preserve">New slashing per relayer: </w:t>
      </w:r>
      <m:oMath>
        <m:r>
          <w:rPr>
            <w:rFonts w:ascii="Cambria Math" w:hAnsi="Cambria Math"/>
            <w:sz w:val="18"/>
            <w:szCs w:val="18"/>
          </w:rPr>
          <m:t>100k×(0.02+0.015+0.15)=18.5k</m:t>
        </m:r>
      </m:oMath>
      <w:r w:rsidRPr="00602E4B">
        <w:rPr>
          <w:rFonts w:ascii="Inter" w:hAnsi="Inter"/>
          <w:sz w:val="18"/>
          <w:szCs w:val="18"/>
        </w:rPr>
        <w:t xml:space="preserve">SNRG </w:t>
      </w:r>
    </w:p>
    <w:p w14:paraId="348A7751" w14:textId="77777777" w:rsidR="000F59A8" w:rsidRPr="00602E4B" w:rsidRDefault="000F59A8">
      <w:pPr>
        <w:numPr>
          <w:ilvl w:val="0"/>
          <w:numId w:val="132"/>
        </w:numPr>
        <w:spacing w:before="100" w:beforeAutospacing="1" w:after="100" w:afterAutospacing="1"/>
        <w:rPr>
          <w:rFonts w:ascii="Inter" w:hAnsi="Inter"/>
          <w:sz w:val="18"/>
          <w:szCs w:val="18"/>
        </w:rPr>
      </w:pPr>
      <w:r w:rsidRPr="00602E4B">
        <w:rPr>
          <w:rFonts w:ascii="Inter" w:hAnsi="Inter"/>
          <w:sz w:val="18"/>
          <w:szCs w:val="18"/>
        </w:rPr>
        <w:t xml:space="preserve">Total slashing cost: </w:t>
      </w:r>
      <m:oMath>
        <m:r>
          <w:rPr>
            <w:rFonts w:ascii="Cambria Math" w:hAnsi="Cambria Math"/>
            <w:sz w:val="18"/>
            <w:szCs w:val="18"/>
          </w:rPr>
          <m:t>100×18.5k=1.85M</m:t>
        </m:r>
      </m:oMath>
      <w:r w:rsidRPr="00602E4B">
        <w:rPr>
          <w:rFonts w:ascii="Inter" w:hAnsi="Inter"/>
          <w:sz w:val="18"/>
          <w:szCs w:val="18"/>
        </w:rPr>
        <w:t xml:space="preserve">SNRG (~$37M USD) </w:t>
      </w:r>
    </w:p>
    <w:p w14:paraId="3F10211D" w14:textId="77777777" w:rsidR="000F59A8" w:rsidRPr="00602E4B" w:rsidRDefault="000F59A8">
      <w:pPr>
        <w:numPr>
          <w:ilvl w:val="0"/>
          <w:numId w:val="132"/>
        </w:numPr>
        <w:spacing w:before="100" w:beforeAutospacing="1" w:after="100" w:afterAutospacing="1"/>
        <w:rPr>
          <w:rFonts w:ascii="Inter" w:hAnsi="Inter"/>
          <w:sz w:val="18"/>
          <w:szCs w:val="18"/>
        </w:rPr>
      </w:pPr>
      <w:r w:rsidRPr="00602E4B">
        <w:rPr>
          <w:rFonts w:ascii="Inter" w:hAnsi="Inter"/>
          <w:sz w:val="18"/>
          <w:szCs w:val="18"/>
        </w:rPr>
        <w:t>Attack cost now: $37M</w:t>
      </w:r>
    </w:p>
    <w:p w14:paraId="68D32256" w14:textId="77777777" w:rsidR="000F59A8" w:rsidRPr="00602E4B" w:rsidRDefault="000F59A8">
      <w:pPr>
        <w:numPr>
          <w:ilvl w:val="0"/>
          <w:numId w:val="132"/>
        </w:numPr>
        <w:spacing w:before="100" w:beforeAutospacing="1" w:after="100" w:afterAutospacing="1"/>
        <w:rPr>
          <w:rFonts w:ascii="Inter" w:hAnsi="Inter"/>
          <w:sz w:val="18"/>
          <w:szCs w:val="18"/>
        </w:rPr>
      </w:pPr>
      <w:r w:rsidRPr="00602E4B">
        <w:rPr>
          <w:rFonts w:ascii="Inter" w:hAnsi="Inter"/>
          <w:sz w:val="18"/>
          <w:szCs w:val="18"/>
        </w:rPr>
        <w:t>Attack profit: $50M</w:t>
      </w:r>
    </w:p>
    <w:p w14:paraId="06D91E0E" w14:textId="77777777" w:rsidR="000F59A8" w:rsidRPr="00602E4B" w:rsidRDefault="000F59A8">
      <w:pPr>
        <w:numPr>
          <w:ilvl w:val="0"/>
          <w:numId w:val="132"/>
        </w:numPr>
        <w:spacing w:before="100" w:beforeAutospacing="1" w:after="100" w:afterAutospacing="1"/>
        <w:rPr>
          <w:rFonts w:ascii="Inter" w:hAnsi="Inter"/>
          <w:sz w:val="18"/>
          <w:szCs w:val="18"/>
        </w:rPr>
      </w:pPr>
      <w:r w:rsidRPr="00602E4B">
        <w:rPr>
          <w:rFonts w:ascii="Inter" w:hAnsi="Inter"/>
          <w:b/>
          <w:bCs/>
          <w:sz w:val="18"/>
          <w:szCs w:val="18"/>
        </w:rPr>
        <w:t>Net profit: $13M - Still profitable but reduced</w:t>
      </w:r>
    </w:p>
    <w:p w14:paraId="5262A64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Additional mitigation:</w:t>
      </w:r>
    </w:p>
    <w:p w14:paraId="2D91A532" w14:textId="77777777" w:rsidR="000F59A8" w:rsidRPr="00602E4B" w:rsidRDefault="000F59A8">
      <w:pPr>
        <w:numPr>
          <w:ilvl w:val="0"/>
          <w:numId w:val="133"/>
        </w:numPr>
        <w:spacing w:before="100" w:beforeAutospacing="1" w:after="100" w:afterAutospacing="1"/>
        <w:rPr>
          <w:rFonts w:ascii="Inter" w:hAnsi="Inter"/>
          <w:sz w:val="18"/>
          <w:szCs w:val="18"/>
        </w:rPr>
      </w:pPr>
      <w:r w:rsidRPr="00602E4B">
        <w:rPr>
          <w:rFonts w:ascii="Inter" w:hAnsi="Inter"/>
          <w:sz w:val="18"/>
          <w:szCs w:val="18"/>
        </w:rPr>
        <w:t>Insurance pool: Require bridge relayers to contribute to insurance fund</w:t>
      </w:r>
    </w:p>
    <w:p w14:paraId="477B39DE" w14:textId="77777777" w:rsidR="000F59A8" w:rsidRPr="00602E4B" w:rsidRDefault="000F59A8">
      <w:pPr>
        <w:numPr>
          <w:ilvl w:val="0"/>
          <w:numId w:val="133"/>
        </w:numPr>
        <w:spacing w:before="100" w:beforeAutospacing="1" w:after="100" w:afterAutospacing="1"/>
        <w:rPr>
          <w:rFonts w:ascii="Inter" w:hAnsi="Inter"/>
          <w:sz w:val="18"/>
          <w:szCs w:val="18"/>
        </w:rPr>
      </w:pPr>
      <w:r w:rsidRPr="00602E4B">
        <w:rPr>
          <w:rFonts w:ascii="Inter" w:hAnsi="Inter"/>
          <w:sz w:val="18"/>
          <w:szCs w:val="18"/>
        </w:rPr>
        <w:t>Transfer limits: Implement per-transaction caps ($10M max single transfer)</w:t>
      </w:r>
    </w:p>
    <w:p w14:paraId="5D67D728" w14:textId="77777777" w:rsidR="000F59A8" w:rsidRPr="00602E4B" w:rsidRDefault="000F59A8">
      <w:pPr>
        <w:numPr>
          <w:ilvl w:val="0"/>
          <w:numId w:val="133"/>
        </w:numPr>
        <w:spacing w:before="100" w:beforeAutospacing="1" w:after="100" w:afterAutospacing="1"/>
        <w:rPr>
          <w:rFonts w:ascii="Inter" w:hAnsi="Inter"/>
          <w:sz w:val="18"/>
          <w:szCs w:val="18"/>
        </w:rPr>
      </w:pPr>
      <w:r w:rsidRPr="00602E4B">
        <w:rPr>
          <w:rFonts w:ascii="Inter" w:hAnsi="Inter"/>
          <w:sz w:val="18"/>
          <w:szCs w:val="18"/>
        </w:rPr>
        <w:t>Time delays: High-value transfers have 24-hour delay for fraud proof challenges</w:t>
      </w:r>
    </w:p>
    <w:p w14:paraId="73B60DBE" w14:textId="77777777" w:rsidR="000F59A8" w:rsidRPr="00602E4B" w:rsidRDefault="000F59A8">
      <w:pPr>
        <w:numPr>
          <w:ilvl w:val="0"/>
          <w:numId w:val="133"/>
        </w:numPr>
        <w:spacing w:before="100" w:beforeAutospacing="1" w:after="100" w:afterAutospacing="1"/>
        <w:rPr>
          <w:rFonts w:ascii="Inter" w:hAnsi="Inter"/>
          <w:sz w:val="18"/>
          <w:szCs w:val="18"/>
        </w:rPr>
      </w:pPr>
      <w:r w:rsidRPr="00602E4B">
        <w:rPr>
          <w:rFonts w:ascii="Inter" w:hAnsi="Inter"/>
          <w:sz w:val="18"/>
          <w:szCs w:val="18"/>
        </w:rPr>
        <w:t>External monitoring: Partner with security firms for real-time bridge monitoring</w:t>
      </w:r>
    </w:p>
    <w:p w14:paraId="2A3A27A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In practice, reputational damage and jail time provide additional deterrence beyond financial penalties.</w:t>
      </w:r>
    </w:p>
    <w:p w14:paraId="14105EF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Bridge-Specific Slashing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264"/>
        <w:gridCol w:w="2194"/>
        <w:gridCol w:w="2101"/>
      </w:tblGrid>
      <w:tr w:rsidR="000F59A8" w:rsidRPr="00602E4B" w14:paraId="1A053A22" w14:textId="77777777">
        <w:trPr>
          <w:tblHeader/>
          <w:tblCellSpacing w:w="15" w:type="dxa"/>
        </w:trPr>
        <w:tc>
          <w:tcPr>
            <w:tcW w:w="0" w:type="auto"/>
            <w:vAlign w:val="center"/>
            <w:hideMark/>
          </w:tcPr>
          <w:p w14:paraId="53187BD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Offense Type</w:t>
            </w:r>
          </w:p>
        </w:tc>
        <w:tc>
          <w:tcPr>
            <w:tcW w:w="0" w:type="auto"/>
            <w:vAlign w:val="center"/>
            <w:hideMark/>
          </w:tcPr>
          <w:p w14:paraId="6D535A2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First Offense</w:t>
            </w:r>
          </w:p>
        </w:tc>
        <w:tc>
          <w:tcPr>
            <w:tcW w:w="0" w:type="auto"/>
            <w:vAlign w:val="center"/>
            <w:hideMark/>
          </w:tcPr>
          <w:p w14:paraId="31B6070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Second Offense</w:t>
            </w:r>
          </w:p>
        </w:tc>
        <w:tc>
          <w:tcPr>
            <w:tcW w:w="0" w:type="auto"/>
            <w:vAlign w:val="center"/>
            <w:hideMark/>
          </w:tcPr>
          <w:p w14:paraId="2F3832E5"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Third Offense</w:t>
            </w:r>
          </w:p>
        </w:tc>
      </w:tr>
      <w:tr w:rsidR="000F59A8" w:rsidRPr="00602E4B" w14:paraId="2AC5BA00" w14:textId="77777777">
        <w:trPr>
          <w:tblCellSpacing w:w="15" w:type="dxa"/>
        </w:trPr>
        <w:tc>
          <w:tcPr>
            <w:tcW w:w="0" w:type="auto"/>
            <w:vAlign w:val="center"/>
            <w:hideMark/>
          </w:tcPr>
          <w:p w14:paraId="5593F401" w14:textId="77777777" w:rsidR="000F59A8" w:rsidRPr="00602E4B" w:rsidRDefault="000F59A8" w:rsidP="000F59A8">
            <w:pPr>
              <w:rPr>
                <w:rFonts w:ascii="Inter" w:hAnsi="Inter"/>
                <w:sz w:val="18"/>
                <w:szCs w:val="18"/>
              </w:rPr>
            </w:pPr>
            <w:r w:rsidRPr="00602E4B">
              <w:rPr>
                <w:rFonts w:ascii="Inter" w:hAnsi="Inter"/>
                <w:sz w:val="18"/>
                <w:szCs w:val="18"/>
              </w:rPr>
              <w:t>False attestation (unintentional)</w:t>
            </w:r>
          </w:p>
        </w:tc>
        <w:tc>
          <w:tcPr>
            <w:tcW w:w="0" w:type="auto"/>
            <w:vAlign w:val="center"/>
            <w:hideMark/>
          </w:tcPr>
          <w:p w14:paraId="2804B969" w14:textId="77777777" w:rsidR="000F59A8" w:rsidRPr="00602E4B" w:rsidRDefault="000F59A8" w:rsidP="000F59A8">
            <w:pPr>
              <w:rPr>
                <w:rFonts w:ascii="Inter" w:hAnsi="Inter"/>
                <w:sz w:val="18"/>
                <w:szCs w:val="18"/>
              </w:rPr>
            </w:pPr>
            <w:r w:rsidRPr="00602E4B">
              <w:rPr>
                <w:rFonts w:ascii="Inter" w:hAnsi="Inter"/>
                <w:sz w:val="18"/>
                <w:szCs w:val="18"/>
              </w:rPr>
              <w:t>5-7% + temp removal</w:t>
            </w:r>
          </w:p>
        </w:tc>
        <w:tc>
          <w:tcPr>
            <w:tcW w:w="0" w:type="auto"/>
            <w:vAlign w:val="center"/>
            <w:hideMark/>
          </w:tcPr>
          <w:p w14:paraId="5849ABF6" w14:textId="77777777" w:rsidR="000F59A8" w:rsidRPr="00602E4B" w:rsidRDefault="000F59A8" w:rsidP="000F59A8">
            <w:pPr>
              <w:rPr>
                <w:rFonts w:ascii="Inter" w:hAnsi="Inter"/>
                <w:sz w:val="18"/>
                <w:szCs w:val="18"/>
              </w:rPr>
            </w:pPr>
            <w:r w:rsidRPr="00602E4B">
              <w:rPr>
                <w:rFonts w:ascii="Inter" w:hAnsi="Inter"/>
                <w:sz w:val="18"/>
                <w:szCs w:val="18"/>
              </w:rPr>
              <w:t>10-15% + 6 epoch jail</w:t>
            </w:r>
          </w:p>
        </w:tc>
        <w:tc>
          <w:tcPr>
            <w:tcW w:w="0" w:type="auto"/>
            <w:vAlign w:val="center"/>
            <w:hideMark/>
          </w:tcPr>
          <w:p w14:paraId="1D56ECC3" w14:textId="77777777" w:rsidR="000F59A8" w:rsidRPr="00602E4B" w:rsidRDefault="000F59A8" w:rsidP="000F59A8">
            <w:pPr>
              <w:rPr>
                <w:rFonts w:ascii="Inter" w:hAnsi="Inter"/>
                <w:sz w:val="18"/>
                <w:szCs w:val="18"/>
              </w:rPr>
            </w:pPr>
            <w:r w:rsidRPr="00602E4B">
              <w:rPr>
                <w:rFonts w:ascii="Inter" w:hAnsi="Inter"/>
                <w:sz w:val="18"/>
                <w:szCs w:val="18"/>
              </w:rPr>
              <w:t>20%+ + permanent ban</w:t>
            </w:r>
          </w:p>
        </w:tc>
      </w:tr>
      <w:tr w:rsidR="000F59A8" w:rsidRPr="00602E4B" w14:paraId="428E5BCE" w14:textId="77777777">
        <w:trPr>
          <w:tblCellSpacing w:w="15" w:type="dxa"/>
        </w:trPr>
        <w:tc>
          <w:tcPr>
            <w:tcW w:w="0" w:type="auto"/>
            <w:vAlign w:val="center"/>
            <w:hideMark/>
          </w:tcPr>
          <w:p w14:paraId="7E7D5E93" w14:textId="77777777" w:rsidR="000F59A8" w:rsidRPr="00602E4B" w:rsidRDefault="000F59A8" w:rsidP="000F59A8">
            <w:pPr>
              <w:rPr>
                <w:rFonts w:ascii="Inter" w:hAnsi="Inter"/>
                <w:sz w:val="18"/>
                <w:szCs w:val="18"/>
              </w:rPr>
            </w:pPr>
            <w:r w:rsidRPr="00602E4B">
              <w:rPr>
                <w:rFonts w:ascii="Inter" w:hAnsi="Inter"/>
                <w:sz w:val="18"/>
                <w:szCs w:val="18"/>
              </w:rPr>
              <w:t>False attestation (malicious)</w:t>
            </w:r>
          </w:p>
        </w:tc>
        <w:tc>
          <w:tcPr>
            <w:tcW w:w="0" w:type="auto"/>
            <w:vAlign w:val="center"/>
            <w:hideMark/>
          </w:tcPr>
          <w:p w14:paraId="2AA21FAB" w14:textId="77777777" w:rsidR="000F59A8" w:rsidRPr="00602E4B" w:rsidRDefault="000F59A8" w:rsidP="000F59A8">
            <w:pPr>
              <w:rPr>
                <w:rFonts w:ascii="Inter" w:hAnsi="Inter"/>
                <w:sz w:val="18"/>
                <w:szCs w:val="18"/>
              </w:rPr>
            </w:pPr>
            <w:r w:rsidRPr="00602E4B">
              <w:rPr>
                <w:rFonts w:ascii="Inter" w:hAnsi="Inter"/>
                <w:sz w:val="18"/>
                <w:szCs w:val="18"/>
              </w:rPr>
              <w:t>15-20% + permanent ban</w:t>
            </w:r>
          </w:p>
        </w:tc>
        <w:tc>
          <w:tcPr>
            <w:tcW w:w="0" w:type="auto"/>
            <w:vAlign w:val="center"/>
            <w:hideMark/>
          </w:tcPr>
          <w:p w14:paraId="28A5BD1D" w14:textId="77777777" w:rsidR="000F59A8" w:rsidRPr="00602E4B" w:rsidRDefault="000F59A8" w:rsidP="000F59A8">
            <w:pPr>
              <w:rPr>
                <w:rFonts w:ascii="Inter" w:hAnsi="Inter"/>
                <w:sz w:val="18"/>
                <w:szCs w:val="18"/>
              </w:rPr>
            </w:pPr>
            <w:r w:rsidRPr="00602E4B">
              <w:rPr>
                <w:rFonts w:ascii="Inter" w:hAnsi="Inter"/>
                <w:sz w:val="18"/>
                <w:szCs w:val="18"/>
              </w:rPr>
              <w:t>N/A</w:t>
            </w:r>
          </w:p>
        </w:tc>
        <w:tc>
          <w:tcPr>
            <w:tcW w:w="0" w:type="auto"/>
            <w:vAlign w:val="center"/>
            <w:hideMark/>
          </w:tcPr>
          <w:p w14:paraId="7954BAC7" w14:textId="77777777" w:rsidR="000F59A8" w:rsidRPr="00602E4B" w:rsidRDefault="000F59A8" w:rsidP="000F59A8">
            <w:pPr>
              <w:rPr>
                <w:rFonts w:ascii="Inter" w:hAnsi="Inter"/>
                <w:sz w:val="18"/>
                <w:szCs w:val="18"/>
              </w:rPr>
            </w:pPr>
            <w:r w:rsidRPr="00602E4B">
              <w:rPr>
                <w:rFonts w:ascii="Inter" w:hAnsi="Inter"/>
                <w:sz w:val="18"/>
                <w:szCs w:val="18"/>
              </w:rPr>
              <w:t>N/A</w:t>
            </w:r>
          </w:p>
        </w:tc>
      </w:tr>
      <w:tr w:rsidR="000F59A8" w:rsidRPr="00602E4B" w14:paraId="5298C8CD" w14:textId="77777777">
        <w:trPr>
          <w:tblCellSpacing w:w="15" w:type="dxa"/>
        </w:trPr>
        <w:tc>
          <w:tcPr>
            <w:tcW w:w="0" w:type="auto"/>
            <w:vAlign w:val="center"/>
            <w:hideMark/>
          </w:tcPr>
          <w:p w14:paraId="6A64BCE2" w14:textId="77777777" w:rsidR="000F59A8" w:rsidRPr="00602E4B" w:rsidRDefault="000F59A8" w:rsidP="000F59A8">
            <w:pPr>
              <w:rPr>
                <w:rFonts w:ascii="Inter" w:hAnsi="Inter"/>
                <w:sz w:val="18"/>
                <w:szCs w:val="18"/>
              </w:rPr>
            </w:pPr>
            <w:r w:rsidRPr="00602E4B">
              <w:rPr>
                <w:rFonts w:ascii="Inter" w:hAnsi="Inter"/>
                <w:sz w:val="18"/>
                <w:szCs w:val="18"/>
              </w:rPr>
              <w:t>Insufficient confirmations</w:t>
            </w:r>
          </w:p>
        </w:tc>
        <w:tc>
          <w:tcPr>
            <w:tcW w:w="0" w:type="auto"/>
            <w:vAlign w:val="center"/>
            <w:hideMark/>
          </w:tcPr>
          <w:p w14:paraId="35AF1C25" w14:textId="77777777" w:rsidR="000F59A8" w:rsidRPr="00602E4B" w:rsidRDefault="000F59A8" w:rsidP="000F59A8">
            <w:pPr>
              <w:rPr>
                <w:rFonts w:ascii="Inter" w:hAnsi="Inter"/>
                <w:sz w:val="18"/>
                <w:szCs w:val="18"/>
              </w:rPr>
            </w:pPr>
            <w:r w:rsidRPr="00602E4B">
              <w:rPr>
                <w:rFonts w:ascii="Inter" w:hAnsi="Inter"/>
                <w:sz w:val="18"/>
                <w:szCs w:val="18"/>
              </w:rPr>
              <w:t>3-5% + warning</w:t>
            </w:r>
          </w:p>
        </w:tc>
        <w:tc>
          <w:tcPr>
            <w:tcW w:w="0" w:type="auto"/>
            <w:vAlign w:val="center"/>
            <w:hideMark/>
          </w:tcPr>
          <w:p w14:paraId="19D77C74" w14:textId="77777777" w:rsidR="000F59A8" w:rsidRPr="00602E4B" w:rsidRDefault="000F59A8" w:rsidP="000F59A8">
            <w:pPr>
              <w:rPr>
                <w:rFonts w:ascii="Inter" w:hAnsi="Inter"/>
                <w:sz w:val="18"/>
                <w:szCs w:val="18"/>
              </w:rPr>
            </w:pPr>
            <w:r w:rsidRPr="00602E4B">
              <w:rPr>
                <w:rFonts w:ascii="Inter" w:hAnsi="Inter"/>
                <w:sz w:val="18"/>
                <w:szCs w:val="18"/>
              </w:rPr>
              <w:t>7-10% + temp removal</w:t>
            </w:r>
          </w:p>
        </w:tc>
        <w:tc>
          <w:tcPr>
            <w:tcW w:w="0" w:type="auto"/>
            <w:vAlign w:val="center"/>
            <w:hideMark/>
          </w:tcPr>
          <w:p w14:paraId="7ACE2CC7" w14:textId="77777777" w:rsidR="000F59A8" w:rsidRPr="00602E4B" w:rsidRDefault="000F59A8" w:rsidP="000F59A8">
            <w:pPr>
              <w:rPr>
                <w:rFonts w:ascii="Inter" w:hAnsi="Inter"/>
                <w:sz w:val="18"/>
                <w:szCs w:val="18"/>
              </w:rPr>
            </w:pPr>
            <w:r w:rsidRPr="00602E4B">
              <w:rPr>
                <w:rFonts w:ascii="Inter" w:hAnsi="Inter"/>
                <w:sz w:val="18"/>
                <w:szCs w:val="18"/>
              </w:rPr>
              <w:t>15% + permanent ban</w:t>
            </w:r>
          </w:p>
        </w:tc>
      </w:tr>
      <w:tr w:rsidR="000F59A8" w:rsidRPr="00602E4B" w14:paraId="2E0F5F0F" w14:textId="77777777">
        <w:trPr>
          <w:tblCellSpacing w:w="15" w:type="dxa"/>
        </w:trPr>
        <w:tc>
          <w:tcPr>
            <w:tcW w:w="0" w:type="auto"/>
            <w:vAlign w:val="center"/>
            <w:hideMark/>
          </w:tcPr>
          <w:p w14:paraId="4A5C39B6" w14:textId="77777777" w:rsidR="000F59A8" w:rsidRPr="00602E4B" w:rsidRDefault="000F59A8" w:rsidP="000F59A8">
            <w:pPr>
              <w:rPr>
                <w:rFonts w:ascii="Inter" w:hAnsi="Inter"/>
                <w:sz w:val="18"/>
                <w:szCs w:val="18"/>
              </w:rPr>
            </w:pPr>
            <w:r w:rsidRPr="00602E4B">
              <w:rPr>
                <w:rFonts w:ascii="Inter" w:hAnsi="Inter"/>
                <w:sz w:val="18"/>
                <w:szCs w:val="18"/>
              </w:rPr>
              <w:t>Threshold key misuse</w:t>
            </w:r>
          </w:p>
        </w:tc>
        <w:tc>
          <w:tcPr>
            <w:tcW w:w="0" w:type="auto"/>
            <w:vAlign w:val="center"/>
            <w:hideMark/>
          </w:tcPr>
          <w:p w14:paraId="4F1EE1C5" w14:textId="77777777" w:rsidR="000F59A8" w:rsidRPr="00602E4B" w:rsidRDefault="000F59A8" w:rsidP="000F59A8">
            <w:pPr>
              <w:rPr>
                <w:rFonts w:ascii="Inter" w:hAnsi="Inter"/>
                <w:sz w:val="18"/>
                <w:szCs w:val="18"/>
              </w:rPr>
            </w:pPr>
            <w:r w:rsidRPr="00602E4B">
              <w:rPr>
                <w:rFonts w:ascii="Inter" w:hAnsi="Inter"/>
                <w:sz w:val="18"/>
                <w:szCs w:val="18"/>
              </w:rPr>
              <w:t>25-50% + permanent ban</w:t>
            </w:r>
          </w:p>
        </w:tc>
        <w:tc>
          <w:tcPr>
            <w:tcW w:w="0" w:type="auto"/>
            <w:vAlign w:val="center"/>
            <w:hideMark/>
          </w:tcPr>
          <w:p w14:paraId="6EC8168F" w14:textId="77777777" w:rsidR="000F59A8" w:rsidRPr="00602E4B" w:rsidRDefault="000F59A8" w:rsidP="000F59A8">
            <w:pPr>
              <w:rPr>
                <w:rFonts w:ascii="Inter" w:hAnsi="Inter"/>
                <w:sz w:val="18"/>
                <w:szCs w:val="18"/>
              </w:rPr>
            </w:pPr>
            <w:r w:rsidRPr="00602E4B">
              <w:rPr>
                <w:rFonts w:ascii="Inter" w:hAnsi="Inter"/>
                <w:sz w:val="18"/>
                <w:szCs w:val="18"/>
              </w:rPr>
              <w:t>N/A</w:t>
            </w:r>
          </w:p>
        </w:tc>
        <w:tc>
          <w:tcPr>
            <w:tcW w:w="0" w:type="auto"/>
            <w:vAlign w:val="center"/>
            <w:hideMark/>
          </w:tcPr>
          <w:p w14:paraId="0D165D8B" w14:textId="77777777" w:rsidR="000F59A8" w:rsidRPr="00602E4B" w:rsidRDefault="000F59A8" w:rsidP="000F59A8">
            <w:pPr>
              <w:rPr>
                <w:rFonts w:ascii="Inter" w:hAnsi="Inter"/>
                <w:sz w:val="18"/>
                <w:szCs w:val="18"/>
              </w:rPr>
            </w:pPr>
            <w:r w:rsidRPr="00602E4B">
              <w:rPr>
                <w:rFonts w:ascii="Inter" w:hAnsi="Inter"/>
                <w:sz w:val="18"/>
                <w:szCs w:val="18"/>
              </w:rPr>
              <w:t>N/A</w:t>
            </w:r>
          </w:p>
        </w:tc>
      </w:tr>
      <w:tr w:rsidR="000F59A8" w:rsidRPr="00602E4B" w14:paraId="2E57E9F0" w14:textId="77777777">
        <w:trPr>
          <w:tblCellSpacing w:w="15" w:type="dxa"/>
        </w:trPr>
        <w:tc>
          <w:tcPr>
            <w:tcW w:w="0" w:type="auto"/>
            <w:vAlign w:val="center"/>
            <w:hideMark/>
          </w:tcPr>
          <w:p w14:paraId="1EBE99D1" w14:textId="77777777" w:rsidR="000F59A8" w:rsidRPr="00602E4B" w:rsidRDefault="000F59A8" w:rsidP="000F59A8">
            <w:pPr>
              <w:rPr>
                <w:rFonts w:ascii="Inter" w:hAnsi="Inter"/>
                <w:sz w:val="18"/>
                <w:szCs w:val="18"/>
              </w:rPr>
            </w:pPr>
            <w:r w:rsidRPr="00602E4B">
              <w:rPr>
                <w:rFonts w:ascii="Inter" w:hAnsi="Inter"/>
                <w:sz w:val="18"/>
                <w:szCs w:val="18"/>
              </w:rPr>
              <w:t>Downtime &gt;50%</w:t>
            </w:r>
          </w:p>
        </w:tc>
        <w:tc>
          <w:tcPr>
            <w:tcW w:w="0" w:type="auto"/>
            <w:vAlign w:val="center"/>
            <w:hideMark/>
          </w:tcPr>
          <w:p w14:paraId="111FB8D3" w14:textId="77777777" w:rsidR="000F59A8" w:rsidRPr="00602E4B" w:rsidRDefault="000F59A8" w:rsidP="000F59A8">
            <w:pPr>
              <w:rPr>
                <w:rFonts w:ascii="Inter" w:hAnsi="Inter"/>
                <w:sz w:val="18"/>
                <w:szCs w:val="18"/>
              </w:rPr>
            </w:pPr>
            <w:r w:rsidRPr="00602E4B">
              <w:rPr>
                <w:rFonts w:ascii="Inter" w:hAnsi="Inter"/>
                <w:sz w:val="18"/>
                <w:szCs w:val="18"/>
              </w:rPr>
              <w:t>Reputation penalty only</w:t>
            </w:r>
          </w:p>
        </w:tc>
        <w:tc>
          <w:tcPr>
            <w:tcW w:w="0" w:type="auto"/>
            <w:vAlign w:val="center"/>
            <w:hideMark/>
          </w:tcPr>
          <w:p w14:paraId="09023E96" w14:textId="77777777" w:rsidR="000F59A8" w:rsidRPr="00602E4B" w:rsidRDefault="000F59A8" w:rsidP="000F59A8">
            <w:pPr>
              <w:rPr>
                <w:rFonts w:ascii="Inter" w:hAnsi="Inter"/>
                <w:sz w:val="18"/>
                <w:szCs w:val="18"/>
              </w:rPr>
            </w:pPr>
            <w:r w:rsidRPr="00602E4B">
              <w:rPr>
                <w:rFonts w:ascii="Inter" w:hAnsi="Inter"/>
                <w:sz w:val="18"/>
                <w:szCs w:val="18"/>
              </w:rPr>
              <w:t>2-3% + temp removal</w:t>
            </w:r>
          </w:p>
        </w:tc>
        <w:tc>
          <w:tcPr>
            <w:tcW w:w="0" w:type="auto"/>
            <w:vAlign w:val="center"/>
            <w:hideMark/>
          </w:tcPr>
          <w:p w14:paraId="3627C25B" w14:textId="77777777" w:rsidR="000F59A8" w:rsidRPr="00602E4B" w:rsidRDefault="000F59A8" w:rsidP="000F59A8">
            <w:pPr>
              <w:rPr>
                <w:rFonts w:ascii="Inter" w:hAnsi="Inter"/>
                <w:sz w:val="18"/>
                <w:szCs w:val="18"/>
              </w:rPr>
            </w:pPr>
            <w:r w:rsidRPr="00602E4B">
              <w:rPr>
                <w:rFonts w:ascii="Inter" w:hAnsi="Inter"/>
                <w:sz w:val="18"/>
                <w:szCs w:val="18"/>
              </w:rPr>
              <w:t>5-7% + removal</w:t>
            </w:r>
          </w:p>
        </w:tc>
      </w:tr>
      <w:tr w:rsidR="000F59A8" w:rsidRPr="00602E4B" w14:paraId="2755391F" w14:textId="77777777">
        <w:trPr>
          <w:tblCellSpacing w:w="15" w:type="dxa"/>
        </w:trPr>
        <w:tc>
          <w:tcPr>
            <w:tcW w:w="0" w:type="auto"/>
            <w:vAlign w:val="center"/>
            <w:hideMark/>
          </w:tcPr>
          <w:p w14:paraId="7DB65D99" w14:textId="77777777" w:rsidR="000F59A8" w:rsidRPr="00602E4B" w:rsidRDefault="000F59A8" w:rsidP="000F59A8">
            <w:pPr>
              <w:rPr>
                <w:rFonts w:ascii="Inter" w:hAnsi="Inter"/>
                <w:sz w:val="18"/>
                <w:szCs w:val="18"/>
              </w:rPr>
            </w:pPr>
            <w:r w:rsidRPr="00602E4B">
              <w:rPr>
                <w:rFonts w:ascii="Inter" w:hAnsi="Inter"/>
                <w:sz w:val="18"/>
                <w:szCs w:val="18"/>
              </w:rPr>
              <w:t>Censorship (selective)</w:t>
            </w:r>
          </w:p>
        </w:tc>
        <w:tc>
          <w:tcPr>
            <w:tcW w:w="0" w:type="auto"/>
            <w:vAlign w:val="center"/>
            <w:hideMark/>
          </w:tcPr>
          <w:p w14:paraId="5831A660" w14:textId="77777777" w:rsidR="000F59A8" w:rsidRPr="00602E4B" w:rsidRDefault="000F59A8" w:rsidP="000F59A8">
            <w:pPr>
              <w:rPr>
                <w:rFonts w:ascii="Inter" w:hAnsi="Inter"/>
                <w:sz w:val="18"/>
                <w:szCs w:val="18"/>
              </w:rPr>
            </w:pPr>
            <w:r w:rsidRPr="00602E4B">
              <w:rPr>
                <w:rFonts w:ascii="Inter" w:hAnsi="Inter"/>
                <w:sz w:val="18"/>
                <w:szCs w:val="18"/>
              </w:rPr>
              <w:t>5-7% + investigation</w:t>
            </w:r>
          </w:p>
        </w:tc>
        <w:tc>
          <w:tcPr>
            <w:tcW w:w="0" w:type="auto"/>
            <w:vAlign w:val="center"/>
            <w:hideMark/>
          </w:tcPr>
          <w:p w14:paraId="03C88B05" w14:textId="77777777" w:rsidR="000F59A8" w:rsidRPr="00602E4B" w:rsidRDefault="000F59A8" w:rsidP="000F59A8">
            <w:pPr>
              <w:rPr>
                <w:rFonts w:ascii="Inter" w:hAnsi="Inter"/>
                <w:sz w:val="18"/>
                <w:szCs w:val="18"/>
              </w:rPr>
            </w:pPr>
            <w:r w:rsidRPr="00602E4B">
              <w:rPr>
                <w:rFonts w:ascii="Inter" w:hAnsi="Inter"/>
                <w:sz w:val="18"/>
                <w:szCs w:val="18"/>
              </w:rPr>
              <w:t>10-15% + permanent ban</w:t>
            </w:r>
          </w:p>
        </w:tc>
        <w:tc>
          <w:tcPr>
            <w:tcW w:w="0" w:type="auto"/>
            <w:vAlign w:val="center"/>
            <w:hideMark/>
          </w:tcPr>
          <w:p w14:paraId="3F89DFA3" w14:textId="77777777" w:rsidR="000F59A8" w:rsidRPr="00602E4B" w:rsidRDefault="000F59A8" w:rsidP="000F59A8">
            <w:pPr>
              <w:rPr>
                <w:rFonts w:ascii="Inter" w:hAnsi="Inter"/>
                <w:sz w:val="18"/>
                <w:szCs w:val="18"/>
              </w:rPr>
            </w:pPr>
            <w:r w:rsidRPr="00602E4B">
              <w:rPr>
                <w:rFonts w:ascii="Inter" w:hAnsi="Inter"/>
                <w:sz w:val="18"/>
                <w:szCs w:val="18"/>
              </w:rPr>
              <w:t>N/A</w:t>
            </w:r>
          </w:p>
        </w:tc>
      </w:tr>
    </w:tbl>
    <w:p w14:paraId="0B7D29F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DAO Override Provisions:</w:t>
      </w:r>
    </w:p>
    <w:p w14:paraId="5BC08C9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In certain circumstances, the DAO can modify slashing outcomes:</w:t>
      </w:r>
    </w:p>
    <w:p w14:paraId="04DDD00D" w14:textId="77777777" w:rsidR="000F59A8" w:rsidRPr="00602E4B" w:rsidRDefault="000F59A8">
      <w:pPr>
        <w:numPr>
          <w:ilvl w:val="0"/>
          <w:numId w:val="134"/>
        </w:numPr>
        <w:spacing w:before="100" w:beforeAutospacing="1" w:after="100" w:afterAutospacing="1"/>
        <w:rPr>
          <w:rFonts w:ascii="Inter" w:hAnsi="Inter"/>
          <w:sz w:val="18"/>
          <w:szCs w:val="18"/>
        </w:rPr>
      </w:pPr>
      <w:r w:rsidRPr="00602E4B">
        <w:rPr>
          <w:rFonts w:ascii="Inter" w:hAnsi="Inter"/>
          <w:b/>
          <w:bCs/>
          <w:sz w:val="18"/>
          <w:szCs w:val="18"/>
        </w:rPr>
        <w:t>Client Bug Defense:</w:t>
      </w:r>
      <w:r w:rsidRPr="00602E4B">
        <w:rPr>
          <w:rFonts w:ascii="Inter" w:hAnsi="Inter"/>
          <w:sz w:val="18"/>
          <w:szCs w:val="18"/>
        </w:rPr>
        <w:t xml:space="preserve"> If multiple validators commit the same offense due to a verified software bug in an official client implementation: </w:t>
      </w:r>
    </w:p>
    <w:p w14:paraId="4C8344BC"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DAO can vote to reduce or waive slashing (requires 67% approval)</w:t>
      </w:r>
    </w:p>
    <w:p w14:paraId="62F0BB1C"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Affected validators still jailed but stake returned</w:t>
      </w:r>
    </w:p>
    <w:p w14:paraId="484700B5"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Client developer team may be penalized via grant clawback</w:t>
      </w:r>
    </w:p>
    <w:p w14:paraId="66F2E9EE" w14:textId="77777777" w:rsidR="000F59A8" w:rsidRPr="00602E4B" w:rsidRDefault="000F59A8">
      <w:pPr>
        <w:numPr>
          <w:ilvl w:val="0"/>
          <w:numId w:val="134"/>
        </w:numPr>
        <w:spacing w:before="100" w:beforeAutospacing="1" w:after="100" w:afterAutospacing="1"/>
        <w:rPr>
          <w:rFonts w:ascii="Inter" w:hAnsi="Inter"/>
          <w:sz w:val="18"/>
          <w:szCs w:val="18"/>
        </w:rPr>
      </w:pPr>
      <w:r w:rsidRPr="00602E4B">
        <w:rPr>
          <w:rFonts w:ascii="Inter" w:hAnsi="Inter"/>
          <w:b/>
          <w:bCs/>
          <w:sz w:val="18"/>
          <w:szCs w:val="18"/>
        </w:rPr>
        <w:t>External Chain Reorg:</w:t>
      </w:r>
      <w:r w:rsidRPr="00602E4B">
        <w:rPr>
          <w:rFonts w:ascii="Inter" w:hAnsi="Inter"/>
          <w:sz w:val="18"/>
          <w:szCs w:val="18"/>
        </w:rPr>
        <w:t xml:space="preserve"> If an external chain experiences a deep reorganization (e.g., Ethereum &gt;32 block reorg, Bitcoin &gt;6 block reorg): </w:t>
      </w:r>
    </w:p>
    <w:p w14:paraId="100548EC"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Attestations made in good faith before reorg are not slashed</w:t>
      </w:r>
    </w:p>
    <w:p w14:paraId="35CB4A12"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DAO reviews each case individually</w:t>
      </w:r>
    </w:p>
    <w:p w14:paraId="52E56131"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Circuit breaker prevents future attestations until security review complete</w:t>
      </w:r>
    </w:p>
    <w:p w14:paraId="44CE67AC" w14:textId="77777777" w:rsidR="000F59A8" w:rsidRPr="00602E4B" w:rsidRDefault="000F59A8">
      <w:pPr>
        <w:numPr>
          <w:ilvl w:val="0"/>
          <w:numId w:val="134"/>
        </w:numPr>
        <w:spacing w:before="100" w:beforeAutospacing="1" w:after="100" w:afterAutospacing="1"/>
        <w:rPr>
          <w:rFonts w:ascii="Inter" w:hAnsi="Inter"/>
          <w:sz w:val="18"/>
          <w:szCs w:val="18"/>
        </w:rPr>
      </w:pPr>
      <w:r w:rsidRPr="00602E4B">
        <w:rPr>
          <w:rFonts w:ascii="Inter" w:hAnsi="Inter"/>
          <w:b/>
          <w:bCs/>
          <w:sz w:val="18"/>
          <w:szCs w:val="18"/>
        </w:rPr>
        <w:t>Emergency Circumstances:</w:t>
      </w:r>
      <w:r w:rsidRPr="00602E4B">
        <w:rPr>
          <w:rFonts w:ascii="Inter" w:hAnsi="Inter"/>
          <w:sz w:val="18"/>
          <w:szCs w:val="18"/>
        </w:rPr>
        <w:t xml:space="preserve"> During network-wide emergencies (DDoS, zero-day exploit): </w:t>
      </w:r>
    </w:p>
    <w:p w14:paraId="3D6C0747"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Security Council can temporarily pause slashing execution</w:t>
      </w:r>
    </w:p>
    <w:p w14:paraId="746007CE"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All evidence preserved for later review</w:t>
      </w:r>
    </w:p>
    <w:p w14:paraId="231861F3"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DAO votes on case-by-case basis after emergency resolved</w:t>
      </w:r>
    </w:p>
    <w:p w14:paraId="79726158" w14:textId="77777777" w:rsidR="000F59A8" w:rsidRPr="00602E4B" w:rsidRDefault="000F59A8">
      <w:pPr>
        <w:numPr>
          <w:ilvl w:val="0"/>
          <w:numId w:val="134"/>
        </w:numPr>
        <w:spacing w:before="100" w:beforeAutospacing="1" w:after="100" w:afterAutospacing="1"/>
        <w:rPr>
          <w:rFonts w:ascii="Inter" w:hAnsi="Inter"/>
          <w:sz w:val="18"/>
          <w:szCs w:val="18"/>
        </w:rPr>
      </w:pPr>
      <w:r w:rsidRPr="00602E4B">
        <w:rPr>
          <w:rFonts w:ascii="Inter" w:hAnsi="Inter"/>
          <w:b/>
          <w:bCs/>
          <w:sz w:val="18"/>
          <w:szCs w:val="18"/>
        </w:rPr>
        <w:t>Appeals Process:</w:t>
      </w:r>
      <w:r w:rsidRPr="00602E4B">
        <w:rPr>
          <w:rFonts w:ascii="Inter" w:hAnsi="Inter"/>
          <w:sz w:val="18"/>
          <w:szCs w:val="18"/>
        </w:rPr>
        <w:t xml:space="preserve"> Any slashed validator can appeal within 30 days: </w:t>
      </w:r>
    </w:p>
    <w:p w14:paraId="340D6468"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Submit detailed evidence of mitigating circumstances</w:t>
      </w:r>
    </w:p>
    <w:p w14:paraId="00D1B1CB"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Independent review by randomly selected validator jury (15 members)</w:t>
      </w:r>
    </w:p>
    <w:p w14:paraId="079E5B38"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DAO final vote if jury recommends leniency</w:t>
      </w:r>
    </w:p>
    <w:p w14:paraId="611E15BC" w14:textId="77777777" w:rsidR="000F59A8" w:rsidRPr="00602E4B" w:rsidRDefault="000F59A8">
      <w:pPr>
        <w:numPr>
          <w:ilvl w:val="1"/>
          <w:numId w:val="134"/>
        </w:numPr>
        <w:spacing w:before="100" w:beforeAutospacing="1" w:after="100" w:afterAutospacing="1"/>
        <w:rPr>
          <w:rFonts w:ascii="Inter" w:hAnsi="Inter"/>
          <w:sz w:val="18"/>
          <w:szCs w:val="18"/>
        </w:rPr>
      </w:pPr>
      <w:r w:rsidRPr="00602E4B">
        <w:rPr>
          <w:rFonts w:ascii="Inter" w:hAnsi="Inter"/>
          <w:sz w:val="18"/>
          <w:szCs w:val="18"/>
        </w:rPr>
        <w:t>Successful appeals restore stake but not reputation (must be rebuilt)</w:t>
      </w:r>
    </w:p>
    <w:p w14:paraId="5A34C0F3"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5.8 Timeout Backoff</w:t>
      </w:r>
    </w:p>
    <w:p w14:paraId="34DAFED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50708D9F"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w:rPr>
                  <w:rFonts w:ascii="Cambria Math" w:hAnsi="Cambria Math"/>
                  <w:sz w:val="18"/>
                  <w:szCs w:val="18"/>
                </w:rPr>
                <m:t>k</m:t>
              </m:r>
            </m:sup>
          </m:sSup>
          <m:r>
            <m:rPr>
              <m:sty m:val="p"/>
            </m:rPr>
            <w:rPr>
              <w:rFonts w:ascii="Cambria Math" w:hAnsi="Cambria Math"/>
              <w:sz w:val="18"/>
              <w:szCs w:val="18"/>
            </w:rPr>
            <w:br/>
          </m:r>
        </m:oMath>
      </m:oMathPara>
    </w:p>
    <w:p w14:paraId="08F5FA1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r>
          <w:rPr>
            <w:rFonts w:ascii="Cambria Math" w:hAnsi="Cambria Math"/>
            <w:sz w:val="18"/>
            <w:szCs w:val="18"/>
          </w:rPr>
          <m:t>k</m:t>
        </m:r>
      </m:oMath>
      <w:r w:rsidRPr="00602E4B">
        <w:rPr>
          <w:rFonts w:ascii="Inter" w:hAnsi="Inter"/>
          <w:sz w:val="18"/>
          <w:szCs w:val="18"/>
        </w:rPr>
        <w:t xml:space="preserve">is the number of consecutive failures. </w:t>
      </w:r>
    </w:p>
    <w:p w14:paraId="5F87D1F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 cross-chain aware timeouts</w:t>
      </w:r>
      <w:r w:rsidRPr="00602E4B">
        <w:rPr>
          <w:rFonts w:ascii="Inter" w:hAnsi="Inter"/>
          <w:sz w:val="18"/>
          <w:szCs w:val="18"/>
        </w:rPr>
        <w:t>, extended formula:</w:t>
      </w:r>
    </w:p>
    <w:p w14:paraId="788FD95B"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m:t>
          </m:r>
          <m:r>
            <m:rPr>
              <m:sty m:val="p"/>
            </m:rPr>
            <w:rPr>
              <w:rFonts w:ascii="Cambria Math" w:hAnsi="Cambria Math"/>
              <w:sz w:val="18"/>
              <w:szCs w:val="18"/>
            </w:rPr>
            <m:t>max</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w:rPr>
                  <w:rFonts w:ascii="Cambria Math" w:hAnsi="Cambria Math"/>
                  <w:sz w:val="18"/>
                  <w:szCs w:val="18"/>
                </w:rPr>
                <m:t>k</m:t>
              </m:r>
            </m:sup>
          </m:s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r>
            <w:rPr>
              <w:rFonts w:ascii="Cambria Math" w:hAnsi="Cambria Math"/>
              <w:sz w:val="18"/>
              <w:szCs w:val="18"/>
            </w:rPr>
            <m:t>)</m:t>
          </m:r>
          <m:r>
            <m:rPr>
              <m:sty m:val="p"/>
            </m:rPr>
            <w:rPr>
              <w:rFonts w:ascii="Cambria Math" w:hAnsi="Cambria Math"/>
              <w:sz w:val="18"/>
              <w:szCs w:val="18"/>
            </w:rPr>
            <w:br/>
          </m:r>
        </m:oMath>
      </m:oMathPara>
    </w:p>
    <w:p w14:paraId="4192815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Pr="00602E4B">
        <w:rPr>
          <w:rFonts w:ascii="Inter" w:hAnsi="Inter"/>
          <w:sz w:val="18"/>
          <w:szCs w:val="18"/>
        </w:rPr>
        <w:t xml:space="preserve">is minimum timeout to accommodate external chain finality delays. </w:t>
      </w:r>
    </w:p>
    <w:p w14:paraId="2C78445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1CE37D41" w14:textId="77777777" w:rsidR="000F59A8" w:rsidRPr="00602E4B" w:rsidRDefault="00000000">
      <w:pPr>
        <w:numPr>
          <w:ilvl w:val="0"/>
          <w:numId w:val="13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oMath>
      <w:r w:rsidR="000F59A8" w:rsidRPr="00602E4B">
        <w:rPr>
          <w:rFonts w:ascii="Inter" w:hAnsi="Inter"/>
          <w:sz w:val="18"/>
          <w:szCs w:val="18"/>
        </w:rPr>
        <w:t xml:space="preserve">- Timeout duration for round </w:t>
      </w:r>
      <m:oMath>
        <m:r>
          <w:rPr>
            <w:rFonts w:ascii="Cambria Math" w:hAnsi="Cambria Math"/>
            <w:sz w:val="18"/>
            <w:szCs w:val="18"/>
          </w:rPr>
          <m:t>r</m:t>
        </m:r>
      </m:oMath>
    </w:p>
    <w:p w14:paraId="5E48D571" w14:textId="77777777" w:rsidR="000F59A8" w:rsidRPr="00602E4B" w:rsidRDefault="00000000">
      <w:pPr>
        <w:numPr>
          <w:ilvl w:val="0"/>
          <w:numId w:val="13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w:r w:rsidR="000F59A8" w:rsidRPr="00602E4B">
        <w:rPr>
          <w:rFonts w:ascii="Inter" w:hAnsi="Inter"/>
          <w:sz w:val="18"/>
          <w:szCs w:val="18"/>
        </w:rPr>
        <w:t>- Base timeout (initial value, default: 2 seconds for consensus-only blocks)</w:t>
      </w:r>
    </w:p>
    <w:p w14:paraId="2B313E0C" w14:textId="77777777" w:rsidR="000F59A8" w:rsidRPr="00602E4B" w:rsidRDefault="000F59A8">
      <w:pPr>
        <w:numPr>
          <w:ilvl w:val="0"/>
          <w:numId w:val="135"/>
        </w:numPr>
        <w:spacing w:before="100" w:beforeAutospacing="1" w:after="100" w:afterAutospacing="1"/>
        <w:rPr>
          <w:rFonts w:ascii="Inter" w:hAnsi="Inter"/>
          <w:sz w:val="18"/>
          <w:szCs w:val="18"/>
        </w:rPr>
      </w:pPr>
      <m:oMath>
        <m:r>
          <w:rPr>
            <w:rFonts w:ascii="Cambria Math" w:hAnsi="Cambria Math"/>
            <w:sz w:val="18"/>
            <w:szCs w:val="18"/>
          </w:rPr>
          <m:t>θ</m:t>
        </m:r>
      </m:oMath>
      <w:r w:rsidRPr="00602E4B">
        <w:rPr>
          <w:rFonts w:ascii="Inter" w:hAnsi="Inter"/>
          <w:sz w:val="18"/>
          <w:szCs w:val="18"/>
        </w:rPr>
        <w:t xml:space="preserve">- Backoff multiplier (must be </w:t>
      </w:r>
      <m:oMath>
        <m:r>
          <w:rPr>
            <w:rFonts w:ascii="Cambria Math" w:hAnsi="Cambria Math"/>
            <w:sz w:val="18"/>
            <w:szCs w:val="18"/>
          </w:rPr>
          <m:t>&gt;1</m:t>
        </m:r>
      </m:oMath>
      <w:r w:rsidRPr="00602E4B">
        <w:rPr>
          <w:rFonts w:ascii="Inter" w:hAnsi="Inter"/>
          <w:sz w:val="18"/>
          <w:szCs w:val="18"/>
        </w:rPr>
        <w:t xml:space="preserve">, default: 1.5) </w:t>
      </w:r>
    </w:p>
    <w:p w14:paraId="1B261EB7" w14:textId="77777777" w:rsidR="000F59A8" w:rsidRPr="00602E4B" w:rsidRDefault="000F59A8">
      <w:pPr>
        <w:numPr>
          <w:ilvl w:val="0"/>
          <w:numId w:val="135"/>
        </w:numPr>
        <w:spacing w:before="100" w:beforeAutospacing="1" w:after="100" w:afterAutospacing="1"/>
        <w:rPr>
          <w:rFonts w:ascii="Inter" w:hAnsi="Inter"/>
          <w:sz w:val="18"/>
          <w:szCs w:val="18"/>
        </w:rPr>
      </w:pPr>
      <m:oMath>
        <m:r>
          <w:rPr>
            <w:rFonts w:ascii="Cambria Math" w:hAnsi="Cambria Math"/>
            <w:sz w:val="18"/>
            <w:szCs w:val="18"/>
          </w:rPr>
          <m:t>k</m:t>
        </m:r>
      </m:oMath>
      <w:r w:rsidRPr="00602E4B">
        <w:rPr>
          <w:rFonts w:ascii="Inter" w:hAnsi="Inter"/>
          <w:sz w:val="18"/>
          <w:szCs w:val="18"/>
        </w:rPr>
        <w:t>- Number of consecutive view changes without finalization</w:t>
      </w:r>
    </w:p>
    <w:p w14:paraId="2075097B" w14:textId="77777777" w:rsidR="000F59A8" w:rsidRPr="00602E4B" w:rsidRDefault="00000000">
      <w:pPr>
        <w:numPr>
          <w:ilvl w:val="0"/>
          <w:numId w:val="13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000F59A8" w:rsidRPr="00602E4B">
        <w:rPr>
          <w:rFonts w:ascii="Inter" w:hAnsi="Inter"/>
          <w:sz w:val="18"/>
          <w:szCs w:val="18"/>
        </w:rPr>
        <w:t>- External chain finality buffer (varies by chain: ETH=180s, BTC=600s, SOL=13s)</w:t>
      </w:r>
    </w:p>
    <w:p w14:paraId="44F9739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Role in Protocol:</w:t>
      </w:r>
    </w:p>
    <w:p w14:paraId="30D48C1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Exponential backoff prevents:</w:t>
      </w:r>
    </w:p>
    <w:p w14:paraId="650F7AEA" w14:textId="77777777" w:rsidR="000F59A8" w:rsidRPr="00602E4B" w:rsidRDefault="000F59A8">
      <w:pPr>
        <w:numPr>
          <w:ilvl w:val="0"/>
          <w:numId w:val="136"/>
        </w:numPr>
        <w:spacing w:before="100" w:beforeAutospacing="1" w:after="100" w:afterAutospacing="1"/>
        <w:rPr>
          <w:rFonts w:ascii="Inter" w:hAnsi="Inter"/>
          <w:sz w:val="18"/>
          <w:szCs w:val="18"/>
        </w:rPr>
      </w:pPr>
      <w:r w:rsidRPr="00602E4B">
        <w:rPr>
          <w:rFonts w:ascii="Inter" w:hAnsi="Inter"/>
          <w:b/>
          <w:bCs/>
          <w:sz w:val="18"/>
          <w:szCs w:val="18"/>
        </w:rPr>
        <w:t>Timeout storms:</w:t>
      </w:r>
      <w:r w:rsidRPr="00602E4B">
        <w:rPr>
          <w:rFonts w:ascii="Inter" w:hAnsi="Inter"/>
          <w:sz w:val="18"/>
          <w:szCs w:val="18"/>
        </w:rPr>
        <w:t xml:space="preserve"> Premature view changes creating cascade failures</w:t>
      </w:r>
    </w:p>
    <w:p w14:paraId="1DEB4910" w14:textId="77777777" w:rsidR="000F59A8" w:rsidRPr="00602E4B" w:rsidRDefault="000F59A8">
      <w:pPr>
        <w:numPr>
          <w:ilvl w:val="0"/>
          <w:numId w:val="136"/>
        </w:numPr>
        <w:spacing w:before="100" w:beforeAutospacing="1" w:after="100" w:afterAutospacing="1"/>
        <w:rPr>
          <w:rFonts w:ascii="Inter" w:hAnsi="Inter"/>
          <w:sz w:val="18"/>
          <w:szCs w:val="18"/>
        </w:rPr>
      </w:pPr>
      <w:r w:rsidRPr="00602E4B">
        <w:rPr>
          <w:rFonts w:ascii="Inter" w:hAnsi="Inter"/>
          <w:b/>
          <w:bCs/>
          <w:sz w:val="18"/>
          <w:szCs w:val="18"/>
        </w:rPr>
        <w:t>Resource exhaustion:</w:t>
      </w:r>
      <w:r w:rsidRPr="00602E4B">
        <w:rPr>
          <w:rFonts w:ascii="Inter" w:hAnsi="Inter"/>
          <w:sz w:val="18"/>
          <w:szCs w:val="18"/>
        </w:rPr>
        <w:t xml:space="preserve"> Excessive message traffic during network congestion</w:t>
      </w:r>
    </w:p>
    <w:p w14:paraId="665EAD6C" w14:textId="77777777" w:rsidR="000F59A8" w:rsidRPr="00602E4B" w:rsidRDefault="000F59A8">
      <w:pPr>
        <w:numPr>
          <w:ilvl w:val="0"/>
          <w:numId w:val="136"/>
        </w:numPr>
        <w:spacing w:before="100" w:beforeAutospacing="1" w:after="100" w:afterAutospacing="1"/>
        <w:rPr>
          <w:rFonts w:ascii="Inter" w:hAnsi="Inter"/>
          <w:sz w:val="18"/>
          <w:szCs w:val="18"/>
        </w:rPr>
      </w:pPr>
      <w:r w:rsidRPr="00602E4B">
        <w:rPr>
          <w:rFonts w:ascii="Inter" w:hAnsi="Inter"/>
          <w:b/>
          <w:bCs/>
          <w:sz w:val="18"/>
          <w:szCs w:val="18"/>
        </w:rPr>
        <w:t>Liveness stalls:</w:t>
      </w:r>
      <w:r w:rsidRPr="00602E4B">
        <w:rPr>
          <w:rFonts w:ascii="Inter" w:hAnsi="Inter"/>
          <w:sz w:val="18"/>
          <w:szCs w:val="18"/>
        </w:rPr>
        <w:t xml:space="preserve"> Permanent blocking when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w:r w:rsidRPr="00602E4B">
        <w:rPr>
          <w:rFonts w:ascii="Inter" w:hAnsi="Inter"/>
          <w:sz w:val="18"/>
          <w:szCs w:val="18"/>
        </w:rPr>
        <w:t xml:space="preserve">is too short </w:t>
      </w:r>
    </w:p>
    <w:p w14:paraId="592FF46E" w14:textId="77777777" w:rsidR="000F59A8" w:rsidRPr="00602E4B" w:rsidRDefault="000F59A8">
      <w:pPr>
        <w:numPr>
          <w:ilvl w:val="0"/>
          <w:numId w:val="136"/>
        </w:numPr>
        <w:spacing w:before="100" w:beforeAutospacing="1" w:after="100" w:afterAutospacing="1"/>
        <w:rPr>
          <w:rFonts w:ascii="Inter" w:hAnsi="Inter"/>
          <w:sz w:val="18"/>
          <w:szCs w:val="18"/>
        </w:rPr>
      </w:pPr>
      <w:r w:rsidRPr="00602E4B">
        <w:rPr>
          <w:rFonts w:ascii="Inter" w:hAnsi="Inter"/>
          <w:b/>
          <w:bCs/>
          <w:sz w:val="18"/>
          <w:szCs w:val="18"/>
        </w:rPr>
        <w:t>Cross-chain desynchronization:</w:t>
      </w:r>
      <w:r w:rsidRPr="00602E4B">
        <w:rPr>
          <w:rFonts w:ascii="Inter" w:hAnsi="Inter"/>
          <w:sz w:val="18"/>
          <w:szCs w:val="18"/>
        </w:rPr>
        <w:t xml:space="preserve"> Consensus timing out before external chain events can be confirmed</w:t>
      </w:r>
    </w:p>
    <w:p w14:paraId="1FC104E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Design Rationale:</w:t>
      </w:r>
    </w:p>
    <w:p w14:paraId="4AE56C0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During adversarial or network conditions, aggressive timeouts cause:</w:t>
      </w:r>
    </w:p>
    <w:p w14:paraId="5E6D3FA6" w14:textId="77777777" w:rsidR="000F59A8" w:rsidRPr="00602E4B" w:rsidRDefault="000F59A8">
      <w:pPr>
        <w:numPr>
          <w:ilvl w:val="0"/>
          <w:numId w:val="137"/>
        </w:numPr>
        <w:spacing w:before="100" w:beforeAutospacing="1" w:after="100" w:afterAutospacing="1"/>
        <w:rPr>
          <w:rFonts w:ascii="Inter" w:hAnsi="Inter"/>
          <w:sz w:val="18"/>
          <w:szCs w:val="18"/>
        </w:rPr>
      </w:pPr>
      <w:r w:rsidRPr="00602E4B">
        <w:rPr>
          <w:rFonts w:ascii="Inter" w:hAnsi="Inter"/>
          <w:sz w:val="18"/>
          <w:szCs w:val="18"/>
        </w:rPr>
        <w:t>Leader proposes block but network delays delivery</w:t>
      </w:r>
    </w:p>
    <w:p w14:paraId="202FA29E" w14:textId="77777777" w:rsidR="000F59A8" w:rsidRPr="00602E4B" w:rsidRDefault="000F59A8">
      <w:pPr>
        <w:numPr>
          <w:ilvl w:val="0"/>
          <w:numId w:val="137"/>
        </w:numPr>
        <w:spacing w:before="100" w:beforeAutospacing="1" w:after="100" w:afterAutospacing="1"/>
        <w:rPr>
          <w:rFonts w:ascii="Inter" w:hAnsi="Inter"/>
          <w:sz w:val="18"/>
          <w:szCs w:val="18"/>
        </w:rPr>
      </w:pPr>
      <w:r w:rsidRPr="00602E4B">
        <w:rPr>
          <w:rFonts w:ascii="Inter" w:hAnsi="Inter"/>
          <w:sz w:val="18"/>
          <w:szCs w:val="18"/>
        </w:rPr>
        <w:t>Committee times out prematurely (before receiving proposal)</w:t>
      </w:r>
    </w:p>
    <w:p w14:paraId="5E7E3CAC" w14:textId="77777777" w:rsidR="000F59A8" w:rsidRPr="00602E4B" w:rsidRDefault="000F59A8">
      <w:pPr>
        <w:numPr>
          <w:ilvl w:val="0"/>
          <w:numId w:val="137"/>
        </w:numPr>
        <w:spacing w:before="100" w:beforeAutospacing="1" w:after="100" w:afterAutospacing="1"/>
        <w:rPr>
          <w:rFonts w:ascii="Inter" w:hAnsi="Inter"/>
          <w:sz w:val="18"/>
          <w:szCs w:val="18"/>
        </w:rPr>
      </w:pPr>
      <w:r w:rsidRPr="00602E4B">
        <w:rPr>
          <w:rFonts w:ascii="Inter" w:hAnsi="Inter"/>
          <w:sz w:val="18"/>
          <w:szCs w:val="18"/>
        </w:rPr>
        <w:t>View change occurs, wasting the round</w:t>
      </w:r>
    </w:p>
    <w:p w14:paraId="2BEA71F2" w14:textId="77777777" w:rsidR="000F59A8" w:rsidRPr="00602E4B" w:rsidRDefault="000F59A8">
      <w:pPr>
        <w:numPr>
          <w:ilvl w:val="0"/>
          <w:numId w:val="137"/>
        </w:numPr>
        <w:spacing w:before="100" w:beforeAutospacing="1" w:after="100" w:afterAutospacing="1"/>
        <w:rPr>
          <w:rFonts w:ascii="Inter" w:hAnsi="Inter"/>
          <w:sz w:val="18"/>
          <w:szCs w:val="18"/>
        </w:rPr>
      </w:pPr>
      <w:r w:rsidRPr="00602E4B">
        <w:rPr>
          <w:rFonts w:ascii="Inter" w:hAnsi="Inter"/>
          <w:sz w:val="18"/>
          <w:szCs w:val="18"/>
        </w:rPr>
        <w:t>New leader faces same conditions</w:t>
      </w:r>
    </w:p>
    <w:p w14:paraId="5C221420" w14:textId="77777777" w:rsidR="000F59A8" w:rsidRPr="00602E4B" w:rsidRDefault="000F59A8">
      <w:pPr>
        <w:numPr>
          <w:ilvl w:val="0"/>
          <w:numId w:val="137"/>
        </w:numPr>
        <w:spacing w:before="100" w:beforeAutospacing="1" w:after="100" w:afterAutospacing="1"/>
        <w:rPr>
          <w:rFonts w:ascii="Inter" w:hAnsi="Inter"/>
          <w:sz w:val="18"/>
          <w:szCs w:val="18"/>
        </w:rPr>
      </w:pPr>
      <w:r w:rsidRPr="00602E4B">
        <w:rPr>
          <w:rFonts w:ascii="Inter" w:hAnsi="Inter"/>
          <w:sz w:val="18"/>
          <w:szCs w:val="18"/>
        </w:rPr>
        <w:t>Cycle repeats indefinitely</w:t>
      </w:r>
    </w:p>
    <w:p w14:paraId="226AE6D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Exponential backoff breaks this cycle by:</w:t>
      </w:r>
    </w:p>
    <w:p w14:paraId="7A26B06D" w14:textId="77777777" w:rsidR="000F59A8" w:rsidRPr="00602E4B" w:rsidRDefault="000F59A8">
      <w:pPr>
        <w:numPr>
          <w:ilvl w:val="0"/>
          <w:numId w:val="138"/>
        </w:numPr>
        <w:spacing w:before="100" w:beforeAutospacing="1" w:after="100" w:afterAutospacing="1"/>
        <w:rPr>
          <w:rFonts w:ascii="Inter" w:hAnsi="Inter"/>
          <w:sz w:val="18"/>
          <w:szCs w:val="18"/>
        </w:rPr>
      </w:pPr>
      <w:r w:rsidRPr="00602E4B">
        <w:rPr>
          <w:rFonts w:ascii="Inter" w:hAnsi="Inter"/>
          <w:sz w:val="18"/>
          <w:szCs w:val="18"/>
        </w:rPr>
        <w:t>Giving each successive leader more time to succeed</w:t>
      </w:r>
    </w:p>
    <w:p w14:paraId="394B3C23" w14:textId="77777777" w:rsidR="000F59A8" w:rsidRPr="00602E4B" w:rsidRDefault="000F59A8">
      <w:pPr>
        <w:numPr>
          <w:ilvl w:val="0"/>
          <w:numId w:val="138"/>
        </w:numPr>
        <w:spacing w:before="100" w:beforeAutospacing="1" w:after="100" w:afterAutospacing="1"/>
        <w:rPr>
          <w:rFonts w:ascii="Inter" w:hAnsi="Inter"/>
          <w:sz w:val="18"/>
          <w:szCs w:val="18"/>
        </w:rPr>
      </w:pPr>
      <w:r w:rsidRPr="00602E4B">
        <w:rPr>
          <w:rFonts w:ascii="Inter" w:hAnsi="Inter"/>
          <w:sz w:val="18"/>
          <w:szCs w:val="18"/>
        </w:rPr>
        <w:t xml:space="preserve">Eventually exceeding worst-case network delay </w:t>
      </w:r>
      <m:oMath>
        <m:r>
          <m:rPr>
            <m:sty m:val="p"/>
          </m:rPr>
          <w:rPr>
            <w:rFonts w:ascii="Cambria Math" w:hAnsi="Cambria Math"/>
            <w:sz w:val="18"/>
            <w:szCs w:val="18"/>
          </w:rPr>
          <m:t>Δ</m:t>
        </m:r>
      </m:oMath>
    </w:p>
    <w:p w14:paraId="164ECBD5" w14:textId="77777777" w:rsidR="000F59A8" w:rsidRPr="00602E4B" w:rsidRDefault="000F59A8">
      <w:pPr>
        <w:numPr>
          <w:ilvl w:val="0"/>
          <w:numId w:val="138"/>
        </w:numPr>
        <w:spacing w:before="100" w:beforeAutospacing="1" w:after="100" w:afterAutospacing="1"/>
        <w:rPr>
          <w:rFonts w:ascii="Inter" w:hAnsi="Inter"/>
          <w:sz w:val="18"/>
          <w:szCs w:val="18"/>
        </w:rPr>
      </w:pPr>
      <w:r w:rsidRPr="00602E4B">
        <w:rPr>
          <w:rFonts w:ascii="Inter" w:hAnsi="Inter"/>
          <w:sz w:val="18"/>
          <w:szCs w:val="18"/>
        </w:rPr>
        <w:t xml:space="preserve">Automatically resetting to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w:r w:rsidRPr="00602E4B">
        <w:rPr>
          <w:rFonts w:ascii="Inter" w:hAnsi="Inter"/>
          <w:sz w:val="18"/>
          <w:szCs w:val="18"/>
        </w:rPr>
        <w:t xml:space="preserve">after successful finalization </w:t>
      </w:r>
    </w:p>
    <w:p w14:paraId="67EE57EF" w14:textId="77777777" w:rsidR="000F59A8" w:rsidRPr="00602E4B" w:rsidRDefault="000F59A8">
      <w:pPr>
        <w:numPr>
          <w:ilvl w:val="0"/>
          <w:numId w:val="138"/>
        </w:numPr>
        <w:spacing w:before="100" w:beforeAutospacing="1" w:after="100" w:afterAutospacing="1"/>
        <w:rPr>
          <w:rFonts w:ascii="Inter" w:hAnsi="Inter"/>
          <w:sz w:val="18"/>
          <w:szCs w:val="18"/>
        </w:rPr>
      </w:pPr>
      <w:r w:rsidRPr="00602E4B">
        <w:rPr>
          <w:rFonts w:ascii="Inter" w:hAnsi="Inter"/>
          <w:b/>
          <w:bCs/>
          <w:sz w:val="18"/>
          <w:szCs w:val="18"/>
        </w:rPr>
        <w:t>Adapting to external chain confirmation times</w:t>
      </w:r>
      <w:r w:rsidRPr="00602E4B">
        <w:rPr>
          <w:rFonts w:ascii="Inter" w:hAnsi="Inter"/>
          <w:sz w:val="18"/>
          <w:szCs w:val="18"/>
        </w:rPr>
        <w:t xml:space="preserve"> for bridge-related blocks</w:t>
      </w:r>
    </w:p>
    <w:p w14:paraId="3DB0567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Cross-Chain Timeout Considerations:</w:t>
      </w:r>
    </w:p>
    <w:p w14:paraId="30F13F7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Blocks containing bridge attestations or cross-chain checkpoint data may require longer timeouts:</w:t>
      </w:r>
    </w:p>
    <w:p w14:paraId="321C68D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Standard consensus block:</w:t>
      </w:r>
    </w:p>
    <w:p w14:paraId="06EF9558" w14:textId="77777777" w:rsidR="000F59A8" w:rsidRPr="00602E4B" w:rsidRDefault="00000000">
      <w:pPr>
        <w:numPr>
          <w:ilvl w:val="0"/>
          <w:numId w:val="13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=2s</m:t>
        </m:r>
      </m:oMath>
      <w:r w:rsidR="000F59A8" w:rsidRPr="00602E4B">
        <w:rPr>
          <w:rFonts w:ascii="Inter" w:hAnsi="Inter"/>
          <w:sz w:val="18"/>
          <w:szCs w:val="18"/>
        </w:rPr>
        <w:t xml:space="preserve">(sufficient for validator voting) </w:t>
      </w:r>
    </w:p>
    <w:p w14:paraId="30410725" w14:textId="77777777" w:rsidR="000F59A8" w:rsidRPr="00602E4B" w:rsidRDefault="000F59A8">
      <w:pPr>
        <w:numPr>
          <w:ilvl w:val="0"/>
          <w:numId w:val="139"/>
        </w:numPr>
        <w:spacing w:before="100" w:beforeAutospacing="1" w:after="100" w:afterAutospacing="1"/>
        <w:rPr>
          <w:rFonts w:ascii="Inter" w:hAnsi="Inter"/>
          <w:sz w:val="18"/>
          <w:szCs w:val="18"/>
        </w:rPr>
      </w:pPr>
      <w:r w:rsidRPr="00602E4B">
        <w:rPr>
          <w:rFonts w:ascii="Inter" w:hAnsi="Inter"/>
          <w:sz w:val="18"/>
          <w:szCs w:val="18"/>
        </w:rPr>
        <w:t xml:space="preserve">Backoff: </w:t>
      </w:r>
      <m:oMath>
        <m:r>
          <w:rPr>
            <w:rFonts w:ascii="Cambria Math" w:hAnsi="Cambria Math"/>
            <w:sz w:val="18"/>
            <w:szCs w:val="18"/>
          </w:rPr>
          <m:t>2s,3s,4.5s,6.75s,</m:t>
        </m:r>
        <m:r>
          <m:rPr>
            <m:sty m:val="p"/>
          </m:rPr>
          <w:rPr>
            <w:rFonts w:ascii="Cambria Math" w:hAnsi="Cambria Math"/>
            <w:sz w:val="18"/>
            <w:szCs w:val="18"/>
          </w:rPr>
          <m:t>...</m:t>
        </m:r>
      </m:oMath>
    </w:p>
    <w:p w14:paraId="49BBD66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Bridge-checkpoint block</w:t>
      </w:r>
      <w:r w:rsidRPr="00602E4B">
        <w:rPr>
          <w:rFonts w:ascii="Inter" w:hAnsi="Inter"/>
          <w:sz w:val="18"/>
          <w:szCs w:val="18"/>
        </w:rPr>
        <w:t xml:space="preserve"> (e.g., Ethereum event finalization):</w:t>
      </w:r>
    </w:p>
    <w:p w14:paraId="461E1872" w14:textId="77777777" w:rsidR="000F59A8" w:rsidRPr="00602E4B" w:rsidRDefault="000F59A8">
      <w:pPr>
        <w:numPr>
          <w:ilvl w:val="0"/>
          <w:numId w:val="140"/>
        </w:numPr>
        <w:spacing w:before="100" w:beforeAutospacing="1" w:after="100" w:afterAutospacing="1"/>
        <w:rPr>
          <w:rFonts w:ascii="Inter" w:hAnsi="Inter"/>
          <w:sz w:val="18"/>
          <w:szCs w:val="18"/>
        </w:rPr>
      </w:pPr>
      <w:r w:rsidRPr="00602E4B">
        <w:rPr>
          <w:rFonts w:ascii="Inter" w:hAnsi="Inter"/>
          <w:sz w:val="18"/>
          <w:szCs w:val="18"/>
        </w:rPr>
        <w:t xml:space="preserve">Base: </w:t>
      </w:r>
      <m:oMath>
        <m:sSubSup>
          <m:sSubSupPr>
            <m:ctrlPr>
              <w:rPr>
                <w:rFonts w:ascii="Cambria Math" w:hAnsi="Cambria Math"/>
                <w:sz w:val="18"/>
                <w:szCs w:val="18"/>
              </w:rPr>
            </m:ctrlPr>
          </m:sSubSupPr>
          <m:e>
            <m:r>
              <w:rPr>
                <w:rFonts w:ascii="Cambria Math" w:hAnsi="Cambria Math"/>
                <w:sz w:val="18"/>
                <w:szCs w:val="18"/>
              </w:rPr>
              <m:t>T</m:t>
            </m:r>
          </m:e>
          <m:sub>
            <m:r>
              <m:rPr>
                <m:nor/>
              </m:rPr>
              <w:rPr>
                <w:rFonts w:ascii="Inter" w:hAnsi="Inter"/>
                <w:sz w:val="18"/>
                <w:szCs w:val="18"/>
              </w:rPr>
              <m:t>bridge</m:t>
            </m:r>
          </m:sub>
          <m:sup>
            <m:r>
              <m:rPr>
                <m:nor/>
              </m:rPr>
              <w:rPr>
                <w:rFonts w:ascii="Inter" w:hAnsi="Inter"/>
                <w:sz w:val="18"/>
                <w:szCs w:val="18"/>
              </w:rPr>
              <m:t>ETH</m:t>
            </m:r>
          </m:sup>
        </m:sSubSup>
        <m:r>
          <w:rPr>
            <w:rFonts w:ascii="Cambria Math" w:hAnsi="Cambria Math"/>
            <w:sz w:val="18"/>
            <w:szCs w:val="18"/>
          </w:rPr>
          <m:t>=180s</m:t>
        </m:r>
      </m:oMath>
      <w:r w:rsidRPr="00602E4B">
        <w:rPr>
          <w:rFonts w:ascii="Inter" w:hAnsi="Inter"/>
          <w:sz w:val="18"/>
          <w:szCs w:val="18"/>
        </w:rPr>
        <w:t xml:space="preserve">(12 blocks × 15s = 3 minutes) </w:t>
      </w:r>
    </w:p>
    <w:p w14:paraId="0B9CA921" w14:textId="77777777" w:rsidR="000F59A8" w:rsidRPr="00602E4B" w:rsidRDefault="000F59A8">
      <w:pPr>
        <w:numPr>
          <w:ilvl w:val="0"/>
          <w:numId w:val="140"/>
        </w:numPr>
        <w:spacing w:before="100" w:beforeAutospacing="1" w:after="100" w:afterAutospacing="1"/>
        <w:rPr>
          <w:rFonts w:ascii="Inter" w:hAnsi="Inter"/>
          <w:sz w:val="18"/>
          <w:szCs w:val="18"/>
        </w:rPr>
      </w:pPr>
      <w:r w:rsidRPr="00602E4B">
        <w:rPr>
          <w:rFonts w:ascii="Inter" w:hAnsi="Inter"/>
          <w:sz w:val="18"/>
          <w:szCs w:val="18"/>
        </w:rPr>
        <w:t xml:space="preserve">If attestations not ready after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Pr="00602E4B">
        <w:rPr>
          <w:rFonts w:ascii="Inter" w:hAnsi="Inter"/>
          <w:sz w:val="18"/>
          <w:szCs w:val="18"/>
        </w:rPr>
        <w:t xml:space="preserve">, apply backoff: </w:t>
      </w:r>
      <m:oMath>
        <m:r>
          <w:rPr>
            <w:rFonts w:ascii="Cambria Math" w:hAnsi="Cambria Math"/>
            <w:sz w:val="18"/>
            <w:szCs w:val="18"/>
          </w:rPr>
          <m:t>180s,270s,405s,</m:t>
        </m:r>
        <m:r>
          <m:rPr>
            <m:sty m:val="p"/>
          </m:rPr>
          <w:rPr>
            <w:rFonts w:ascii="Cambria Math" w:hAnsi="Cambria Math"/>
            <w:sz w:val="18"/>
            <w:szCs w:val="18"/>
          </w:rPr>
          <m:t>...</m:t>
        </m:r>
      </m:oMath>
    </w:p>
    <w:p w14:paraId="1411170E" w14:textId="77777777" w:rsidR="000F59A8" w:rsidRPr="00602E4B" w:rsidRDefault="000F59A8">
      <w:pPr>
        <w:numPr>
          <w:ilvl w:val="0"/>
          <w:numId w:val="140"/>
        </w:numPr>
        <w:spacing w:before="100" w:beforeAutospacing="1" w:after="100" w:afterAutospacing="1"/>
        <w:rPr>
          <w:rFonts w:ascii="Inter" w:hAnsi="Inter"/>
          <w:sz w:val="18"/>
          <w:szCs w:val="18"/>
        </w:rPr>
      </w:pPr>
      <w:r w:rsidRPr="00602E4B">
        <w:rPr>
          <w:rFonts w:ascii="Inter" w:hAnsi="Inter"/>
          <w:sz w:val="18"/>
          <w:szCs w:val="18"/>
        </w:rPr>
        <w:t>Leader may propose without bridge data if timeout exceeded (deferred to next checkpoint block)</w:t>
      </w:r>
    </w:p>
    <w:p w14:paraId="6EAE332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Per-Chain Minimum Timeouts: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2388"/>
        <w:gridCol w:w="2334"/>
      </w:tblGrid>
      <w:tr w:rsidR="000F59A8" w:rsidRPr="00602E4B" w14:paraId="3A165B59" w14:textId="77777777">
        <w:trPr>
          <w:tblHeader/>
          <w:tblCellSpacing w:w="15" w:type="dxa"/>
        </w:trPr>
        <w:tc>
          <w:tcPr>
            <w:tcW w:w="0" w:type="auto"/>
            <w:vAlign w:val="center"/>
            <w:hideMark/>
          </w:tcPr>
          <w:p w14:paraId="2BEE1CF1"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External Chain</w:t>
            </w:r>
          </w:p>
        </w:tc>
        <w:tc>
          <w:tcPr>
            <w:tcW w:w="0" w:type="auto"/>
            <w:vAlign w:val="center"/>
            <w:hideMark/>
          </w:tcPr>
          <w:p w14:paraId="68D90A1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Confirmation Requirement</w:t>
            </w:r>
          </w:p>
        </w:tc>
        <w:tc>
          <w:tcPr>
            <w:tcW w:w="0" w:type="auto"/>
            <w:vAlign w:val="center"/>
            <w:hideMark/>
          </w:tcPr>
          <w:p w14:paraId="6963F0B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Minimum Timeout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Pr="00602E4B">
              <w:rPr>
                <w:rFonts w:ascii="Inter" w:hAnsi="Inter"/>
                <w:b/>
                <w:bCs/>
                <w:sz w:val="18"/>
                <w:szCs w:val="18"/>
              </w:rPr>
              <w:t xml:space="preserve">) </w:t>
            </w:r>
          </w:p>
        </w:tc>
      </w:tr>
      <w:tr w:rsidR="000F59A8" w:rsidRPr="00602E4B" w14:paraId="675708CD" w14:textId="77777777">
        <w:trPr>
          <w:tblCellSpacing w:w="15" w:type="dxa"/>
        </w:trPr>
        <w:tc>
          <w:tcPr>
            <w:tcW w:w="0" w:type="auto"/>
            <w:vAlign w:val="center"/>
            <w:hideMark/>
          </w:tcPr>
          <w:p w14:paraId="06BB2806" w14:textId="77777777" w:rsidR="000F59A8" w:rsidRPr="00602E4B" w:rsidRDefault="000F59A8" w:rsidP="000F59A8">
            <w:pPr>
              <w:rPr>
                <w:rFonts w:ascii="Inter" w:hAnsi="Inter"/>
                <w:sz w:val="18"/>
                <w:szCs w:val="18"/>
              </w:rPr>
            </w:pPr>
            <w:r w:rsidRPr="00602E4B">
              <w:rPr>
                <w:rFonts w:ascii="Inter" w:hAnsi="Inter"/>
                <w:sz w:val="18"/>
                <w:szCs w:val="18"/>
              </w:rPr>
              <w:t>Ethereum</w:t>
            </w:r>
          </w:p>
        </w:tc>
        <w:tc>
          <w:tcPr>
            <w:tcW w:w="0" w:type="auto"/>
            <w:vAlign w:val="center"/>
            <w:hideMark/>
          </w:tcPr>
          <w:p w14:paraId="54FB149E" w14:textId="77777777" w:rsidR="000F59A8" w:rsidRPr="00602E4B" w:rsidRDefault="000F59A8" w:rsidP="000F59A8">
            <w:pPr>
              <w:rPr>
                <w:rFonts w:ascii="Inter" w:hAnsi="Inter"/>
                <w:sz w:val="18"/>
                <w:szCs w:val="18"/>
              </w:rPr>
            </w:pPr>
            <w:r w:rsidRPr="00602E4B">
              <w:rPr>
                <w:rFonts w:ascii="Inter" w:hAnsi="Inter"/>
                <w:sz w:val="18"/>
                <w:szCs w:val="18"/>
              </w:rPr>
              <w:t>12 blocks</w:t>
            </w:r>
          </w:p>
        </w:tc>
        <w:tc>
          <w:tcPr>
            <w:tcW w:w="0" w:type="auto"/>
            <w:vAlign w:val="center"/>
            <w:hideMark/>
          </w:tcPr>
          <w:p w14:paraId="3F52D235" w14:textId="77777777" w:rsidR="000F59A8" w:rsidRPr="00602E4B" w:rsidRDefault="000F59A8" w:rsidP="000F59A8">
            <w:pPr>
              <w:rPr>
                <w:rFonts w:ascii="Inter" w:hAnsi="Inter"/>
                <w:sz w:val="18"/>
                <w:szCs w:val="18"/>
              </w:rPr>
            </w:pPr>
            <w:r w:rsidRPr="00602E4B">
              <w:rPr>
                <w:rFonts w:ascii="Inter" w:hAnsi="Inter"/>
                <w:sz w:val="18"/>
                <w:szCs w:val="18"/>
              </w:rPr>
              <w:t>180s (3 minutes)</w:t>
            </w:r>
          </w:p>
        </w:tc>
      </w:tr>
      <w:tr w:rsidR="000F59A8" w:rsidRPr="00602E4B" w14:paraId="37DF36C7" w14:textId="77777777">
        <w:trPr>
          <w:tblCellSpacing w:w="15" w:type="dxa"/>
        </w:trPr>
        <w:tc>
          <w:tcPr>
            <w:tcW w:w="0" w:type="auto"/>
            <w:vAlign w:val="center"/>
            <w:hideMark/>
          </w:tcPr>
          <w:p w14:paraId="10F9A09A" w14:textId="77777777" w:rsidR="000F59A8" w:rsidRPr="00602E4B" w:rsidRDefault="000F59A8" w:rsidP="000F59A8">
            <w:pPr>
              <w:rPr>
                <w:rFonts w:ascii="Inter" w:hAnsi="Inter"/>
                <w:sz w:val="18"/>
                <w:szCs w:val="18"/>
              </w:rPr>
            </w:pPr>
            <w:r w:rsidRPr="00602E4B">
              <w:rPr>
                <w:rFonts w:ascii="Inter" w:hAnsi="Inter"/>
                <w:sz w:val="18"/>
                <w:szCs w:val="18"/>
              </w:rPr>
              <w:t>Bitcoin</w:t>
            </w:r>
          </w:p>
        </w:tc>
        <w:tc>
          <w:tcPr>
            <w:tcW w:w="0" w:type="auto"/>
            <w:vAlign w:val="center"/>
            <w:hideMark/>
          </w:tcPr>
          <w:p w14:paraId="5392FEA6" w14:textId="77777777" w:rsidR="000F59A8" w:rsidRPr="00602E4B" w:rsidRDefault="000F59A8" w:rsidP="000F59A8">
            <w:pPr>
              <w:rPr>
                <w:rFonts w:ascii="Inter" w:hAnsi="Inter"/>
                <w:sz w:val="18"/>
                <w:szCs w:val="18"/>
              </w:rPr>
            </w:pPr>
            <w:r w:rsidRPr="00602E4B">
              <w:rPr>
                <w:rFonts w:ascii="Inter" w:hAnsi="Inter"/>
                <w:sz w:val="18"/>
                <w:szCs w:val="18"/>
              </w:rPr>
              <w:t>6 blocks</w:t>
            </w:r>
          </w:p>
        </w:tc>
        <w:tc>
          <w:tcPr>
            <w:tcW w:w="0" w:type="auto"/>
            <w:vAlign w:val="center"/>
            <w:hideMark/>
          </w:tcPr>
          <w:p w14:paraId="494003D1" w14:textId="77777777" w:rsidR="000F59A8" w:rsidRPr="00602E4B" w:rsidRDefault="000F59A8" w:rsidP="000F59A8">
            <w:pPr>
              <w:rPr>
                <w:rFonts w:ascii="Inter" w:hAnsi="Inter"/>
                <w:sz w:val="18"/>
                <w:szCs w:val="18"/>
              </w:rPr>
            </w:pPr>
            <w:r w:rsidRPr="00602E4B">
              <w:rPr>
                <w:rFonts w:ascii="Inter" w:hAnsi="Inter"/>
                <w:sz w:val="18"/>
                <w:szCs w:val="18"/>
              </w:rPr>
              <w:t>600s (10 minutes)</w:t>
            </w:r>
          </w:p>
        </w:tc>
      </w:tr>
      <w:tr w:rsidR="000F59A8" w:rsidRPr="00602E4B" w14:paraId="077011AE" w14:textId="77777777">
        <w:trPr>
          <w:tblCellSpacing w:w="15" w:type="dxa"/>
        </w:trPr>
        <w:tc>
          <w:tcPr>
            <w:tcW w:w="0" w:type="auto"/>
            <w:vAlign w:val="center"/>
            <w:hideMark/>
          </w:tcPr>
          <w:p w14:paraId="09453F92" w14:textId="77777777" w:rsidR="000F59A8" w:rsidRPr="00602E4B" w:rsidRDefault="000F59A8" w:rsidP="000F59A8">
            <w:pPr>
              <w:rPr>
                <w:rFonts w:ascii="Inter" w:hAnsi="Inter"/>
                <w:sz w:val="18"/>
                <w:szCs w:val="18"/>
              </w:rPr>
            </w:pPr>
            <w:r w:rsidRPr="00602E4B">
              <w:rPr>
                <w:rFonts w:ascii="Inter" w:hAnsi="Inter"/>
                <w:sz w:val="18"/>
                <w:szCs w:val="18"/>
              </w:rPr>
              <w:t>Solana</w:t>
            </w:r>
          </w:p>
        </w:tc>
        <w:tc>
          <w:tcPr>
            <w:tcW w:w="0" w:type="auto"/>
            <w:vAlign w:val="center"/>
            <w:hideMark/>
          </w:tcPr>
          <w:p w14:paraId="40A47E42" w14:textId="77777777" w:rsidR="000F59A8" w:rsidRPr="00602E4B" w:rsidRDefault="000F59A8" w:rsidP="000F59A8">
            <w:pPr>
              <w:rPr>
                <w:rFonts w:ascii="Inter" w:hAnsi="Inter"/>
                <w:sz w:val="18"/>
                <w:szCs w:val="18"/>
              </w:rPr>
            </w:pPr>
            <w:r w:rsidRPr="00602E4B">
              <w:rPr>
                <w:rFonts w:ascii="Inter" w:hAnsi="Inter"/>
                <w:sz w:val="18"/>
                <w:szCs w:val="18"/>
              </w:rPr>
              <w:t>32 slots</w:t>
            </w:r>
          </w:p>
        </w:tc>
        <w:tc>
          <w:tcPr>
            <w:tcW w:w="0" w:type="auto"/>
            <w:vAlign w:val="center"/>
            <w:hideMark/>
          </w:tcPr>
          <w:p w14:paraId="018C88FD" w14:textId="77777777" w:rsidR="000F59A8" w:rsidRPr="00602E4B" w:rsidRDefault="000F59A8" w:rsidP="000F59A8">
            <w:pPr>
              <w:rPr>
                <w:rFonts w:ascii="Inter" w:hAnsi="Inter"/>
                <w:sz w:val="18"/>
                <w:szCs w:val="18"/>
              </w:rPr>
            </w:pPr>
            <w:r w:rsidRPr="00602E4B">
              <w:rPr>
                <w:rFonts w:ascii="Inter" w:hAnsi="Inter"/>
                <w:sz w:val="18"/>
                <w:szCs w:val="18"/>
              </w:rPr>
              <w:t>13s</w:t>
            </w:r>
          </w:p>
        </w:tc>
      </w:tr>
      <w:tr w:rsidR="000F59A8" w:rsidRPr="00602E4B" w14:paraId="49149065" w14:textId="77777777">
        <w:trPr>
          <w:tblCellSpacing w:w="15" w:type="dxa"/>
        </w:trPr>
        <w:tc>
          <w:tcPr>
            <w:tcW w:w="0" w:type="auto"/>
            <w:vAlign w:val="center"/>
            <w:hideMark/>
          </w:tcPr>
          <w:p w14:paraId="7162E36D" w14:textId="77777777" w:rsidR="000F59A8" w:rsidRPr="00602E4B" w:rsidRDefault="000F59A8" w:rsidP="000F59A8">
            <w:pPr>
              <w:rPr>
                <w:rFonts w:ascii="Inter" w:hAnsi="Inter"/>
                <w:sz w:val="18"/>
                <w:szCs w:val="18"/>
              </w:rPr>
            </w:pPr>
            <w:r w:rsidRPr="00602E4B">
              <w:rPr>
                <w:rFonts w:ascii="Inter" w:hAnsi="Inter"/>
                <w:sz w:val="18"/>
                <w:szCs w:val="18"/>
              </w:rPr>
              <w:t>BSC</w:t>
            </w:r>
          </w:p>
        </w:tc>
        <w:tc>
          <w:tcPr>
            <w:tcW w:w="0" w:type="auto"/>
            <w:vAlign w:val="center"/>
            <w:hideMark/>
          </w:tcPr>
          <w:p w14:paraId="79BBC02C" w14:textId="77777777" w:rsidR="000F59A8" w:rsidRPr="00602E4B" w:rsidRDefault="000F59A8" w:rsidP="000F59A8">
            <w:pPr>
              <w:rPr>
                <w:rFonts w:ascii="Inter" w:hAnsi="Inter"/>
                <w:sz w:val="18"/>
                <w:szCs w:val="18"/>
              </w:rPr>
            </w:pPr>
            <w:r w:rsidRPr="00602E4B">
              <w:rPr>
                <w:rFonts w:ascii="Inter" w:hAnsi="Inter"/>
                <w:sz w:val="18"/>
                <w:szCs w:val="18"/>
              </w:rPr>
              <w:t>15 blocks</w:t>
            </w:r>
          </w:p>
        </w:tc>
        <w:tc>
          <w:tcPr>
            <w:tcW w:w="0" w:type="auto"/>
            <w:vAlign w:val="center"/>
            <w:hideMark/>
          </w:tcPr>
          <w:p w14:paraId="32C84BE6" w14:textId="77777777" w:rsidR="000F59A8" w:rsidRPr="00602E4B" w:rsidRDefault="000F59A8" w:rsidP="000F59A8">
            <w:pPr>
              <w:rPr>
                <w:rFonts w:ascii="Inter" w:hAnsi="Inter"/>
                <w:sz w:val="18"/>
                <w:szCs w:val="18"/>
              </w:rPr>
            </w:pPr>
            <w:r w:rsidRPr="00602E4B">
              <w:rPr>
                <w:rFonts w:ascii="Inter" w:hAnsi="Inter"/>
                <w:sz w:val="18"/>
                <w:szCs w:val="18"/>
              </w:rPr>
              <w:t>45s</w:t>
            </w:r>
          </w:p>
        </w:tc>
      </w:tr>
      <w:tr w:rsidR="000F59A8" w:rsidRPr="00602E4B" w14:paraId="4756D428" w14:textId="77777777">
        <w:trPr>
          <w:tblCellSpacing w:w="15" w:type="dxa"/>
        </w:trPr>
        <w:tc>
          <w:tcPr>
            <w:tcW w:w="0" w:type="auto"/>
            <w:vAlign w:val="center"/>
            <w:hideMark/>
          </w:tcPr>
          <w:p w14:paraId="34F4445D" w14:textId="77777777" w:rsidR="000F59A8" w:rsidRPr="00602E4B" w:rsidRDefault="000F59A8" w:rsidP="000F59A8">
            <w:pPr>
              <w:rPr>
                <w:rFonts w:ascii="Inter" w:hAnsi="Inter"/>
                <w:sz w:val="18"/>
                <w:szCs w:val="18"/>
              </w:rPr>
            </w:pPr>
            <w:r w:rsidRPr="00602E4B">
              <w:rPr>
                <w:rFonts w:ascii="Inter" w:hAnsi="Inter"/>
                <w:sz w:val="18"/>
                <w:szCs w:val="18"/>
              </w:rPr>
              <w:t>Polygon</w:t>
            </w:r>
          </w:p>
        </w:tc>
        <w:tc>
          <w:tcPr>
            <w:tcW w:w="0" w:type="auto"/>
            <w:vAlign w:val="center"/>
            <w:hideMark/>
          </w:tcPr>
          <w:p w14:paraId="19EF7D2D" w14:textId="77777777" w:rsidR="000F59A8" w:rsidRPr="00602E4B" w:rsidRDefault="000F59A8" w:rsidP="000F59A8">
            <w:pPr>
              <w:rPr>
                <w:rFonts w:ascii="Inter" w:hAnsi="Inter"/>
                <w:sz w:val="18"/>
                <w:szCs w:val="18"/>
              </w:rPr>
            </w:pPr>
            <w:r w:rsidRPr="00602E4B">
              <w:rPr>
                <w:rFonts w:ascii="Inter" w:hAnsi="Inter"/>
                <w:sz w:val="18"/>
                <w:szCs w:val="18"/>
              </w:rPr>
              <w:t>128 blocks</w:t>
            </w:r>
          </w:p>
        </w:tc>
        <w:tc>
          <w:tcPr>
            <w:tcW w:w="0" w:type="auto"/>
            <w:vAlign w:val="center"/>
            <w:hideMark/>
          </w:tcPr>
          <w:p w14:paraId="13A1F593" w14:textId="77777777" w:rsidR="000F59A8" w:rsidRPr="00602E4B" w:rsidRDefault="000F59A8" w:rsidP="000F59A8">
            <w:pPr>
              <w:rPr>
                <w:rFonts w:ascii="Inter" w:hAnsi="Inter"/>
                <w:sz w:val="18"/>
                <w:szCs w:val="18"/>
              </w:rPr>
            </w:pPr>
            <w:r w:rsidRPr="00602E4B">
              <w:rPr>
                <w:rFonts w:ascii="Inter" w:hAnsi="Inter"/>
                <w:sz w:val="18"/>
                <w:szCs w:val="18"/>
              </w:rPr>
              <w:t>256s (~4 minutes)</w:t>
            </w:r>
          </w:p>
        </w:tc>
      </w:tr>
    </w:tbl>
    <w:p w14:paraId="6915CE8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Mathematical Properties:</w:t>
      </w:r>
    </w:p>
    <w:p w14:paraId="04A0321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The sequence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θ,</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sSup>
          <m:sSupPr>
            <m:ctrlPr>
              <w:rPr>
                <w:rFonts w:ascii="Cambria Math" w:hAnsi="Cambria Math"/>
                <w:sz w:val="18"/>
                <w:szCs w:val="18"/>
              </w:rPr>
            </m:ctrlPr>
          </m:sSupPr>
          <m:e>
            <m:r>
              <w:rPr>
                <w:rFonts w:ascii="Cambria Math" w:hAnsi="Cambria Math"/>
                <w:sz w:val="18"/>
                <w:szCs w:val="18"/>
              </w:rPr>
              <m:t>θ</m:t>
            </m:r>
          </m:e>
          <m:sup>
            <m:r>
              <w:rPr>
                <w:rFonts w:ascii="Cambria Math" w:hAnsi="Cambria Math"/>
                <w:sz w:val="18"/>
                <w:szCs w:val="18"/>
              </w:rPr>
              <m:t>2</m:t>
            </m:r>
          </m:sup>
        </m:s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sSup>
          <m:sSupPr>
            <m:ctrlPr>
              <w:rPr>
                <w:rFonts w:ascii="Cambria Math" w:hAnsi="Cambria Math"/>
                <w:sz w:val="18"/>
                <w:szCs w:val="18"/>
              </w:rPr>
            </m:ctrlPr>
          </m:sSupPr>
          <m:e>
            <m:r>
              <w:rPr>
                <w:rFonts w:ascii="Cambria Math" w:hAnsi="Cambria Math"/>
                <w:sz w:val="18"/>
                <w:szCs w:val="18"/>
              </w:rPr>
              <m:t>θ</m:t>
            </m:r>
          </m:e>
          <m:sup>
            <m:r>
              <w:rPr>
                <w:rFonts w:ascii="Cambria Math" w:hAnsi="Cambria Math"/>
                <w:sz w:val="18"/>
                <w:szCs w:val="18"/>
              </w:rPr>
              <m:t>3</m:t>
            </m:r>
          </m:sup>
        </m:sSup>
        <m:r>
          <w:rPr>
            <w:rFonts w:ascii="Cambria Math" w:hAnsi="Cambria Math"/>
            <w:sz w:val="18"/>
            <w:szCs w:val="18"/>
          </w:rPr>
          <m:t>,…</m:t>
        </m:r>
      </m:oMath>
      <w:r w:rsidRPr="00602E4B">
        <w:rPr>
          <w:rFonts w:ascii="Inter" w:hAnsi="Inter"/>
          <w:sz w:val="18"/>
          <w:szCs w:val="18"/>
        </w:rPr>
        <w:t xml:space="preserve">grows exponentially: </w:t>
      </w:r>
    </w:p>
    <w:p w14:paraId="10AF30B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For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=2s</m:t>
        </m:r>
      </m:oMath>
      <w:r w:rsidRPr="00602E4B">
        <w:rPr>
          <w:rFonts w:ascii="Inter" w:hAnsi="Inter"/>
          <w:sz w:val="18"/>
          <w:szCs w:val="18"/>
        </w:rPr>
        <w:t xml:space="preserve">and </w:t>
      </w:r>
      <m:oMath>
        <m:r>
          <w:rPr>
            <w:rFonts w:ascii="Cambria Math" w:hAnsi="Cambria Math"/>
            <w:sz w:val="18"/>
            <w:szCs w:val="18"/>
          </w:rPr>
          <m:t>θ=1.5</m:t>
        </m:r>
      </m:oMath>
      <w:r w:rsidRPr="00602E4B">
        <w:rPr>
          <w:rFonts w:ascii="Inter" w:hAnsi="Inter"/>
          <w:sz w:val="18"/>
          <w:szCs w:val="18"/>
        </w:rPr>
        <w:t xml:space="preserve">: </w:t>
      </w:r>
    </w:p>
    <w:p w14:paraId="2BEBCBF2" w14:textId="77777777" w:rsidR="000F59A8" w:rsidRPr="00602E4B" w:rsidRDefault="00000000">
      <w:pPr>
        <w:numPr>
          <w:ilvl w:val="0"/>
          <w:numId w:val="14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1</m:t>
            </m:r>
          </m:sub>
        </m:sSub>
        <m:r>
          <w:rPr>
            <w:rFonts w:ascii="Cambria Math" w:hAnsi="Cambria Math"/>
            <w:sz w:val="18"/>
            <w:szCs w:val="18"/>
          </w:rPr>
          <m:t>=2×1.5=3.0s</m:t>
        </m:r>
      </m:oMath>
    </w:p>
    <w:p w14:paraId="0FFBCDFF" w14:textId="77777777" w:rsidR="000F59A8" w:rsidRPr="00602E4B" w:rsidRDefault="00000000">
      <w:pPr>
        <w:numPr>
          <w:ilvl w:val="0"/>
          <w:numId w:val="14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2</m:t>
            </m:r>
          </m:sub>
        </m:sSub>
        <m:r>
          <w:rPr>
            <w:rFonts w:ascii="Cambria Math" w:hAnsi="Cambria Math"/>
            <w:sz w:val="18"/>
            <w:szCs w:val="18"/>
          </w:rPr>
          <m:t>=2×</m:t>
        </m:r>
        <m:sSup>
          <m:sSupPr>
            <m:ctrlPr>
              <w:rPr>
                <w:rFonts w:ascii="Cambria Math" w:hAnsi="Cambria Math"/>
                <w:sz w:val="18"/>
                <w:szCs w:val="18"/>
              </w:rPr>
            </m:ctrlPr>
          </m:sSupPr>
          <m:e>
            <m:r>
              <w:rPr>
                <w:rFonts w:ascii="Cambria Math" w:hAnsi="Cambria Math"/>
                <w:sz w:val="18"/>
                <w:szCs w:val="18"/>
              </w:rPr>
              <m:t>1.5</m:t>
            </m:r>
          </m:e>
          <m:sup>
            <m:r>
              <w:rPr>
                <w:rFonts w:ascii="Cambria Math" w:hAnsi="Cambria Math"/>
                <w:sz w:val="18"/>
                <w:szCs w:val="18"/>
              </w:rPr>
              <m:t>2</m:t>
            </m:r>
          </m:sup>
        </m:sSup>
        <m:r>
          <w:rPr>
            <w:rFonts w:ascii="Cambria Math" w:hAnsi="Cambria Math"/>
            <w:sz w:val="18"/>
            <w:szCs w:val="18"/>
          </w:rPr>
          <m:t>=4.5s</m:t>
        </m:r>
      </m:oMath>
    </w:p>
    <w:p w14:paraId="4A1A6343" w14:textId="77777777" w:rsidR="000F59A8" w:rsidRPr="00602E4B" w:rsidRDefault="00000000">
      <w:pPr>
        <w:numPr>
          <w:ilvl w:val="0"/>
          <w:numId w:val="14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3</m:t>
            </m:r>
          </m:sub>
        </m:sSub>
        <m:r>
          <w:rPr>
            <w:rFonts w:ascii="Cambria Math" w:hAnsi="Cambria Math"/>
            <w:sz w:val="18"/>
            <w:szCs w:val="18"/>
          </w:rPr>
          <m:t>=2×</m:t>
        </m:r>
        <m:sSup>
          <m:sSupPr>
            <m:ctrlPr>
              <w:rPr>
                <w:rFonts w:ascii="Cambria Math" w:hAnsi="Cambria Math"/>
                <w:sz w:val="18"/>
                <w:szCs w:val="18"/>
              </w:rPr>
            </m:ctrlPr>
          </m:sSupPr>
          <m:e>
            <m:r>
              <w:rPr>
                <w:rFonts w:ascii="Cambria Math" w:hAnsi="Cambria Math"/>
                <w:sz w:val="18"/>
                <w:szCs w:val="18"/>
              </w:rPr>
              <m:t>1.5</m:t>
            </m:r>
          </m:e>
          <m:sup>
            <m:r>
              <w:rPr>
                <w:rFonts w:ascii="Cambria Math" w:hAnsi="Cambria Math"/>
                <w:sz w:val="18"/>
                <w:szCs w:val="18"/>
              </w:rPr>
              <m:t>3</m:t>
            </m:r>
          </m:sup>
        </m:sSup>
        <m:r>
          <w:rPr>
            <w:rFonts w:ascii="Cambria Math" w:hAnsi="Cambria Math"/>
            <w:sz w:val="18"/>
            <w:szCs w:val="18"/>
          </w:rPr>
          <m:t>=6.75s</m:t>
        </m:r>
      </m:oMath>
    </w:p>
    <w:p w14:paraId="715EE0F2" w14:textId="77777777" w:rsidR="000F59A8" w:rsidRPr="00602E4B" w:rsidRDefault="00000000">
      <w:pPr>
        <w:numPr>
          <w:ilvl w:val="0"/>
          <w:numId w:val="14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4</m:t>
            </m:r>
          </m:sub>
        </m:sSub>
        <m:r>
          <w:rPr>
            <w:rFonts w:ascii="Cambria Math" w:hAnsi="Cambria Math"/>
            <w:sz w:val="18"/>
            <w:szCs w:val="18"/>
          </w:rPr>
          <m:t>=2×</m:t>
        </m:r>
        <m:sSup>
          <m:sSupPr>
            <m:ctrlPr>
              <w:rPr>
                <w:rFonts w:ascii="Cambria Math" w:hAnsi="Cambria Math"/>
                <w:sz w:val="18"/>
                <w:szCs w:val="18"/>
              </w:rPr>
            </m:ctrlPr>
          </m:sSupPr>
          <m:e>
            <m:r>
              <w:rPr>
                <w:rFonts w:ascii="Cambria Math" w:hAnsi="Cambria Math"/>
                <w:sz w:val="18"/>
                <w:szCs w:val="18"/>
              </w:rPr>
              <m:t>1.5</m:t>
            </m:r>
          </m:e>
          <m:sup>
            <m:r>
              <w:rPr>
                <w:rFonts w:ascii="Cambria Math" w:hAnsi="Cambria Math"/>
                <w:sz w:val="18"/>
                <w:szCs w:val="18"/>
              </w:rPr>
              <m:t>4</m:t>
            </m:r>
          </m:sup>
        </m:sSup>
        <m:r>
          <w:rPr>
            <w:rFonts w:ascii="Cambria Math" w:hAnsi="Cambria Math"/>
            <w:sz w:val="18"/>
            <w:szCs w:val="18"/>
          </w:rPr>
          <m:t>=10.125s</m:t>
        </m:r>
      </m:oMath>
    </w:p>
    <w:p w14:paraId="5FE89B6C" w14:textId="77777777" w:rsidR="000F59A8" w:rsidRPr="00602E4B" w:rsidRDefault="00000000">
      <w:pPr>
        <w:numPr>
          <w:ilvl w:val="0"/>
          <w:numId w:val="141"/>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10</m:t>
            </m:r>
          </m:sub>
        </m:sSub>
        <m:r>
          <w:rPr>
            <w:rFonts w:ascii="Cambria Math" w:hAnsi="Cambria Math"/>
            <w:sz w:val="18"/>
            <w:szCs w:val="18"/>
          </w:rPr>
          <m:t>=2×</m:t>
        </m:r>
        <m:sSup>
          <m:sSupPr>
            <m:ctrlPr>
              <w:rPr>
                <w:rFonts w:ascii="Cambria Math" w:hAnsi="Cambria Math"/>
                <w:sz w:val="18"/>
                <w:szCs w:val="18"/>
              </w:rPr>
            </m:ctrlPr>
          </m:sSupPr>
          <m:e>
            <m:r>
              <w:rPr>
                <w:rFonts w:ascii="Cambria Math" w:hAnsi="Cambria Math"/>
                <w:sz w:val="18"/>
                <w:szCs w:val="18"/>
              </w:rPr>
              <m:t>1.5</m:t>
            </m:r>
          </m:e>
          <m:sup>
            <m:r>
              <w:rPr>
                <w:rFonts w:ascii="Cambria Math" w:hAnsi="Cambria Math"/>
                <w:sz w:val="18"/>
                <w:szCs w:val="18"/>
              </w:rPr>
              <m:t>10</m:t>
            </m:r>
          </m:sup>
        </m:sSup>
        <m:r>
          <w:rPr>
            <w:rFonts w:ascii="Cambria Math" w:hAnsi="Cambria Math"/>
            <w:sz w:val="18"/>
            <w:szCs w:val="18"/>
          </w:rPr>
          <m:t>≈115s</m:t>
        </m:r>
      </m:oMath>
    </w:p>
    <w:p w14:paraId="799F73A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Capping Strategy:</w:t>
      </w:r>
    </w:p>
    <w:p w14:paraId="752472F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To prevent indefinite growth, implementations should cap timeout: </w:t>
      </w:r>
    </w:p>
    <w:p w14:paraId="125BF28F"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m:t>
          </m:r>
          <m:r>
            <m:rPr>
              <m:sty m:val="p"/>
            </m:rPr>
            <w:rPr>
              <w:rFonts w:ascii="Cambria Math" w:hAnsi="Cambria Math"/>
              <w:sz w:val="18"/>
              <w:szCs w:val="18"/>
            </w:rPr>
            <m:t>min</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w:rPr>
                  <w:rFonts w:ascii="Cambria Math" w:hAnsi="Cambria Math"/>
                  <w:sz w:val="18"/>
                  <w:szCs w:val="18"/>
                </w:rPr>
                <m:t>k</m:t>
              </m:r>
            </m:sup>
          </m:s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max</m:t>
              </m:r>
            </m:sub>
          </m:sSub>
          <m:r>
            <w:rPr>
              <w:rFonts w:ascii="Cambria Math" w:hAnsi="Cambria Math"/>
              <w:sz w:val="18"/>
              <w:szCs w:val="18"/>
            </w:rPr>
            <m:t>)</m:t>
          </m:r>
          <m:r>
            <m:rPr>
              <m:sty m:val="p"/>
            </m:rPr>
            <w:rPr>
              <w:rFonts w:ascii="Cambria Math" w:hAnsi="Cambria Math"/>
              <w:sz w:val="18"/>
              <w:szCs w:val="18"/>
            </w:rPr>
            <w:br/>
          </m:r>
        </m:oMath>
      </m:oMathPara>
    </w:p>
    <w:p w14:paraId="6C7516A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max</m:t>
            </m:r>
          </m:sub>
        </m:sSub>
      </m:oMath>
      <w:r w:rsidRPr="00602E4B">
        <w:rPr>
          <w:rFonts w:ascii="Inter" w:hAnsi="Inter"/>
          <w:sz w:val="18"/>
          <w:szCs w:val="18"/>
        </w:rPr>
        <w:t xml:space="preserve">might be 60 seconds for consensus-only (beyond which the network is clearly partitioned), or chain-specific maximums for bridge operations: </w:t>
      </w:r>
    </w:p>
    <w:p w14:paraId="62F352DE" w14:textId="77777777" w:rsidR="000F59A8" w:rsidRPr="00602E4B" w:rsidRDefault="000F59A8">
      <w:pPr>
        <w:numPr>
          <w:ilvl w:val="0"/>
          <w:numId w:val="142"/>
        </w:numPr>
        <w:spacing w:before="100" w:beforeAutospacing="1" w:after="100" w:afterAutospacing="1"/>
        <w:rPr>
          <w:rFonts w:ascii="Inter" w:hAnsi="Inter"/>
          <w:sz w:val="18"/>
          <w:szCs w:val="18"/>
        </w:rPr>
      </w:pPr>
      <w:r w:rsidRPr="00602E4B">
        <w:rPr>
          <w:rFonts w:ascii="Inter" w:hAnsi="Inter"/>
          <w:sz w:val="18"/>
          <w:szCs w:val="18"/>
        </w:rPr>
        <w:t xml:space="preserve">Ethereum bridge: </w:t>
      </w:r>
      <m:oMath>
        <m:sSubSup>
          <m:sSubSupPr>
            <m:ctrlPr>
              <w:rPr>
                <w:rFonts w:ascii="Cambria Math" w:hAnsi="Cambria Math"/>
                <w:sz w:val="18"/>
                <w:szCs w:val="18"/>
              </w:rPr>
            </m:ctrlPr>
          </m:sSubSupPr>
          <m:e>
            <m:r>
              <w:rPr>
                <w:rFonts w:ascii="Cambria Math" w:hAnsi="Cambria Math"/>
                <w:sz w:val="18"/>
                <w:szCs w:val="18"/>
              </w:rPr>
              <m:t>T</m:t>
            </m:r>
          </m:e>
          <m:sub>
            <m:r>
              <m:rPr>
                <m:sty m:val="p"/>
              </m:rPr>
              <w:rPr>
                <w:rFonts w:ascii="Cambria Math" w:hAnsi="Cambria Math"/>
                <w:sz w:val="18"/>
                <w:szCs w:val="18"/>
              </w:rPr>
              <m:t>max</m:t>
            </m:r>
          </m:sub>
          <m:sup>
            <m:r>
              <w:rPr>
                <w:rFonts w:ascii="Cambria Math" w:hAnsi="Cambria Math"/>
                <w:sz w:val="18"/>
                <w:szCs w:val="18"/>
              </w:rPr>
              <m:t>⁡</m:t>
            </m:r>
          </m:sup>
        </m:sSubSup>
        <m:r>
          <w:rPr>
            <w:rFonts w:ascii="Cambria Math" w:hAnsi="Cambria Math"/>
            <w:sz w:val="18"/>
            <w:szCs w:val="18"/>
          </w:rPr>
          <m:t>=600s</m:t>
        </m:r>
      </m:oMath>
      <w:r w:rsidRPr="00602E4B">
        <w:rPr>
          <w:rFonts w:ascii="Inter" w:hAnsi="Inter"/>
          <w:sz w:val="18"/>
          <w:szCs w:val="18"/>
        </w:rPr>
        <w:t xml:space="preserve">(10 minutes) </w:t>
      </w:r>
    </w:p>
    <w:p w14:paraId="2BBF0A0F" w14:textId="77777777" w:rsidR="000F59A8" w:rsidRPr="00602E4B" w:rsidRDefault="000F59A8">
      <w:pPr>
        <w:numPr>
          <w:ilvl w:val="0"/>
          <w:numId w:val="142"/>
        </w:numPr>
        <w:spacing w:before="100" w:beforeAutospacing="1" w:after="100" w:afterAutospacing="1"/>
        <w:rPr>
          <w:rFonts w:ascii="Inter" w:hAnsi="Inter"/>
          <w:sz w:val="18"/>
          <w:szCs w:val="18"/>
        </w:rPr>
      </w:pPr>
      <w:r w:rsidRPr="00602E4B">
        <w:rPr>
          <w:rFonts w:ascii="Inter" w:hAnsi="Inter"/>
          <w:sz w:val="18"/>
          <w:szCs w:val="18"/>
        </w:rPr>
        <w:t xml:space="preserve">Bitcoin bridge: </w:t>
      </w:r>
      <m:oMath>
        <m:sSubSup>
          <m:sSubSupPr>
            <m:ctrlPr>
              <w:rPr>
                <w:rFonts w:ascii="Cambria Math" w:hAnsi="Cambria Math"/>
                <w:sz w:val="18"/>
                <w:szCs w:val="18"/>
              </w:rPr>
            </m:ctrlPr>
          </m:sSubSupPr>
          <m:e>
            <m:r>
              <w:rPr>
                <w:rFonts w:ascii="Cambria Math" w:hAnsi="Cambria Math"/>
                <w:sz w:val="18"/>
                <w:szCs w:val="18"/>
              </w:rPr>
              <m:t>T</m:t>
            </m:r>
          </m:e>
          <m:sub>
            <m:r>
              <m:rPr>
                <m:sty m:val="p"/>
              </m:rPr>
              <w:rPr>
                <w:rFonts w:ascii="Cambria Math" w:hAnsi="Cambria Math"/>
                <w:sz w:val="18"/>
                <w:szCs w:val="18"/>
              </w:rPr>
              <m:t>max</m:t>
            </m:r>
          </m:sub>
          <m:sup>
            <m:r>
              <w:rPr>
                <w:rFonts w:ascii="Cambria Math" w:hAnsi="Cambria Math"/>
                <w:sz w:val="18"/>
                <w:szCs w:val="18"/>
              </w:rPr>
              <m:t>⁡</m:t>
            </m:r>
          </m:sup>
        </m:sSubSup>
        <m:r>
          <w:rPr>
            <w:rFonts w:ascii="Cambria Math" w:hAnsi="Cambria Math"/>
            <w:sz w:val="18"/>
            <w:szCs w:val="18"/>
          </w:rPr>
          <m:t>=1800s</m:t>
        </m:r>
      </m:oMath>
      <w:r w:rsidRPr="00602E4B">
        <w:rPr>
          <w:rFonts w:ascii="Inter" w:hAnsi="Inter"/>
          <w:sz w:val="18"/>
          <w:szCs w:val="18"/>
        </w:rPr>
        <w:t xml:space="preserve">(30 minutes) </w:t>
      </w:r>
    </w:p>
    <w:p w14:paraId="5AF19B25" w14:textId="77777777" w:rsidR="000F59A8" w:rsidRPr="00602E4B" w:rsidRDefault="000F59A8">
      <w:pPr>
        <w:numPr>
          <w:ilvl w:val="0"/>
          <w:numId w:val="142"/>
        </w:numPr>
        <w:spacing w:before="100" w:beforeAutospacing="1" w:after="100" w:afterAutospacing="1"/>
        <w:rPr>
          <w:rFonts w:ascii="Inter" w:hAnsi="Inter"/>
          <w:sz w:val="18"/>
          <w:szCs w:val="18"/>
        </w:rPr>
      </w:pPr>
      <w:r w:rsidRPr="00602E4B">
        <w:rPr>
          <w:rFonts w:ascii="Inter" w:hAnsi="Inter"/>
          <w:sz w:val="18"/>
          <w:szCs w:val="18"/>
        </w:rPr>
        <w:t xml:space="preserve">Solana bridge: </w:t>
      </w:r>
      <m:oMath>
        <m:sSubSup>
          <m:sSubSupPr>
            <m:ctrlPr>
              <w:rPr>
                <w:rFonts w:ascii="Cambria Math" w:hAnsi="Cambria Math"/>
                <w:sz w:val="18"/>
                <w:szCs w:val="18"/>
              </w:rPr>
            </m:ctrlPr>
          </m:sSubSupPr>
          <m:e>
            <m:r>
              <w:rPr>
                <w:rFonts w:ascii="Cambria Math" w:hAnsi="Cambria Math"/>
                <w:sz w:val="18"/>
                <w:szCs w:val="18"/>
              </w:rPr>
              <m:t>T</m:t>
            </m:r>
          </m:e>
          <m:sub>
            <m:r>
              <m:rPr>
                <m:sty m:val="p"/>
              </m:rPr>
              <w:rPr>
                <w:rFonts w:ascii="Cambria Math" w:hAnsi="Cambria Math"/>
                <w:sz w:val="18"/>
                <w:szCs w:val="18"/>
              </w:rPr>
              <m:t>max</m:t>
            </m:r>
          </m:sub>
          <m:sup>
            <m:r>
              <w:rPr>
                <w:rFonts w:ascii="Cambria Math" w:hAnsi="Cambria Math"/>
                <w:sz w:val="18"/>
                <w:szCs w:val="18"/>
              </w:rPr>
              <m:t>⁡</m:t>
            </m:r>
          </m:sup>
        </m:sSubSup>
        <m:r>
          <w:rPr>
            <w:rFonts w:ascii="Cambria Math" w:hAnsi="Cambria Math"/>
            <w:sz w:val="18"/>
            <w:szCs w:val="18"/>
          </w:rPr>
          <m:t>=60s</m:t>
        </m:r>
      </m:oMath>
      <w:r w:rsidRPr="00602E4B">
        <w:rPr>
          <w:rFonts w:ascii="Inter" w:hAnsi="Inter"/>
          <w:sz w:val="18"/>
          <w:szCs w:val="18"/>
        </w:rPr>
        <w:t xml:space="preserve">(1 minute) </w:t>
      </w:r>
    </w:p>
    <w:p w14:paraId="01D9AF0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Reset Conditions:</w:t>
      </w:r>
    </w:p>
    <w:p w14:paraId="171CC8E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Counter </w:t>
      </w:r>
      <m:oMath>
        <m:r>
          <w:rPr>
            <w:rFonts w:ascii="Cambria Math" w:hAnsi="Cambria Math"/>
            <w:sz w:val="18"/>
            <w:szCs w:val="18"/>
          </w:rPr>
          <m:t>k</m:t>
        </m:r>
      </m:oMath>
      <w:r w:rsidRPr="00602E4B">
        <w:rPr>
          <w:rFonts w:ascii="Inter" w:hAnsi="Inter"/>
          <w:sz w:val="18"/>
          <w:szCs w:val="18"/>
        </w:rPr>
        <w:t xml:space="preserve">resets to 0 when: </w:t>
      </w:r>
    </w:p>
    <w:p w14:paraId="46534D10" w14:textId="77777777" w:rsidR="000F59A8" w:rsidRPr="00602E4B" w:rsidRDefault="000F59A8">
      <w:pPr>
        <w:numPr>
          <w:ilvl w:val="0"/>
          <w:numId w:val="143"/>
        </w:numPr>
        <w:spacing w:before="100" w:beforeAutospacing="1" w:after="100" w:afterAutospacing="1"/>
        <w:rPr>
          <w:rFonts w:ascii="Inter" w:hAnsi="Inter"/>
          <w:sz w:val="18"/>
          <w:szCs w:val="18"/>
        </w:rPr>
      </w:pPr>
      <w:r w:rsidRPr="00602E4B">
        <w:rPr>
          <w:rFonts w:ascii="Inter" w:hAnsi="Inter"/>
          <w:sz w:val="18"/>
          <w:szCs w:val="18"/>
        </w:rPr>
        <w:t>A block successfully finalizes (COMMIT QC achieved)</w:t>
      </w:r>
    </w:p>
    <w:p w14:paraId="04C029D2" w14:textId="77777777" w:rsidR="000F59A8" w:rsidRPr="00602E4B" w:rsidRDefault="000F59A8">
      <w:pPr>
        <w:numPr>
          <w:ilvl w:val="0"/>
          <w:numId w:val="143"/>
        </w:numPr>
        <w:spacing w:before="100" w:beforeAutospacing="1" w:after="100" w:afterAutospacing="1"/>
        <w:rPr>
          <w:rFonts w:ascii="Inter" w:hAnsi="Inter"/>
          <w:sz w:val="18"/>
          <w:szCs w:val="18"/>
        </w:rPr>
      </w:pPr>
      <w:r w:rsidRPr="00602E4B">
        <w:rPr>
          <w:rFonts w:ascii="Inter" w:hAnsi="Inter"/>
          <w:sz w:val="18"/>
          <w:szCs w:val="18"/>
        </w:rPr>
        <w:t>Sufficient TIMEOUT messages arrive indicating systematic failure (might trigger emergency protocol)</w:t>
      </w:r>
    </w:p>
    <w:p w14:paraId="5B1109F2" w14:textId="77777777" w:rsidR="000F59A8" w:rsidRPr="00602E4B" w:rsidRDefault="000F59A8">
      <w:pPr>
        <w:numPr>
          <w:ilvl w:val="0"/>
          <w:numId w:val="143"/>
        </w:numPr>
        <w:spacing w:before="100" w:beforeAutospacing="1" w:after="100" w:afterAutospacing="1"/>
        <w:rPr>
          <w:rFonts w:ascii="Inter" w:hAnsi="Inter"/>
          <w:sz w:val="18"/>
          <w:szCs w:val="18"/>
        </w:rPr>
      </w:pPr>
      <w:r w:rsidRPr="00602E4B">
        <w:rPr>
          <w:rFonts w:ascii="Inter" w:hAnsi="Inter"/>
          <w:b/>
          <w:bCs/>
          <w:sz w:val="18"/>
          <w:szCs w:val="18"/>
        </w:rPr>
        <w:t>Bridge attestations arrive</w:t>
      </w:r>
      <w:r w:rsidRPr="00602E4B">
        <w:rPr>
          <w:rFonts w:ascii="Inter" w:hAnsi="Inter"/>
          <w:sz w:val="18"/>
          <w:szCs w:val="18"/>
        </w:rPr>
        <w:t xml:space="preserve"> (even if full consensus not reached, bridge data ready)</w:t>
      </w:r>
    </w:p>
    <w:p w14:paraId="37B76CA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Notes:</w:t>
      </w:r>
    </w:p>
    <w:p w14:paraId="12CFC6B8" w14:textId="77777777" w:rsidR="000F59A8" w:rsidRPr="00602E4B" w:rsidRDefault="000F59A8">
      <w:pPr>
        <w:numPr>
          <w:ilvl w:val="0"/>
          <w:numId w:val="144"/>
        </w:numPr>
        <w:spacing w:before="100" w:beforeAutospacing="1" w:after="100" w:afterAutospacing="1"/>
        <w:rPr>
          <w:rFonts w:ascii="Inter" w:hAnsi="Inter"/>
          <w:sz w:val="18"/>
          <w:szCs w:val="18"/>
        </w:rPr>
      </w:pPr>
      <w:r w:rsidRPr="00602E4B">
        <w:rPr>
          <w:rFonts w:ascii="Inter" w:hAnsi="Inter"/>
          <w:sz w:val="18"/>
          <w:szCs w:val="18"/>
        </w:rPr>
        <w:t xml:space="preserve">Track </w:t>
      </w:r>
      <m:oMath>
        <m:r>
          <w:rPr>
            <w:rFonts w:ascii="Cambria Math" w:hAnsi="Cambria Math"/>
            <w:sz w:val="18"/>
            <w:szCs w:val="18"/>
          </w:rPr>
          <m:t>k</m:t>
        </m:r>
      </m:oMath>
      <w:r w:rsidRPr="00602E4B">
        <w:rPr>
          <w:rFonts w:ascii="Inter" w:hAnsi="Inter"/>
          <w:sz w:val="18"/>
          <w:szCs w:val="18"/>
        </w:rPr>
        <w:t xml:space="preserve">per fork/branch (if multiple chains coexist briefly) </w:t>
      </w:r>
    </w:p>
    <w:p w14:paraId="48072CFA" w14:textId="77777777" w:rsidR="000F59A8" w:rsidRPr="00602E4B" w:rsidRDefault="000F59A8">
      <w:pPr>
        <w:numPr>
          <w:ilvl w:val="0"/>
          <w:numId w:val="144"/>
        </w:numPr>
        <w:spacing w:before="100" w:beforeAutospacing="1" w:after="100" w:afterAutospacing="1"/>
        <w:rPr>
          <w:rFonts w:ascii="Inter" w:hAnsi="Inter"/>
          <w:sz w:val="18"/>
          <w:szCs w:val="18"/>
        </w:rPr>
      </w:pPr>
      <w:r w:rsidRPr="00602E4B">
        <w:rPr>
          <w:rFonts w:ascii="Inter" w:hAnsi="Inter"/>
          <w:sz w:val="18"/>
          <w:szCs w:val="18"/>
        </w:rPr>
        <w:t xml:space="preserve">Persist </w:t>
      </w:r>
      <m:oMath>
        <m:r>
          <w:rPr>
            <w:rFonts w:ascii="Cambria Math" w:hAnsi="Cambria Math"/>
            <w:sz w:val="18"/>
            <w:szCs w:val="18"/>
          </w:rPr>
          <m:t>k</m:t>
        </m:r>
      </m:oMath>
      <w:r w:rsidRPr="00602E4B">
        <w:rPr>
          <w:rFonts w:ascii="Inter" w:hAnsi="Inter"/>
          <w:sz w:val="18"/>
          <w:szCs w:val="18"/>
        </w:rPr>
        <w:t xml:space="preserve">across validator restarts (to maintain consistent state) </w:t>
      </w:r>
    </w:p>
    <w:p w14:paraId="56554C22" w14:textId="77777777" w:rsidR="000F59A8" w:rsidRPr="00602E4B" w:rsidRDefault="000F59A8">
      <w:pPr>
        <w:numPr>
          <w:ilvl w:val="0"/>
          <w:numId w:val="144"/>
        </w:numPr>
        <w:spacing w:before="100" w:beforeAutospacing="1" w:after="100" w:afterAutospacing="1"/>
        <w:rPr>
          <w:rFonts w:ascii="Inter" w:hAnsi="Inter"/>
          <w:sz w:val="18"/>
          <w:szCs w:val="18"/>
        </w:rPr>
      </w:pPr>
      <w:r w:rsidRPr="00602E4B">
        <w:rPr>
          <w:rFonts w:ascii="Inter" w:hAnsi="Inter"/>
          <w:sz w:val="18"/>
          <w:szCs w:val="18"/>
        </w:rPr>
        <w:t xml:space="preserve">Include </w:t>
      </w:r>
      <m:oMath>
        <m:r>
          <w:rPr>
            <w:rFonts w:ascii="Cambria Math" w:hAnsi="Cambria Math"/>
            <w:sz w:val="18"/>
            <w:szCs w:val="18"/>
          </w:rPr>
          <m:t>k</m:t>
        </m:r>
      </m:oMath>
      <w:r w:rsidRPr="00602E4B">
        <w:rPr>
          <w:rFonts w:ascii="Inter" w:hAnsi="Inter"/>
          <w:sz w:val="18"/>
          <w:szCs w:val="18"/>
        </w:rPr>
        <w:t xml:space="preserve">in TIMEOUT messages for debugging </w:t>
      </w:r>
    </w:p>
    <w:p w14:paraId="2156A1F9" w14:textId="77777777" w:rsidR="000F59A8" w:rsidRPr="00602E4B" w:rsidRDefault="000F59A8">
      <w:pPr>
        <w:numPr>
          <w:ilvl w:val="0"/>
          <w:numId w:val="144"/>
        </w:numPr>
        <w:spacing w:before="100" w:beforeAutospacing="1" w:after="100" w:afterAutospacing="1"/>
        <w:rPr>
          <w:rFonts w:ascii="Inter" w:hAnsi="Inter"/>
          <w:sz w:val="18"/>
          <w:szCs w:val="18"/>
        </w:rPr>
      </w:pPr>
      <w:r w:rsidRPr="00602E4B">
        <w:rPr>
          <w:rFonts w:ascii="Inter" w:hAnsi="Inter"/>
          <w:sz w:val="18"/>
          <w:szCs w:val="18"/>
        </w:rPr>
        <w:t xml:space="preserve">Monitor </w:t>
      </w:r>
      <m:oMath>
        <m:r>
          <w:rPr>
            <w:rFonts w:ascii="Cambria Math" w:hAnsi="Cambria Math"/>
            <w:sz w:val="18"/>
            <w:szCs w:val="18"/>
          </w:rPr>
          <m:t>k</m:t>
        </m:r>
      </m:oMath>
      <w:r w:rsidRPr="00602E4B">
        <w:rPr>
          <w:rFonts w:ascii="Inter" w:hAnsi="Inter"/>
          <w:sz w:val="18"/>
          <w:szCs w:val="18"/>
        </w:rPr>
        <w:t xml:space="preserve">distribution across network (high </w:t>
      </w:r>
      <m:oMath>
        <m:r>
          <w:rPr>
            <w:rFonts w:ascii="Cambria Math" w:hAnsi="Cambria Math"/>
            <w:sz w:val="18"/>
            <w:szCs w:val="18"/>
          </w:rPr>
          <m:t>k</m:t>
        </m:r>
      </m:oMath>
      <w:r w:rsidRPr="00602E4B">
        <w:rPr>
          <w:rFonts w:ascii="Inter" w:hAnsi="Inter"/>
          <w:sz w:val="18"/>
          <w:szCs w:val="18"/>
        </w:rPr>
        <w:t xml:space="preserve">indicates systemic issues) </w:t>
      </w:r>
    </w:p>
    <w:p w14:paraId="13909D55" w14:textId="77777777" w:rsidR="000F59A8" w:rsidRPr="00602E4B" w:rsidRDefault="000F59A8">
      <w:pPr>
        <w:numPr>
          <w:ilvl w:val="0"/>
          <w:numId w:val="144"/>
        </w:numPr>
        <w:spacing w:before="100" w:beforeAutospacing="1" w:after="100" w:afterAutospacing="1"/>
        <w:rPr>
          <w:rFonts w:ascii="Inter" w:hAnsi="Inter"/>
          <w:sz w:val="18"/>
          <w:szCs w:val="18"/>
        </w:rPr>
      </w:pPr>
      <w:r w:rsidRPr="00602E4B">
        <w:rPr>
          <w:rFonts w:ascii="Inter" w:hAnsi="Inter"/>
          <w:b/>
          <w:bCs/>
          <w:sz w:val="18"/>
          <w:szCs w:val="18"/>
        </w:rPr>
        <w:t>Separate tracking</w:t>
      </w:r>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k</m:t>
            </m:r>
          </m:e>
          <m:sub>
            <m:r>
              <m:rPr>
                <m:nor/>
              </m:rPr>
              <w:rPr>
                <w:rFonts w:ascii="Inter" w:hAnsi="Inter"/>
                <w:sz w:val="18"/>
                <w:szCs w:val="18"/>
              </w:rPr>
              <m:t>consensus</m:t>
            </m:r>
          </m:sub>
        </m:sSub>
      </m:oMath>
      <w:r w:rsidRPr="00602E4B">
        <w:rPr>
          <w:rFonts w:ascii="Inter" w:hAnsi="Inter"/>
          <w:sz w:val="18"/>
          <w:szCs w:val="18"/>
        </w:rPr>
        <w:t xml:space="preserve">for standard blocks, </w:t>
      </w:r>
      <m:oMath>
        <m:sSub>
          <m:sSubPr>
            <m:ctrlPr>
              <w:rPr>
                <w:rFonts w:ascii="Cambria Math" w:hAnsi="Cambria Math"/>
                <w:sz w:val="18"/>
                <w:szCs w:val="18"/>
              </w:rPr>
            </m:ctrlPr>
          </m:sSubPr>
          <m:e>
            <m:r>
              <w:rPr>
                <w:rFonts w:ascii="Cambria Math" w:hAnsi="Cambria Math"/>
                <w:sz w:val="18"/>
                <w:szCs w:val="18"/>
              </w:rPr>
              <m:t>k</m:t>
            </m:r>
          </m:e>
          <m:sub>
            <m:r>
              <m:rPr>
                <m:nor/>
              </m:rPr>
              <w:rPr>
                <w:rFonts w:ascii="Inter" w:hAnsi="Inter"/>
                <w:sz w:val="18"/>
                <w:szCs w:val="18"/>
              </w:rPr>
              <m:t>bridge</m:t>
            </m:r>
          </m:sub>
        </m:sSub>
      </m:oMath>
      <w:r w:rsidRPr="00602E4B">
        <w:rPr>
          <w:rFonts w:ascii="Inter" w:hAnsi="Inter"/>
          <w:sz w:val="18"/>
          <w:szCs w:val="18"/>
        </w:rPr>
        <w:t xml:space="preserve">per external chain for bridge-related blocks </w:t>
      </w:r>
    </w:p>
    <w:p w14:paraId="2DF0917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Examples:</w:t>
      </w:r>
    </w:p>
    <w:p w14:paraId="010A001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Setup: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=2s</m:t>
        </m:r>
      </m:oMath>
      <w:r w:rsidRPr="00602E4B">
        <w:rPr>
          <w:rFonts w:ascii="Inter" w:hAnsi="Inter"/>
          <w:sz w:val="18"/>
          <w:szCs w:val="18"/>
        </w:rPr>
        <w:t xml:space="preserve">, </w:t>
      </w:r>
      <m:oMath>
        <m:r>
          <w:rPr>
            <w:rFonts w:ascii="Cambria Math" w:hAnsi="Cambria Math"/>
            <w:sz w:val="18"/>
            <w:szCs w:val="18"/>
          </w:rPr>
          <m:t>θ=1.5</m:t>
        </m:r>
      </m:oMath>
    </w:p>
    <w:p w14:paraId="77B2351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Scenario 1 - Transient leader failure:</w:t>
      </w:r>
    </w:p>
    <w:p w14:paraId="0AAC93AC" w14:textId="77777777" w:rsidR="000F59A8" w:rsidRPr="00602E4B" w:rsidRDefault="000F59A8">
      <w:pPr>
        <w:numPr>
          <w:ilvl w:val="0"/>
          <w:numId w:val="145"/>
        </w:numPr>
        <w:spacing w:before="100" w:beforeAutospacing="1" w:after="100" w:afterAutospacing="1"/>
        <w:rPr>
          <w:rFonts w:ascii="Inter" w:hAnsi="Inter"/>
          <w:sz w:val="18"/>
          <w:szCs w:val="18"/>
        </w:rPr>
      </w:pPr>
      <w:r w:rsidRPr="00602E4B">
        <w:rPr>
          <w:rFonts w:ascii="Inter" w:hAnsi="Inter"/>
          <w:sz w:val="18"/>
          <w:szCs w:val="18"/>
        </w:rPr>
        <w:t xml:space="preserve">Round 100: Leader crashes, timeout after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100</m:t>
            </m:r>
          </m:sub>
        </m:sSub>
        <m:r>
          <w:rPr>
            <w:rFonts w:ascii="Cambria Math" w:hAnsi="Cambria Math"/>
            <w:sz w:val="18"/>
            <w:szCs w:val="18"/>
          </w:rPr>
          <m:t>=2s</m:t>
        </m:r>
      </m:oMath>
      <w:r w:rsidRPr="00602E4B">
        <w:rPr>
          <w:rFonts w:ascii="Inter" w:hAnsi="Inter"/>
          <w:sz w:val="18"/>
          <w:szCs w:val="18"/>
        </w:rPr>
        <w:t xml:space="preserve">, </w:t>
      </w:r>
      <m:oMath>
        <m:r>
          <w:rPr>
            <w:rFonts w:ascii="Cambria Math" w:hAnsi="Cambria Math"/>
            <w:sz w:val="18"/>
            <w:szCs w:val="18"/>
          </w:rPr>
          <m:t>k=0→1</m:t>
        </m:r>
      </m:oMath>
    </w:p>
    <w:p w14:paraId="19A9EF59" w14:textId="77777777" w:rsidR="000F59A8" w:rsidRPr="00602E4B" w:rsidRDefault="000F59A8">
      <w:pPr>
        <w:numPr>
          <w:ilvl w:val="0"/>
          <w:numId w:val="145"/>
        </w:numPr>
        <w:spacing w:before="100" w:beforeAutospacing="1" w:after="100" w:afterAutospacing="1"/>
        <w:rPr>
          <w:rFonts w:ascii="Inter" w:hAnsi="Inter"/>
          <w:sz w:val="18"/>
          <w:szCs w:val="18"/>
        </w:rPr>
      </w:pPr>
      <w:r w:rsidRPr="00602E4B">
        <w:rPr>
          <w:rFonts w:ascii="Inter" w:hAnsi="Inter"/>
          <w:sz w:val="18"/>
          <w:szCs w:val="18"/>
        </w:rPr>
        <w:t xml:space="preserve">Round 101: New leader succeeds with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101</m:t>
            </m:r>
          </m:sub>
        </m:sSub>
        <m:r>
          <w:rPr>
            <w:rFonts w:ascii="Cambria Math" w:hAnsi="Cambria Math"/>
            <w:sz w:val="18"/>
            <w:szCs w:val="18"/>
          </w:rPr>
          <m:t>=3s</m:t>
        </m:r>
      </m:oMath>
      <w:r w:rsidRPr="00602E4B">
        <w:rPr>
          <w:rFonts w:ascii="Inter" w:hAnsi="Inter"/>
          <w:sz w:val="18"/>
          <w:szCs w:val="18"/>
        </w:rPr>
        <w:t xml:space="preserve">, finalizes </w:t>
      </w:r>
    </w:p>
    <w:p w14:paraId="274FF636" w14:textId="77777777" w:rsidR="000F59A8" w:rsidRPr="00602E4B" w:rsidRDefault="000F59A8">
      <w:pPr>
        <w:numPr>
          <w:ilvl w:val="0"/>
          <w:numId w:val="145"/>
        </w:numPr>
        <w:spacing w:before="100" w:beforeAutospacing="1" w:after="100" w:afterAutospacing="1"/>
        <w:rPr>
          <w:rFonts w:ascii="Inter" w:hAnsi="Inter"/>
          <w:sz w:val="18"/>
          <w:szCs w:val="18"/>
        </w:rPr>
      </w:pPr>
      <w:r w:rsidRPr="00602E4B">
        <w:rPr>
          <w:rFonts w:ascii="Inter" w:hAnsi="Inter"/>
          <w:sz w:val="18"/>
          <w:szCs w:val="18"/>
        </w:rPr>
        <w:t xml:space="preserve">Round 102: Reset </w:t>
      </w:r>
      <m:oMath>
        <m:r>
          <w:rPr>
            <w:rFonts w:ascii="Cambria Math" w:hAnsi="Cambria Math"/>
            <w:sz w:val="18"/>
            <w:szCs w:val="18"/>
          </w:rPr>
          <m:t>k=0</m:t>
        </m:r>
      </m:oMath>
      <w:r w:rsidRPr="00602E4B">
        <w:rPr>
          <w:rFonts w:ascii="Inter" w:hAnsi="Inter"/>
          <w:sz w:val="18"/>
          <w:szCs w:val="18"/>
        </w:rPr>
        <w:t xml:space="preserve">, timeout returns to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102</m:t>
            </m:r>
          </m:sub>
        </m:sSub>
        <m:r>
          <w:rPr>
            <w:rFonts w:ascii="Cambria Math" w:hAnsi="Cambria Math"/>
            <w:sz w:val="18"/>
            <w:szCs w:val="18"/>
          </w:rPr>
          <m:t>=2s</m:t>
        </m:r>
      </m:oMath>
    </w:p>
    <w:p w14:paraId="41A5370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Scenario 2 - Network partition:</w:t>
      </w:r>
    </w:p>
    <w:p w14:paraId="7A3CF755" w14:textId="77777777" w:rsidR="000F59A8" w:rsidRPr="00602E4B" w:rsidRDefault="000F59A8">
      <w:pPr>
        <w:numPr>
          <w:ilvl w:val="0"/>
          <w:numId w:val="146"/>
        </w:numPr>
        <w:spacing w:before="100" w:beforeAutospacing="1" w:after="100" w:afterAutospacing="1"/>
        <w:rPr>
          <w:rFonts w:ascii="Inter" w:hAnsi="Inter"/>
          <w:sz w:val="18"/>
          <w:szCs w:val="18"/>
        </w:rPr>
      </w:pPr>
      <w:r w:rsidRPr="00602E4B">
        <w:rPr>
          <w:rFonts w:ascii="Inter" w:hAnsi="Inter"/>
          <w:sz w:val="18"/>
          <w:szCs w:val="18"/>
        </w:rPr>
        <w:t>Rounds 200-203: Consistent timeouts due to partition</w:t>
      </w:r>
    </w:p>
    <w:p w14:paraId="0FE97862" w14:textId="77777777" w:rsidR="000F59A8" w:rsidRPr="00602E4B" w:rsidRDefault="000F59A8">
      <w:pPr>
        <w:numPr>
          <w:ilvl w:val="0"/>
          <w:numId w:val="146"/>
        </w:numPr>
        <w:spacing w:before="100" w:beforeAutospacing="1" w:after="100" w:afterAutospacing="1"/>
        <w:rPr>
          <w:rFonts w:ascii="Inter" w:hAnsi="Inter"/>
          <w:sz w:val="18"/>
          <w:szCs w:val="18"/>
        </w:rPr>
      </w:pPr>
      <w:r w:rsidRPr="00602E4B">
        <w:rPr>
          <w:rFonts w:ascii="Inter" w:hAnsi="Inter"/>
          <w:sz w:val="18"/>
          <w:szCs w:val="18"/>
        </w:rPr>
        <w:t xml:space="preserve">Timeout sequence: </w:t>
      </w:r>
      <m:oMath>
        <m:r>
          <w:rPr>
            <w:rFonts w:ascii="Cambria Math" w:hAnsi="Cambria Math"/>
            <w:sz w:val="18"/>
            <w:szCs w:val="18"/>
          </w:rPr>
          <m:t>2s,3s,4.5s,6.75s</m:t>
        </m:r>
      </m:oMath>
    </w:p>
    <w:p w14:paraId="0ABC0EDD" w14:textId="77777777" w:rsidR="000F59A8" w:rsidRPr="00602E4B" w:rsidRDefault="000F59A8">
      <w:pPr>
        <w:numPr>
          <w:ilvl w:val="0"/>
          <w:numId w:val="146"/>
        </w:numPr>
        <w:spacing w:before="100" w:beforeAutospacing="1" w:after="100" w:afterAutospacing="1"/>
        <w:rPr>
          <w:rFonts w:ascii="Inter" w:hAnsi="Inter"/>
          <w:sz w:val="18"/>
          <w:szCs w:val="18"/>
        </w:rPr>
      </w:pPr>
      <w:r w:rsidRPr="00602E4B">
        <w:rPr>
          <w:rFonts w:ascii="Inter" w:hAnsi="Inter"/>
          <w:sz w:val="18"/>
          <w:szCs w:val="18"/>
        </w:rPr>
        <w:t xml:space="preserve">Round 204: Partition heals, leader succeeds with </w:t>
      </w:r>
      <m:oMath>
        <m:r>
          <w:rPr>
            <w:rFonts w:ascii="Cambria Math" w:hAnsi="Cambria Math"/>
            <w:sz w:val="18"/>
            <w:szCs w:val="18"/>
          </w:rPr>
          <m:t>6.75s</m:t>
        </m:r>
      </m:oMath>
      <w:r w:rsidRPr="00602E4B">
        <w:rPr>
          <w:rFonts w:ascii="Inter" w:hAnsi="Inter"/>
          <w:sz w:val="18"/>
          <w:szCs w:val="18"/>
        </w:rPr>
        <w:t xml:space="preserve">window </w:t>
      </w:r>
    </w:p>
    <w:p w14:paraId="6B92DDCB" w14:textId="77777777" w:rsidR="000F59A8" w:rsidRPr="00602E4B" w:rsidRDefault="000F59A8">
      <w:pPr>
        <w:numPr>
          <w:ilvl w:val="0"/>
          <w:numId w:val="146"/>
        </w:numPr>
        <w:spacing w:before="100" w:beforeAutospacing="1" w:after="100" w:afterAutospacing="1"/>
        <w:rPr>
          <w:rFonts w:ascii="Inter" w:hAnsi="Inter"/>
          <w:sz w:val="18"/>
          <w:szCs w:val="18"/>
        </w:rPr>
      </w:pPr>
      <w:r w:rsidRPr="00602E4B">
        <w:rPr>
          <w:rFonts w:ascii="Inter" w:hAnsi="Inter"/>
          <w:sz w:val="18"/>
          <w:szCs w:val="18"/>
        </w:rPr>
        <w:t xml:space="preserve">Round 205: Reset to </w:t>
      </w:r>
      <m:oMath>
        <m:r>
          <w:rPr>
            <w:rFonts w:ascii="Cambria Math" w:hAnsi="Cambria Math"/>
            <w:sz w:val="18"/>
            <w:szCs w:val="18"/>
          </w:rPr>
          <m:t>2s</m:t>
        </m:r>
      </m:oMath>
    </w:p>
    <w:p w14:paraId="7C53A6B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Scenario 3 - Sustained attack:</w:t>
      </w:r>
    </w:p>
    <w:p w14:paraId="302F7899" w14:textId="77777777" w:rsidR="000F59A8" w:rsidRPr="00602E4B" w:rsidRDefault="000F59A8">
      <w:pPr>
        <w:numPr>
          <w:ilvl w:val="0"/>
          <w:numId w:val="147"/>
        </w:numPr>
        <w:spacing w:before="100" w:beforeAutospacing="1" w:after="100" w:afterAutospacing="1"/>
        <w:rPr>
          <w:rFonts w:ascii="Inter" w:hAnsi="Inter"/>
          <w:sz w:val="18"/>
          <w:szCs w:val="18"/>
        </w:rPr>
      </w:pPr>
      <w:r w:rsidRPr="00602E4B">
        <w:rPr>
          <w:rFonts w:ascii="Inter" w:hAnsi="Inter"/>
          <w:sz w:val="18"/>
          <w:szCs w:val="18"/>
        </w:rPr>
        <w:t>Byzantine adversary controls leaders for rounds 300-310</w:t>
      </w:r>
    </w:p>
    <w:p w14:paraId="28324F63" w14:textId="77777777" w:rsidR="000F59A8" w:rsidRPr="00602E4B" w:rsidRDefault="000F59A8">
      <w:pPr>
        <w:numPr>
          <w:ilvl w:val="0"/>
          <w:numId w:val="147"/>
        </w:numPr>
        <w:spacing w:before="100" w:beforeAutospacing="1" w:after="100" w:afterAutospacing="1"/>
        <w:rPr>
          <w:rFonts w:ascii="Inter" w:hAnsi="Inter"/>
          <w:sz w:val="18"/>
          <w:szCs w:val="18"/>
        </w:rPr>
      </w:pPr>
      <w:r w:rsidRPr="00602E4B">
        <w:rPr>
          <w:rFonts w:ascii="Inter" w:hAnsi="Inter"/>
          <w:sz w:val="18"/>
          <w:szCs w:val="18"/>
        </w:rPr>
        <w:t>Each leader intentionally delays proposals beyond timeout</w:t>
      </w:r>
    </w:p>
    <w:p w14:paraId="2D1C5F95" w14:textId="77777777" w:rsidR="000F59A8" w:rsidRPr="00602E4B" w:rsidRDefault="000F59A8">
      <w:pPr>
        <w:numPr>
          <w:ilvl w:val="0"/>
          <w:numId w:val="147"/>
        </w:numPr>
        <w:spacing w:before="100" w:beforeAutospacing="1" w:after="100" w:afterAutospacing="1"/>
        <w:rPr>
          <w:rFonts w:ascii="Inter" w:hAnsi="Inter"/>
          <w:sz w:val="18"/>
          <w:szCs w:val="18"/>
        </w:rPr>
      </w:pPr>
      <w:r w:rsidRPr="00602E4B">
        <w:rPr>
          <w:rFonts w:ascii="Inter" w:hAnsi="Inter"/>
          <w:sz w:val="18"/>
          <w:szCs w:val="18"/>
        </w:rPr>
        <w:lastRenderedPageBreak/>
        <w:t xml:space="preserve">Timeout grows: </w:t>
      </w:r>
      <m:oMath>
        <m:r>
          <w:rPr>
            <w:rFonts w:ascii="Cambria Math" w:hAnsi="Cambria Math"/>
            <w:sz w:val="18"/>
            <w:szCs w:val="18"/>
          </w:rPr>
          <m:t>2s→3s→4.5s→…→23s</m:t>
        </m:r>
      </m:oMath>
      <w:r w:rsidRPr="00602E4B">
        <w:rPr>
          <w:rFonts w:ascii="Inter" w:hAnsi="Inter"/>
          <w:sz w:val="18"/>
          <w:szCs w:val="18"/>
        </w:rPr>
        <w:t xml:space="preserve">(by round 310) </w:t>
      </w:r>
    </w:p>
    <w:p w14:paraId="348BB012" w14:textId="77777777" w:rsidR="000F59A8" w:rsidRPr="00602E4B" w:rsidRDefault="000F59A8">
      <w:pPr>
        <w:numPr>
          <w:ilvl w:val="0"/>
          <w:numId w:val="147"/>
        </w:numPr>
        <w:spacing w:before="100" w:beforeAutospacing="1" w:after="100" w:afterAutospacing="1"/>
        <w:rPr>
          <w:rFonts w:ascii="Inter" w:hAnsi="Inter"/>
          <w:sz w:val="18"/>
          <w:szCs w:val="18"/>
        </w:rPr>
      </w:pPr>
      <w:r w:rsidRPr="00602E4B">
        <w:rPr>
          <w:rFonts w:ascii="Inter" w:hAnsi="Inter"/>
          <w:sz w:val="18"/>
          <w:szCs w:val="18"/>
        </w:rPr>
        <w:t>Eventually, even adversarial leaders cannot prevent timeout (network stabilizes)</w:t>
      </w:r>
    </w:p>
    <w:p w14:paraId="6DEE6D51" w14:textId="77777777" w:rsidR="000F59A8" w:rsidRPr="00602E4B" w:rsidRDefault="000F59A8">
      <w:pPr>
        <w:numPr>
          <w:ilvl w:val="0"/>
          <w:numId w:val="147"/>
        </w:numPr>
        <w:spacing w:before="100" w:beforeAutospacing="1" w:after="100" w:afterAutospacing="1"/>
        <w:rPr>
          <w:rFonts w:ascii="Inter" w:hAnsi="Inter"/>
          <w:sz w:val="18"/>
          <w:szCs w:val="18"/>
        </w:rPr>
      </w:pPr>
      <w:r w:rsidRPr="00602E4B">
        <w:rPr>
          <w:rFonts w:ascii="Inter" w:hAnsi="Inter"/>
          <w:sz w:val="18"/>
          <w:szCs w:val="18"/>
        </w:rPr>
        <w:t>Honest leader in round 311 has ample time to finalize</w:t>
      </w:r>
    </w:p>
    <w:p w14:paraId="6EE4A0E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Scenario 4 - Cross-chain delay (Ethereum):</w:t>
      </w:r>
    </w:p>
    <w:p w14:paraId="53FDAE16" w14:textId="77777777" w:rsidR="000F59A8" w:rsidRPr="00602E4B" w:rsidRDefault="000F59A8">
      <w:pPr>
        <w:numPr>
          <w:ilvl w:val="0"/>
          <w:numId w:val="148"/>
        </w:numPr>
        <w:spacing w:before="100" w:beforeAutospacing="1" w:after="100" w:afterAutospacing="1"/>
        <w:rPr>
          <w:rFonts w:ascii="Inter" w:hAnsi="Inter"/>
          <w:sz w:val="18"/>
          <w:szCs w:val="18"/>
        </w:rPr>
      </w:pPr>
      <w:r w:rsidRPr="00602E4B">
        <w:rPr>
          <w:rFonts w:ascii="Inter" w:hAnsi="Inter"/>
          <w:sz w:val="18"/>
          <w:szCs w:val="18"/>
        </w:rPr>
        <w:t>Round 400: Propose block with Ethereum attestations</w:t>
      </w:r>
    </w:p>
    <w:p w14:paraId="460C58AF" w14:textId="77777777" w:rsidR="000F59A8" w:rsidRPr="00602E4B" w:rsidRDefault="000F59A8">
      <w:pPr>
        <w:numPr>
          <w:ilvl w:val="0"/>
          <w:numId w:val="148"/>
        </w:numPr>
        <w:spacing w:before="100" w:beforeAutospacing="1" w:after="100" w:afterAutospacing="1"/>
        <w:rPr>
          <w:rFonts w:ascii="Inter" w:hAnsi="Inter"/>
          <w:sz w:val="18"/>
          <w:szCs w:val="18"/>
        </w:rPr>
      </w:pPr>
      <w:r w:rsidRPr="00602E4B">
        <w:rPr>
          <w:rFonts w:ascii="Inter" w:hAnsi="Inter"/>
          <w:sz w:val="18"/>
          <w:szCs w:val="18"/>
        </w:rPr>
        <w:t xml:space="preserve">Expected timeout: </w:t>
      </w:r>
      <m:oMath>
        <m:sSubSup>
          <m:sSubSupPr>
            <m:ctrlPr>
              <w:rPr>
                <w:rFonts w:ascii="Cambria Math" w:hAnsi="Cambria Math"/>
                <w:sz w:val="18"/>
                <w:szCs w:val="18"/>
              </w:rPr>
            </m:ctrlPr>
          </m:sSubSupPr>
          <m:e>
            <m:r>
              <w:rPr>
                <w:rFonts w:ascii="Cambria Math" w:hAnsi="Cambria Math"/>
                <w:sz w:val="18"/>
                <w:szCs w:val="18"/>
              </w:rPr>
              <m:t>T</m:t>
            </m:r>
          </m:e>
          <m:sub>
            <m:r>
              <m:rPr>
                <m:nor/>
              </m:rPr>
              <w:rPr>
                <w:rFonts w:ascii="Inter" w:hAnsi="Inter"/>
                <w:sz w:val="18"/>
                <w:szCs w:val="18"/>
              </w:rPr>
              <m:t>bridge</m:t>
            </m:r>
          </m:sub>
          <m:sup>
            <m:r>
              <m:rPr>
                <m:nor/>
              </m:rPr>
              <w:rPr>
                <w:rFonts w:ascii="Inter" w:hAnsi="Inter"/>
                <w:sz w:val="18"/>
                <w:szCs w:val="18"/>
              </w:rPr>
              <m:t>ETH</m:t>
            </m:r>
          </m:sup>
        </m:sSubSup>
        <m:r>
          <w:rPr>
            <w:rFonts w:ascii="Cambria Math" w:hAnsi="Cambria Math"/>
            <w:sz w:val="18"/>
            <w:szCs w:val="18"/>
          </w:rPr>
          <m:t>=180s</m:t>
        </m:r>
      </m:oMath>
    </w:p>
    <w:p w14:paraId="62B3117B" w14:textId="77777777" w:rsidR="000F59A8" w:rsidRPr="00602E4B" w:rsidRDefault="000F59A8">
      <w:pPr>
        <w:numPr>
          <w:ilvl w:val="0"/>
          <w:numId w:val="148"/>
        </w:numPr>
        <w:spacing w:before="100" w:beforeAutospacing="1" w:after="100" w:afterAutospacing="1"/>
        <w:rPr>
          <w:rFonts w:ascii="Inter" w:hAnsi="Inter"/>
          <w:sz w:val="18"/>
          <w:szCs w:val="18"/>
        </w:rPr>
      </w:pPr>
      <w:r w:rsidRPr="00602E4B">
        <w:rPr>
          <w:rFonts w:ascii="Inter" w:hAnsi="Inter"/>
          <w:sz w:val="18"/>
          <w:szCs w:val="18"/>
        </w:rPr>
        <w:t>Ethereum experiences congestion, attestations delayed</w:t>
      </w:r>
    </w:p>
    <w:p w14:paraId="0AB288B5" w14:textId="77777777" w:rsidR="000F59A8" w:rsidRPr="00602E4B" w:rsidRDefault="000F59A8">
      <w:pPr>
        <w:numPr>
          <w:ilvl w:val="0"/>
          <w:numId w:val="148"/>
        </w:numPr>
        <w:spacing w:before="100" w:beforeAutospacing="1" w:after="100" w:afterAutospacing="1"/>
        <w:rPr>
          <w:rFonts w:ascii="Inter" w:hAnsi="Inter"/>
          <w:sz w:val="18"/>
          <w:szCs w:val="18"/>
        </w:rPr>
      </w:pPr>
      <w:r w:rsidRPr="00602E4B">
        <w:rPr>
          <w:rFonts w:ascii="Inter" w:hAnsi="Inter"/>
          <w:sz w:val="18"/>
          <w:szCs w:val="18"/>
        </w:rPr>
        <w:t xml:space="preserve">Round 400 timeout: </w:t>
      </w:r>
      <m:oMath>
        <m:r>
          <w:rPr>
            <w:rFonts w:ascii="Cambria Math" w:hAnsi="Cambria Math"/>
            <w:sz w:val="18"/>
            <w:szCs w:val="18"/>
          </w:rPr>
          <m:t>180s</m:t>
        </m:r>
      </m:oMath>
      <w:r w:rsidRPr="00602E4B">
        <w:rPr>
          <w:rFonts w:ascii="Inter" w:hAnsi="Inter"/>
          <w:sz w:val="18"/>
          <w:szCs w:val="18"/>
        </w:rPr>
        <w:t xml:space="preserve">(base) </w:t>
      </w:r>
    </w:p>
    <w:p w14:paraId="7E33463E" w14:textId="77777777" w:rsidR="000F59A8" w:rsidRPr="00602E4B" w:rsidRDefault="000F59A8">
      <w:pPr>
        <w:numPr>
          <w:ilvl w:val="0"/>
          <w:numId w:val="148"/>
        </w:numPr>
        <w:spacing w:before="100" w:beforeAutospacing="1" w:after="100" w:afterAutospacing="1"/>
        <w:rPr>
          <w:rFonts w:ascii="Inter" w:hAnsi="Inter"/>
          <w:sz w:val="18"/>
          <w:szCs w:val="18"/>
        </w:rPr>
      </w:pPr>
      <w:r w:rsidRPr="00602E4B">
        <w:rPr>
          <w:rFonts w:ascii="Inter" w:hAnsi="Inter"/>
          <w:sz w:val="18"/>
          <w:szCs w:val="18"/>
        </w:rPr>
        <w:t xml:space="preserve">Round 401 (retry): </w:t>
      </w:r>
      <m:oMath>
        <m:r>
          <w:rPr>
            <w:rFonts w:ascii="Cambria Math" w:hAnsi="Cambria Math"/>
            <w:sz w:val="18"/>
            <w:szCs w:val="18"/>
          </w:rPr>
          <m:t>180×1.5=270s</m:t>
        </m:r>
      </m:oMath>
    </w:p>
    <w:p w14:paraId="101AA519" w14:textId="77777777" w:rsidR="000F59A8" w:rsidRPr="00602E4B" w:rsidRDefault="000F59A8">
      <w:pPr>
        <w:numPr>
          <w:ilvl w:val="0"/>
          <w:numId w:val="148"/>
        </w:numPr>
        <w:spacing w:before="100" w:beforeAutospacing="1" w:after="100" w:afterAutospacing="1"/>
        <w:rPr>
          <w:rFonts w:ascii="Inter" w:hAnsi="Inter"/>
          <w:sz w:val="18"/>
          <w:szCs w:val="18"/>
        </w:rPr>
      </w:pPr>
      <w:r w:rsidRPr="00602E4B">
        <w:rPr>
          <w:rFonts w:ascii="Inter" w:hAnsi="Inter"/>
          <w:sz w:val="18"/>
          <w:szCs w:val="18"/>
        </w:rPr>
        <w:t>Round 402: Attestations arrive, block finalizes</w:t>
      </w:r>
    </w:p>
    <w:p w14:paraId="693C6B33" w14:textId="77777777" w:rsidR="000F59A8" w:rsidRPr="00602E4B" w:rsidRDefault="000F59A8">
      <w:pPr>
        <w:numPr>
          <w:ilvl w:val="0"/>
          <w:numId w:val="148"/>
        </w:numPr>
        <w:spacing w:before="100" w:beforeAutospacing="1" w:after="100" w:afterAutospacing="1"/>
        <w:rPr>
          <w:rFonts w:ascii="Inter" w:hAnsi="Inter"/>
          <w:sz w:val="18"/>
          <w:szCs w:val="18"/>
        </w:rPr>
      </w:pPr>
      <w:r w:rsidRPr="00602E4B">
        <w:rPr>
          <w:rFonts w:ascii="Inter" w:hAnsi="Inter"/>
          <w:sz w:val="18"/>
          <w:szCs w:val="18"/>
        </w:rPr>
        <w:t xml:space="preserve">Round 403: Reset to standard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=2s</m:t>
        </m:r>
      </m:oMath>
      <w:r w:rsidRPr="00602E4B">
        <w:rPr>
          <w:rFonts w:ascii="Inter" w:hAnsi="Inter"/>
          <w:sz w:val="18"/>
          <w:szCs w:val="18"/>
        </w:rPr>
        <w:t xml:space="preserve">(no bridge data) </w:t>
      </w:r>
    </w:p>
    <w:p w14:paraId="4DE9696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Scenario 5 - Bitcoin bridge extreme delay:</w:t>
      </w:r>
    </w:p>
    <w:p w14:paraId="0E7E7C01" w14:textId="77777777" w:rsidR="000F59A8" w:rsidRPr="00602E4B" w:rsidRDefault="000F59A8">
      <w:pPr>
        <w:numPr>
          <w:ilvl w:val="0"/>
          <w:numId w:val="149"/>
        </w:numPr>
        <w:spacing w:before="100" w:beforeAutospacing="1" w:after="100" w:afterAutospacing="1"/>
        <w:rPr>
          <w:rFonts w:ascii="Inter" w:hAnsi="Inter"/>
          <w:sz w:val="18"/>
          <w:szCs w:val="18"/>
        </w:rPr>
      </w:pPr>
      <w:r w:rsidRPr="00602E4B">
        <w:rPr>
          <w:rFonts w:ascii="Inter" w:hAnsi="Inter"/>
          <w:sz w:val="18"/>
          <w:szCs w:val="18"/>
        </w:rPr>
        <w:t>Round 500: Propose block with Bitcoin attestations</w:t>
      </w:r>
    </w:p>
    <w:p w14:paraId="2567DA14" w14:textId="77777777" w:rsidR="000F59A8" w:rsidRPr="00602E4B" w:rsidRDefault="000F59A8">
      <w:pPr>
        <w:numPr>
          <w:ilvl w:val="0"/>
          <w:numId w:val="149"/>
        </w:numPr>
        <w:spacing w:before="100" w:beforeAutospacing="1" w:after="100" w:afterAutospacing="1"/>
        <w:rPr>
          <w:rFonts w:ascii="Inter" w:hAnsi="Inter"/>
          <w:sz w:val="18"/>
          <w:szCs w:val="18"/>
        </w:rPr>
      </w:pPr>
      <w:r w:rsidRPr="00602E4B">
        <w:rPr>
          <w:rFonts w:ascii="Inter" w:hAnsi="Inter"/>
          <w:sz w:val="18"/>
          <w:szCs w:val="18"/>
        </w:rPr>
        <w:t>Bitcoin block time variance causes 25-minute gap (unusual but possible)</w:t>
      </w:r>
    </w:p>
    <w:p w14:paraId="1C25EF15" w14:textId="77777777" w:rsidR="000F59A8" w:rsidRPr="00602E4B" w:rsidRDefault="000F59A8">
      <w:pPr>
        <w:numPr>
          <w:ilvl w:val="0"/>
          <w:numId w:val="149"/>
        </w:numPr>
        <w:spacing w:before="100" w:beforeAutospacing="1" w:after="100" w:afterAutospacing="1"/>
        <w:rPr>
          <w:rFonts w:ascii="Inter" w:hAnsi="Inter"/>
          <w:sz w:val="18"/>
          <w:szCs w:val="18"/>
        </w:rPr>
      </w:pPr>
      <w:r w:rsidRPr="00602E4B">
        <w:rPr>
          <w:rFonts w:ascii="Inter" w:hAnsi="Inter"/>
          <w:sz w:val="18"/>
          <w:szCs w:val="18"/>
        </w:rPr>
        <w:t xml:space="preserve">Timeout sequence for rounds 500-504: </w:t>
      </w:r>
    </w:p>
    <w:p w14:paraId="7651CCD8" w14:textId="77777777" w:rsidR="000F59A8" w:rsidRPr="00602E4B" w:rsidRDefault="000F59A8">
      <w:pPr>
        <w:numPr>
          <w:ilvl w:val="1"/>
          <w:numId w:val="149"/>
        </w:numPr>
        <w:spacing w:before="100" w:beforeAutospacing="1" w:after="100" w:afterAutospacing="1"/>
        <w:rPr>
          <w:rFonts w:ascii="Inter" w:hAnsi="Inter"/>
          <w:sz w:val="18"/>
          <w:szCs w:val="18"/>
        </w:rPr>
      </w:pPr>
      <w:r w:rsidRPr="00602E4B">
        <w:rPr>
          <w:rFonts w:ascii="Inter" w:hAnsi="Inter"/>
          <w:sz w:val="18"/>
          <w:szCs w:val="18"/>
        </w:rPr>
        <w:t xml:space="preserve">R500: </w:t>
      </w:r>
      <m:oMath>
        <m:sSubSup>
          <m:sSubSupPr>
            <m:ctrlPr>
              <w:rPr>
                <w:rFonts w:ascii="Cambria Math" w:hAnsi="Cambria Math"/>
                <w:sz w:val="18"/>
                <w:szCs w:val="18"/>
              </w:rPr>
            </m:ctrlPr>
          </m:sSubSupPr>
          <m:e>
            <m:r>
              <w:rPr>
                <w:rFonts w:ascii="Cambria Math" w:hAnsi="Cambria Math"/>
                <w:sz w:val="18"/>
                <w:szCs w:val="18"/>
              </w:rPr>
              <m:t>T</m:t>
            </m:r>
          </m:e>
          <m:sub>
            <m:r>
              <m:rPr>
                <m:nor/>
              </m:rPr>
              <w:rPr>
                <w:rFonts w:ascii="Inter" w:hAnsi="Inter"/>
                <w:sz w:val="18"/>
                <w:szCs w:val="18"/>
              </w:rPr>
              <m:t>bridge</m:t>
            </m:r>
          </m:sub>
          <m:sup>
            <m:r>
              <m:rPr>
                <m:nor/>
              </m:rPr>
              <w:rPr>
                <w:rFonts w:ascii="Inter" w:hAnsi="Inter"/>
                <w:sz w:val="18"/>
                <w:szCs w:val="18"/>
              </w:rPr>
              <m:t>BTC</m:t>
            </m:r>
          </m:sup>
        </m:sSubSup>
        <m:r>
          <w:rPr>
            <w:rFonts w:ascii="Cambria Math" w:hAnsi="Cambria Math"/>
            <w:sz w:val="18"/>
            <w:szCs w:val="18"/>
          </w:rPr>
          <m:t>=600s</m:t>
        </m:r>
      </m:oMath>
      <w:r w:rsidRPr="00602E4B">
        <w:rPr>
          <w:rFonts w:ascii="Inter" w:hAnsi="Inter"/>
          <w:sz w:val="18"/>
          <w:szCs w:val="18"/>
        </w:rPr>
        <w:t xml:space="preserve">(10 min) </w:t>
      </w:r>
    </w:p>
    <w:p w14:paraId="3B2C80F7" w14:textId="77777777" w:rsidR="000F59A8" w:rsidRPr="00602E4B" w:rsidRDefault="000F59A8">
      <w:pPr>
        <w:numPr>
          <w:ilvl w:val="1"/>
          <w:numId w:val="149"/>
        </w:numPr>
        <w:spacing w:before="100" w:beforeAutospacing="1" w:after="100" w:afterAutospacing="1"/>
        <w:rPr>
          <w:rFonts w:ascii="Inter" w:hAnsi="Inter"/>
          <w:sz w:val="18"/>
          <w:szCs w:val="18"/>
        </w:rPr>
      </w:pPr>
      <w:r w:rsidRPr="00602E4B">
        <w:rPr>
          <w:rFonts w:ascii="Inter" w:hAnsi="Inter"/>
          <w:sz w:val="18"/>
          <w:szCs w:val="18"/>
        </w:rPr>
        <w:t xml:space="preserve">R501: </w:t>
      </w:r>
      <m:oMath>
        <m:r>
          <w:rPr>
            <w:rFonts w:ascii="Cambria Math" w:hAnsi="Cambria Math"/>
            <w:sz w:val="18"/>
            <w:szCs w:val="18"/>
          </w:rPr>
          <m:t>600×1.5=900s</m:t>
        </m:r>
      </m:oMath>
      <w:r w:rsidRPr="00602E4B">
        <w:rPr>
          <w:rFonts w:ascii="Inter" w:hAnsi="Inter"/>
          <w:sz w:val="18"/>
          <w:szCs w:val="18"/>
        </w:rPr>
        <w:t xml:space="preserve">(15 min) </w:t>
      </w:r>
    </w:p>
    <w:p w14:paraId="355C5F5E" w14:textId="77777777" w:rsidR="000F59A8" w:rsidRPr="00602E4B" w:rsidRDefault="000F59A8">
      <w:pPr>
        <w:numPr>
          <w:ilvl w:val="1"/>
          <w:numId w:val="149"/>
        </w:numPr>
        <w:spacing w:before="100" w:beforeAutospacing="1" w:after="100" w:afterAutospacing="1"/>
        <w:rPr>
          <w:rFonts w:ascii="Inter" w:hAnsi="Inter"/>
          <w:sz w:val="18"/>
          <w:szCs w:val="18"/>
        </w:rPr>
      </w:pPr>
      <w:r w:rsidRPr="00602E4B">
        <w:rPr>
          <w:rFonts w:ascii="Inter" w:hAnsi="Inter"/>
          <w:sz w:val="18"/>
          <w:szCs w:val="18"/>
        </w:rPr>
        <w:t xml:space="preserve">R502: </w:t>
      </w:r>
      <m:oMath>
        <m:r>
          <w:rPr>
            <w:rFonts w:ascii="Cambria Math" w:hAnsi="Cambria Math"/>
            <w:sz w:val="18"/>
            <w:szCs w:val="18"/>
          </w:rPr>
          <m:t>900×1.5=1350s</m:t>
        </m:r>
      </m:oMath>
      <w:r w:rsidRPr="00602E4B">
        <w:rPr>
          <w:rFonts w:ascii="Inter" w:hAnsi="Inter"/>
          <w:sz w:val="18"/>
          <w:szCs w:val="18"/>
        </w:rPr>
        <w:t xml:space="preserve">(22.5 min) </w:t>
      </w:r>
    </w:p>
    <w:p w14:paraId="33C3789C" w14:textId="77777777" w:rsidR="000F59A8" w:rsidRPr="00602E4B" w:rsidRDefault="000F59A8">
      <w:pPr>
        <w:numPr>
          <w:ilvl w:val="1"/>
          <w:numId w:val="149"/>
        </w:numPr>
        <w:spacing w:before="100" w:beforeAutospacing="1" w:after="100" w:afterAutospacing="1"/>
        <w:rPr>
          <w:rFonts w:ascii="Inter" w:hAnsi="Inter"/>
          <w:sz w:val="18"/>
          <w:szCs w:val="18"/>
        </w:rPr>
      </w:pPr>
      <w:r w:rsidRPr="00602E4B">
        <w:rPr>
          <w:rFonts w:ascii="Inter" w:hAnsi="Inter"/>
          <w:sz w:val="18"/>
          <w:szCs w:val="18"/>
        </w:rPr>
        <w:t xml:space="preserve">R503: Capped at </w:t>
      </w:r>
      <m:oMath>
        <m:sSubSup>
          <m:sSubSupPr>
            <m:ctrlPr>
              <w:rPr>
                <w:rFonts w:ascii="Cambria Math" w:hAnsi="Cambria Math"/>
                <w:sz w:val="18"/>
                <w:szCs w:val="18"/>
              </w:rPr>
            </m:ctrlPr>
          </m:sSubSupPr>
          <m:e>
            <m:r>
              <w:rPr>
                <w:rFonts w:ascii="Cambria Math" w:hAnsi="Cambria Math"/>
                <w:sz w:val="18"/>
                <w:szCs w:val="18"/>
              </w:rPr>
              <m:t>T</m:t>
            </m:r>
          </m:e>
          <m:sub>
            <m:r>
              <m:rPr>
                <m:sty m:val="p"/>
              </m:rPr>
              <w:rPr>
                <w:rFonts w:ascii="Cambria Math" w:hAnsi="Cambria Math"/>
                <w:sz w:val="18"/>
                <w:szCs w:val="18"/>
              </w:rPr>
              <m:t>max</m:t>
            </m:r>
          </m:sub>
          <m:sup>
            <m:r>
              <w:rPr>
                <w:rFonts w:ascii="Cambria Math" w:hAnsi="Cambria Math"/>
                <w:sz w:val="18"/>
                <w:szCs w:val="18"/>
              </w:rPr>
              <m:t>⁡</m:t>
            </m:r>
          </m:sup>
        </m:sSubSup>
        <m:r>
          <w:rPr>
            <w:rFonts w:ascii="Cambria Math" w:hAnsi="Cambria Math"/>
            <w:sz w:val="18"/>
            <w:szCs w:val="18"/>
          </w:rPr>
          <m:t>=1800s</m:t>
        </m:r>
      </m:oMath>
      <w:r w:rsidRPr="00602E4B">
        <w:rPr>
          <w:rFonts w:ascii="Inter" w:hAnsi="Inter"/>
          <w:sz w:val="18"/>
          <w:szCs w:val="18"/>
        </w:rPr>
        <w:t xml:space="preserve">(30 min) </w:t>
      </w:r>
    </w:p>
    <w:p w14:paraId="6CF6BBE1" w14:textId="77777777" w:rsidR="000F59A8" w:rsidRPr="00602E4B" w:rsidRDefault="000F59A8">
      <w:pPr>
        <w:numPr>
          <w:ilvl w:val="1"/>
          <w:numId w:val="149"/>
        </w:numPr>
        <w:spacing w:before="100" w:beforeAutospacing="1" w:after="100" w:afterAutospacing="1"/>
        <w:rPr>
          <w:rFonts w:ascii="Inter" w:hAnsi="Inter"/>
          <w:sz w:val="18"/>
          <w:szCs w:val="18"/>
        </w:rPr>
      </w:pPr>
      <w:r w:rsidRPr="00602E4B">
        <w:rPr>
          <w:rFonts w:ascii="Inter" w:hAnsi="Inter"/>
          <w:sz w:val="18"/>
          <w:szCs w:val="18"/>
        </w:rPr>
        <w:t>R504: Bitcoin confirmations arrive, finalize</w:t>
      </w:r>
    </w:p>
    <w:p w14:paraId="5092A451" w14:textId="77777777" w:rsidR="000F59A8" w:rsidRPr="00602E4B" w:rsidRDefault="000F59A8">
      <w:pPr>
        <w:numPr>
          <w:ilvl w:val="0"/>
          <w:numId w:val="149"/>
        </w:numPr>
        <w:spacing w:before="100" w:beforeAutospacing="1" w:after="100" w:afterAutospacing="1"/>
        <w:rPr>
          <w:rFonts w:ascii="Inter" w:hAnsi="Inter"/>
          <w:sz w:val="18"/>
          <w:szCs w:val="18"/>
        </w:rPr>
      </w:pPr>
      <w:r w:rsidRPr="00602E4B">
        <w:rPr>
          <w:rFonts w:ascii="Inter" w:hAnsi="Inter"/>
          <w:sz w:val="18"/>
          <w:szCs w:val="18"/>
        </w:rPr>
        <w:t>Alternative: Leader proposes without Bitcoin data at R503, defers to next checkpoint</w:t>
      </w:r>
    </w:p>
    <w:p w14:paraId="24B6A1C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Comparison with Alternative Strategies:</w:t>
      </w:r>
    </w:p>
    <w:p w14:paraId="0D6812E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Linear backoff</w:t>
      </w:r>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+k⋅</m:t>
        </m:r>
        <m:r>
          <m:rPr>
            <m:sty m:val="p"/>
          </m:rPr>
          <w:rPr>
            <w:rFonts w:ascii="Cambria Math" w:hAnsi="Cambria Math"/>
            <w:sz w:val="18"/>
            <w:szCs w:val="18"/>
          </w:rPr>
          <m:t>Δ</m:t>
        </m:r>
        <m:r>
          <w:rPr>
            <w:rFonts w:ascii="Cambria Math" w:hAnsi="Cambria Math"/>
            <w:sz w:val="18"/>
            <w:szCs w:val="18"/>
          </w:rPr>
          <m:t>T</m:t>
        </m:r>
      </m:oMath>
      <w:r w:rsidRPr="00602E4B">
        <w:rPr>
          <w:rFonts w:ascii="Inter" w:hAnsi="Inter"/>
          <w:sz w:val="18"/>
          <w:szCs w:val="18"/>
        </w:rPr>
        <w:t xml:space="preserve">): </w:t>
      </w:r>
    </w:p>
    <w:p w14:paraId="6CAACF35" w14:textId="77777777" w:rsidR="000F59A8" w:rsidRPr="00602E4B" w:rsidRDefault="000F59A8">
      <w:pPr>
        <w:numPr>
          <w:ilvl w:val="0"/>
          <w:numId w:val="150"/>
        </w:numPr>
        <w:spacing w:before="100" w:beforeAutospacing="1" w:after="100" w:afterAutospacing="1"/>
        <w:rPr>
          <w:rFonts w:ascii="Inter" w:hAnsi="Inter"/>
          <w:sz w:val="18"/>
          <w:szCs w:val="18"/>
        </w:rPr>
      </w:pPr>
      <w:r w:rsidRPr="00602E4B">
        <w:rPr>
          <w:rFonts w:ascii="Inter" w:hAnsi="Inter"/>
          <w:sz w:val="18"/>
          <w:szCs w:val="18"/>
        </w:rPr>
        <w:t>Slower adaptation under sustained failures</w:t>
      </w:r>
    </w:p>
    <w:p w14:paraId="6FDC1E89" w14:textId="77777777" w:rsidR="000F59A8" w:rsidRPr="00602E4B" w:rsidRDefault="000F59A8">
      <w:pPr>
        <w:numPr>
          <w:ilvl w:val="0"/>
          <w:numId w:val="150"/>
        </w:numPr>
        <w:spacing w:before="100" w:beforeAutospacing="1" w:after="100" w:afterAutospacing="1"/>
        <w:rPr>
          <w:rFonts w:ascii="Inter" w:hAnsi="Inter"/>
          <w:sz w:val="18"/>
          <w:szCs w:val="18"/>
        </w:rPr>
      </w:pPr>
      <w:r w:rsidRPr="00602E4B">
        <w:rPr>
          <w:rFonts w:ascii="Inter" w:hAnsi="Inter"/>
          <w:sz w:val="18"/>
          <w:szCs w:val="18"/>
        </w:rPr>
        <w:t>Less aggressive growth</w:t>
      </w:r>
    </w:p>
    <w:p w14:paraId="6A8C5864" w14:textId="77777777" w:rsidR="000F59A8" w:rsidRPr="00602E4B" w:rsidRDefault="000F59A8">
      <w:pPr>
        <w:numPr>
          <w:ilvl w:val="0"/>
          <w:numId w:val="150"/>
        </w:numPr>
        <w:spacing w:before="100" w:beforeAutospacing="1" w:after="100" w:afterAutospacing="1"/>
        <w:rPr>
          <w:rFonts w:ascii="Inter" w:hAnsi="Inter"/>
          <w:sz w:val="18"/>
          <w:szCs w:val="18"/>
        </w:rPr>
      </w:pPr>
      <w:r w:rsidRPr="00602E4B">
        <w:rPr>
          <w:rFonts w:ascii="Inter" w:hAnsi="Inter"/>
          <w:sz w:val="18"/>
          <w:szCs w:val="18"/>
        </w:rPr>
        <w:t>May never exceed network delay in pathological cases</w:t>
      </w:r>
    </w:p>
    <w:p w14:paraId="2527E07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Exponential backoff (current):</w:t>
      </w:r>
    </w:p>
    <w:p w14:paraId="05DA79BE" w14:textId="77777777" w:rsidR="000F59A8" w:rsidRPr="00602E4B" w:rsidRDefault="000F59A8">
      <w:pPr>
        <w:numPr>
          <w:ilvl w:val="0"/>
          <w:numId w:val="151"/>
        </w:numPr>
        <w:spacing w:before="100" w:beforeAutospacing="1" w:after="100" w:afterAutospacing="1"/>
        <w:rPr>
          <w:rFonts w:ascii="Inter" w:hAnsi="Inter"/>
          <w:sz w:val="18"/>
          <w:szCs w:val="18"/>
        </w:rPr>
      </w:pPr>
      <w:r w:rsidRPr="00602E4B">
        <w:rPr>
          <w:rFonts w:ascii="Inter" w:hAnsi="Inter"/>
          <w:sz w:val="18"/>
          <w:szCs w:val="18"/>
        </w:rPr>
        <w:t>Rapid adaptation</w:t>
      </w:r>
    </w:p>
    <w:p w14:paraId="297D18F6" w14:textId="77777777" w:rsidR="000F59A8" w:rsidRPr="00602E4B" w:rsidRDefault="000F59A8">
      <w:pPr>
        <w:numPr>
          <w:ilvl w:val="0"/>
          <w:numId w:val="151"/>
        </w:numPr>
        <w:spacing w:before="100" w:beforeAutospacing="1" w:after="100" w:afterAutospacing="1"/>
        <w:rPr>
          <w:rFonts w:ascii="Inter" w:hAnsi="Inter"/>
          <w:sz w:val="18"/>
          <w:szCs w:val="18"/>
        </w:rPr>
      </w:pPr>
      <w:r w:rsidRPr="00602E4B">
        <w:rPr>
          <w:rFonts w:ascii="Inter" w:hAnsi="Inter"/>
          <w:sz w:val="18"/>
          <w:szCs w:val="18"/>
        </w:rPr>
        <w:t xml:space="preserve">Guaranteed to exceed any fixed </w:t>
      </w:r>
      <m:oMath>
        <m:r>
          <m:rPr>
            <m:sty m:val="p"/>
          </m:rPr>
          <w:rPr>
            <w:rFonts w:ascii="Cambria Math" w:hAnsi="Cambria Math"/>
            <w:sz w:val="18"/>
            <w:szCs w:val="18"/>
          </w:rPr>
          <m:t>Δ</m:t>
        </m:r>
      </m:oMath>
      <w:r w:rsidRPr="00602E4B">
        <w:rPr>
          <w:rFonts w:ascii="Inter" w:hAnsi="Inter"/>
          <w:sz w:val="18"/>
          <w:szCs w:val="18"/>
        </w:rPr>
        <w:t xml:space="preserve">eventually </w:t>
      </w:r>
    </w:p>
    <w:p w14:paraId="3F334BEA" w14:textId="77777777" w:rsidR="000F59A8" w:rsidRPr="00602E4B" w:rsidRDefault="000F59A8">
      <w:pPr>
        <w:numPr>
          <w:ilvl w:val="0"/>
          <w:numId w:val="151"/>
        </w:numPr>
        <w:spacing w:before="100" w:beforeAutospacing="1" w:after="100" w:afterAutospacing="1"/>
        <w:rPr>
          <w:rFonts w:ascii="Inter" w:hAnsi="Inter"/>
          <w:sz w:val="18"/>
          <w:szCs w:val="18"/>
        </w:rPr>
      </w:pPr>
      <w:r w:rsidRPr="00602E4B">
        <w:rPr>
          <w:rFonts w:ascii="Inter" w:hAnsi="Inter"/>
          <w:sz w:val="18"/>
          <w:szCs w:val="18"/>
        </w:rPr>
        <w:t>Industry standard (TCP, CSMA/CD, BFT protocols)</w:t>
      </w:r>
    </w:p>
    <w:p w14:paraId="2DF432D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Adaptive backoff</w:t>
      </w:r>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oMath>
      <w:r w:rsidRPr="00602E4B">
        <w:rPr>
          <w:rFonts w:ascii="Inter" w:hAnsi="Inter"/>
          <w:sz w:val="18"/>
          <w:szCs w:val="18"/>
        </w:rPr>
        <w:t xml:space="preserve"> based on measured latency): </w:t>
      </w:r>
    </w:p>
    <w:p w14:paraId="0C4F2BFD" w14:textId="77777777" w:rsidR="000F59A8" w:rsidRPr="00602E4B" w:rsidRDefault="000F59A8">
      <w:pPr>
        <w:numPr>
          <w:ilvl w:val="0"/>
          <w:numId w:val="152"/>
        </w:numPr>
        <w:spacing w:before="100" w:beforeAutospacing="1" w:after="100" w:afterAutospacing="1"/>
        <w:rPr>
          <w:rFonts w:ascii="Inter" w:hAnsi="Inter"/>
          <w:sz w:val="18"/>
          <w:szCs w:val="18"/>
        </w:rPr>
      </w:pPr>
      <w:r w:rsidRPr="00602E4B">
        <w:rPr>
          <w:rFonts w:ascii="Inter" w:hAnsi="Inter"/>
          <w:sz w:val="18"/>
          <w:szCs w:val="18"/>
        </w:rPr>
        <w:t>More complex (requires distributed estimation)</w:t>
      </w:r>
    </w:p>
    <w:p w14:paraId="54574022" w14:textId="77777777" w:rsidR="000F59A8" w:rsidRPr="00602E4B" w:rsidRDefault="000F59A8">
      <w:pPr>
        <w:numPr>
          <w:ilvl w:val="0"/>
          <w:numId w:val="152"/>
        </w:numPr>
        <w:spacing w:before="100" w:beforeAutospacing="1" w:after="100" w:afterAutospacing="1"/>
        <w:rPr>
          <w:rFonts w:ascii="Inter" w:hAnsi="Inter"/>
          <w:sz w:val="18"/>
          <w:szCs w:val="18"/>
        </w:rPr>
      </w:pPr>
      <w:r w:rsidRPr="00602E4B">
        <w:rPr>
          <w:rFonts w:ascii="Inter" w:hAnsi="Inter"/>
          <w:sz w:val="18"/>
          <w:szCs w:val="18"/>
        </w:rPr>
        <w:t>Potentially faster recovery</w:t>
      </w:r>
    </w:p>
    <w:p w14:paraId="32442D2C" w14:textId="77777777" w:rsidR="000F59A8" w:rsidRPr="00602E4B" w:rsidRDefault="000F59A8">
      <w:pPr>
        <w:numPr>
          <w:ilvl w:val="0"/>
          <w:numId w:val="152"/>
        </w:numPr>
        <w:spacing w:before="100" w:beforeAutospacing="1" w:after="100" w:afterAutospacing="1"/>
        <w:rPr>
          <w:rFonts w:ascii="Inter" w:hAnsi="Inter"/>
          <w:sz w:val="18"/>
          <w:szCs w:val="18"/>
        </w:rPr>
      </w:pPr>
      <w:r w:rsidRPr="00602E4B">
        <w:rPr>
          <w:rFonts w:ascii="Inter" w:hAnsi="Inter"/>
          <w:sz w:val="18"/>
          <w:szCs w:val="18"/>
        </w:rPr>
        <w:t>Vulnerable to manipulation (Byzantine validators can influence measurements)</w:t>
      </w:r>
    </w:p>
    <w:p w14:paraId="7C85BC2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PoSy choice:</w:t>
      </w:r>
      <w:r w:rsidRPr="00602E4B">
        <w:rPr>
          <w:rFonts w:ascii="Inter" w:hAnsi="Inter"/>
          <w:sz w:val="18"/>
          <w:szCs w:val="18"/>
        </w:rPr>
        <w:t xml:space="preserve"> Exponential with chain-specific minimums balances simplicity, proven effectiveness, and cross-chain reality.</w:t>
      </w:r>
    </w:p>
    <w:p w14:paraId="318F6BA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Bridge-Specific Timeout Strategies:</w:t>
      </w:r>
    </w:p>
    <w:p w14:paraId="662280F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operations, additional strategies apply:</w:t>
      </w:r>
    </w:p>
    <w:p w14:paraId="54BAA1F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Optimistic Timeouts:</w:t>
      </w:r>
    </w:p>
    <w:p w14:paraId="16E4E5A4" w14:textId="77777777" w:rsidR="000F59A8" w:rsidRPr="00602E4B" w:rsidRDefault="000F59A8">
      <w:pPr>
        <w:numPr>
          <w:ilvl w:val="0"/>
          <w:numId w:val="153"/>
        </w:numPr>
        <w:spacing w:before="100" w:beforeAutospacing="1" w:after="100" w:afterAutospacing="1"/>
        <w:rPr>
          <w:rFonts w:ascii="Inter" w:hAnsi="Inter"/>
          <w:sz w:val="18"/>
          <w:szCs w:val="18"/>
        </w:rPr>
      </w:pPr>
      <w:r w:rsidRPr="00602E4B">
        <w:rPr>
          <w:rFonts w:ascii="Inter" w:hAnsi="Inter"/>
          <w:sz w:val="18"/>
          <w:szCs w:val="18"/>
        </w:rPr>
        <w:t xml:space="preserve">If 80% of required attestations arrive within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r>
          <m:rPr>
            <m:sty m:val="p"/>
          </m:rPr>
          <w:rPr>
            <w:rFonts w:ascii="Cambria Math" w:hAnsi="Cambria Math"/>
            <w:sz w:val="18"/>
            <w:szCs w:val="18"/>
          </w:rPr>
          <m:t>/</m:t>
        </m:r>
        <m:r>
          <w:rPr>
            <w:rFonts w:ascii="Cambria Math" w:hAnsi="Cambria Math"/>
            <w:sz w:val="18"/>
            <w:szCs w:val="18"/>
          </w:rPr>
          <m:t>2</m:t>
        </m:r>
      </m:oMath>
      <w:r w:rsidRPr="00602E4B">
        <w:rPr>
          <w:rFonts w:ascii="Inter" w:hAnsi="Inter"/>
          <w:sz w:val="18"/>
          <w:szCs w:val="18"/>
        </w:rPr>
        <w:t xml:space="preserve">, reduce timeout to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r>
          <w:rPr>
            <w:rFonts w:ascii="Cambria Math" w:hAnsi="Cambria Math"/>
            <w:sz w:val="18"/>
            <w:szCs w:val="18"/>
          </w:rPr>
          <m:t>×0.75</m:t>
        </m:r>
      </m:oMath>
    </w:p>
    <w:p w14:paraId="664A74AE" w14:textId="77777777" w:rsidR="000F59A8" w:rsidRPr="00602E4B" w:rsidRDefault="000F59A8">
      <w:pPr>
        <w:numPr>
          <w:ilvl w:val="0"/>
          <w:numId w:val="153"/>
        </w:numPr>
        <w:spacing w:before="100" w:beforeAutospacing="1" w:after="100" w:afterAutospacing="1"/>
        <w:rPr>
          <w:rFonts w:ascii="Inter" w:hAnsi="Inter"/>
          <w:sz w:val="18"/>
          <w:szCs w:val="18"/>
        </w:rPr>
      </w:pPr>
      <w:r w:rsidRPr="00602E4B">
        <w:rPr>
          <w:rFonts w:ascii="Inter" w:hAnsi="Inter"/>
          <w:sz w:val="18"/>
          <w:szCs w:val="18"/>
        </w:rPr>
        <w:t>Accelerates finalization when bridge relayers are responsive</w:t>
      </w:r>
    </w:p>
    <w:p w14:paraId="516B2894" w14:textId="77777777" w:rsidR="000F59A8" w:rsidRPr="00602E4B" w:rsidRDefault="000F59A8">
      <w:pPr>
        <w:numPr>
          <w:ilvl w:val="0"/>
          <w:numId w:val="153"/>
        </w:numPr>
        <w:spacing w:before="100" w:beforeAutospacing="1" w:after="100" w:afterAutospacing="1"/>
        <w:rPr>
          <w:rFonts w:ascii="Inter" w:hAnsi="Inter"/>
          <w:sz w:val="18"/>
          <w:szCs w:val="18"/>
        </w:rPr>
      </w:pPr>
      <w:r w:rsidRPr="00602E4B">
        <w:rPr>
          <w:rFonts w:ascii="Inter" w:hAnsi="Inter"/>
          <w:sz w:val="18"/>
          <w:szCs w:val="18"/>
        </w:rPr>
        <w:lastRenderedPageBreak/>
        <w:t>Falls back to full timeout if remaining attestations delayed</w:t>
      </w:r>
    </w:p>
    <w:p w14:paraId="170088C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Parallel Aggregation:</w:t>
      </w:r>
    </w:p>
    <w:p w14:paraId="0A8C6AC1" w14:textId="77777777" w:rsidR="000F59A8" w:rsidRPr="00602E4B" w:rsidRDefault="000F59A8">
      <w:pPr>
        <w:numPr>
          <w:ilvl w:val="0"/>
          <w:numId w:val="154"/>
        </w:numPr>
        <w:spacing w:before="100" w:beforeAutospacing="1" w:after="100" w:afterAutospacing="1"/>
        <w:rPr>
          <w:rFonts w:ascii="Inter" w:hAnsi="Inter"/>
          <w:sz w:val="18"/>
          <w:szCs w:val="18"/>
        </w:rPr>
      </w:pPr>
      <w:r w:rsidRPr="00602E4B">
        <w:rPr>
          <w:rFonts w:ascii="Inter" w:hAnsi="Inter"/>
          <w:sz w:val="18"/>
          <w:szCs w:val="18"/>
        </w:rPr>
        <w:t>Bridge attestations aggregate in parallel with consensus voting</w:t>
      </w:r>
    </w:p>
    <w:p w14:paraId="47E81886" w14:textId="77777777" w:rsidR="000F59A8" w:rsidRPr="00602E4B" w:rsidRDefault="000F59A8">
      <w:pPr>
        <w:numPr>
          <w:ilvl w:val="0"/>
          <w:numId w:val="154"/>
        </w:numPr>
        <w:spacing w:before="100" w:beforeAutospacing="1" w:after="100" w:afterAutospacing="1"/>
        <w:rPr>
          <w:rFonts w:ascii="Inter" w:hAnsi="Inter"/>
          <w:sz w:val="18"/>
          <w:szCs w:val="18"/>
        </w:rPr>
      </w:pPr>
      <w:r w:rsidRPr="00602E4B">
        <w:rPr>
          <w:rFonts w:ascii="Inter" w:hAnsi="Inter"/>
          <w:sz w:val="18"/>
          <w:szCs w:val="18"/>
        </w:rPr>
        <w:t>Block can finalize immediately once both consensus QC and bridge attestation QC achieved</w:t>
      </w:r>
    </w:p>
    <w:p w14:paraId="2E019F2D" w14:textId="77777777" w:rsidR="000F59A8" w:rsidRPr="00602E4B" w:rsidRDefault="000F59A8">
      <w:pPr>
        <w:numPr>
          <w:ilvl w:val="0"/>
          <w:numId w:val="154"/>
        </w:numPr>
        <w:spacing w:before="100" w:beforeAutospacing="1" w:after="100" w:afterAutospacing="1"/>
        <w:rPr>
          <w:rFonts w:ascii="Inter" w:hAnsi="Inter"/>
          <w:sz w:val="18"/>
          <w:szCs w:val="18"/>
        </w:rPr>
      </w:pPr>
      <w:r w:rsidRPr="00602E4B">
        <w:rPr>
          <w:rFonts w:ascii="Inter" w:hAnsi="Inter"/>
          <w:sz w:val="18"/>
          <w:szCs w:val="18"/>
        </w:rPr>
        <w:t>Decouples cross-chain timing from consensus timing</w:t>
      </w:r>
    </w:p>
    <w:p w14:paraId="0F445AA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Deferred Finalization:</w:t>
      </w:r>
    </w:p>
    <w:p w14:paraId="4C56F304" w14:textId="77777777" w:rsidR="000F59A8" w:rsidRPr="00602E4B" w:rsidRDefault="000F59A8">
      <w:pPr>
        <w:numPr>
          <w:ilvl w:val="0"/>
          <w:numId w:val="155"/>
        </w:numPr>
        <w:spacing w:before="100" w:beforeAutospacing="1" w:after="100" w:afterAutospacing="1"/>
        <w:rPr>
          <w:rFonts w:ascii="Inter" w:hAnsi="Inter"/>
          <w:sz w:val="18"/>
          <w:szCs w:val="18"/>
        </w:rPr>
      </w:pPr>
      <w:r w:rsidRPr="00602E4B">
        <w:rPr>
          <w:rFonts w:ascii="Inter" w:hAnsi="Inter"/>
          <w:sz w:val="18"/>
          <w:szCs w:val="18"/>
        </w:rPr>
        <w:t>If consensus QC achieved but bridge attestations pending, block enters "pre-finalized" state</w:t>
      </w:r>
    </w:p>
    <w:p w14:paraId="3EB5B054" w14:textId="77777777" w:rsidR="000F59A8" w:rsidRPr="00602E4B" w:rsidRDefault="000F59A8">
      <w:pPr>
        <w:numPr>
          <w:ilvl w:val="0"/>
          <w:numId w:val="155"/>
        </w:numPr>
        <w:spacing w:before="100" w:beforeAutospacing="1" w:after="100" w:afterAutospacing="1"/>
        <w:rPr>
          <w:rFonts w:ascii="Inter" w:hAnsi="Inter"/>
          <w:sz w:val="18"/>
          <w:szCs w:val="18"/>
        </w:rPr>
      </w:pPr>
      <w:r w:rsidRPr="00602E4B">
        <w:rPr>
          <w:rFonts w:ascii="Inter" w:hAnsi="Inter"/>
          <w:sz w:val="18"/>
          <w:szCs w:val="18"/>
        </w:rPr>
        <w:t>Users can see block consensus-confirmed but cross-chain operations marked "pending"</w:t>
      </w:r>
    </w:p>
    <w:p w14:paraId="5B3A521E" w14:textId="77777777" w:rsidR="000F59A8" w:rsidRPr="00602E4B" w:rsidRDefault="000F59A8">
      <w:pPr>
        <w:numPr>
          <w:ilvl w:val="0"/>
          <w:numId w:val="155"/>
        </w:numPr>
        <w:spacing w:before="100" w:beforeAutospacing="1" w:after="100" w:afterAutospacing="1"/>
        <w:rPr>
          <w:rFonts w:ascii="Inter" w:hAnsi="Inter"/>
          <w:sz w:val="18"/>
          <w:szCs w:val="18"/>
        </w:rPr>
      </w:pPr>
      <w:r w:rsidRPr="00602E4B">
        <w:rPr>
          <w:rFonts w:ascii="Inter" w:hAnsi="Inter"/>
          <w:sz w:val="18"/>
          <w:szCs w:val="18"/>
        </w:rPr>
        <w:t>Bridge attestations added retroactively in next checkpoint block</w:t>
      </w:r>
    </w:p>
    <w:p w14:paraId="676D2D4D" w14:textId="77777777" w:rsidR="000F59A8" w:rsidRPr="00602E4B" w:rsidRDefault="000F59A8">
      <w:pPr>
        <w:numPr>
          <w:ilvl w:val="0"/>
          <w:numId w:val="155"/>
        </w:numPr>
        <w:spacing w:before="100" w:beforeAutospacing="1" w:after="100" w:afterAutospacing="1"/>
        <w:rPr>
          <w:rFonts w:ascii="Inter" w:hAnsi="Inter"/>
          <w:sz w:val="18"/>
          <w:szCs w:val="18"/>
        </w:rPr>
      </w:pPr>
      <w:r w:rsidRPr="00602E4B">
        <w:rPr>
          <w:rFonts w:ascii="Inter" w:hAnsi="Inter"/>
          <w:sz w:val="18"/>
          <w:szCs w:val="18"/>
        </w:rPr>
        <w:t>Improves UX by not blocking entire chain on bridge delays</w:t>
      </w:r>
    </w:p>
    <w:p w14:paraId="626FCC1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Emergency Bypass:</w:t>
      </w:r>
    </w:p>
    <w:p w14:paraId="75F5AED9" w14:textId="77777777" w:rsidR="000F59A8" w:rsidRPr="00602E4B" w:rsidRDefault="000F59A8">
      <w:pPr>
        <w:numPr>
          <w:ilvl w:val="0"/>
          <w:numId w:val="156"/>
        </w:numPr>
        <w:spacing w:before="100" w:beforeAutospacing="1" w:after="100" w:afterAutospacing="1"/>
        <w:rPr>
          <w:rFonts w:ascii="Inter" w:hAnsi="Inter"/>
          <w:sz w:val="18"/>
          <w:szCs w:val="18"/>
        </w:rPr>
      </w:pPr>
      <w:r w:rsidRPr="00602E4B">
        <w:rPr>
          <w:rFonts w:ascii="Inter" w:hAnsi="Inter"/>
          <w:sz w:val="18"/>
          <w:szCs w:val="18"/>
        </w:rPr>
        <w:t xml:space="preserve">If bridge relayers unresponsive for &gt;3× normal timeout, Security Council can: </w:t>
      </w:r>
    </w:p>
    <w:p w14:paraId="6D41BDE1" w14:textId="77777777" w:rsidR="000F59A8" w:rsidRPr="00602E4B" w:rsidRDefault="000F59A8">
      <w:pPr>
        <w:numPr>
          <w:ilvl w:val="1"/>
          <w:numId w:val="156"/>
        </w:numPr>
        <w:spacing w:before="100" w:beforeAutospacing="1" w:after="100" w:afterAutospacing="1"/>
        <w:rPr>
          <w:rFonts w:ascii="Inter" w:hAnsi="Inter"/>
          <w:sz w:val="18"/>
          <w:szCs w:val="18"/>
        </w:rPr>
      </w:pPr>
      <w:r w:rsidRPr="00602E4B">
        <w:rPr>
          <w:rFonts w:ascii="Inter" w:hAnsi="Inter"/>
          <w:sz w:val="18"/>
          <w:szCs w:val="18"/>
        </w:rPr>
        <w:t>Temporarily skip bridge checkpoint (deferred to next epoch)</w:t>
      </w:r>
    </w:p>
    <w:p w14:paraId="0E1E551B" w14:textId="77777777" w:rsidR="000F59A8" w:rsidRPr="00602E4B" w:rsidRDefault="000F59A8">
      <w:pPr>
        <w:numPr>
          <w:ilvl w:val="1"/>
          <w:numId w:val="156"/>
        </w:numPr>
        <w:spacing w:before="100" w:beforeAutospacing="1" w:after="100" w:afterAutospacing="1"/>
        <w:rPr>
          <w:rFonts w:ascii="Inter" w:hAnsi="Inter"/>
          <w:sz w:val="18"/>
          <w:szCs w:val="18"/>
        </w:rPr>
      </w:pPr>
      <w:r w:rsidRPr="00602E4B">
        <w:rPr>
          <w:rFonts w:ascii="Inter" w:hAnsi="Inter"/>
          <w:sz w:val="18"/>
          <w:szCs w:val="18"/>
        </w:rPr>
        <w:t>Investigate bridge network health</w:t>
      </w:r>
    </w:p>
    <w:p w14:paraId="3CB3A3BB" w14:textId="77777777" w:rsidR="000F59A8" w:rsidRPr="00602E4B" w:rsidRDefault="000F59A8">
      <w:pPr>
        <w:numPr>
          <w:ilvl w:val="1"/>
          <w:numId w:val="156"/>
        </w:numPr>
        <w:spacing w:before="100" w:beforeAutospacing="1" w:after="100" w:afterAutospacing="1"/>
        <w:rPr>
          <w:rFonts w:ascii="Inter" w:hAnsi="Inter"/>
          <w:sz w:val="18"/>
          <w:szCs w:val="18"/>
        </w:rPr>
      </w:pPr>
      <w:r w:rsidRPr="00602E4B">
        <w:rPr>
          <w:rFonts w:ascii="Inter" w:hAnsi="Inter"/>
          <w:sz w:val="18"/>
          <w:szCs w:val="18"/>
        </w:rPr>
        <w:t>Resume normal operations once resolved</w:t>
      </w:r>
    </w:p>
    <w:p w14:paraId="529D1C3E" w14:textId="77777777" w:rsidR="000F59A8" w:rsidRPr="00602E4B" w:rsidRDefault="000F59A8">
      <w:pPr>
        <w:numPr>
          <w:ilvl w:val="0"/>
          <w:numId w:val="156"/>
        </w:numPr>
        <w:spacing w:before="100" w:beforeAutospacing="1" w:after="100" w:afterAutospacing="1"/>
        <w:rPr>
          <w:rFonts w:ascii="Inter" w:hAnsi="Inter"/>
          <w:sz w:val="18"/>
          <w:szCs w:val="18"/>
        </w:rPr>
      </w:pPr>
      <w:r w:rsidRPr="00602E4B">
        <w:rPr>
          <w:rFonts w:ascii="Inter" w:hAnsi="Inter"/>
          <w:sz w:val="18"/>
          <w:szCs w:val="18"/>
        </w:rPr>
        <w:t>Prevents single bridge from halting entire chain</w:t>
      </w:r>
    </w:p>
    <w:p w14:paraId="70515228"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5.9 Committee Adversarial Overflow</w:t>
      </w:r>
    </w:p>
    <w:p w14:paraId="7AC9CE5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Formula:</w:t>
      </w:r>
    </w:p>
    <w:p w14:paraId="2AFE3C45" w14:textId="77777777" w:rsidR="000F59A8" w:rsidRPr="00602E4B" w:rsidRDefault="000F59A8" w:rsidP="000F59A8">
      <w:pPr>
        <w:rPr>
          <w:rFonts w:ascii="Inter" w:hAnsi="Inter"/>
          <w:sz w:val="18"/>
          <w:szCs w:val="18"/>
        </w:rPr>
      </w:pPr>
      <m:oMathPara>
        <m:oMath>
          <m:r>
            <w:rPr>
              <w:rFonts w:ascii="Cambria Math" w:hAnsi="Cambria Math"/>
              <w:sz w:val="18"/>
              <w:szCs w:val="18"/>
            </w:rPr>
            <m:t>P(A&gt;1</m:t>
          </m:r>
          <m:r>
            <m:rPr>
              <m:sty m:val="p"/>
            </m:rPr>
            <w:rPr>
              <w:rFonts w:ascii="Cambria Math" w:hAnsi="Cambria Math"/>
              <w:sz w:val="18"/>
              <w:szCs w:val="18"/>
            </w:rPr>
            <m:t>/</m:t>
          </m:r>
          <m:r>
            <w:rPr>
              <w:rFonts w:ascii="Cambria Math" w:hAnsi="Cambria Math"/>
              <w:sz w:val="18"/>
              <w:szCs w:val="18"/>
            </w:rPr>
            <m:t>3)≤</m:t>
          </m:r>
          <m:r>
            <m:rPr>
              <m:sty m:val="p"/>
            </m:rPr>
            <w:rPr>
              <w:rFonts w:ascii="Cambria Math" w:hAnsi="Cambria Math"/>
              <w:sz w:val="18"/>
              <w:szCs w:val="18"/>
            </w:rPr>
            <m:t>exp</m:t>
          </m:r>
          <m:r>
            <w:rPr>
              <w:rFonts w:ascii="Cambria Math" w:hAnsi="Cambria Math"/>
              <w:sz w:val="18"/>
              <w:szCs w:val="18"/>
            </w:rPr>
            <m:t>⁡(-2m⋅(</m:t>
          </m:r>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m:t>
          </m:r>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r>
            <m:rPr>
              <m:sty m:val="p"/>
            </m:rPr>
            <w:rPr>
              <w:rFonts w:ascii="Cambria Math" w:hAnsi="Cambria Math"/>
              <w:sz w:val="18"/>
              <w:szCs w:val="18"/>
            </w:rPr>
            <w:br/>
          </m:r>
        </m:oMath>
      </m:oMathPara>
    </w:p>
    <w:p w14:paraId="765AFA5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r>
          <w:rPr>
            <w:rFonts w:ascii="Cambria Math" w:hAnsi="Cambria Math"/>
            <w:sz w:val="18"/>
            <w:szCs w:val="18"/>
          </w:rPr>
          <m:t>A</m:t>
        </m:r>
      </m:oMath>
      <w:r w:rsidRPr="00602E4B">
        <w:rPr>
          <w:rFonts w:ascii="Inter" w:hAnsi="Inter"/>
          <w:sz w:val="18"/>
          <w:szCs w:val="18"/>
        </w:rPr>
        <w:t xml:space="preserve">is the fraction of adversarial validators in the committee. </w:t>
      </w:r>
    </w:p>
    <w:p w14:paraId="1B43665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Updated Derivation with Serfling's Inequality:</w:t>
      </w:r>
    </w:p>
    <w:p w14:paraId="03BA56C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For precise analysis of sampling </w:t>
      </w:r>
      <w:r w:rsidRPr="00602E4B">
        <w:rPr>
          <w:rFonts w:ascii="Inter" w:hAnsi="Inter"/>
          <w:b/>
          <w:bCs/>
          <w:sz w:val="18"/>
          <w:szCs w:val="18"/>
        </w:rPr>
        <w:t>without replacement</w:t>
      </w:r>
      <w:r w:rsidRPr="00602E4B">
        <w:rPr>
          <w:rFonts w:ascii="Inter" w:hAnsi="Inter"/>
          <w:sz w:val="18"/>
          <w:szCs w:val="18"/>
        </w:rPr>
        <w:t xml:space="preserve"> (which PoSy uses), </w:t>
      </w:r>
      <w:r w:rsidRPr="00602E4B">
        <w:rPr>
          <w:rFonts w:ascii="Inter" w:hAnsi="Inter"/>
          <w:b/>
          <w:bCs/>
          <w:sz w:val="18"/>
          <w:szCs w:val="18"/>
        </w:rPr>
        <w:t>Serfling's inequality</w:t>
      </w:r>
      <w:r w:rsidRPr="00602E4B">
        <w:rPr>
          <w:rFonts w:ascii="Inter" w:hAnsi="Inter"/>
          <w:sz w:val="18"/>
          <w:szCs w:val="18"/>
        </w:rPr>
        <w:t xml:space="preserve"> provides a tighter bound:</w:t>
      </w:r>
    </w:p>
    <w:p w14:paraId="1E9EC53D" w14:textId="77777777" w:rsidR="000F59A8" w:rsidRPr="00602E4B" w:rsidRDefault="000F59A8" w:rsidP="000F59A8">
      <w:pPr>
        <w:rPr>
          <w:rFonts w:ascii="Inter" w:hAnsi="Inter"/>
          <w:sz w:val="18"/>
          <w:szCs w:val="18"/>
        </w:rPr>
      </w:pPr>
      <m:oMathPara>
        <m:oMath>
          <m:r>
            <w:rPr>
              <w:rFonts w:ascii="Cambria Math" w:hAnsi="Cambria Math"/>
              <w:sz w:val="18"/>
              <w:szCs w:val="18"/>
            </w:rPr>
            <m:t>P(A&gt;1</m:t>
          </m:r>
          <m:r>
            <m:rPr>
              <m:sty m:val="p"/>
            </m:rPr>
            <w:rPr>
              <w:rFonts w:ascii="Cambria Math" w:hAnsi="Cambria Math"/>
              <w:sz w:val="18"/>
              <w:szCs w:val="18"/>
            </w:rPr>
            <m:t>/</m:t>
          </m:r>
          <m:r>
            <w:rPr>
              <w:rFonts w:ascii="Cambria Math" w:hAnsi="Cambria Math"/>
              <w:sz w:val="18"/>
              <w:szCs w:val="18"/>
            </w:rPr>
            <m:t>3)≤</m:t>
          </m:r>
          <m:r>
            <m:rPr>
              <m:sty m:val="p"/>
            </m:rPr>
            <w:rPr>
              <w:rFonts w:ascii="Cambria Math" w:hAnsi="Cambria Math"/>
              <w:sz w:val="18"/>
              <w:szCs w:val="18"/>
            </w:rPr>
            <m:t>exp</m:t>
          </m:r>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2m⋅(</m:t>
              </m:r>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m:t>
              </m:r>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num>
            <m:den>
              <m:r>
                <w:rPr>
                  <w:rFonts w:ascii="Cambria Math" w:hAnsi="Cambria Math"/>
                  <w:sz w:val="18"/>
                  <w:szCs w:val="18"/>
                </w:rPr>
                <m:t>1-(m-1)</m:t>
              </m:r>
              <m:r>
                <m:rPr>
                  <m:sty m:val="p"/>
                </m:rPr>
                <w:rPr>
                  <w:rFonts w:ascii="Cambria Math" w:hAnsi="Cambria Math"/>
                  <w:sz w:val="18"/>
                  <w:szCs w:val="18"/>
                </w:rPr>
                <m:t>/</m:t>
              </m:r>
              <m:r>
                <w:rPr>
                  <w:rFonts w:ascii="Cambria Math" w:hAnsi="Cambria Math"/>
                  <w:sz w:val="18"/>
                  <w:szCs w:val="18"/>
                </w:rPr>
                <m:t>(n-1)</m:t>
              </m:r>
            </m:den>
          </m:f>
          <m:r>
            <w:rPr>
              <w:rFonts w:ascii="Cambria Math" w:hAnsi="Cambria Math"/>
              <w:sz w:val="18"/>
              <w:szCs w:val="18"/>
            </w:rPr>
            <m:t>)</m:t>
          </m:r>
          <m:r>
            <m:rPr>
              <m:sty m:val="p"/>
            </m:rPr>
            <w:rPr>
              <w:rFonts w:ascii="Cambria Math" w:hAnsi="Cambria Math"/>
              <w:sz w:val="18"/>
              <w:szCs w:val="18"/>
            </w:rPr>
            <w:br/>
          </m:r>
        </m:oMath>
      </m:oMathPara>
    </w:p>
    <w:p w14:paraId="4C01858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Components Explained:</w:t>
      </w:r>
    </w:p>
    <w:p w14:paraId="716D94F7" w14:textId="77777777" w:rsidR="000F59A8" w:rsidRPr="00602E4B" w:rsidRDefault="000F59A8">
      <w:pPr>
        <w:numPr>
          <w:ilvl w:val="0"/>
          <w:numId w:val="157"/>
        </w:numPr>
        <w:spacing w:before="100" w:beforeAutospacing="1" w:after="100" w:afterAutospacing="1"/>
        <w:rPr>
          <w:rFonts w:ascii="Inter" w:hAnsi="Inter"/>
          <w:sz w:val="18"/>
          <w:szCs w:val="18"/>
        </w:rPr>
      </w:pPr>
      <m:oMath>
        <m:r>
          <w:rPr>
            <w:rFonts w:ascii="Cambria Math" w:hAnsi="Cambria Math"/>
            <w:sz w:val="18"/>
            <w:szCs w:val="18"/>
          </w:rPr>
          <m:t>P(A&gt;1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Probability that adversarial fraction exceeds safety threshold</w:t>
      </w:r>
    </w:p>
    <w:p w14:paraId="13F8B5A7" w14:textId="77777777" w:rsidR="000F59A8" w:rsidRPr="00602E4B" w:rsidRDefault="000F59A8">
      <w:pPr>
        <w:numPr>
          <w:ilvl w:val="0"/>
          <w:numId w:val="157"/>
        </w:numPr>
        <w:spacing w:before="100" w:beforeAutospacing="1" w:after="100" w:afterAutospacing="1"/>
        <w:rPr>
          <w:rFonts w:ascii="Inter" w:hAnsi="Inter"/>
          <w:sz w:val="18"/>
          <w:szCs w:val="18"/>
        </w:rPr>
      </w:pPr>
      <m:oMath>
        <m:r>
          <w:rPr>
            <w:rFonts w:ascii="Cambria Math" w:hAnsi="Cambria Math"/>
            <w:sz w:val="18"/>
            <w:szCs w:val="18"/>
          </w:rPr>
          <m:t>A</m:t>
        </m:r>
      </m:oMath>
      <w:r w:rsidRPr="00602E4B">
        <w:rPr>
          <w:rFonts w:ascii="Inter" w:hAnsi="Inter"/>
          <w:sz w:val="18"/>
          <w:szCs w:val="18"/>
        </w:rPr>
        <w:t>- Random variable: adversarial weight fraction in sampled committee</w:t>
      </w:r>
    </w:p>
    <w:p w14:paraId="475D8D20" w14:textId="77777777" w:rsidR="000F59A8" w:rsidRPr="00602E4B" w:rsidRDefault="00000000">
      <w:pPr>
        <w:numPr>
          <w:ilvl w:val="0"/>
          <w:numId w:val="157"/>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oMath>
      <w:r w:rsidR="000F59A8" w:rsidRPr="00602E4B">
        <w:rPr>
          <w:rFonts w:ascii="Inter" w:hAnsi="Inter"/>
          <w:sz w:val="18"/>
          <w:szCs w:val="18"/>
        </w:rPr>
        <w:t>- Global adversarial fraction (total Byzantine weight / total weight)</w:t>
      </w:r>
    </w:p>
    <w:p w14:paraId="6AFBED13" w14:textId="77777777" w:rsidR="000F59A8" w:rsidRPr="00602E4B" w:rsidRDefault="000F59A8">
      <w:pPr>
        <w:numPr>
          <w:ilvl w:val="0"/>
          <w:numId w:val="157"/>
        </w:numPr>
        <w:spacing w:before="100" w:beforeAutospacing="1" w:after="100" w:afterAutospacing="1"/>
        <w:rPr>
          <w:rFonts w:ascii="Inter" w:hAnsi="Inter"/>
          <w:sz w:val="18"/>
          <w:szCs w:val="18"/>
        </w:rPr>
      </w:pPr>
      <m:oMath>
        <m:r>
          <w:rPr>
            <w:rFonts w:ascii="Cambria Math" w:hAnsi="Cambria Math"/>
            <w:sz w:val="18"/>
            <w:szCs w:val="18"/>
          </w:rPr>
          <m:t>m</m:t>
        </m:r>
      </m:oMath>
      <w:r w:rsidRPr="00602E4B">
        <w:rPr>
          <w:rFonts w:ascii="Inter" w:hAnsi="Inter"/>
          <w:sz w:val="18"/>
          <w:szCs w:val="18"/>
        </w:rPr>
        <w:t>- Committee size (number of validators sampled)</w:t>
      </w:r>
    </w:p>
    <w:p w14:paraId="5DC2D3AF" w14:textId="77777777" w:rsidR="000F59A8" w:rsidRPr="00602E4B" w:rsidRDefault="000F59A8">
      <w:pPr>
        <w:numPr>
          <w:ilvl w:val="0"/>
          <w:numId w:val="157"/>
        </w:numPr>
        <w:spacing w:before="100" w:beforeAutospacing="1" w:after="100" w:afterAutospacing="1"/>
        <w:rPr>
          <w:rFonts w:ascii="Inter" w:hAnsi="Inter"/>
          <w:sz w:val="18"/>
          <w:szCs w:val="18"/>
        </w:rPr>
      </w:pPr>
      <m:oMath>
        <m:r>
          <w:rPr>
            <w:rFonts w:ascii="Cambria Math" w:hAnsi="Cambria Math"/>
            <w:sz w:val="18"/>
            <w:szCs w:val="18"/>
          </w:rPr>
          <m:t>n</m:t>
        </m:r>
      </m:oMath>
      <w:r w:rsidRPr="00602E4B">
        <w:rPr>
          <w:rFonts w:ascii="Inter" w:hAnsi="Inter"/>
          <w:sz w:val="18"/>
          <w:szCs w:val="18"/>
        </w:rPr>
        <w:t>- Total validator set size</w:t>
      </w:r>
    </w:p>
    <w:p w14:paraId="163FBC1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Role in Protocol:</w:t>
      </w:r>
    </w:p>
    <w:p w14:paraId="261E835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This inequality guides committee size selection:</w:t>
      </w:r>
    </w:p>
    <w:p w14:paraId="7BA145B1" w14:textId="77777777" w:rsidR="000F59A8" w:rsidRPr="00602E4B" w:rsidRDefault="000F59A8">
      <w:pPr>
        <w:numPr>
          <w:ilvl w:val="0"/>
          <w:numId w:val="158"/>
        </w:numPr>
        <w:spacing w:before="100" w:beforeAutospacing="1" w:after="100" w:afterAutospacing="1"/>
        <w:rPr>
          <w:rFonts w:ascii="Inter" w:hAnsi="Inter"/>
          <w:sz w:val="18"/>
          <w:szCs w:val="18"/>
        </w:rPr>
      </w:pPr>
      <w:r w:rsidRPr="00602E4B">
        <w:rPr>
          <w:rFonts w:ascii="Inter" w:hAnsi="Inter"/>
          <w:sz w:val="18"/>
          <w:szCs w:val="18"/>
        </w:rPr>
        <w:t xml:space="preserve">Larger </w:t>
      </w:r>
      <m:oMath>
        <m:r>
          <w:rPr>
            <w:rFonts w:ascii="Cambria Math" w:hAnsi="Cambria Math"/>
            <w:sz w:val="18"/>
            <w:szCs w:val="18"/>
          </w:rPr>
          <m:t>m</m:t>
        </m:r>
      </m:oMath>
      <w:r w:rsidRPr="00602E4B">
        <w:rPr>
          <w:rFonts w:ascii="Inter" w:hAnsi="Inter"/>
          <w:sz w:val="18"/>
          <w:szCs w:val="18"/>
        </w:rPr>
        <w:t xml:space="preserve">→ exponentially lower failure probability </w:t>
      </w:r>
    </w:p>
    <w:p w14:paraId="74FB9421" w14:textId="77777777" w:rsidR="000F59A8" w:rsidRPr="00602E4B" w:rsidRDefault="000F59A8">
      <w:pPr>
        <w:numPr>
          <w:ilvl w:val="0"/>
          <w:numId w:val="158"/>
        </w:numPr>
        <w:spacing w:before="100" w:beforeAutospacing="1" w:after="100" w:afterAutospacing="1"/>
        <w:rPr>
          <w:rFonts w:ascii="Inter" w:hAnsi="Inter"/>
          <w:sz w:val="18"/>
          <w:szCs w:val="18"/>
        </w:rPr>
      </w:pPr>
      <w:r w:rsidRPr="00602E4B">
        <w:rPr>
          <w:rFonts w:ascii="Inter" w:hAnsi="Inter"/>
          <w:sz w:val="18"/>
          <w:szCs w:val="18"/>
        </w:rPr>
        <w:t xml:space="preserve">Smaller </w:t>
      </w:r>
      <m:oMath>
        <m:r>
          <w:rPr>
            <w:rFonts w:ascii="Cambria Math" w:hAnsi="Cambria Math"/>
            <w:sz w:val="18"/>
            <w:szCs w:val="18"/>
          </w:rPr>
          <m:t>m</m:t>
        </m:r>
      </m:oMath>
      <w:r w:rsidRPr="00602E4B">
        <w:rPr>
          <w:rFonts w:ascii="Inter" w:hAnsi="Inter"/>
          <w:sz w:val="18"/>
          <w:szCs w:val="18"/>
        </w:rPr>
        <w:t xml:space="preserve">→ better performance but higher risk </w:t>
      </w:r>
    </w:p>
    <w:p w14:paraId="726EA75A" w14:textId="77777777" w:rsidR="000F59A8" w:rsidRPr="00602E4B" w:rsidRDefault="000F59A8">
      <w:pPr>
        <w:numPr>
          <w:ilvl w:val="0"/>
          <w:numId w:val="158"/>
        </w:numPr>
        <w:spacing w:before="100" w:beforeAutospacing="1" w:after="100" w:afterAutospacing="1"/>
        <w:rPr>
          <w:rFonts w:ascii="Inter" w:hAnsi="Inter"/>
          <w:sz w:val="18"/>
          <w:szCs w:val="18"/>
        </w:rPr>
      </w:pPr>
      <w:r w:rsidRPr="00602E4B">
        <w:rPr>
          <w:rFonts w:ascii="Inter" w:hAnsi="Inter"/>
          <w:sz w:val="18"/>
          <w:szCs w:val="18"/>
        </w:rPr>
        <w:t>Trade-off between safety guarantees and scalability</w:t>
      </w:r>
    </w:p>
    <w:p w14:paraId="1A17212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Design Rationale:</w:t>
      </w:r>
    </w:p>
    <w:p w14:paraId="045FBFF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Random sampling creates variance: a committee might accidentally oversample adversaries even when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&lt;1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globally. This bound quantifies that risk: </w:t>
      </w:r>
    </w:p>
    <w:p w14:paraId="6853542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Safety invariant:</w:t>
      </w:r>
      <w:r w:rsidRPr="00602E4B">
        <w:rPr>
          <w:rFonts w:ascii="Inter" w:hAnsi="Inter"/>
          <w:sz w:val="18"/>
          <w:szCs w:val="18"/>
        </w:rPr>
        <w:t xml:space="preserve"> We need </w:t>
      </w:r>
      <m:oMath>
        <m:r>
          <w:rPr>
            <w:rFonts w:ascii="Cambria Math" w:hAnsi="Cambria Math"/>
            <w:sz w:val="18"/>
            <w:szCs w:val="18"/>
          </w:rPr>
          <m:t>A≤1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in every committee (with high probability) </w:t>
      </w:r>
    </w:p>
    <w:p w14:paraId="5FD0EAB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Global assumption:</w:t>
      </w:r>
      <w:r w:rsidRPr="00602E4B">
        <w:rPr>
          <w:rFonts w:ascii="Inter" w:hAnsi="Inter"/>
          <w:sz w:val="18"/>
          <w:szCs w:val="18"/>
        </w:rPr>
        <w:t xml:space="preserve"> Adversarial fraction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&lt;1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(ensured by staking economics) </w:t>
      </w:r>
    </w:p>
    <w:p w14:paraId="6CCA047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Gap:</w:t>
      </w:r>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oMath>
      <w:r w:rsidRPr="00602E4B">
        <w:rPr>
          <w:rFonts w:ascii="Inter" w:hAnsi="Inter"/>
          <w:sz w:val="18"/>
          <w:szCs w:val="18"/>
        </w:rPr>
        <w:t xml:space="preserve">might be close to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(worst case: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=0.30</m:t>
        </m:r>
      </m:oMath>
      <w:r w:rsidRPr="00602E4B">
        <w:rPr>
          <w:rFonts w:ascii="Inter" w:hAnsi="Inter"/>
          <w:sz w:val="18"/>
          <w:szCs w:val="18"/>
        </w:rPr>
        <w:t xml:space="preserve">) </w:t>
      </w:r>
    </w:p>
    <w:p w14:paraId="1D1A1EB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The exponential term </w:t>
      </w:r>
      <m:oMath>
        <m:r>
          <m:rPr>
            <m:sty m:val="p"/>
          </m:rPr>
          <w:rPr>
            <w:rFonts w:ascii="Cambria Math" w:hAnsi="Cambria Math"/>
            <w:sz w:val="18"/>
            <w:szCs w:val="18"/>
          </w:rPr>
          <m:t>exp</m:t>
        </m:r>
        <m:r>
          <w:rPr>
            <w:rFonts w:ascii="Cambria Math" w:hAnsi="Cambria Math"/>
            <w:sz w:val="18"/>
            <w:szCs w:val="18"/>
          </w:rPr>
          <m:t>⁡(-2m⋅(1</m:t>
        </m:r>
        <m:r>
          <m:rPr>
            <m:sty m:val="p"/>
          </m:rPr>
          <w:rPr>
            <w:rFonts w:ascii="Cambria Math" w:hAnsi="Cambria Math"/>
            <w:sz w:val="18"/>
            <w:szCs w:val="18"/>
          </w:rPr>
          <m:t>/</m:t>
        </m:r>
        <m:r>
          <w:rPr>
            <w:rFonts w:ascii="Cambria Math" w:hAnsi="Cambria Math"/>
            <w:sz w:val="18"/>
            <w:szCs w:val="18"/>
          </w:rPr>
          <m:t>3-</m:t>
        </m:r>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oMath>
      <w:r w:rsidRPr="00602E4B">
        <w:rPr>
          <w:rFonts w:ascii="Inter" w:hAnsi="Inter"/>
          <w:sz w:val="18"/>
          <w:szCs w:val="18"/>
        </w:rPr>
        <w:t xml:space="preserve">shows how quickly probability drops as </w:t>
      </w:r>
      <m:oMath>
        <m:r>
          <w:rPr>
            <w:rFonts w:ascii="Cambria Math" w:hAnsi="Cambria Math"/>
            <w:sz w:val="18"/>
            <w:szCs w:val="18"/>
          </w:rPr>
          <m:t>m</m:t>
        </m:r>
      </m:oMath>
      <w:r w:rsidRPr="00602E4B">
        <w:rPr>
          <w:rFonts w:ascii="Inter" w:hAnsi="Inter"/>
          <w:sz w:val="18"/>
          <w:szCs w:val="18"/>
        </w:rPr>
        <w:t xml:space="preserve">increases. </w:t>
      </w:r>
    </w:p>
    <w:p w14:paraId="0E1982C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Derivation (Sketch):</w:t>
      </w:r>
    </w:p>
    <w:p w14:paraId="03BB423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adversarial fraction in a random committee is a sum of independent random variables (each validator either is or isn't adversarial).</w:t>
      </w:r>
    </w:p>
    <w:p w14:paraId="41E8391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Hoeffding's inequality</w:t>
      </w:r>
      <w:r w:rsidRPr="00602E4B">
        <w:rPr>
          <w:rFonts w:ascii="Inter" w:hAnsi="Inter"/>
          <w:sz w:val="18"/>
          <w:szCs w:val="18"/>
        </w:rPr>
        <w:t xml:space="preserve"> (for sampling with replacement): </w:t>
      </w:r>
    </w:p>
    <w:p w14:paraId="04E2B333" w14:textId="77777777" w:rsidR="000F59A8" w:rsidRPr="00602E4B" w:rsidRDefault="000F59A8" w:rsidP="000F59A8">
      <w:pPr>
        <w:rPr>
          <w:rFonts w:ascii="Inter" w:hAnsi="Inter"/>
          <w:sz w:val="18"/>
          <w:szCs w:val="18"/>
        </w:rPr>
      </w:pPr>
      <m:oMathPara>
        <m:oMath>
          <m:r>
            <w:rPr>
              <w:rFonts w:ascii="Cambria Math" w:hAnsi="Cambria Math"/>
              <w:sz w:val="18"/>
              <w:szCs w:val="18"/>
            </w:rPr>
            <m:t>P(A&gt;1</m:t>
          </m:r>
          <m:r>
            <m:rPr>
              <m:sty m:val="p"/>
            </m:rPr>
            <w:rPr>
              <w:rFonts w:ascii="Cambria Math" w:hAnsi="Cambria Math"/>
              <w:sz w:val="18"/>
              <w:szCs w:val="18"/>
            </w:rPr>
            <m:t>/</m:t>
          </m:r>
          <m:r>
            <w:rPr>
              <w:rFonts w:ascii="Cambria Math" w:hAnsi="Cambria Math"/>
              <w:sz w:val="18"/>
              <w:szCs w:val="18"/>
            </w:rPr>
            <m:t>3)≤</m:t>
          </m:r>
          <m:r>
            <m:rPr>
              <m:sty m:val="p"/>
            </m:rPr>
            <w:rPr>
              <w:rFonts w:ascii="Cambria Math" w:hAnsi="Cambria Math"/>
              <w:sz w:val="18"/>
              <w:szCs w:val="18"/>
            </w:rPr>
            <m:t>exp</m:t>
          </m:r>
          <m:r>
            <w:rPr>
              <w:rFonts w:ascii="Cambria Math" w:hAnsi="Cambria Math"/>
              <w:sz w:val="18"/>
              <w:szCs w:val="18"/>
            </w:rPr>
            <m:t>⁡(-2m⋅(1</m:t>
          </m:r>
          <m:r>
            <m:rPr>
              <m:sty m:val="p"/>
            </m:rPr>
            <w:rPr>
              <w:rFonts w:ascii="Cambria Math" w:hAnsi="Cambria Math"/>
              <w:sz w:val="18"/>
              <w:szCs w:val="18"/>
            </w:rPr>
            <m:t>/</m:t>
          </m:r>
          <m:r>
            <w:rPr>
              <w:rFonts w:ascii="Cambria Math" w:hAnsi="Cambria Math"/>
              <w:sz w:val="18"/>
              <w:szCs w:val="18"/>
            </w:rPr>
            <m:t>3-</m:t>
          </m:r>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r>
            <m:rPr>
              <m:sty m:val="p"/>
            </m:rPr>
            <w:rPr>
              <w:rFonts w:ascii="Cambria Math" w:hAnsi="Cambria Math"/>
              <w:sz w:val="18"/>
              <w:szCs w:val="18"/>
            </w:rPr>
            <w:br/>
          </m:r>
        </m:oMath>
      </m:oMathPara>
    </w:p>
    <w:p w14:paraId="0801537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Serfling's inequality</w:t>
      </w:r>
      <w:r w:rsidRPr="00602E4B">
        <w:rPr>
          <w:rFonts w:ascii="Inter" w:hAnsi="Inter"/>
          <w:sz w:val="18"/>
          <w:szCs w:val="18"/>
        </w:rPr>
        <w:t xml:space="preserve"> (for sampling without replacement, more accurate): </w:t>
      </w:r>
    </w:p>
    <w:p w14:paraId="35EBCEF4" w14:textId="77777777" w:rsidR="000F59A8" w:rsidRPr="00602E4B" w:rsidRDefault="000F59A8" w:rsidP="000F59A8">
      <w:pPr>
        <w:rPr>
          <w:rFonts w:ascii="Inter" w:hAnsi="Inter"/>
          <w:sz w:val="18"/>
          <w:szCs w:val="18"/>
        </w:rPr>
      </w:pPr>
      <m:oMathPara>
        <m:oMath>
          <m:r>
            <w:rPr>
              <w:rFonts w:ascii="Cambria Math" w:hAnsi="Cambria Math"/>
              <w:sz w:val="18"/>
              <w:szCs w:val="18"/>
            </w:rPr>
            <m:t>P(A&gt;1</m:t>
          </m:r>
          <m:r>
            <m:rPr>
              <m:sty m:val="p"/>
            </m:rPr>
            <w:rPr>
              <w:rFonts w:ascii="Cambria Math" w:hAnsi="Cambria Math"/>
              <w:sz w:val="18"/>
              <w:szCs w:val="18"/>
            </w:rPr>
            <m:t>/</m:t>
          </m:r>
          <m:r>
            <w:rPr>
              <w:rFonts w:ascii="Cambria Math" w:hAnsi="Cambria Math"/>
              <w:sz w:val="18"/>
              <w:szCs w:val="18"/>
            </w:rPr>
            <m:t>3)≤</m:t>
          </m:r>
          <m:r>
            <m:rPr>
              <m:sty m:val="p"/>
            </m:rPr>
            <w:rPr>
              <w:rFonts w:ascii="Cambria Math" w:hAnsi="Cambria Math"/>
              <w:sz w:val="18"/>
              <w:szCs w:val="18"/>
            </w:rPr>
            <m:t>exp</m:t>
          </m:r>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2m⋅(1</m:t>
              </m:r>
              <m:r>
                <m:rPr>
                  <m:sty m:val="p"/>
                </m:rPr>
                <w:rPr>
                  <w:rFonts w:ascii="Cambria Math" w:hAnsi="Cambria Math"/>
                  <w:sz w:val="18"/>
                  <w:szCs w:val="18"/>
                </w:rPr>
                <m:t>/</m:t>
              </m:r>
              <m:r>
                <w:rPr>
                  <w:rFonts w:ascii="Cambria Math" w:hAnsi="Cambria Math"/>
                  <w:sz w:val="18"/>
                  <w:szCs w:val="18"/>
                </w:rPr>
                <m:t>3-</m:t>
              </m:r>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num>
            <m:den>
              <m:r>
                <w:rPr>
                  <w:rFonts w:ascii="Cambria Math" w:hAnsi="Cambria Math"/>
                  <w:sz w:val="18"/>
                  <w:szCs w:val="18"/>
                </w:rPr>
                <m:t>1-(m-1)</m:t>
              </m:r>
              <m:r>
                <m:rPr>
                  <m:sty m:val="p"/>
                </m:rPr>
                <w:rPr>
                  <w:rFonts w:ascii="Cambria Math" w:hAnsi="Cambria Math"/>
                  <w:sz w:val="18"/>
                  <w:szCs w:val="18"/>
                </w:rPr>
                <m:t>/</m:t>
              </m:r>
              <m:r>
                <w:rPr>
                  <w:rFonts w:ascii="Cambria Math" w:hAnsi="Cambria Math"/>
                  <w:sz w:val="18"/>
                  <w:szCs w:val="18"/>
                </w:rPr>
                <m:t>(n-1)</m:t>
              </m:r>
            </m:den>
          </m:f>
          <m:r>
            <w:rPr>
              <w:rFonts w:ascii="Cambria Math" w:hAnsi="Cambria Math"/>
              <w:sz w:val="18"/>
              <w:szCs w:val="18"/>
            </w:rPr>
            <m:t>)</m:t>
          </m:r>
          <m:r>
            <m:rPr>
              <m:sty m:val="p"/>
            </m:rPr>
            <w:rPr>
              <w:rFonts w:ascii="Cambria Math" w:hAnsi="Cambria Math"/>
              <w:sz w:val="18"/>
              <w:szCs w:val="18"/>
            </w:rPr>
            <w:br/>
          </m:r>
        </m:oMath>
      </m:oMathPara>
    </w:p>
    <w:p w14:paraId="326F2E7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large validator sets (</w:t>
      </w:r>
      <m:oMath>
        <m:r>
          <w:rPr>
            <w:rFonts w:ascii="Cambria Math" w:hAnsi="Cambria Math"/>
            <w:sz w:val="18"/>
            <w:szCs w:val="18"/>
          </w:rPr>
          <m:t>n≫m</m:t>
        </m:r>
      </m:oMath>
      <w:r w:rsidRPr="00602E4B">
        <w:rPr>
          <w:rFonts w:ascii="Inter" w:hAnsi="Inter"/>
          <w:sz w:val="18"/>
          <w:szCs w:val="18"/>
        </w:rPr>
        <w:t xml:space="preserve">), the correction factor </w:t>
      </w:r>
      <m:oMath>
        <m:r>
          <w:rPr>
            <w:rFonts w:ascii="Cambria Math" w:hAnsi="Cambria Math"/>
            <w:sz w:val="18"/>
            <w:szCs w:val="18"/>
          </w:rPr>
          <m:t>(1-(m-1)</m:t>
        </m:r>
        <m:r>
          <m:rPr>
            <m:sty m:val="p"/>
          </m:rPr>
          <w:rPr>
            <w:rFonts w:ascii="Cambria Math" w:hAnsi="Cambria Math"/>
            <w:sz w:val="18"/>
            <w:szCs w:val="18"/>
          </w:rPr>
          <m:t>/</m:t>
        </m:r>
        <m:r>
          <w:rPr>
            <w:rFonts w:ascii="Cambria Math" w:hAnsi="Cambria Math"/>
            <w:sz w:val="18"/>
            <w:szCs w:val="18"/>
          </w:rPr>
          <m:t>(n-1))≈1</m:t>
        </m:r>
      </m:oMath>
      <w:r w:rsidRPr="00602E4B">
        <w:rPr>
          <w:rFonts w:ascii="Inter" w:hAnsi="Inter"/>
          <w:sz w:val="18"/>
          <w:szCs w:val="18"/>
        </w:rPr>
        <w:t xml:space="preserve">, making Hoeffding's bound sufficiently accurate. However, for PoSy with </w:t>
      </w:r>
      <m:oMath>
        <m:r>
          <w:rPr>
            <w:rFonts w:ascii="Cambria Math" w:hAnsi="Cambria Math"/>
            <w:sz w:val="18"/>
            <w:szCs w:val="18"/>
          </w:rPr>
          <m:t>m=150,n=300</m:t>
        </m:r>
      </m:oMath>
      <w:r w:rsidRPr="00602E4B">
        <w:rPr>
          <w:rFonts w:ascii="Inter" w:hAnsi="Inter"/>
          <w:sz w:val="18"/>
          <w:szCs w:val="18"/>
        </w:rPr>
        <w:t xml:space="preserve">(50% sampling), Serfling provides measurably tighter analysis. </w:t>
      </w:r>
    </w:p>
    <w:p w14:paraId="6E579F6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Examples:</w:t>
      </w:r>
    </w:p>
    <w:p w14:paraId="328AB6B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1 - Small committee, low adversarial fraction:</w:t>
      </w:r>
    </w:p>
    <w:p w14:paraId="0E8F656B" w14:textId="77777777" w:rsidR="000F59A8" w:rsidRPr="00602E4B" w:rsidRDefault="000F59A8">
      <w:pPr>
        <w:numPr>
          <w:ilvl w:val="0"/>
          <w:numId w:val="159"/>
        </w:numPr>
        <w:spacing w:before="100" w:beforeAutospacing="1" w:after="100" w:afterAutospacing="1"/>
        <w:rPr>
          <w:rFonts w:ascii="Inter" w:hAnsi="Inter"/>
          <w:sz w:val="18"/>
          <w:szCs w:val="18"/>
        </w:rPr>
      </w:pPr>
      <m:oMath>
        <m:r>
          <w:rPr>
            <w:rFonts w:ascii="Cambria Math" w:hAnsi="Cambria Math"/>
            <w:sz w:val="18"/>
            <w:szCs w:val="18"/>
          </w:rPr>
          <m:t>m=50</m:t>
        </m:r>
      </m:oMath>
      <w:r w:rsidRPr="00602E4B">
        <w:rPr>
          <w:rFonts w:ascii="Inter" w:hAnsi="Inter"/>
          <w:sz w:val="18"/>
          <w:szCs w:val="18"/>
        </w:rPr>
        <w:t xml:space="preserve">validators </w:t>
      </w:r>
    </w:p>
    <w:p w14:paraId="2E32676E" w14:textId="77777777" w:rsidR="000F59A8" w:rsidRPr="00602E4B" w:rsidRDefault="000F59A8">
      <w:pPr>
        <w:numPr>
          <w:ilvl w:val="0"/>
          <w:numId w:val="159"/>
        </w:numPr>
        <w:spacing w:before="100" w:beforeAutospacing="1" w:after="100" w:afterAutospacing="1"/>
        <w:rPr>
          <w:rFonts w:ascii="Inter" w:hAnsi="Inter"/>
          <w:sz w:val="18"/>
          <w:szCs w:val="18"/>
        </w:rPr>
      </w:pPr>
      <m:oMath>
        <m:r>
          <w:rPr>
            <w:rFonts w:ascii="Cambria Math" w:hAnsi="Cambria Math"/>
            <w:sz w:val="18"/>
            <w:szCs w:val="18"/>
          </w:rPr>
          <m:t>n=300</m:t>
        </m:r>
      </m:oMath>
      <w:r w:rsidRPr="00602E4B">
        <w:rPr>
          <w:rFonts w:ascii="Inter" w:hAnsi="Inter"/>
          <w:sz w:val="18"/>
          <w:szCs w:val="18"/>
        </w:rPr>
        <w:t xml:space="preserve">total validators </w:t>
      </w:r>
    </w:p>
    <w:p w14:paraId="5EB6AB38" w14:textId="77777777" w:rsidR="000F59A8" w:rsidRPr="00602E4B" w:rsidRDefault="00000000">
      <w:pPr>
        <w:numPr>
          <w:ilvl w:val="0"/>
          <w:numId w:val="15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=0.20</m:t>
        </m:r>
      </m:oMath>
      <w:r w:rsidR="000F59A8" w:rsidRPr="00602E4B">
        <w:rPr>
          <w:rFonts w:ascii="Inter" w:hAnsi="Inter"/>
          <w:sz w:val="18"/>
          <w:szCs w:val="18"/>
        </w:rPr>
        <w:t xml:space="preserve">(20% adversarial globally) </w:t>
      </w:r>
    </w:p>
    <w:p w14:paraId="20D36F64" w14:textId="77777777" w:rsidR="000F59A8" w:rsidRPr="00602E4B" w:rsidRDefault="000F59A8">
      <w:pPr>
        <w:numPr>
          <w:ilvl w:val="0"/>
          <w:numId w:val="159"/>
        </w:numPr>
        <w:spacing w:before="100" w:beforeAutospacing="1" w:after="100" w:afterAutospacing="1"/>
        <w:rPr>
          <w:rFonts w:ascii="Inter" w:hAnsi="Inter"/>
          <w:sz w:val="18"/>
          <w:szCs w:val="18"/>
        </w:rPr>
      </w:pPr>
      <w:r w:rsidRPr="00602E4B">
        <w:rPr>
          <w:rFonts w:ascii="Inter" w:hAnsi="Inter"/>
          <w:sz w:val="18"/>
          <w:szCs w:val="18"/>
        </w:rPr>
        <w:t xml:space="preserve">Gap: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3-0.20)=0.133</m:t>
        </m:r>
      </m:oMath>
    </w:p>
    <w:p w14:paraId="6A65265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Hoeffding:</w:t>
      </w:r>
    </w:p>
    <w:p w14:paraId="457BED35" w14:textId="77777777" w:rsidR="000F59A8" w:rsidRPr="00602E4B" w:rsidRDefault="000F59A8">
      <w:pPr>
        <w:numPr>
          <w:ilvl w:val="0"/>
          <w:numId w:val="160"/>
        </w:numPr>
        <w:spacing w:before="100" w:beforeAutospacing="1" w:after="100" w:afterAutospacing="1"/>
        <w:rPr>
          <w:rFonts w:ascii="Inter" w:hAnsi="Inter"/>
          <w:sz w:val="18"/>
          <w:szCs w:val="18"/>
        </w:rPr>
      </w:pPr>
      <w:r w:rsidRPr="00602E4B">
        <w:rPr>
          <w:rFonts w:ascii="Inter" w:hAnsi="Inter"/>
          <w:sz w:val="18"/>
          <w:szCs w:val="18"/>
        </w:rPr>
        <w:t xml:space="preserve">Exponent: </w:t>
      </w:r>
      <m:oMath>
        <m:r>
          <w:rPr>
            <w:rFonts w:ascii="Cambria Math" w:hAnsi="Cambria Math"/>
            <w:sz w:val="18"/>
            <w:szCs w:val="18"/>
          </w:rPr>
          <m:t>-2×50×(0.133</m:t>
        </m:r>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=-1.77</m:t>
        </m:r>
      </m:oMath>
    </w:p>
    <w:p w14:paraId="3E47E6CA" w14:textId="77777777" w:rsidR="000F59A8" w:rsidRPr="00602E4B" w:rsidRDefault="000F59A8">
      <w:pPr>
        <w:numPr>
          <w:ilvl w:val="0"/>
          <w:numId w:val="160"/>
        </w:numPr>
        <w:spacing w:before="100" w:beforeAutospacing="1" w:after="100" w:afterAutospacing="1"/>
        <w:rPr>
          <w:rFonts w:ascii="Inter" w:hAnsi="Inter"/>
          <w:sz w:val="18"/>
          <w:szCs w:val="18"/>
        </w:rPr>
      </w:pPr>
      <w:r w:rsidRPr="00602E4B">
        <w:rPr>
          <w:rFonts w:ascii="Inter" w:hAnsi="Inter"/>
          <w:sz w:val="18"/>
          <w:szCs w:val="18"/>
        </w:rPr>
        <w:t xml:space="preserve">Probability bound: </w:t>
      </w:r>
      <m:oMath>
        <m:r>
          <m:rPr>
            <m:sty m:val="p"/>
          </m:rPr>
          <w:rPr>
            <w:rFonts w:ascii="Cambria Math" w:hAnsi="Cambria Math"/>
            <w:sz w:val="18"/>
            <w:szCs w:val="18"/>
          </w:rPr>
          <m:t>exp</m:t>
        </m:r>
        <m:r>
          <w:rPr>
            <w:rFonts w:ascii="Cambria Math" w:hAnsi="Cambria Math"/>
            <w:sz w:val="18"/>
            <w:szCs w:val="18"/>
          </w:rPr>
          <m:t>⁡(-1.77)≈0.17</m:t>
        </m:r>
      </m:oMath>
      <w:r w:rsidRPr="00602E4B">
        <w:rPr>
          <w:rFonts w:ascii="Inter" w:hAnsi="Inter"/>
          <w:sz w:val="18"/>
          <w:szCs w:val="18"/>
        </w:rPr>
        <w:t xml:space="preserve">(17% chance of safety violation) </w:t>
      </w:r>
    </w:p>
    <w:p w14:paraId="676DB9B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Serfling:</w:t>
      </w:r>
    </w:p>
    <w:p w14:paraId="777B3FC7" w14:textId="77777777" w:rsidR="000F59A8" w:rsidRPr="00602E4B" w:rsidRDefault="000F59A8">
      <w:pPr>
        <w:numPr>
          <w:ilvl w:val="0"/>
          <w:numId w:val="161"/>
        </w:numPr>
        <w:spacing w:before="100" w:beforeAutospacing="1" w:after="100" w:afterAutospacing="1"/>
        <w:rPr>
          <w:rFonts w:ascii="Inter" w:hAnsi="Inter"/>
          <w:sz w:val="18"/>
          <w:szCs w:val="18"/>
        </w:rPr>
      </w:pPr>
      <w:r w:rsidRPr="00602E4B">
        <w:rPr>
          <w:rFonts w:ascii="Inter" w:hAnsi="Inter"/>
          <w:sz w:val="18"/>
          <w:szCs w:val="18"/>
        </w:rPr>
        <w:t xml:space="preserve">Correction: </w:t>
      </w:r>
      <m:oMath>
        <m:r>
          <w:rPr>
            <w:rFonts w:ascii="Cambria Math" w:hAnsi="Cambria Math"/>
            <w:sz w:val="18"/>
            <w:szCs w:val="18"/>
          </w:rPr>
          <m:t>1-49</m:t>
        </m:r>
        <m:r>
          <m:rPr>
            <m:sty m:val="p"/>
          </m:rPr>
          <w:rPr>
            <w:rFonts w:ascii="Cambria Math" w:hAnsi="Cambria Math"/>
            <w:sz w:val="18"/>
            <w:szCs w:val="18"/>
          </w:rPr>
          <m:t>/</m:t>
        </m:r>
        <m:r>
          <w:rPr>
            <w:rFonts w:ascii="Cambria Math" w:hAnsi="Cambria Math"/>
            <w:sz w:val="18"/>
            <w:szCs w:val="18"/>
          </w:rPr>
          <m:t>299=0.836</m:t>
        </m:r>
      </m:oMath>
    </w:p>
    <w:p w14:paraId="4E4AB75E" w14:textId="77777777" w:rsidR="000F59A8" w:rsidRPr="00602E4B" w:rsidRDefault="000F59A8">
      <w:pPr>
        <w:numPr>
          <w:ilvl w:val="0"/>
          <w:numId w:val="161"/>
        </w:numPr>
        <w:spacing w:before="100" w:beforeAutospacing="1" w:after="100" w:afterAutospacing="1"/>
        <w:rPr>
          <w:rFonts w:ascii="Inter" w:hAnsi="Inter"/>
          <w:sz w:val="18"/>
          <w:szCs w:val="18"/>
        </w:rPr>
      </w:pPr>
      <w:r w:rsidRPr="00602E4B">
        <w:rPr>
          <w:rFonts w:ascii="Inter" w:hAnsi="Inter"/>
          <w:sz w:val="18"/>
          <w:szCs w:val="18"/>
        </w:rPr>
        <w:t xml:space="preserve">Exponent: </w:t>
      </w:r>
      <m:oMath>
        <m:r>
          <w:rPr>
            <w:rFonts w:ascii="Cambria Math" w:hAnsi="Cambria Math"/>
            <w:sz w:val="18"/>
            <w:szCs w:val="18"/>
          </w:rPr>
          <m:t>-1.77</m:t>
        </m:r>
        <m:r>
          <m:rPr>
            <m:sty m:val="p"/>
          </m:rPr>
          <w:rPr>
            <w:rFonts w:ascii="Cambria Math" w:hAnsi="Cambria Math"/>
            <w:sz w:val="18"/>
            <w:szCs w:val="18"/>
          </w:rPr>
          <m:t>/</m:t>
        </m:r>
        <m:r>
          <w:rPr>
            <w:rFonts w:ascii="Cambria Math" w:hAnsi="Cambria Math"/>
            <w:sz w:val="18"/>
            <w:szCs w:val="18"/>
          </w:rPr>
          <m:t>0.836=-2.12</m:t>
        </m:r>
      </m:oMath>
    </w:p>
    <w:p w14:paraId="23697794" w14:textId="77777777" w:rsidR="000F59A8" w:rsidRPr="00602E4B" w:rsidRDefault="000F59A8">
      <w:pPr>
        <w:numPr>
          <w:ilvl w:val="0"/>
          <w:numId w:val="161"/>
        </w:numPr>
        <w:spacing w:before="100" w:beforeAutospacing="1" w:after="100" w:afterAutospacing="1"/>
        <w:rPr>
          <w:rFonts w:ascii="Inter" w:hAnsi="Inter"/>
          <w:sz w:val="18"/>
          <w:szCs w:val="18"/>
        </w:rPr>
      </w:pPr>
      <w:r w:rsidRPr="00602E4B">
        <w:rPr>
          <w:rFonts w:ascii="Inter" w:hAnsi="Inter"/>
          <w:sz w:val="18"/>
          <w:szCs w:val="18"/>
        </w:rPr>
        <w:t xml:space="preserve">Probability bound: </w:t>
      </w:r>
      <m:oMath>
        <m:r>
          <m:rPr>
            <m:sty m:val="p"/>
          </m:rPr>
          <w:rPr>
            <w:rFonts w:ascii="Cambria Math" w:hAnsi="Cambria Math"/>
            <w:sz w:val="18"/>
            <w:szCs w:val="18"/>
          </w:rPr>
          <m:t>exp</m:t>
        </m:r>
        <m:r>
          <w:rPr>
            <w:rFonts w:ascii="Cambria Math" w:hAnsi="Cambria Math"/>
            <w:sz w:val="18"/>
            <w:szCs w:val="18"/>
          </w:rPr>
          <m:t>⁡(-2.12)≈0.12</m:t>
        </m:r>
      </m:oMath>
      <w:r w:rsidRPr="00602E4B">
        <w:rPr>
          <w:rFonts w:ascii="Inter" w:hAnsi="Inter"/>
          <w:sz w:val="18"/>
          <w:szCs w:val="18"/>
        </w:rPr>
        <w:t xml:space="preserve">(12% chance) </w:t>
      </w:r>
    </w:p>
    <w:p w14:paraId="201D27D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Conclusion:</w:t>
      </w:r>
      <w:r w:rsidRPr="00602E4B">
        <w:rPr>
          <w:rFonts w:ascii="Inter" w:hAnsi="Inter"/>
          <w:sz w:val="18"/>
          <w:szCs w:val="18"/>
        </w:rPr>
        <w:t xml:space="preserve"> Too risky! Even with improved bound, cannot tolerate 12% failure probability.</w:t>
      </w:r>
    </w:p>
    <w:p w14:paraId="198ED42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2 - Large committee, low adversarial fraction:</w:t>
      </w:r>
    </w:p>
    <w:p w14:paraId="176D9C9C" w14:textId="77777777" w:rsidR="000F59A8" w:rsidRPr="00602E4B" w:rsidRDefault="000F59A8">
      <w:pPr>
        <w:numPr>
          <w:ilvl w:val="0"/>
          <w:numId w:val="162"/>
        </w:numPr>
        <w:spacing w:before="100" w:beforeAutospacing="1" w:after="100" w:afterAutospacing="1"/>
        <w:rPr>
          <w:rFonts w:ascii="Inter" w:hAnsi="Inter"/>
          <w:sz w:val="18"/>
          <w:szCs w:val="18"/>
        </w:rPr>
      </w:pPr>
      <m:oMath>
        <m:r>
          <w:rPr>
            <w:rFonts w:ascii="Cambria Math" w:hAnsi="Cambria Math"/>
            <w:sz w:val="18"/>
            <w:szCs w:val="18"/>
          </w:rPr>
          <w:lastRenderedPageBreak/>
          <m:t>m=150</m:t>
        </m:r>
      </m:oMath>
      <w:r w:rsidRPr="00602E4B">
        <w:rPr>
          <w:rFonts w:ascii="Inter" w:hAnsi="Inter"/>
          <w:sz w:val="18"/>
          <w:szCs w:val="18"/>
        </w:rPr>
        <w:t xml:space="preserve">validators </w:t>
      </w:r>
    </w:p>
    <w:p w14:paraId="631DC83D" w14:textId="77777777" w:rsidR="000F59A8" w:rsidRPr="00602E4B" w:rsidRDefault="000F59A8">
      <w:pPr>
        <w:numPr>
          <w:ilvl w:val="0"/>
          <w:numId w:val="162"/>
        </w:numPr>
        <w:spacing w:before="100" w:beforeAutospacing="1" w:after="100" w:afterAutospacing="1"/>
        <w:rPr>
          <w:rFonts w:ascii="Inter" w:hAnsi="Inter"/>
          <w:sz w:val="18"/>
          <w:szCs w:val="18"/>
        </w:rPr>
      </w:pPr>
      <m:oMath>
        <m:r>
          <w:rPr>
            <w:rFonts w:ascii="Cambria Math" w:hAnsi="Cambria Math"/>
            <w:sz w:val="18"/>
            <w:szCs w:val="18"/>
          </w:rPr>
          <m:t>n=300</m:t>
        </m:r>
      </m:oMath>
      <w:r w:rsidRPr="00602E4B">
        <w:rPr>
          <w:rFonts w:ascii="Inter" w:hAnsi="Inter"/>
          <w:sz w:val="18"/>
          <w:szCs w:val="18"/>
        </w:rPr>
        <w:t xml:space="preserve">total validators </w:t>
      </w:r>
    </w:p>
    <w:p w14:paraId="0897B583" w14:textId="77777777" w:rsidR="000F59A8" w:rsidRPr="00602E4B" w:rsidRDefault="00000000">
      <w:pPr>
        <w:numPr>
          <w:ilvl w:val="0"/>
          <w:numId w:val="162"/>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=0.20</m:t>
        </m:r>
      </m:oMath>
    </w:p>
    <w:p w14:paraId="3F1B24E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Hoeffding:</w:t>
      </w:r>
    </w:p>
    <w:p w14:paraId="0F63823F" w14:textId="77777777" w:rsidR="000F59A8" w:rsidRPr="00602E4B" w:rsidRDefault="000F59A8">
      <w:pPr>
        <w:numPr>
          <w:ilvl w:val="0"/>
          <w:numId w:val="163"/>
        </w:numPr>
        <w:spacing w:before="100" w:beforeAutospacing="1" w:after="100" w:afterAutospacing="1"/>
        <w:rPr>
          <w:rFonts w:ascii="Inter" w:hAnsi="Inter"/>
          <w:sz w:val="18"/>
          <w:szCs w:val="18"/>
        </w:rPr>
      </w:pPr>
      <w:r w:rsidRPr="00602E4B">
        <w:rPr>
          <w:rFonts w:ascii="Inter" w:hAnsi="Inter"/>
          <w:sz w:val="18"/>
          <w:szCs w:val="18"/>
        </w:rPr>
        <w:t xml:space="preserve">Exponent: </w:t>
      </w:r>
      <m:oMath>
        <m:r>
          <w:rPr>
            <w:rFonts w:ascii="Cambria Math" w:hAnsi="Cambria Math"/>
            <w:sz w:val="18"/>
            <w:szCs w:val="18"/>
          </w:rPr>
          <m:t>-2×150×(0.133</m:t>
        </m:r>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=-5.31</m:t>
        </m:r>
      </m:oMath>
    </w:p>
    <w:p w14:paraId="77885392" w14:textId="77777777" w:rsidR="000F59A8" w:rsidRPr="00602E4B" w:rsidRDefault="000F59A8">
      <w:pPr>
        <w:numPr>
          <w:ilvl w:val="0"/>
          <w:numId w:val="163"/>
        </w:numPr>
        <w:spacing w:before="100" w:beforeAutospacing="1" w:after="100" w:afterAutospacing="1"/>
        <w:rPr>
          <w:rFonts w:ascii="Inter" w:hAnsi="Inter"/>
          <w:sz w:val="18"/>
          <w:szCs w:val="18"/>
        </w:rPr>
      </w:pPr>
      <w:r w:rsidRPr="00602E4B">
        <w:rPr>
          <w:rFonts w:ascii="Inter" w:hAnsi="Inter"/>
          <w:sz w:val="18"/>
          <w:szCs w:val="18"/>
        </w:rPr>
        <w:t xml:space="preserve">Probability bound: </w:t>
      </w:r>
      <m:oMath>
        <m:r>
          <m:rPr>
            <m:sty m:val="p"/>
          </m:rPr>
          <w:rPr>
            <w:rFonts w:ascii="Cambria Math" w:hAnsi="Cambria Math"/>
            <w:sz w:val="18"/>
            <w:szCs w:val="18"/>
          </w:rPr>
          <m:t>exp</m:t>
        </m:r>
        <m:r>
          <w:rPr>
            <w:rFonts w:ascii="Cambria Math" w:hAnsi="Cambria Math"/>
            <w:sz w:val="18"/>
            <w:szCs w:val="18"/>
          </w:rPr>
          <m:t>⁡(-5.31)≈0.005</m:t>
        </m:r>
      </m:oMath>
      <w:r w:rsidRPr="00602E4B">
        <w:rPr>
          <w:rFonts w:ascii="Inter" w:hAnsi="Inter"/>
          <w:sz w:val="18"/>
          <w:szCs w:val="18"/>
        </w:rPr>
        <w:t xml:space="preserve">(0.5% failure probability) </w:t>
      </w:r>
    </w:p>
    <w:p w14:paraId="43FAFA1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Serfling:</w:t>
      </w:r>
    </w:p>
    <w:p w14:paraId="0E58BCA4" w14:textId="77777777" w:rsidR="000F59A8" w:rsidRPr="00602E4B" w:rsidRDefault="000F59A8">
      <w:pPr>
        <w:numPr>
          <w:ilvl w:val="0"/>
          <w:numId w:val="164"/>
        </w:numPr>
        <w:spacing w:before="100" w:beforeAutospacing="1" w:after="100" w:afterAutospacing="1"/>
        <w:rPr>
          <w:rFonts w:ascii="Inter" w:hAnsi="Inter"/>
          <w:sz w:val="18"/>
          <w:szCs w:val="18"/>
        </w:rPr>
      </w:pPr>
      <w:r w:rsidRPr="00602E4B">
        <w:rPr>
          <w:rFonts w:ascii="Inter" w:hAnsi="Inter"/>
          <w:sz w:val="18"/>
          <w:szCs w:val="18"/>
        </w:rPr>
        <w:t xml:space="preserve">Correction: </w:t>
      </w:r>
      <m:oMath>
        <m:r>
          <w:rPr>
            <w:rFonts w:ascii="Cambria Math" w:hAnsi="Cambria Math"/>
            <w:sz w:val="18"/>
            <w:szCs w:val="18"/>
          </w:rPr>
          <m:t>1-149</m:t>
        </m:r>
        <m:r>
          <m:rPr>
            <m:sty m:val="p"/>
          </m:rPr>
          <w:rPr>
            <w:rFonts w:ascii="Cambria Math" w:hAnsi="Cambria Math"/>
            <w:sz w:val="18"/>
            <w:szCs w:val="18"/>
          </w:rPr>
          <m:t>/</m:t>
        </m:r>
        <m:r>
          <w:rPr>
            <w:rFonts w:ascii="Cambria Math" w:hAnsi="Cambria Math"/>
            <w:sz w:val="18"/>
            <w:szCs w:val="18"/>
          </w:rPr>
          <m:t>299=0.502</m:t>
        </m:r>
      </m:oMath>
    </w:p>
    <w:p w14:paraId="7D499E37" w14:textId="77777777" w:rsidR="000F59A8" w:rsidRPr="00602E4B" w:rsidRDefault="000F59A8">
      <w:pPr>
        <w:numPr>
          <w:ilvl w:val="0"/>
          <w:numId w:val="164"/>
        </w:numPr>
        <w:spacing w:before="100" w:beforeAutospacing="1" w:after="100" w:afterAutospacing="1"/>
        <w:rPr>
          <w:rFonts w:ascii="Inter" w:hAnsi="Inter"/>
          <w:sz w:val="18"/>
          <w:szCs w:val="18"/>
        </w:rPr>
      </w:pPr>
      <w:r w:rsidRPr="00602E4B">
        <w:rPr>
          <w:rFonts w:ascii="Inter" w:hAnsi="Inter"/>
          <w:sz w:val="18"/>
          <w:szCs w:val="18"/>
        </w:rPr>
        <w:t xml:space="preserve">Exponent: </w:t>
      </w:r>
      <m:oMath>
        <m:r>
          <w:rPr>
            <w:rFonts w:ascii="Cambria Math" w:hAnsi="Cambria Math"/>
            <w:sz w:val="18"/>
            <w:szCs w:val="18"/>
          </w:rPr>
          <m:t>-5.31</m:t>
        </m:r>
        <m:r>
          <m:rPr>
            <m:sty m:val="p"/>
          </m:rPr>
          <w:rPr>
            <w:rFonts w:ascii="Cambria Math" w:hAnsi="Cambria Math"/>
            <w:sz w:val="18"/>
            <w:szCs w:val="18"/>
          </w:rPr>
          <m:t>/</m:t>
        </m:r>
        <m:r>
          <w:rPr>
            <w:rFonts w:ascii="Cambria Math" w:hAnsi="Cambria Math"/>
            <w:sz w:val="18"/>
            <w:szCs w:val="18"/>
          </w:rPr>
          <m:t>0.502=-10.58</m:t>
        </m:r>
      </m:oMath>
    </w:p>
    <w:p w14:paraId="0C479E7E" w14:textId="77777777" w:rsidR="000F59A8" w:rsidRPr="00602E4B" w:rsidRDefault="000F59A8">
      <w:pPr>
        <w:numPr>
          <w:ilvl w:val="0"/>
          <w:numId w:val="164"/>
        </w:numPr>
        <w:spacing w:before="100" w:beforeAutospacing="1" w:after="100" w:afterAutospacing="1"/>
        <w:rPr>
          <w:rFonts w:ascii="Inter" w:hAnsi="Inter"/>
          <w:sz w:val="18"/>
          <w:szCs w:val="18"/>
        </w:rPr>
      </w:pPr>
      <w:r w:rsidRPr="00602E4B">
        <w:rPr>
          <w:rFonts w:ascii="Inter" w:hAnsi="Inter"/>
          <w:sz w:val="18"/>
          <w:szCs w:val="18"/>
        </w:rPr>
        <w:t xml:space="preserve">Probability bound: </w:t>
      </w:r>
      <m:oMath>
        <m:r>
          <m:rPr>
            <m:sty m:val="p"/>
          </m:rPr>
          <w:rPr>
            <w:rFonts w:ascii="Cambria Math" w:hAnsi="Cambria Math"/>
            <w:sz w:val="18"/>
            <w:szCs w:val="18"/>
          </w:rPr>
          <m:t>exp</m:t>
        </m:r>
        <m:r>
          <w:rPr>
            <w:rFonts w:ascii="Cambria Math" w:hAnsi="Cambria Math"/>
            <w:sz w:val="18"/>
            <w:szCs w:val="18"/>
          </w:rPr>
          <m:t>⁡(-10.58)≈0.000025</m:t>
        </m:r>
      </m:oMath>
      <w:r w:rsidRPr="00602E4B">
        <w:rPr>
          <w:rFonts w:ascii="Inter" w:hAnsi="Inter"/>
          <w:sz w:val="18"/>
          <w:szCs w:val="18"/>
        </w:rPr>
        <w:t xml:space="preserve">(0.0025% failure) </w:t>
      </w:r>
    </w:p>
    <w:p w14:paraId="3297FAA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Conclusion:</w:t>
      </w:r>
      <w:r w:rsidRPr="00602E4B">
        <w:rPr>
          <w:rFonts w:ascii="Inter" w:hAnsi="Inter"/>
          <w:sz w:val="18"/>
          <w:szCs w:val="18"/>
        </w:rPr>
        <w:t xml:space="preserve"> Excellent! 99.9975% confidence in safety per committee with Serf ling's tighter analysis.</w:t>
      </w:r>
    </w:p>
    <w:p w14:paraId="0B7798F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3 - Large committee, high adversarial fraction:</w:t>
      </w:r>
    </w:p>
    <w:p w14:paraId="0633C301" w14:textId="77777777" w:rsidR="000F59A8" w:rsidRPr="00602E4B" w:rsidRDefault="000F59A8">
      <w:pPr>
        <w:numPr>
          <w:ilvl w:val="0"/>
          <w:numId w:val="165"/>
        </w:numPr>
        <w:spacing w:before="100" w:beforeAutospacing="1" w:after="100" w:afterAutospacing="1"/>
        <w:rPr>
          <w:rFonts w:ascii="Inter" w:hAnsi="Inter"/>
          <w:sz w:val="18"/>
          <w:szCs w:val="18"/>
        </w:rPr>
      </w:pPr>
      <m:oMath>
        <m:r>
          <w:rPr>
            <w:rFonts w:ascii="Cambria Math" w:hAnsi="Cambria Math"/>
            <w:sz w:val="18"/>
            <w:szCs w:val="18"/>
          </w:rPr>
          <m:t>m=150</m:t>
        </m:r>
      </m:oMath>
      <w:r w:rsidRPr="00602E4B">
        <w:rPr>
          <w:rFonts w:ascii="Inter" w:hAnsi="Inter"/>
          <w:sz w:val="18"/>
          <w:szCs w:val="18"/>
        </w:rPr>
        <w:t xml:space="preserve">validators </w:t>
      </w:r>
    </w:p>
    <w:p w14:paraId="0ACCA23B" w14:textId="77777777" w:rsidR="000F59A8" w:rsidRPr="00602E4B" w:rsidRDefault="000F59A8">
      <w:pPr>
        <w:numPr>
          <w:ilvl w:val="0"/>
          <w:numId w:val="165"/>
        </w:numPr>
        <w:spacing w:before="100" w:beforeAutospacing="1" w:after="100" w:afterAutospacing="1"/>
        <w:rPr>
          <w:rFonts w:ascii="Inter" w:hAnsi="Inter"/>
          <w:sz w:val="18"/>
          <w:szCs w:val="18"/>
        </w:rPr>
      </w:pPr>
      <m:oMath>
        <m:r>
          <w:rPr>
            <w:rFonts w:ascii="Cambria Math" w:hAnsi="Cambria Math"/>
            <w:sz w:val="18"/>
            <w:szCs w:val="18"/>
          </w:rPr>
          <m:t>n=300</m:t>
        </m:r>
      </m:oMath>
      <w:r w:rsidRPr="00602E4B">
        <w:rPr>
          <w:rFonts w:ascii="Inter" w:hAnsi="Inter"/>
          <w:sz w:val="18"/>
          <w:szCs w:val="18"/>
        </w:rPr>
        <w:t xml:space="preserve">total validators </w:t>
      </w:r>
    </w:p>
    <w:p w14:paraId="677872FE" w14:textId="77777777" w:rsidR="000F59A8" w:rsidRPr="00602E4B" w:rsidRDefault="00000000">
      <w:pPr>
        <w:numPr>
          <w:ilvl w:val="0"/>
          <w:numId w:val="16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=0.30</m:t>
        </m:r>
      </m:oMath>
      <w:r w:rsidR="000F59A8" w:rsidRPr="00602E4B">
        <w:rPr>
          <w:rFonts w:ascii="Inter" w:hAnsi="Inter"/>
          <w:sz w:val="18"/>
          <w:szCs w:val="18"/>
        </w:rPr>
        <w:t xml:space="preserve">(near maximum tolerance) </w:t>
      </w:r>
    </w:p>
    <w:p w14:paraId="12E07802" w14:textId="77777777" w:rsidR="000F59A8" w:rsidRPr="00602E4B" w:rsidRDefault="000F59A8">
      <w:pPr>
        <w:numPr>
          <w:ilvl w:val="0"/>
          <w:numId w:val="165"/>
        </w:numPr>
        <w:spacing w:before="100" w:beforeAutospacing="1" w:after="100" w:afterAutospacing="1"/>
        <w:rPr>
          <w:rFonts w:ascii="Inter" w:hAnsi="Inter"/>
          <w:sz w:val="18"/>
          <w:szCs w:val="18"/>
        </w:rPr>
      </w:pPr>
      <w:r w:rsidRPr="00602E4B">
        <w:rPr>
          <w:rFonts w:ascii="Inter" w:hAnsi="Inter"/>
          <w:sz w:val="18"/>
          <w:szCs w:val="18"/>
        </w:rPr>
        <w:t xml:space="preserve">Gap: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3-0.30)=0.033</m:t>
        </m:r>
      </m:oMath>
    </w:p>
    <w:p w14:paraId="4868904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Hoeffding:</w:t>
      </w:r>
    </w:p>
    <w:p w14:paraId="6E732245" w14:textId="77777777" w:rsidR="000F59A8" w:rsidRPr="00602E4B" w:rsidRDefault="000F59A8">
      <w:pPr>
        <w:numPr>
          <w:ilvl w:val="0"/>
          <w:numId w:val="166"/>
        </w:numPr>
        <w:spacing w:before="100" w:beforeAutospacing="1" w:after="100" w:afterAutospacing="1"/>
        <w:rPr>
          <w:rFonts w:ascii="Inter" w:hAnsi="Inter"/>
          <w:sz w:val="18"/>
          <w:szCs w:val="18"/>
        </w:rPr>
      </w:pPr>
      <w:r w:rsidRPr="00602E4B">
        <w:rPr>
          <w:rFonts w:ascii="Inter" w:hAnsi="Inter"/>
          <w:sz w:val="18"/>
          <w:szCs w:val="18"/>
        </w:rPr>
        <w:t xml:space="preserve">Exponent: </w:t>
      </w:r>
      <m:oMath>
        <m:r>
          <w:rPr>
            <w:rFonts w:ascii="Cambria Math" w:hAnsi="Cambria Math"/>
            <w:sz w:val="18"/>
            <w:szCs w:val="18"/>
          </w:rPr>
          <m:t>-2×150×(0.033</m:t>
        </m:r>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=-0.33</m:t>
        </m:r>
      </m:oMath>
    </w:p>
    <w:p w14:paraId="51F6994A" w14:textId="77777777" w:rsidR="000F59A8" w:rsidRPr="00602E4B" w:rsidRDefault="000F59A8">
      <w:pPr>
        <w:numPr>
          <w:ilvl w:val="0"/>
          <w:numId w:val="166"/>
        </w:numPr>
        <w:spacing w:before="100" w:beforeAutospacing="1" w:after="100" w:afterAutospacing="1"/>
        <w:rPr>
          <w:rFonts w:ascii="Inter" w:hAnsi="Inter"/>
          <w:sz w:val="18"/>
          <w:szCs w:val="18"/>
        </w:rPr>
      </w:pPr>
      <w:r w:rsidRPr="00602E4B">
        <w:rPr>
          <w:rFonts w:ascii="Inter" w:hAnsi="Inter"/>
          <w:sz w:val="18"/>
          <w:szCs w:val="18"/>
        </w:rPr>
        <w:t xml:space="preserve">Probability bound: </w:t>
      </w:r>
      <m:oMath>
        <m:r>
          <m:rPr>
            <m:sty m:val="p"/>
          </m:rPr>
          <w:rPr>
            <w:rFonts w:ascii="Cambria Math" w:hAnsi="Cambria Math"/>
            <w:sz w:val="18"/>
            <w:szCs w:val="18"/>
          </w:rPr>
          <m:t>exp</m:t>
        </m:r>
        <m:r>
          <w:rPr>
            <w:rFonts w:ascii="Cambria Math" w:hAnsi="Cambria Math"/>
            <w:sz w:val="18"/>
            <w:szCs w:val="18"/>
          </w:rPr>
          <m:t>⁡(-0.33)≈0.72</m:t>
        </m:r>
      </m:oMath>
      <w:r w:rsidRPr="00602E4B">
        <w:rPr>
          <w:rFonts w:ascii="Inter" w:hAnsi="Inter"/>
          <w:sz w:val="18"/>
          <w:szCs w:val="18"/>
        </w:rPr>
        <w:t xml:space="preserve">(72% failure probability) </w:t>
      </w:r>
    </w:p>
    <w:p w14:paraId="7C639F3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Serfling:</w:t>
      </w:r>
    </w:p>
    <w:p w14:paraId="14DF2FE9" w14:textId="77777777" w:rsidR="000F59A8" w:rsidRPr="00602E4B" w:rsidRDefault="000F59A8">
      <w:pPr>
        <w:numPr>
          <w:ilvl w:val="0"/>
          <w:numId w:val="167"/>
        </w:numPr>
        <w:spacing w:before="100" w:beforeAutospacing="1" w:after="100" w:afterAutospacing="1"/>
        <w:rPr>
          <w:rFonts w:ascii="Inter" w:hAnsi="Inter"/>
          <w:sz w:val="18"/>
          <w:szCs w:val="18"/>
        </w:rPr>
      </w:pPr>
      <w:r w:rsidRPr="00602E4B">
        <w:rPr>
          <w:rFonts w:ascii="Inter" w:hAnsi="Inter"/>
          <w:sz w:val="18"/>
          <w:szCs w:val="18"/>
        </w:rPr>
        <w:t xml:space="preserve">Correction: </w:t>
      </w:r>
      <m:oMath>
        <m:r>
          <w:rPr>
            <w:rFonts w:ascii="Cambria Math" w:hAnsi="Cambria Math"/>
            <w:sz w:val="18"/>
            <w:szCs w:val="18"/>
          </w:rPr>
          <m:t>1-149</m:t>
        </m:r>
        <m:r>
          <m:rPr>
            <m:sty m:val="p"/>
          </m:rPr>
          <w:rPr>
            <w:rFonts w:ascii="Cambria Math" w:hAnsi="Cambria Math"/>
            <w:sz w:val="18"/>
            <w:szCs w:val="18"/>
          </w:rPr>
          <m:t>/</m:t>
        </m:r>
        <m:r>
          <w:rPr>
            <w:rFonts w:ascii="Cambria Math" w:hAnsi="Cambria Math"/>
            <w:sz w:val="18"/>
            <w:szCs w:val="18"/>
          </w:rPr>
          <m:t>299=0.502</m:t>
        </m:r>
      </m:oMath>
    </w:p>
    <w:p w14:paraId="513DC2F4" w14:textId="77777777" w:rsidR="000F59A8" w:rsidRPr="00602E4B" w:rsidRDefault="000F59A8">
      <w:pPr>
        <w:numPr>
          <w:ilvl w:val="0"/>
          <w:numId w:val="167"/>
        </w:numPr>
        <w:spacing w:before="100" w:beforeAutospacing="1" w:after="100" w:afterAutospacing="1"/>
        <w:rPr>
          <w:rFonts w:ascii="Inter" w:hAnsi="Inter"/>
          <w:sz w:val="18"/>
          <w:szCs w:val="18"/>
        </w:rPr>
      </w:pPr>
      <w:r w:rsidRPr="00602E4B">
        <w:rPr>
          <w:rFonts w:ascii="Inter" w:hAnsi="Inter"/>
          <w:sz w:val="18"/>
          <w:szCs w:val="18"/>
        </w:rPr>
        <w:t xml:space="preserve">Exponent: </w:t>
      </w:r>
      <m:oMath>
        <m:r>
          <w:rPr>
            <w:rFonts w:ascii="Cambria Math" w:hAnsi="Cambria Math"/>
            <w:sz w:val="18"/>
            <w:szCs w:val="18"/>
          </w:rPr>
          <m:t>-0.33</m:t>
        </m:r>
        <m:r>
          <m:rPr>
            <m:sty m:val="p"/>
          </m:rPr>
          <w:rPr>
            <w:rFonts w:ascii="Cambria Math" w:hAnsi="Cambria Math"/>
            <w:sz w:val="18"/>
            <w:szCs w:val="18"/>
          </w:rPr>
          <m:t>/</m:t>
        </m:r>
        <m:r>
          <w:rPr>
            <w:rFonts w:ascii="Cambria Math" w:hAnsi="Cambria Math"/>
            <w:sz w:val="18"/>
            <w:szCs w:val="18"/>
          </w:rPr>
          <m:t>0.502=-0.66</m:t>
        </m:r>
      </m:oMath>
    </w:p>
    <w:p w14:paraId="496CE527" w14:textId="77777777" w:rsidR="000F59A8" w:rsidRPr="00602E4B" w:rsidRDefault="000F59A8">
      <w:pPr>
        <w:numPr>
          <w:ilvl w:val="0"/>
          <w:numId w:val="167"/>
        </w:numPr>
        <w:spacing w:before="100" w:beforeAutospacing="1" w:after="100" w:afterAutospacing="1"/>
        <w:rPr>
          <w:rFonts w:ascii="Inter" w:hAnsi="Inter"/>
          <w:sz w:val="18"/>
          <w:szCs w:val="18"/>
        </w:rPr>
      </w:pPr>
      <w:r w:rsidRPr="00602E4B">
        <w:rPr>
          <w:rFonts w:ascii="Inter" w:hAnsi="Inter"/>
          <w:sz w:val="18"/>
          <w:szCs w:val="18"/>
        </w:rPr>
        <w:t xml:space="preserve">Probability bound: </w:t>
      </w:r>
      <m:oMath>
        <m:r>
          <m:rPr>
            <m:sty m:val="p"/>
          </m:rPr>
          <w:rPr>
            <w:rFonts w:ascii="Cambria Math" w:hAnsi="Cambria Math"/>
            <w:sz w:val="18"/>
            <w:szCs w:val="18"/>
          </w:rPr>
          <m:t>exp</m:t>
        </m:r>
        <m:r>
          <w:rPr>
            <w:rFonts w:ascii="Cambria Math" w:hAnsi="Cambria Math"/>
            <w:sz w:val="18"/>
            <w:szCs w:val="18"/>
          </w:rPr>
          <m:t>⁡(-0.66)≈0.52</m:t>
        </m:r>
      </m:oMath>
      <w:r w:rsidRPr="00602E4B">
        <w:rPr>
          <w:rFonts w:ascii="Inter" w:hAnsi="Inter"/>
          <w:sz w:val="18"/>
          <w:szCs w:val="18"/>
        </w:rPr>
        <w:t xml:space="preserve">(52% failure) </w:t>
      </w:r>
    </w:p>
    <w:p w14:paraId="719FF33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Conclusion:</w:t>
      </w:r>
      <w:r w:rsidRPr="00602E4B">
        <w:rPr>
          <w:rFonts w:ascii="Inter" w:hAnsi="Inter"/>
          <w:sz w:val="18"/>
          <w:szCs w:val="18"/>
        </w:rPr>
        <w:t xml:space="preserve"> Dangerous! Even large committees cannot protect against near-threshold adversaries. Economic mechanisms must keep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≤0.20</m:t>
        </m:r>
      </m:oMath>
      <w:r w:rsidRPr="00602E4B">
        <w:rPr>
          <w:rFonts w:ascii="Inter" w:hAnsi="Inter"/>
          <w:sz w:val="18"/>
          <w:szCs w:val="18"/>
        </w:rPr>
        <w:t xml:space="preserve">. </w:t>
      </w:r>
    </w:p>
    <w:p w14:paraId="2041797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Relayer Committee Analysis:</w:t>
      </w:r>
    </w:p>
    <w:p w14:paraId="0ADD9BD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operations with separate validator set:</w:t>
      </w:r>
    </w:p>
    <w:p w14:paraId="72AFE66F" w14:textId="77777777" w:rsidR="000F59A8" w:rsidRPr="00602E4B" w:rsidRDefault="00000000">
      <w:pPr>
        <w:numPr>
          <w:ilvl w:val="0"/>
          <w:numId w:val="168"/>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r>
          <w:rPr>
            <w:rFonts w:ascii="Cambria Math" w:hAnsi="Cambria Math"/>
            <w:sz w:val="18"/>
            <w:szCs w:val="18"/>
          </w:rPr>
          <m:t>=150</m:t>
        </m:r>
      </m:oMath>
      <w:r w:rsidR="000F59A8" w:rsidRPr="00602E4B">
        <w:rPr>
          <w:rFonts w:ascii="Inter" w:hAnsi="Inter"/>
          <w:sz w:val="18"/>
          <w:szCs w:val="18"/>
        </w:rPr>
        <w:t xml:space="preserve">(Ethereum bridge relayers) </w:t>
      </w:r>
    </w:p>
    <w:p w14:paraId="61282908" w14:textId="77777777" w:rsidR="000F59A8" w:rsidRPr="00602E4B" w:rsidRDefault="00000000">
      <w:pPr>
        <w:numPr>
          <w:ilvl w:val="0"/>
          <w:numId w:val="168"/>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m</m:t>
            </m:r>
          </m:e>
          <m:sub>
            <m:r>
              <m:rPr>
                <m:nor/>
              </m:rPr>
              <w:rPr>
                <w:rFonts w:ascii="Inter" w:hAnsi="Inter"/>
                <w:sz w:val="18"/>
                <w:szCs w:val="18"/>
              </w:rPr>
              <m:t>sig</m:t>
            </m:r>
          </m:sub>
        </m:sSub>
        <m:r>
          <w:rPr>
            <w:rFonts w:ascii="Cambria Math" w:hAnsi="Cambria Math"/>
            <w:sz w:val="18"/>
            <w:szCs w:val="18"/>
          </w:rPr>
          <m:t>=100</m:t>
        </m:r>
      </m:oMath>
      <w:r w:rsidR="000F59A8" w:rsidRPr="00602E4B">
        <w:rPr>
          <w:rFonts w:ascii="Inter" w:hAnsi="Inter"/>
          <w:sz w:val="18"/>
          <w:szCs w:val="18"/>
        </w:rPr>
        <w:t xml:space="preserve">(threshold signature quorum) </w:t>
      </w:r>
    </w:p>
    <w:p w14:paraId="5CBB09B9" w14:textId="77777777" w:rsidR="000F59A8" w:rsidRPr="00602E4B" w:rsidRDefault="000F59A8">
      <w:pPr>
        <w:numPr>
          <w:ilvl w:val="0"/>
          <w:numId w:val="168"/>
        </w:numPr>
        <w:spacing w:before="100" w:beforeAutospacing="1" w:after="100" w:afterAutospacing="1"/>
        <w:rPr>
          <w:rFonts w:ascii="Inter" w:hAnsi="Inter"/>
          <w:sz w:val="18"/>
          <w:szCs w:val="18"/>
        </w:rPr>
      </w:pPr>
      <w:r w:rsidRPr="00602E4B">
        <w:rPr>
          <w:rFonts w:ascii="Inter" w:hAnsi="Inter"/>
          <w:sz w:val="18"/>
          <w:szCs w:val="18"/>
        </w:rPr>
        <w:t xml:space="preserve">Target: </w:t>
      </w:r>
      <m:oMath>
        <m:sSubSup>
          <m:sSubSupPr>
            <m:ctrlPr>
              <w:rPr>
                <w:rFonts w:ascii="Cambria Math" w:hAnsi="Cambria Math"/>
                <w:sz w:val="18"/>
                <w:szCs w:val="18"/>
              </w:rPr>
            </m:ctrlPr>
          </m:sSubSupPr>
          <m:e>
            <m:r>
              <w:rPr>
                <w:rFonts w:ascii="Cambria Math" w:hAnsi="Cambria Math"/>
                <w:sz w:val="18"/>
                <w:szCs w:val="18"/>
              </w:rPr>
              <m:t>ρ</m:t>
            </m:r>
          </m:e>
          <m:sub>
            <m:r>
              <w:rPr>
                <w:rFonts w:ascii="Cambria Math" w:hAnsi="Cambria Math"/>
                <w:sz w:val="18"/>
                <w:szCs w:val="18"/>
              </w:rPr>
              <m:t>a</m:t>
            </m:r>
          </m:sub>
          <m:sup>
            <m:r>
              <m:rPr>
                <m:nor/>
              </m:rPr>
              <w:rPr>
                <w:rFonts w:ascii="Inter" w:hAnsi="Inter"/>
                <w:sz w:val="18"/>
                <w:szCs w:val="18"/>
              </w:rPr>
              <m:t>bridge</m:t>
            </m:r>
          </m:sup>
        </m:sSubSup>
        <m:r>
          <w:rPr>
            <w:rFonts w:ascii="Cambria Math" w:hAnsi="Cambria Math"/>
            <w:sz w:val="18"/>
            <w:szCs w:val="18"/>
          </w:rPr>
          <m:t>≤0.15</m:t>
        </m:r>
      </m:oMath>
      <w:r w:rsidRPr="00602E4B">
        <w:rPr>
          <w:rFonts w:ascii="Inter" w:hAnsi="Inter"/>
          <w:sz w:val="18"/>
          <w:szCs w:val="18"/>
        </w:rPr>
        <w:t xml:space="preserve">(stricter than consensus due to asset custody) </w:t>
      </w:r>
    </w:p>
    <w:p w14:paraId="0E70D4A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Gap: </w:t>
      </w:r>
      <m:oMath>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3-0.15)=0.517</m:t>
        </m:r>
      </m:oMath>
      <w:r w:rsidRPr="00602E4B">
        <w:rPr>
          <w:rFonts w:ascii="Inter" w:hAnsi="Inter"/>
          <w:sz w:val="18"/>
          <w:szCs w:val="18"/>
        </w:rPr>
        <w:t xml:space="preserve">(large safety margin) </w:t>
      </w:r>
    </w:p>
    <w:p w14:paraId="199BBBD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Serfling Analysis:</w:t>
      </w:r>
    </w:p>
    <w:p w14:paraId="06826D38" w14:textId="77777777" w:rsidR="000F59A8" w:rsidRPr="00602E4B" w:rsidRDefault="000F59A8">
      <w:pPr>
        <w:numPr>
          <w:ilvl w:val="0"/>
          <w:numId w:val="169"/>
        </w:numPr>
        <w:spacing w:before="100" w:beforeAutospacing="1" w:after="100" w:afterAutospacing="1"/>
        <w:rPr>
          <w:rFonts w:ascii="Inter" w:hAnsi="Inter"/>
          <w:sz w:val="18"/>
          <w:szCs w:val="18"/>
        </w:rPr>
      </w:pPr>
      <w:r w:rsidRPr="00602E4B">
        <w:rPr>
          <w:rFonts w:ascii="Inter" w:hAnsi="Inter"/>
          <w:sz w:val="18"/>
          <w:szCs w:val="18"/>
        </w:rPr>
        <w:t xml:space="preserve">Correction: </w:t>
      </w:r>
      <m:oMath>
        <m:r>
          <w:rPr>
            <w:rFonts w:ascii="Cambria Math" w:hAnsi="Cambria Math"/>
            <w:sz w:val="18"/>
            <w:szCs w:val="18"/>
          </w:rPr>
          <m:t>1-99</m:t>
        </m:r>
        <m:r>
          <m:rPr>
            <m:sty m:val="p"/>
          </m:rPr>
          <w:rPr>
            <w:rFonts w:ascii="Cambria Math" w:hAnsi="Cambria Math"/>
            <w:sz w:val="18"/>
            <w:szCs w:val="18"/>
          </w:rPr>
          <m:t>/</m:t>
        </m:r>
        <m:r>
          <w:rPr>
            <w:rFonts w:ascii="Cambria Math" w:hAnsi="Cambria Math"/>
            <w:sz w:val="18"/>
            <w:szCs w:val="18"/>
          </w:rPr>
          <m:t>149=0.336</m:t>
        </m:r>
      </m:oMath>
    </w:p>
    <w:p w14:paraId="54A4BAB6" w14:textId="77777777" w:rsidR="000F59A8" w:rsidRPr="00602E4B" w:rsidRDefault="000F59A8">
      <w:pPr>
        <w:numPr>
          <w:ilvl w:val="0"/>
          <w:numId w:val="169"/>
        </w:numPr>
        <w:spacing w:before="100" w:beforeAutospacing="1" w:after="100" w:afterAutospacing="1"/>
        <w:rPr>
          <w:rFonts w:ascii="Inter" w:hAnsi="Inter"/>
          <w:sz w:val="18"/>
          <w:szCs w:val="18"/>
        </w:rPr>
      </w:pPr>
      <w:r w:rsidRPr="00602E4B">
        <w:rPr>
          <w:rFonts w:ascii="Inter" w:hAnsi="Inter"/>
          <w:sz w:val="18"/>
          <w:szCs w:val="18"/>
        </w:rPr>
        <w:t xml:space="preserve">Exponent: </w:t>
      </w:r>
      <m:oMath>
        <m:r>
          <w:rPr>
            <w:rFonts w:ascii="Cambria Math" w:hAnsi="Cambria Math"/>
            <w:sz w:val="18"/>
            <w:szCs w:val="18"/>
          </w:rPr>
          <m:t>-2×100×(0.517</m:t>
        </m:r>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0.336=-159.3</m:t>
        </m:r>
      </m:oMath>
    </w:p>
    <w:p w14:paraId="4E9BA8E4" w14:textId="77777777" w:rsidR="000F59A8" w:rsidRPr="00602E4B" w:rsidRDefault="000F59A8">
      <w:pPr>
        <w:numPr>
          <w:ilvl w:val="0"/>
          <w:numId w:val="169"/>
        </w:numPr>
        <w:spacing w:before="100" w:beforeAutospacing="1" w:after="100" w:afterAutospacing="1"/>
        <w:rPr>
          <w:rFonts w:ascii="Inter" w:hAnsi="Inter"/>
          <w:sz w:val="18"/>
          <w:szCs w:val="18"/>
        </w:rPr>
      </w:pPr>
      <w:r w:rsidRPr="00602E4B">
        <w:rPr>
          <w:rFonts w:ascii="Inter" w:hAnsi="Inter"/>
          <w:sz w:val="18"/>
          <w:szCs w:val="18"/>
        </w:rPr>
        <w:t xml:space="preserve">Probability bound: </w:t>
      </w:r>
      <m:oMath>
        <m:r>
          <m:rPr>
            <m:sty m:val="p"/>
          </m:rPr>
          <w:rPr>
            <w:rFonts w:ascii="Cambria Math" w:hAnsi="Cambria Math"/>
            <w:sz w:val="18"/>
            <w:szCs w:val="18"/>
          </w:rPr>
          <m:t>exp</m:t>
        </m:r>
        <m:r>
          <w:rPr>
            <w:rFonts w:ascii="Cambria Math" w:hAnsi="Cambria Math"/>
            <w:sz w:val="18"/>
            <w:szCs w:val="18"/>
          </w:rPr>
          <m:t>⁡(-159.3)≈</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-70</m:t>
            </m:r>
          </m:sup>
        </m:sSup>
      </m:oMath>
      <w:r w:rsidRPr="00602E4B">
        <w:rPr>
          <w:rFonts w:ascii="Inter" w:hAnsi="Inter"/>
          <w:sz w:val="18"/>
          <w:szCs w:val="18"/>
        </w:rPr>
        <w:t xml:space="preserve">(effectively zero) </w:t>
      </w:r>
    </w:p>
    <w:p w14:paraId="44AB055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Conclusion:</w:t>
      </w:r>
      <w:r w:rsidRPr="00602E4B">
        <w:rPr>
          <w:rFonts w:ascii="Inter" w:hAnsi="Inter"/>
          <w:sz w:val="18"/>
          <w:szCs w:val="18"/>
        </w:rPr>
        <w:t xml:space="preserve"> Bridge committee has astronomical safety margin, justifying custody of high-value cross-chain assets.</w:t>
      </w:r>
    </w:p>
    <w:p w14:paraId="6FF81A7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Design Implications:</w:t>
      </w:r>
    </w:p>
    <w:p w14:paraId="1C1C34D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From these examples:</w:t>
      </w:r>
    </w:p>
    <w:p w14:paraId="01245F26" w14:textId="77777777" w:rsidR="000F59A8" w:rsidRPr="00602E4B" w:rsidRDefault="000F59A8">
      <w:pPr>
        <w:numPr>
          <w:ilvl w:val="0"/>
          <w:numId w:val="170"/>
        </w:numPr>
        <w:spacing w:before="100" w:beforeAutospacing="1" w:after="100" w:afterAutospacing="1"/>
        <w:rPr>
          <w:rFonts w:ascii="Inter" w:hAnsi="Inter"/>
          <w:sz w:val="18"/>
          <w:szCs w:val="18"/>
        </w:rPr>
      </w:pPr>
      <w:r w:rsidRPr="00602E4B">
        <w:rPr>
          <w:rFonts w:ascii="Inter" w:hAnsi="Inter"/>
          <w:b/>
          <w:bCs/>
          <w:sz w:val="18"/>
          <w:szCs w:val="18"/>
        </w:rPr>
        <w:t xml:space="preserve">Target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r>
          <w:rPr>
            <w:rFonts w:ascii="Cambria Math" w:hAnsi="Cambria Math"/>
            <w:sz w:val="18"/>
            <w:szCs w:val="18"/>
          </w:rPr>
          <m:t>≤0.20</m:t>
        </m:r>
      </m:oMath>
      <w:r w:rsidRPr="00602E4B">
        <w:rPr>
          <w:rFonts w:ascii="Inter" w:hAnsi="Inter"/>
          <w:sz w:val="18"/>
          <w:szCs w:val="18"/>
        </w:rPr>
        <w:t xml:space="preserve">through economic mechanisms (make attacking expensive) </w:t>
      </w:r>
    </w:p>
    <w:p w14:paraId="6B62E103" w14:textId="77777777" w:rsidR="000F59A8" w:rsidRPr="00602E4B" w:rsidRDefault="000F59A8">
      <w:pPr>
        <w:numPr>
          <w:ilvl w:val="1"/>
          <w:numId w:val="170"/>
        </w:numPr>
        <w:spacing w:before="100" w:beforeAutospacing="1" w:after="100" w:afterAutospacing="1"/>
        <w:rPr>
          <w:rFonts w:ascii="Inter" w:hAnsi="Inter"/>
          <w:sz w:val="18"/>
          <w:szCs w:val="18"/>
        </w:rPr>
      </w:pPr>
      <w:r w:rsidRPr="00602E4B">
        <w:rPr>
          <w:rFonts w:ascii="Inter" w:hAnsi="Inter"/>
          <w:sz w:val="18"/>
          <w:szCs w:val="18"/>
        </w:rPr>
        <w:t>High stake requirements</w:t>
      </w:r>
    </w:p>
    <w:p w14:paraId="4B5F1060" w14:textId="77777777" w:rsidR="000F59A8" w:rsidRPr="00602E4B" w:rsidRDefault="000F59A8">
      <w:pPr>
        <w:numPr>
          <w:ilvl w:val="1"/>
          <w:numId w:val="170"/>
        </w:numPr>
        <w:spacing w:before="100" w:beforeAutospacing="1" w:after="100" w:afterAutospacing="1"/>
        <w:rPr>
          <w:rFonts w:ascii="Inter" w:hAnsi="Inter"/>
          <w:sz w:val="18"/>
          <w:szCs w:val="18"/>
        </w:rPr>
      </w:pPr>
      <w:r w:rsidRPr="00602E4B">
        <w:rPr>
          <w:rFonts w:ascii="Inter" w:hAnsi="Inter"/>
          <w:sz w:val="18"/>
          <w:szCs w:val="18"/>
        </w:rPr>
        <w:t>Severe slashing penalties</w:t>
      </w:r>
    </w:p>
    <w:p w14:paraId="1904017A" w14:textId="77777777" w:rsidR="000F59A8" w:rsidRPr="00602E4B" w:rsidRDefault="000F59A8">
      <w:pPr>
        <w:numPr>
          <w:ilvl w:val="1"/>
          <w:numId w:val="170"/>
        </w:numPr>
        <w:spacing w:before="100" w:beforeAutospacing="1" w:after="100" w:afterAutospacing="1"/>
        <w:rPr>
          <w:rFonts w:ascii="Inter" w:hAnsi="Inter"/>
          <w:sz w:val="18"/>
          <w:szCs w:val="18"/>
        </w:rPr>
      </w:pPr>
      <w:r w:rsidRPr="00602E4B">
        <w:rPr>
          <w:rFonts w:ascii="Inter" w:hAnsi="Inter"/>
          <w:sz w:val="18"/>
          <w:szCs w:val="18"/>
        </w:rPr>
        <w:t>Reputation-based weight reduction for poor performers</w:t>
      </w:r>
    </w:p>
    <w:p w14:paraId="49B96D8D" w14:textId="77777777" w:rsidR="000F59A8" w:rsidRPr="00602E4B" w:rsidRDefault="000F59A8">
      <w:pPr>
        <w:numPr>
          <w:ilvl w:val="0"/>
          <w:numId w:val="170"/>
        </w:numPr>
        <w:spacing w:before="100" w:beforeAutospacing="1" w:after="100" w:afterAutospacing="1"/>
        <w:rPr>
          <w:rFonts w:ascii="Inter" w:hAnsi="Inter"/>
          <w:sz w:val="18"/>
          <w:szCs w:val="18"/>
        </w:rPr>
      </w:pPr>
      <w:r w:rsidRPr="00602E4B">
        <w:rPr>
          <w:rFonts w:ascii="Inter" w:hAnsi="Inter"/>
          <w:b/>
          <w:bCs/>
          <w:sz w:val="18"/>
          <w:szCs w:val="18"/>
        </w:rPr>
        <w:t xml:space="preserve">Set </w:t>
      </w:r>
      <m:oMath>
        <m:r>
          <w:rPr>
            <w:rFonts w:ascii="Cambria Math" w:hAnsi="Cambria Math"/>
            <w:sz w:val="18"/>
            <w:szCs w:val="18"/>
          </w:rPr>
          <m:t>m=150</m:t>
        </m:r>
      </m:oMath>
      <w:r w:rsidRPr="00602E4B">
        <w:rPr>
          <w:rFonts w:ascii="Inter" w:hAnsi="Inter"/>
          <w:sz w:val="18"/>
          <w:szCs w:val="18"/>
        </w:rPr>
        <w:t xml:space="preserve">for consensus committees to achieve </w:t>
      </w:r>
      <m:oMath>
        <m:r>
          <w:rPr>
            <w:rFonts w:ascii="Cambria Math" w:hAnsi="Cambria Math"/>
            <w:sz w:val="18"/>
            <w:szCs w:val="18"/>
          </w:rPr>
          <m:t>&lt;1</m:t>
        </m:r>
        <m:r>
          <m:rPr>
            <m:sty m:val="p"/>
          </m:rPr>
          <w:rPr>
            <w:rFonts w:ascii="Cambria Math" w:hAnsi="Cambria Math"/>
            <w:sz w:val="18"/>
            <w:szCs w:val="18"/>
          </w:rPr>
          <m:t>%</m:t>
        </m:r>
      </m:oMath>
      <w:r w:rsidRPr="00602E4B">
        <w:rPr>
          <w:rFonts w:ascii="Inter" w:hAnsi="Inter"/>
          <w:sz w:val="18"/>
          <w:szCs w:val="18"/>
        </w:rPr>
        <w:t xml:space="preserve">safety failure probability </w:t>
      </w:r>
    </w:p>
    <w:p w14:paraId="69AC97F5" w14:textId="77777777" w:rsidR="000F59A8" w:rsidRPr="00602E4B" w:rsidRDefault="000F59A8">
      <w:pPr>
        <w:numPr>
          <w:ilvl w:val="0"/>
          <w:numId w:val="170"/>
        </w:numPr>
        <w:spacing w:before="100" w:beforeAutospacing="1" w:after="100" w:afterAutospacing="1"/>
        <w:rPr>
          <w:rFonts w:ascii="Inter" w:hAnsi="Inter"/>
          <w:sz w:val="18"/>
          <w:szCs w:val="18"/>
        </w:rPr>
      </w:pPr>
      <w:r w:rsidRPr="00602E4B">
        <w:rPr>
          <w:rFonts w:ascii="Inter" w:hAnsi="Inter"/>
          <w:b/>
          <w:bCs/>
          <w:sz w:val="18"/>
          <w:szCs w:val="18"/>
        </w:rPr>
        <w:t xml:space="preserve">Set </w:t>
      </w:r>
      <m:oMath>
        <m:sSub>
          <m:sSubPr>
            <m:ctrlPr>
              <w:rPr>
                <w:rFonts w:ascii="Cambria Math" w:hAnsi="Cambria Math"/>
                <w:sz w:val="18"/>
                <w:szCs w:val="18"/>
              </w:rPr>
            </m:ctrlPr>
          </m:sSubPr>
          <m:e>
            <m:r>
              <w:rPr>
                <w:rFonts w:ascii="Cambria Math" w:hAnsi="Cambria Math"/>
                <w:sz w:val="18"/>
                <w:szCs w:val="18"/>
              </w:rPr>
              <m:t>m</m:t>
            </m:r>
          </m:e>
          <m:sub>
            <m:r>
              <m:rPr>
                <m:nor/>
              </m:rPr>
              <w:rPr>
                <w:rFonts w:ascii="Inter" w:hAnsi="Inter"/>
                <w:sz w:val="18"/>
                <w:szCs w:val="18"/>
              </w:rPr>
              <m:t>bridge</m:t>
            </m:r>
          </m:sub>
        </m:sSub>
        <m:r>
          <w:rPr>
            <w:rFonts w:ascii="Cambria Math" w:hAnsi="Cambria Math"/>
            <w:sz w:val="18"/>
            <w:szCs w:val="18"/>
          </w:rPr>
          <m:t>=100</m:t>
        </m:r>
      </m:oMath>
      <w:r w:rsidRPr="00602E4B">
        <w:rPr>
          <w:rFonts w:ascii="Inter" w:hAnsi="Inter"/>
          <w:b/>
          <w:bCs/>
          <w:sz w:val="18"/>
          <w:szCs w:val="18"/>
        </w:rPr>
        <w:t xml:space="preserve">of </w:t>
      </w: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r>
          <w:rPr>
            <w:rFonts w:ascii="Cambria Math" w:hAnsi="Cambria Math"/>
            <w:sz w:val="18"/>
            <w:szCs w:val="18"/>
          </w:rPr>
          <m:t>=150</m:t>
        </m:r>
      </m:oMath>
      <w:r w:rsidRPr="00602E4B">
        <w:rPr>
          <w:rFonts w:ascii="Inter" w:hAnsi="Inter"/>
          <w:sz w:val="18"/>
          <w:szCs w:val="18"/>
        </w:rPr>
        <w:t>for bridge operations (67% threshold)</w:t>
      </w:r>
    </w:p>
    <w:p w14:paraId="1D4E74C3" w14:textId="77777777" w:rsidR="000F59A8" w:rsidRPr="00602E4B" w:rsidRDefault="000F59A8">
      <w:pPr>
        <w:numPr>
          <w:ilvl w:val="0"/>
          <w:numId w:val="170"/>
        </w:numPr>
        <w:spacing w:before="100" w:beforeAutospacing="1" w:after="100" w:afterAutospacing="1"/>
        <w:rPr>
          <w:rFonts w:ascii="Inter" w:hAnsi="Inter"/>
          <w:sz w:val="18"/>
          <w:szCs w:val="18"/>
        </w:rPr>
      </w:pPr>
      <w:r w:rsidRPr="00602E4B">
        <w:rPr>
          <w:rFonts w:ascii="Inter" w:hAnsi="Inter"/>
          <w:b/>
          <w:bCs/>
          <w:sz w:val="18"/>
          <w:szCs w:val="18"/>
        </w:rPr>
        <w:t xml:space="preserve">Monitor actual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oMath>
      <w:r w:rsidRPr="00602E4B">
        <w:rPr>
          <w:rFonts w:ascii="Inter" w:hAnsi="Inter"/>
          <w:sz w:val="18"/>
          <w:szCs w:val="18"/>
        </w:rPr>
        <w:t xml:space="preserve">via on-chain governance and adjust parameters: </w:t>
      </w:r>
    </w:p>
    <w:p w14:paraId="65E21FC0" w14:textId="77777777" w:rsidR="000F59A8" w:rsidRPr="00602E4B" w:rsidRDefault="000F59A8">
      <w:pPr>
        <w:numPr>
          <w:ilvl w:val="1"/>
          <w:numId w:val="170"/>
        </w:numPr>
        <w:spacing w:before="100" w:beforeAutospacing="1" w:after="100" w:afterAutospacing="1"/>
        <w:rPr>
          <w:rFonts w:ascii="Inter" w:hAnsi="Inter"/>
          <w:sz w:val="18"/>
          <w:szCs w:val="18"/>
        </w:rPr>
      </w:pPr>
      <w:r w:rsidRPr="00602E4B">
        <w:rPr>
          <w:rFonts w:ascii="Inter" w:hAnsi="Inter"/>
          <w:sz w:val="18"/>
          <w:szCs w:val="18"/>
        </w:rPr>
        <w:t xml:space="preserve">If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oMath>
      <w:r w:rsidRPr="00602E4B">
        <w:rPr>
          <w:rFonts w:ascii="Inter" w:hAnsi="Inter"/>
          <w:sz w:val="18"/>
          <w:szCs w:val="18"/>
        </w:rPr>
        <w:t xml:space="preserve">rises above 0.25, increase </w:t>
      </w:r>
      <m:oMath>
        <m:r>
          <w:rPr>
            <w:rFonts w:ascii="Cambria Math" w:hAnsi="Cambria Math"/>
            <w:sz w:val="18"/>
            <w:szCs w:val="18"/>
          </w:rPr>
          <m:t>m</m:t>
        </m:r>
      </m:oMath>
      <w:r w:rsidRPr="00602E4B">
        <w:rPr>
          <w:rFonts w:ascii="Inter" w:hAnsi="Inter"/>
          <w:sz w:val="18"/>
          <w:szCs w:val="18"/>
        </w:rPr>
        <w:t xml:space="preserve">or implement additional security measures </w:t>
      </w:r>
    </w:p>
    <w:p w14:paraId="2EE8EA75" w14:textId="77777777" w:rsidR="000F59A8" w:rsidRPr="00602E4B" w:rsidRDefault="000F59A8">
      <w:pPr>
        <w:numPr>
          <w:ilvl w:val="1"/>
          <w:numId w:val="170"/>
        </w:numPr>
        <w:spacing w:before="100" w:beforeAutospacing="1" w:after="100" w:afterAutospacing="1"/>
        <w:rPr>
          <w:rFonts w:ascii="Inter" w:hAnsi="Inter"/>
          <w:sz w:val="18"/>
          <w:szCs w:val="18"/>
        </w:rPr>
      </w:pPr>
      <w:r w:rsidRPr="00602E4B">
        <w:rPr>
          <w:rFonts w:ascii="Inter" w:hAnsi="Inter"/>
          <w:sz w:val="18"/>
          <w:szCs w:val="18"/>
        </w:rPr>
        <w:t xml:space="preserve">If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oMath>
      <w:r w:rsidRPr="00602E4B">
        <w:rPr>
          <w:rFonts w:ascii="Inter" w:hAnsi="Inter"/>
          <w:sz w:val="18"/>
          <w:szCs w:val="18"/>
        </w:rPr>
        <w:t xml:space="preserve">falls below 0.10, can potentially reduce </w:t>
      </w:r>
      <m:oMath>
        <m:r>
          <w:rPr>
            <w:rFonts w:ascii="Cambria Math" w:hAnsi="Cambria Math"/>
            <w:sz w:val="18"/>
            <w:szCs w:val="18"/>
          </w:rPr>
          <m:t>m</m:t>
        </m:r>
      </m:oMath>
      <w:r w:rsidRPr="00602E4B">
        <w:rPr>
          <w:rFonts w:ascii="Inter" w:hAnsi="Inter"/>
          <w:sz w:val="18"/>
          <w:szCs w:val="18"/>
        </w:rPr>
        <w:t xml:space="preserve">for better performance </w:t>
      </w:r>
    </w:p>
    <w:p w14:paraId="38775EF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Additional Considerations:</w:t>
      </w:r>
    </w:p>
    <w:p w14:paraId="56825EF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Performance trade-off:</w:t>
      </w:r>
      <w:r w:rsidRPr="00602E4B">
        <w:rPr>
          <w:rFonts w:ascii="Inter" w:hAnsi="Inter"/>
          <w:sz w:val="18"/>
          <w:szCs w:val="18"/>
        </w:rPr>
        <w:t xml:space="preserve"> Larger </w:t>
      </w:r>
      <m:oMath>
        <m:r>
          <w:rPr>
            <w:rFonts w:ascii="Cambria Math" w:hAnsi="Cambria Math"/>
            <w:sz w:val="18"/>
            <w:szCs w:val="18"/>
          </w:rPr>
          <m:t>m</m:t>
        </m:r>
      </m:oMath>
      <w:r w:rsidRPr="00602E4B">
        <w:rPr>
          <w:rFonts w:ascii="Inter" w:hAnsi="Inter"/>
          <w:sz w:val="18"/>
          <w:szCs w:val="18"/>
        </w:rPr>
        <w:t xml:space="preserve">means: </w:t>
      </w:r>
    </w:p>
    <w:p w14:paraId="628185D7" w14:textId="77777777" w:rsidR="000F59A8" w:rsidRPr="00602E4B" w:rsidRDefault="000F59A8">
      <w:pPr>
        <w:numPr>
          <w:ilvl w:val="0"/>
          <w:numId w:val="171"/>
        </w:numPr>
        <w:spacing w:before="100" w:beforeAutospacing="1" w:after="100" w:afterAutospacing="1"/>
        <w:rPr>
          <w:rFonts w:ascii="Inter" w:hAnsi="Inter"/>
          <w:sz w:val="18"/>
          <w:szCs w:val="18"/>
        </w:rPr>
      </w:pPr>
      <w:r w:rsidRPr="00602E4B">
        <w:rPr>
          <w:rFonts w:ascii="Inter" w:hAnsi="Inter"/>
          <w:sz w:val="18"/>
          <w:szCs w:val="18"/>
        </w:rPr>
        <w:t>More signatures to verify per QC (computational cost)</w:t>
      </w:r>
    </w:p>
    <w:p w14:paraId="1DF862B9" w14:textId="77777777" w:rsidR="000F59A8" w:rsidRPr="00602E4B" w:rsidRDefault="000F59A8">
      <w:pPr>
        <w:numPr>
          <w:ilvl w:val="0"/>
          <w:numId w:val="171"/>
        </w:numPr>
        <w:spacing w:before="100" w:beforeAutospacing="1" w:after="100" w:afterAutospacing="1"/>
        <w:rPr>
          <w:rFonts w:ascii="Inter" w:hAnsi="Inter"/>
          <w:sz w:val="18"/>
          <w:szCs w:val="18"/>
        </w:rPr>
      </w:pPr>
      <w:r w:rsidRPr="00602E4B">
        <w:rPr>
          <w:rFonts w:ascii="Inter" w:hAnsi="Inter"/>
          <w:sz w:val="18"/>
          <w:szCs w:val="18"/>
        </w:rPr>
        <w:t>More network traffic for vote aggregation (bandwidth cost)</w:t>
      </w:r>
    </w:p>
    <w:p w14:paraId="5CF00FF9" w14:textId="77777777" w:rsidR="000F59A8" w:rsidRPr="00602E4B" w:rsidRDefault="000F59A8">
      <w:pPr>
        <w:numPr>
          <w:ilvl w:val="0"/>
          <w:numId w:val="171"/>
        </w:numPr>
        <w:spacing w:before="100" w:beforeAutospacing="1" w:after="100" w:afterAutospacing="1"/>
        <w:rPr>
          <w:rFonts w:ascii="Inter" w:hAnsi="Inter"/>
          <w:sz w:val="18"/>
          <w:szCs w:val="18"/>
        </w:rPr>
      </w:pPr>
      <w:r w:rsidRPr="00602E4B">
        <w:rPr>
          <w:rFonts w:ascii="Inter" w:hAnsi="Inter"/>
          <w:sz w:val="18"/>
          <w:szCs w:val="18"/>
        </w:rPr>
        <w:t xml:space="preserve">Higher latency due to stragglers (waiting for slowest </w:t>
      </w:r>
      <m:oMath>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w:t>
      </w:r>
    </w:p>
    <w:p w14:paraId="00A1A93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Optimal sizing:</w:t>
      </w:r>
    </w:p>
    <w:p w14:paraId="54E549B8" w14:textId="77777777" w:rsidR="000F59A8" w:rsidRPr="00602E4B" w:rsidRDefault="000F59A8">
      <w:pPr>
        <w:numPr>
          <w:ilvl w:val="0"/>
          <w:numId w:val="172"/>
        </w:numPr>
        <w:spacing w:before="100" w:beforeAutospacing="1" w:after="100" w:afterAutospacing="1"/>
        <w:rPr>
          <w:rFonts w:ascii="Inter" w:hAnsi="Inter"/>
          <w:sz w:val="18"/>
          <w:szCs w:val="18"/>
        </w:rPr>
      </w:pPr>
      <w:r w:rsidRPr="00602E4B">
        <w:rPr>
          <w:rFonts w:ascii="Inter" w:hAnsi="Inter"/>
          <w:sz w:val="18"/>
          <w:szCs w:val="18"/>
        </w:rPr>
        <w:t>Too small: safety risk</w:t>
      </w:r>
    </w:p>
    <w:p w14:paraId="7B49EE29" w14:textId="77777777" w:rsidR="000F59A8" w:rsidRPr="00602E4B" w:rsidRDefault="000F59A8">
      <w:pPr>
        <w:numPr>
          <w:ilvl w:val="0"/>
          <w:numId w:val="172"/>
        </w:numPr>
        <w:spacing w:before="100" w:beforeAutospacing="1" w:after="100" w:afterAutospacing="1"/>
        <w:rPr>
          <w:rFonts w:ascii="Inter" w:hAnsi="Inter"/>
          <w:sz w:val="18"/>
          <w:szCs w:val="18"/>
        </w:rPr>
      </w:pPr>
      <w:r w:rsidRPr="00602E4B">
        <w:rPr>
          <w:rFonts w:ascii="Inter" w:hAnsi="Inter"/>
          <w:sz w:val="18"/>
          <w:szCs w:val="18"/>
        </w:rPr>
        <w:t>Too large: performance degradation</w:t>
      </w:r>
    </w:p>
    <w:p w14:paraId="5E4289C9" w14:textId="77777777" w:rsidR="000F59A8" w:rsidRPr="00602E4B" w:rsidRDefault="000F59A8">
      <w:pPr>
        <w:numPr>
          <w:ilvl w:val="0"/>
          <w:numId w:val="172"/>
        </w:numPr>
        <w:spacing w:before="100" w:beforeAutospacing="1" w:after="100" w:afterAutospacing="1"/>
        <w:rPr>
          <w:rFonts w:ascii="Inter" w:hAnsi="Inter"/>
          <w:sz w:val="18"/>
          <w:szCs w:val="18"/>
        </w:rPr>
      </w:pPr>
      <w:r w:rsidRPr="00602E4B">
        <w:rPr>
          <w:rFonts w:ascii="Inter" w:hAnsi="Inter"/>
          <w:sz w:val="18"/>
          <w:szCs w:val="18"/>
        </w:rPr>
        <w:t xml:space="preserve">Sweet spot: </w:t>
      </w:r>
      <m:oMath>
        <m:r>
          <w:rPr>
            <w:rFonts w:ascii="Cambria Math" w:hAnsi="Cambria Math"/>
            <w:sz w:val="18"/>
            <w:szCs w:val="18"/>
          </w:rPr>
          <m:t>m∈[100,200]</m:t>
        </m:r>
      </m:oMath>
      <w:r w:rsidRPr="00602E4B">
        <w:rPr>
          <w:rFonts w:ascii="Inter" w:hAnsi="Inter"/>
          <w:sz w:val="18"/>
          <w:szCs w:val="18"/>
        </w:rPr>
        <w:t xml:space="preserve">for most networks </w:t>
      </w:r>
    </w:p>
    <w:p w14:paraId="39ACDDA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Dynamic adjustment:</w:t>
      </w:r>
    </w:p>
    <w:p w14:paraId="37BF3BC3" w14:textId="77777777" w:rsidR="000F59A8" w:rsidRPr="00602E4B" w:rsidRDefault="000F59A8">
      <w:pPr>
        <w:numPr>
          <w:ilvl w:val="0"/>
          <w:numId w:val="173"/>
        </w:numPr>
        <w:spacing w:before="100" w:beforeAutospacing="1" w:after="100" w:afterAutospacing="1"/>
        <w:rPr>
          <w:rFonts w:ascii="Inter" w:hAnsi="Inter"/>
          <w:sz w:val="18"/>
          <w:szCs w:val="18"/>
        </w:rPr>
      </w:pPr>
      <w:r w:rsidRPr="00602E4B">
        <w:rPr>
          <w:rFonts w:ascii="Inter" w:hAnsi="Inter"/>
          <w:sz w:val="18"/>
          <w:szCs w:val="18"/>
        </w:rPr>
        <w:t xml:space="preserve">Increase </w:t>
      </w:r>
      <m:oMath>
        <m:r>
          <w:rPr>
            <w:rFonts w:ascii="Cambria Math" w:hAnsi="Cambria Math"/>
            <w:sz w:val="18"/>
            <w:szCs w:val="18"/>
          </w:rPr>
          <m:t>m</m:t>
        </m:r>
      </m:oMath>
      <w:r w:rsidRPr="00602E4B">
        <w:rPr>
          <w:rFonts w:ascii="Inter" w:hAnsi="Inter"/>
          <w:sz w:val="18"/>
          <w:szCs w:val="18"/>
        </w:rPr>
        <w:t xml:space="preserve">if measured </w:t>
      </w:r>
      <m:oMath>
        <m:sSub>
          <m:sSubPr>
            <m:ctrlPr>
              <w:rPr>
                <w:rFonts w:ascii="Cambria Math" w:hAnsi="Cambria Math"/>
                <w:sz w:val="18"/>
                <w:szCs w:val="18"/>
              </w:rPr>
            </m:ctrlPr>
          </m:sSubPr>
          <m:e>
            <m:r>
              <w:rPr>
                <w:rFonts w:ascii="Cambria Math" w:hAnsi="Cambria Math"/>
                <w:sz w:val="18"/>
                <w:szCs w:val="18"/>
              </w:rPr>
              <m:t>ρ</m:t>
            </m:r>
          </m:e>
          <m:sub>
            <m:r>
              <w:rPr>
                <w:rFonts w:ascii="Cambria Math" w:hAnsi="Cambria Math"/>
                <w:sz w:val="18"/>
                <w:szCs w:val="18"/>
              </w:rPr>
              <m:t>a</m:t>
            </m:r>
          </m:sub>
        </m:sSub>
      </m:oMath>
      <w:r w:rsidRPr="00602E4B">
        <w:rPr>
          <w:rFonts w:ascii="Inter" w:hAnsi="Inter"/>
          <w:sz w:val="18"/>
          <w:szCs w:val="18"/>
        </w:rPr>
        <w:t xml:space="preserve">grows (via governance proposal) </w:t>
      </w:r>
    </w:p>
    <w:p w14:paraId="3E646C40" w14:textId="77777777" w:rsidR="000F59A8" w:rsidRPr="00602E4B" w:rsidRDefault="000F59A8">
      <w:pPr>
        <w:numPr>
          <w:ilvl w:val="0"/>
          <w:numId w:val="173"/>
        </w:numPr>
        <w:spacing w:before="100" w:beforeAutospacing="1" w:after="100" w:afterAutospacing="1"/>
        <w:rPr>
          <w:rFonts w:ascii="Inter" w:hAnsi="Inter"/>
          <w:sz w:val="18"/>
          <w:szCs w:val="18"/>
        </w:rPr>
      </w:pPr>
      <w:r w:rsidRPr="00602E4B">
        <w:rPr>
          <w:rFonts w:ascii="Inter" w:hAnsi="Inter"/>
          <w:sz w:val="18"/>
          <w:szCs w:val="18"/>
        </w:rPr>
        <w:t xml:space="preserve">Decrease </w:t>
      </w:r>
      <m:oMath>
        <m:r>
          <w:rPr>
            <w:rFonts w:ascii="Cambria Math" w:hAnsi="Cambria Math"/>
            <w:sz w:val="18"/>
            <w:szCs w:val="18"/>
          </w:rPr>
          <m:t>m</m:t>
        </m:r>
      </m:oMath>
      <w:r w:rsidRPr="00602E4B">
        <w:rPr>
          <w:rFonts w:ascii="Inter" w:hAnsi="Inter"/>
          <w:sz w:val="18"/>
          <w:szCs w:val="18"/>
        </w:rPr>
        <w:t xml:space="preserve">during low-risk periods (governance decision) </w:t>
      </w:r>
    </w:p>
    <w:p w14:paraId="2D99A6DF" w14:textId="77777777" w:rsidR="000F59A8" w:rsidRPr="00602E4B" w:rsidRDefault="000F59A8">
      <w:pPr>
        <w:numPr>
          <w:ilvl w:val="0"/>
          <w:numId w:val="173"/>
        </w:numPr>
        <w:spacing w:before="100" w:beforeAutospacing="1" w:after="100" w:afterAutospacing="1"/>
        <w:rPr>
          <w:rFonts w:ascii="Inter" w:hAnsi="Inter"/>
          <w:sz w:val="18"/>
          <w:szCs w:val="18"/>
        </w:rPr>
      </w:pPr>
      <w:r w:rsidRPr="00602E4B">
        <w:rPr>
          <w:rFonts w:ascii="Inter" w:hAnsi="Inter"/>
          <w:sz w:val="18"/>
          <w:szCs w:val="18"/>
        </w:rPr>
        <w:t xml:space="preserve">Separate </w:t>
      </w:r>
      <m:oMath>
        <m:r>
          <w:rPr>
            <w:rFonts w:ascii="Cambria Math" w:hAnsi="Cambria Math"/>
            <w:sz w:val="18"/>
            <w:szCs w:val="18"/>
          </w:rPr>
          <m:t>m</m:t>
        </m:r>
      </m:oMath>
      <w:r w:rsidRPr="00602E4B">
        <w:rPr>
          <w:rFonts w:ascii="Inter" w:hAnsi="Inter"/>
          <w:sz w:val="18"/>
          <w:szCs w:val="18"/>
        </w:rPr>
        <w:t xml:space="preserve">for different operations (consensus vs. bridge) </w:t>
      </w:r>
    </w:p>
    <w:p w14:paraId="7AA387C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Cross-Chain Security Consideration:</w:t>
      </w:r>
    </w:p>
    <w:p w14:paraId="6E9C1A0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operations, additional safety buffer is critical:</w:t>
      </w:r>
    </w:p>
    <w:p w14:paraId="759E9438" w14:textId="77777777" w:rsidR="000F59A8" w:rsidRPr="00602E4B" w:rsidRDefault="000F59A8">
      <w:pPr>
        <w:numPr>
          <w:ilvl w:val="0"/>
          <w:numId w:val="174"/>
        </w:numPr>
        <w:spacing w:before="100" w:beforeAutospacing="1" w:after="100" w:afterAutospacing="1"/>
        <w:rPr>
          <w:rFonts w:ascii="Inter" w:hAnsi="Inter"/>
          <w:sz w:val="18"/>
          <w:szCs w:val="18"/>
        </w:rPr>
      </w:pPr>
      <w:r w:rsidRPr="00602E4B">
        <w:rPr>
          <w:rFonts w:ascii="Inter" w:hAnsi="Inter"/>
          <w:b/>
          <w:bCs/>
          <w:sz w:val="18"/>
          <w:szCs w:val="18"/>
        </w:rPr>
        <w:t>Consensus failure:</w:t>
      </w:r>
      <w:r w:rsidRPr="00602E4B">
        <w:rPr>
          <w:rFonts w:ascii="Inter" w:hAnsi="Inter"/>
          <w:sz w:val="18"/>
          <w:szCs w:val="18"/>
        </w:rPr>
        <w:t xml:space="preserve"> Temporary liveness loss, no asset loss</w:t>
      </w:r>
    </w:p>
    <w:p w14:paraId="5FA90BEC" w14:textId="77777777" w:rsidR="000F59A8" w:rsidRPr="00602E4B" w:rsidRDefault="000F59A8">
      <w:pPr>
        <w:numPr>
          <w:ilvl w:val="0"/>
          <w:numId w:val="174"/>
        </w:numPr>
        <w:spacing w:before="100" w:beforeAutospacing="1" w:after="100" w:afterAutospacing="1"/>
        <w:rPr>
          <w:rFonts w:ascii="Inter" w:hAnsi="Inter"/>
          <w:sz w:val="18"/>
          <w:szCs w:val="18"/>
        </w:rPr>
      </w:pPr>
      <w:r w:rsidRPr="00602E4B">
        <w:rPr>
          <w:rFonts w:ascii="Inter" w:hAnsi="Inter"/>
          <w:b/>
          <w:bCs/>
          <w:sz w:val="18"/>
          <w:szCs w:val="18"/>
        </w:rPr>
        <w:t>Bridge failure:</w:t>
      </w:r>
      <w:r w:rsidRPr="00602E4B">
        <w:rPr>
          <w:rFonts w:ascii="Inter" w:hAnsi="Inter"/>
          <w:sz w:val="18"/>
          <w:szCs w:val="18"/>
        </w:rPr>
        <w:t xml:space="preserve"> Potential theft of user funds on external chains</w:t>
      </w:r>
    </w:p>
    <w:p w14:paraId="733B460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Therefore:</w:t>
      </w:r>
    </w:p>
    <w:p w14:paraId="43F99C6F" w14:textId="77777777" w:rsidR="000F59A8" w:rsidRPr="00602E4B" w:rsidRDefault="000F59A8">
      <w:pPr>
        <w:numPr>
          <w:ilvl w:val="0"/>
          <w:numId w:val="175"/>
        </w:numPr>
        <w:spacing w:before="100" w:beforeAutospacing="1" w:after="100" w:afterAutospacing="1"/>
        <w:rPr>
          <w:rFonts w:ascii="Inter" w:hAnsi="Inter"/>
          <w:sz w:val="18"/>
          <w:szCs w:val="18"/>
        </w:rPr>
      </w:pPr>
      <w:r w:rsidRPr="00602E4B">
        <w:rPr>
          <w:rFonts w:ascii="Inter" w:hAnsi="Inter"/>
          <w:sz w:val="18"/>
          <w:szCs w:val="18"/>
        </w:rPr>
        <w:t>Bridge committees use higher thresholds (</w:t>
      </w:r>
      <m:oMath>
        <m:r>
          <w:rPr>
            <w:rFonts w:ascii="Cambria Math" w:hAnsi="Cambria Math"/>
            <w:sz w:val="18"/>
            <w:szCs w:val="18"/>
          </w:rPr>
          <m:t>t=2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vs consensus </w:t>
      </w:r>
      <m:oMath>
        <m:r>
          <w:rPr>
            <w:rFonts w:ascii="Cambria Math" w:hAnsi="Cambria Math"/>
            <w:sz w:val="18"/>
            <w:szCs w:val="18"/>
          </w:rPr>
          <m:t>τ=2</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 but applied to larger fraction of total stake) </w:t>
      </w:r>
    </w:p>
    <w:p w14:paraId="59F322C4" w14:textId="77777777" w:rsidR="000F59A8" w:rsidRPr="00602E4B" w:rsidRDefault="000F59A8">
      <w:pPr>
        <w:numPr>
          <w:ilvl w:val="0"/>
          <w:numId w:val="175"/>
        </w:numPr>
        <w:spacing w:before="100" w:beforeAutospacing="1" w:after="100" w:afterAutospacing="1"/>
        <w:rPr>
          <w:rFonts w:ascii="Inter" w:hAnsi="Inter"/>
          <w:sz w:val="18"/>
          <w:szCs w:val="18"/>
        </w:rPr>
      </w:pPr>
      <w:r w:rsidRPr="00602E4B">
        <w:rPr>
          <w:rFonts w:ascii="Inter" w:hAnsi="Inter"/>
          <w:sz w:val="18"/>
          <w:szCs w:val="18"/>
        </w:rPr>
        <w:t>Bridge relayers face stricter registration requirements (higher stake, better reputation)</w:t>
      </w:r>
    </w:p>
    <w:p w14:paraId="5F89AE3D" w14:textId="77777777" w:rsidR="000F59A8" w:rsidRPr="00602E4B" w:rsidRDefault="000F59A8">
      <w:pPr>
        <w:numPr>
          <w:ilvl w:val="0"/>
          <w:numId w:val="175"/>
        </w:numPr>
        <w:spacing w:before="100" w:beforeAutospacing="1" w:after="100" w:afterAutospacing="1"/>
        <w:rPr>
          <w:rFonts w:ascii="Inter" w:hAnsi="Inter"/>
          <w:sz w:val="18"/>
          <w:szCs w:val="18"/>
        </w:rPr>
      </w:pPr>
      <w:r w:rsidRPr="00602E4B">
        <w:rPr>
          <w:rFonts w:ascii="Inter" w:hAnsi="Inter"/>
          <w:sz w:val="18"/>
          <w:szCs w:val="18"/>
        </w:rPr>
        <w:t>Bridge operations monitored by independent witness nodes for additional validation</w:t>
      </w:r>
    </w:p>
    <w:p w14:paraId="3FEE4FB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Recommendation:</w:t>
      </w:r>
    </w:p>
    <w:p w14:paraId="4EC43F09" w14:textId="497B6026" w:rsidR="000F59A8" w:rsidRPr="00602E4B" w:rsidRDefault="000F59A8" w:rsidP="000F59A8">
      <w:pPr>
        <w:pStyle w:val="whitespace-normal"/>
        <w:rPr>
          <w:rFonts w:ascii="Inter" w:hAnsi="Inter"/>
          <w:sz w:val="18"/>
          <w:szCs w:val="18"/>
        </w:rPr>
      </w:pPr>
      <w:r w:rsidRPr="00602E4B">
        <w:rPr>
          <w:rFonts w:ascii="Inter" w:hAnsi="Inter"/>
          <w:sz w:val="18"/>
          <w:szCs w:val="18"/>
        </w:rPr>
        <w:t xml:space="preserve">Use </w:t>
      </w:r>
      <w:r w:rsidRPr="00602E4B">
        <w:rPr>
          <w:rFonts w:ascii="Inter" w:hAnsi="Inter"/>
          <w:b/>
          <w:bCs/>
          <w:sz w:val="18"/>
          <w:szCs w:val="18"/>
        </w:rPr>
        <w:t>Serfling's inequality</w:t>
      </w:r>
      <w:r w:rsidRPr="00602E4B">
        <w:rPr>
          <w:rFonts w:ascii="Inter" w:hAnsi="Inter"/>
          <w:sz w:val="18"/>
          <w:szCs w:val="18"/>
        </w:rPr>
        <w:t xml:space="preserve"> when </w:t>
      </w:r>
      <m:oMath>
        <m:r>
          <w:rPr>
            <w:rFonts w:ascii="Cambria Math" w:hAnsi="Cambria Math"/>
            <w:sz w:val="18"/>
            <w:szCs w:val="18"/>
          </w:rPr>
          <m:t>m&gt;n</m:t>
        </m:r>
        <m:r>
          <m:rPr>
            <m:sty m:val="p"/>
          </m:rPr>
          <w:rPr>
            <w:rFonts w:ascii="Cambria Math" w:hAnsi="Cambria Math"/>
            <w:sz w:val="18"/>
            <w:szCs w:val="18"/>
          </w:rPr>
          <m:t>/</m:t>
        </m:r>
        <m:r>
          <w:rPr>
            <w:rFonts w:ascii="Cambria Math" w:hAnsi="Cambria Math"/>
            <w:sz w:val="18"/>
            <w:szCs w:val="18"/>
          </w:rPr>
          <m:t>10</m:t>
        </m:r>
      </m:oMath>
      <w:r w:rsidRPr="00602E4B">
        <w:rPr>
          <w:rFonts w:ascii="Inter" w:hAnsi="Inter"/>
          <w:sz w:val="18"/>
          <w:szCs w:val="18"/>
        </w:rPr>
        <w:t xml:space="preserve">for accurate committee sizing analysis, but </w:t>
      </w:r>
      <w:r w:rsidRPr="00602E4B">
        <w:rPr>
          <w:rFonts w:ascii="Inter" w:hAnsi="Inter"/>
          <w:b/>
          <w:bCs/>
          <w:sz w:val="18"/>
          <w:szCs w:val="18"/>
        </w:rPr>
        <w:t>Hoeffding's bound</w:t>
      </w:r>
      <w:r w:rsidRPr="00602E4B">
        <w:rPr>
          <w:rFonts w:ascii="Inter" w:hAnsi="Inter"/>
          <w:sz w:val="18"/>
          <w:szCs w:val="18"/>
        </w:rPr>
        <w:t xml:space="preserve"> is acceptable for quick estimates and provides conservative (slightly pessimistic) safety margins.</w:t>
      </w:r>
    </w:p>
    <w:p w14:paraId="59B30DDD" w14:textId="77777777" w:rsidR="000F59A8" w:rsidRPr="00602E4B" w:rsidRDefault="00035578" w:rsidP="000F59A8">
      <w:pPr>
        <w:rPr>
          <w:rFonts w:ascii="Inter" w:hAnsi="Inter"/>
          <w:sz w:val="18"/>
          <w:szCs w:val="18"/>
        </w:rPr>
      </w:pPr>
      <w:r>
        <w:pict w14:anchorId="168E312F">
          <v:rect id="Rectangle 45"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E9EE4A"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6. Leader and Committee Selection</w:t>
      </w:r>
    </w:p>
    <w:p w14:paraId="38676E24"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6.1 Selection Architecture</w:t>
      </w:r>
    </w:p>
    <w:p w14:paraId="72F92C1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lastRenderedPageBreak/>
        <w:t>Leader and committee selection for each round must satisfy three critical properties:</w:t>
      </w:r>
    </w:p>
    <w:p w14:paraId="5C1CBC4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Unpredictability:</w:t>
      </w:r>
      <w:r w:rsidRPr="00602E4B">
        <w:rPr>
          <w:rFonts w:ascii="Inter" w:hAnsi="Inter"/>
          <w:sz w:val="18"/>
          <w:szCs w:val="18"/>
        </w:rPr>
        <w:t xml:space="preserve"> Adversaries cannot predict which validators will be selected far in advance, preventing targeted attacks or collusion.</w:t>
      </w:r>
    </w:p>
    <w:p w14:paraId="5570C94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Verifiability:</w:t>
      </w:r>
      <w:r w:rsidRPr="00602E4B">
        <w:rPr>
          <w:rFonts w:ascii="Inter" w:hAnsi="Inter"/>
          <w:sz w:val="18"/>
          <w:szCs w:val="18"/>
        </w:rPr>
        <w:t xml:space="preserve"> Any observer can independently verify that selection was performed correctly, ensuring accountability.</w:t>
      </w:r>
    </w:p>
    <w:p w14:paraId="62E6E44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Bias-Resistance:</w:t>
      </w:r>
      <w:r w:rsidRPr="00602E4B">
        <w:rPr>
          <w:rFonts w:ascii="Inter" w:hAnsi="Inter"/>
          <w:sz w:val="18"/>
          <w:szCs w:val="18"/>
        </w:rPr>
        <w:t xml:space="preserve"> Adversaries cannot manipulate selection to favor malicious validators beyond their weight proportion.</w:t>
      </w:r>
    </w:p>
    <w:p w14:paraId="4ECFCA0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Cross-Chain Considerations:</w:t>
      </w:r>
      <w:r w:rsidRPr="00602E4B">
        <w:rPr>
          <w:rFonts w:ascii="Inter" w:hAnsi="Inter"/>
          <w:sz w:val="18"/>
          <w:szCs w:val="18"/>
        </w:rPr>
        <w:t xml:space="preserve"> For rounds involving bridge checkpoints or cross-chain attestations, selection may prioritize validators registered in relevant witness registries.</w:t>
      </w:r>
    </w:p>
    <w:p w14:paraId="1485AF9B"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6.2 Verifiable Random Functions (VRF)</w:t>
      </w:r>
    </w:p>
    <w:p w14:paraId="67AE90F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protocol uses VRF-based weighted sampling where:</w:t>
      </w:r>
    </w:p>
    <w:p w14:paraId="2EFC54C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Input:</w:t>
      </w:r>
    </w:p>
    <w:p w14:paraId="214C6813" w14:textId="77777777" w:rsidR="000F59A8" w:rsidRPr="00602E4B" w:rsidRDefault="000F59A8">
      <w:pPr>
        <w:numPr>
          <w:ilvl w:val="0"/>
          <w:numId w:val="176"/>
        </w:numPr>
        <w:spacing w:before="100" w:beforeAutospacing="1" w:after="100" w:afterAutospacing="1"/>
        <w:rPr>
          <w:rFonts w:ascii="Inter" w:hAnsi="Inter"/>
          <w:sz w:val="18"/>
          <w:szCs w:val="18"/>
        </w:rPr>
      </w:pPr>
      <w:r w:rsidRPr="00602E4B">
        <w:rPr>
          <w:rFonts w:ascii="Inter" w:hAnsi="Inter"/>
          <w:sz w:val="18"/>
          <w:szCs w:val="18"/>
        </w:rPr>
        <w:t xml:space="preserve">Epoch randomness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e</m:t>
            </m:r>
          </m:sub>
        </m:sSub>
      </m:oMath>
      <w:r w:rsidRPr="00602E4B">
        <w:rPr>
          <w:rFonts w:ascii="Inter" w:hAnsi="Inter"/>
          <w:sz w:val="18"/>
          <w:szCs w:val="18"/>
        </w:rPr>
        <w:t xml:space="preserve">(generated via threshold signatures at epoch boundary) </w:t>
      </w:r>
    </w:p>
    <w:p w14:paraId="0B417354" w14:textId="77777777" w:rsidR="000F59A8" w:rsidRPr="00602E4B" w:rsidRDefault="000F59A8">
      <w:pPr>
        <w:numPr>
          <w:ilvl w:val="0"/>
          <w:numId w:val="176"/>
        </w:numPr>
        <w:spacing w:before="100" w:beforeAutospacing="1" w:after="100" w:afterAutospacing="1"/>
        <w:rPr>
          <w:rFonts w:ascii="Inter" w:hAnsi="Inter"/>
          <w:sz w:val="18"/>
          <w:szCs w:val="18"/>
        </w:rPr>
      </w:pPr>
      <w:r w:rsidRPr="00602E4B">
        <w:rPr>
          <w:rFonts w:ascii="Inter" w:hAnsi="Inter"/>
          <w:sz w:val="18"/>
          <w:szCs w:val="18"/>
        </w:rPr>
        <w:t xml:space="preserve">Round number </w:t>
      </w:r>
      <m:oMath>
        <m:r>
          <w:rPr>
            <w:rFonts w:ascii="Cambria Math" w:hAnsi="Cambria Math"/>
            <w:sz w:val="18"/>
            <w:szCs w:val="18"/>
          </w:rPr>
          <m:t>r</m:t>
        </m:r>
      </m:oMath>
    </w:p>
    <w:p w14:paraId="68F2097F" w14:textId="77777777" w:rsidR="000F59A8" w:rsidRPr="00602E4B" w:rsidRDefault="000F59A8">
      <w:pPr>
        <w:numPr>
          <w:ilvl w:val="0"/>
          <w:numId w:val="176"/>
        </w:numPr>
        <w:spacing w:before="100" w:beforeAutospacing="1" w:after="100" w:afterAutospacing="1"/>
        <w:rPr>
          <w:rFonts w:ascii="Inter" w:hAnsi="Inter"/>
          <w:sz w:val="18"/>
          <w:szCs w:val="18"/>
        </w:rPr>
      </w:pPr>
      <w:r w:rsidRPr="00602E4B">
        <w:rPr>
          <w:rFonts w:ascii="Inter" w:hAnsi="Inter"/>
          <w:sz w:val="18"/>
          <w:szCs w:val="18"/>
        </w:rPr>
        <w:t xml:space="preserve">Validator weights </w:t>
      </w: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oMath>
    </w:p>
    <w:p w14:paraId="28633EE1" w14:textId="77777777" w:rsidR="000F59A8" w:rsidRPr="00602E4B" w:rsidRDefault="000F59A8">
      <w:pPr>
        <w:numPr>
          <w:ilvl w:val="0"/>
          <w:numId w:val="176"/>
        </w:numPr>
        <w:spacing w:before="100" w:beforeAutospacing="1" w:after="100" w:afterAutospacing="1"/>
        <w:rPr>
          <w:rFonts w:ascii="Inter" w:hAnsi="Inter"/>
          <w:sz w:val="18"/>
          <w:szCs w:val="18"/>
        </w:rPr>
      </w:pPr>
      <w:r w:rsidRPr="00602E4B">
        <w:rPr>
          <w:rFonts w:ascii="Inter" w:hAnsi="Inter"/>
          <w:sz w:val="18"/>
          <w:szCs w:val="18"/>
        </w:rPr>
        <w:t>Optional: Bridge registry filters (if bridge-checkpoint round)</w:t>
      </w:r>
    </w:p>
    <w:p w14:paraId="02700D3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Output:</w:t>
      </w:r>
    </w:p>
    <w:p w14:paraId="1FB8AC49" w14:textId="77777777" w:rsidR="000F59A8" w:rsidRPr="00602E4B" w:rsidRDefault="000F59A8">
      <w:pPr>
        <w:numPr>
          <w:ilvl w:val="0"/>
          <w:numId w:val="177"/>
        </w:numPr>
        <w:spacing w:before="100" w:beforeAutospacing="1" w:after="100" w:afterAutospacing="1"/>
        <w:rPr>
          <w:rFonts w:ascii="Inter" w:hAnsi="Inter"/>
          <w:sz w:val="18"/>
          <w:szCs w:val="18"/>
        </w:rPr>
      </w:pPr>
      <w:r w:rsidRPr="00602E4B">
        <w:rPr>
          <w:rFonts w:ascii="Inter" w:hAnsi="Inter"/>
          <w:sz w:val="18"/>
          <w:szCs w:val="18"/>
        </w:rPr>
        <w:t xml:space="preserve">Leader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(single validator) </w:t>
      </w:r>
    </w:p>
    <w:p w14:paraId="0AB63F2C" w14:textId="77777777" w:rsidR="000F59A8" w:rsidRPr="00602E4B" w:rsidRDefault="000F59A8">
      <w:pPr>
        <w:numPr>
          <w:ilvl w:val="0"/>
          <w:numId w:val="177"/>
        </w:numPr>
        <w:spacing w:before="100" w:beforeAutospacing="1" w:after="100" w:afterAutospacing="1"/>
        <w:rPr>
          <w:rFonts w:ascii="Inter" w:hAnsi="Inter"/>
          <w:sz w:val="18"/>
          <w:szCs w:val="18"/>
        </w:rPr>
      </w:pPr>
      <w:r w:rsidRPr="00602E4B">
        <w:rPr>
          <w:rFonts w:ascii="Inter" w:hAnsi="Inter"/>
          <w:sz w:val="18"/>
          <w:szCs w:val="18"/>
        </w:rPr>
        <w:t xml:space="preserve">Committee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r w:rsidRPr="00602E4B">
        <w:rPr>
          <w:rFonts w:ascii="Inter" w:hAnsi="Inter"/>
          <w:sz w:val="18"/>
          <w:szCs w:val="18"/>
        </w:rPr>
        <w:t xml:space="preserve">(subset of </w:t>
      </w:r>
      <m:oMath>
        <m:r>
          <w:rPr>
            <w:rFonts w:ascii="Cambria Math" w:hAnsi="Cambria Math"/>
            <w:sz w:val="18"/>
            <w:szCs w:val="18"/>
          </w:rPr>
          <m:t>m</m:t>
        </m:r>
      </m:oMath>
      <w:r w:rsidRPr="00602E4B">
        <w:rPr>
          <w:rFonts w:ascii="Inter" w:hAnsi="Inter"/>
          <w:sz w:val="18"/>
          <w:szCs w:val="18"/>
        </w:rPr>
        <w:t xml:space="preserve">validators) </w:t>
      </w:r>
    </w:p>
    <w:p w14:paraId="0CA22C8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VRF Properties:</w:t>
      </w:r>
    </w:p>
    <w:p w14:paraId="449279E7" w14:textId="77777777" w:rsidR="000F59A8" w:rsidRPr="00602E4B" w:rsidRDefault="000F59A8">
      <w:pPr>
        <w:numPr>
          <w:ilvl w:val="0"/>
          <w:numId w:val="178"/>
        </w:numPr>
        <w:spacing w:before="100" w:beforeAutospacing="1" w:after="100" w:afterAutospacing="1"/>
        <w:rPr>
          <w:rFonts w:ascii="Inter" w:hAnsi="Inter"/>
          <w:sz w:val="18"/>
          <w:szCs w:val="18"/>
        </w:rPr>
      </w:pPr>
      <w:r w:rsidRPr="00602E4B">
        <w:rPr>
          <w:rFonts w:ascii="Inter" w:hAnsi="Inter"/>
          <w:b/>
          <w:bCs/>
          <w:sz w:val="18"/>
          <w:szCs w:val="18"/>
        </w:rPr>
        <w:t>Pseudorandomness:</w:t>
      </w:r>
      <w:r w:rsidRPr="00602E4B">
        <w:rPr>
          <w:rFonts w:ascii="Inter" w:hAnsi="Inter"/>
          <w:sz w:val="18"/>
          <w:szCs w:val="18"/>
        </w:rPr>
        <w:t xml:space="preserve"> Output appears random but is deterministic given inputs</w:t>
      </w:r>
    </w:p>
    <w:p w14:paraId="425B645D" w14:textId="77777777" w:rsidR="000F59A8" w:rsidRPr="00602E4B" w:rsidRDefault="000F59A8">
      <w:pPr>
        <w:numPr>
          <w:ilvl w:val="0"/>
          <w:numId w:val="178"/>
        </w:numPr>
        <w:spacing w:before="100" w:beforeAutospacing="1" w:after="100" w:afterAutospacing="1"/>
        <w:rPr>
          <w:rFonts w:ascii="Inter" w:hAnsi="Inter"/>
          <w:sz w:val="18"/>
          <w:szCs w:val="18"/>
        </w:rPr>
      </w:pPr>
      <w:r w:rsidRPr="00602E4B">
        <w:rPr>
          <w:rFonts w:ascii="Inter" w:hAnsi="Inter"/>
          <w:b/>
          <w:bCs/>
          <w:sz w:val="18"/>
          <w:szCs w:val="18"/>
        </w:rPr>
        <w:t>Verifiability:</w:t>
      </w:r>
      <w:r w:rsidRPr="00602E4B">
        <w:rPr>
          <w:rFonts w:ascii="Inter" w:hAnsi="Inter"/>
          <w:sz w:val="18"/>
          <w:szCs w:val="18"/>
        </w:rPr>
        <w:t xml:space="preserve"> Any party can verify the VRF proof without knowing the secret key</w:t>
      </w:r>
    </w:p>
    <w:p w14:paraId="47262EA2" w14:textId="77777777" w:rsidR="000F59A8" w:rsidRPr="00602E4B" w:rsidRDefault="000F59A8">
      <w:pPr>
        <w:numPr>
          <w:ilvl w:val="0"/>
          <w:numId w:val="178"/>
        </w:numPr>
        <w:spacing w:before="100" w:beforeAutospacing="1" w:after="100" w:afterAutospacing="1"/>
        <w:rPr>
          <w:rFonts w:ascii="Inter" w:hAnsi="Inter"/>
          <w:sz w:val="18"/>
          <w:szCs w:val="18"/>
        </w:rPr>
      </w:pPr>
      <w:r w:rsidRPr="00602E4B">
        <w:rPr>
          <w:rFonts w:ascii="Inter" w:hAnsi="Inter"/>
          <w:b/>
          <w:bCs/>
          <w:sz w:val="18"/>
          <w:szCs w:val="18"/>
        </w:rPr>
        <w:t>Unpredictability:</w:t>
      </w:r>
      <w:r w:rsidRPr="00602E4B">
        <w:rPr>
          <w:rFonts w:ascii="Inter" w:hAnsi="Inter"/>
          <w:sz w:val="18"/>
          <w:szCs w:val="18"/>
        </w:rPr>
        <w:t xml:space="preserve"> Output cannot be predicted before computation</w:t>
      </w:r>
    </w:p>
    <w:p w14:paraId="1ED7D771" w14:textId="77777777" w:rsidR="000F59A8" w:rsidRPr="00602E4B" w:rsidRDefault="000F59A8">
      <w:pPr>
        <w:numPr>
          <w:ilvl w:val="0"/>
          <w:numId w:val="178"/>
        </w:numPr>
        <w:spacing w:before="100" w:beforeAutospacing="1" w:after="100" w:afterAutospacing="1"/>
        <w:rPr>
          <w:rFonts w:ascii="Inter" w:hAnsi="Inter"/>
          <w:sz w:val="18"/>
          <w:szCs w:val="18"/>
        </w:rPr>
      </w:pPr>
      <w:r w:rsidRPr="00602E4B">
        <w:rPr>
          <w:rFonts w:ascii="Inter" w:hAnsi="Inter"/>
          <w:b/>
          <w:bCs/>
          <w:sz w:val="18"/>
          <w:szCs w:val="18"/>
        </w:rPr>
        <w:t>Grinding Resistance:</w:t>
      </w:r>
      <w:r w:rsidRPr="00602E4B">
        <w:rPr>
          <w:rFonts w:ascii="Inter" w:hAnsi="Inter"/>
          <w:sz w:val="18"/>
          <w:szCs w:val="18"/>
        </w:rPr>
        <w:t xml:space="preserve"> Cannot be biased by choosing different inputs</w:t>
      </w:r>
    </w:p>
    <w:p w14:paraId="5970D4AE"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6.3 Leader Selection Algorithm</w:t>
      </w:r>
    </w:p>
    <w:p w14:paraId="589BEDC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Pseudocode:</w:t>
      </w:r>
    </w:p>
    <w:p w14:paraId="70FCD715" w14:textId="77777777" w:rsidR="000F59A8" w:rsidRPr="00602E4B" w:rsidRDefault="000F59A8" w:rsidP="000F59A8">
      <w:pPr>
        <w:rPr>
          <w:rFonts w:ascii="Inter" w:hAnsi="Inter"/>
          <w:sz w:val="18"/>
          <w:szCs w:val="18"/>
        </w:rPr>
      </w:pPr>
      <w:r w:rsidRPr="00602E4B">
        <w:rPr>
          <w:rFonts w:ascii="Inter" w:hAnsi="Inter"/>
          <w:sz w:val="18"/>
          <w:szCs w:val="18"/>
        </w:rPr>
        <w:t>python</w:t>
      </w:r>
    </w:p>
    <w:p w14:paraId="2ED435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select_leader</w:t>
      </w:r>
      <w:r w:rsidRPr="00602E4B">
        <w:rPr>
          <w:rFonts w:ascii="Inter" w:hAnsi="Inter" w:cs="Courier New"/>
          <w:color w:val="ABB2BF"/>
          <w:sz w:val="18"/>
          <w:szCs w:val="18"/>
        </w:rPr>
        <w:t xml:space="preserve">(epoch: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validators: List[Validator]) </w:t>
      </w:r>
      <w:r w:rsidRPr="00602E4B">
        <w:rPr>
          <w:rFonts w:ascii="Inter" w:hAnsi="Inter" w:cs="Courier New"/>
          <w:color w:val="61AFEF"/>
          <w:sz w:val="18"/>
          <w:szCs w:val="18"/>
        </w:rPr>
        <w:t>-&gt;</w:t>
      </w:r>
      <w:r w:rsidRPr="00602E4B">
        <w:rPr>
          <w:rFonts w:ascii="Inter" w:hAnsi="Inter" w:cs="Courier New"/>
          <w:color w:val="ABB2BF"/>
          <w:sz w:val="18"/>
          <w:szCs w:val="18"/>
        </w:rPr>
        <w:t xml:space="preserve"> Validator:</w:t>
      </w:r>
    </w:p>
    <w:p w14:paraId="1E2450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21E30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 leader for given epoch and round using VRF-based weighted lottery.</w:t>
      </w:r>
    </w:p>
    <w:p w14:paraId="0B4894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7A646B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Generate seed from epoch randomness</w:t>
      </w:r>
    </w:p>
    <w:p w14:paraId="798FF5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get_epoch_randomness(epoch)</w:t>
      </w:r>
    </w:p>
    <w:p w14:paraId="22BA83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b"leader"</w:t>
      </w:r>
      <w:r w:rsidRPr="00602E4B">
        <w:rPr>
          <w:rFonts w:ascii="Inter" w:hAnsi="Inter" w:cs="Courier New"/>
          <w:color w:val="ABB2BF"/>
          <w:sz w:val="18"/>
          <w:szCs w:val="18"/>
        </w:rPr>
        <w:t>)</w:t>
      </w:r>
    </w:p>
    <w:p w14:paraId="684BAB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0098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Each validator computes VRF score</w:t>
      </w:r>
    </w:p>
    <w:p w14:paraId="43D669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best_score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float</w:t>
      </w:r>
      <w:r w:rsidRPr="00602E4B">
        <w:rPr>
          <w:rFonts w:ascii="Inter" w:hAnsi="Inter" w:cs="Courier New"/>
          <w:color w:val="ABB2BF"/>
          <w:sz w:val="18"/>
          <w:szCs w:val="18"/>
        </w:rPr>
        <w:t>(</w:t>
      </w:r>
      <w:r w:rsidRPr="00602E4B">
        <w:rPr>
          <w:rFonts w:ascii="Inter" w:hAnsi="Inter" w:cs="Courier New"/>
          <w:color w:val="98C379"/>
          <w:sz w:val="18"/>
          <w:szCs w:val="18"/>
        </w:rPr>
        <w:t>'inf'</w:t>
      </w:r>
      <w:r w:rsidRPr="00602E4B">
        <w:rPr>
          <w:rFonts w:ascii="Inter" w:hAnsi="Inter" w:cs="Courier New"/>
          <w:color w:val="ABB2BF"/>
          <w:sz w:val="18"/>
          <w:szCs w:val="18"/>
        </w:rPr>
        <w:t>)</w:t>
      </w:r>
    </w:p>
    <w:p w14:paraId="13A82B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358BAE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4AA364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validators:</w:t>
      </w:r>
    </w:p>
    <w:p w14:paraId="795563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5BC947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53D54B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8B03D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Skip if validator is jailed or below minimum reputation</w:t>
      </w:r>
    </w:p>
    <w:p w14:paraId="5C2AC1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validator.reputation </w:t>
      </w:r>
      <w:r w:rsidRPr="00602E4B">
        <w:rPr>
          <w:rFonts w:ascii="Inter" w:hAnsi="Inter" w:cs="Courier New"/>
          <w:color w:val="61AFEF"/>
          <w:sz w:val="18"/>
          <w:szCs w:val="18"/>
        </w:rPr>
        <w:t>&lt;</w:t>
      </w:r>
      <w:r w:rsidRPr="00602E4B">
        <w:rPr>
          <w:rFonts w:ascii="Inter" w:hAnsi="Inter" w:cs="Courier New"/>
          <w:color w:val="ABB2BF"/>
          <w:sz w:val="18"/>
          <w:szCs w:val="18"/>
        </w:rPr>
        <w:t xml:space="preserve"> R_MIN_LEADER:  </w:t>
      </w:r>
      <w:r w:rsidRPr="00602E4B">
        <w:rPr>
          <w:rFonts w:ascii="Inter" w:hAnsi="Inter" w:cs="Courier New"/>
          <w:i/>
          <w:iCs/>
          <w:color w:val="5C6370"/>
          <w:sz w:val="18"/>
          <w:szCs w:val="18"/>
        </w:rPr>
        <w:t># e.g., 0.5</w:t>
      </w:r>
    </w:p>
    <w:p w14:paraId="6F53F1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026DEA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DBEA1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Compute VRF output (deterministic but unpredictable)</w:t>
      </w:r>
    </w:p>
    <w:p w14:paraId="253A6F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vrf_output </w:t>
      </w:r>
      <w:r w:rsidRPr="00602E4B">
        <w:rPr>
          <w:rFonts w:ascii="Inter" w:hAnsi="Inter" w:cs="Courier New"/>
          <w:color w:val="61AFEF"/>
          <w:sz w:val="18"/>
          <w:szCs w:val="18"/>
        </w:rPr>
        <w:t>=</w:t>
      </w:r>
      <w:r w:rsidRPr="00602E4B">
        <w:rPr>
          <w:rFonts w:ascii="Inter" w:hAnsi="Inter" w:cs="Courier New"/>
          <w:color w:val="ABB2BF"/>
          <w:sz w:val="18"/>
          <w:szCs w:val="18"/>
        </w:rPr>
        <w:t xml:space="preserve"> vrf_evaluate(validator.secret_key, seed)</w:t>
      </w:r>
    </w:p>
    <w:p w14:paraId="4DC7FF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vrf_score </w:t>
      </w:r>
      <w:r w:rsidRPr="00602E4B">
        <w:rPr>
          <w:rFonts w:ascii="Inter" w:hAnsi="Inter" w:cs="Courier New"/>
          <w:color w:val="61AFEF"/>
          <w:sz w:val="18"/>
          <w:szCs w:val="18"/>
        </w:rPr>
        <w:t>=</w:t>
      </w:r>
      <w:r w:rsidRPr="00602E4B">
        <w:rPr>
          <w:rFonts w:ascii="Inter" w:hAnsi="Inter" w:cs="Courier New"/>
          <w:color w:val="ABB2BF"/>
          <w:sz w:val="18"/>
          <w:szCs w:val="18"/>
        </w:rPr>
        <w:t xml:space="preserve"> bytes_to_int(vrf_output)</w:t>
      </w:r>
    </w:p>
    <w:p w14:paraId="0CACDE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EE265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 by inverse of normalized weight (higher weight = lower weighted score)</w:t>
      </w:r>
    </w:p>
    <w:p w14:paraId="2E5C7B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weighted_score </w:t>
      </w:r>
      <w:r w:rsidRPr="00602E4B">
        <w:rPr>
          <w:rFonts w:ascii="Inter" w:hAnsi="Inter" w:cs="Courier New"/>
          <w:color w:val="61AFEF"/>
          <w:sz w:val="18"/>
          <w:szCs w:val="18"/>
        </w:rPr>
        <w:t>=</w:t>
      </w:r>
      <w:r w:rsidRPr="00602E4B">
        <w:rPr>
          <w:rFonts w:ascii="Inter" w:hAnsi="Inter" w:cs="Courier New"/>
          <w:color w:val="ABB2BF"/>
          <w:sz w:val="18"/>
          <w:szCs w:val="18"/>
        </w:rPr>
        <w:t xml:space="preserve"> vrf_score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validator.normalized_weight</w:t>
      </w:r>
    </w:p>
    <w:p w14:paraId="2CF2FB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A1CF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weighted_score </w:t>
      </w:r>
      <w:r w:rsidRPr="00602E4B">
        <w:rPr>
          <w:rFonts w:ascii="Inter" w:hAnsi="Inter" w:cs="Courier New"/>
          <w:color w:val="61AFEF"/>
          <w:sz w:val="18"/>
          <w:szCs w:val="18"/>
        </w:rPr>
        <w:t>&lt;</w:t>
      </w:r>
      <w:r w:rsidRPr="00602E4B">
        <w:rPr>
          <w:rFonts w:ascii="Inter" w:hAnsi="Inter" w:cs="Courier New"/>
          <w:color w:val="ABB2BF"/>
          <w:sz w:val="18"/>
          <w:szCs w:val="18"/>
        </w:rPr>
        <w:t xml:space="preserve"> best_score:</w:t>
      </w:r>
    </w:p>
    <w:p w14:paraId="5AAA6A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best_score </w:t>
      </w:r>
      <w:r w:rsidRPr="00602E4B">
        <w:rPr>
          <w:rFonts w:ascii="Inter" w:hAnsi="Inter" w:cs="Courier New"/>
          <w:color w:val="61AFEF"/>
          <w:sz w:val="18"/>
          <w:szCs w:val="18"/>
        </w:rPr>
        <w:t>=</w:t>
      </w:r>
      <w:r w:rsidRPr="00602E4B">
        <w:rPr>
          <w:rFonts w:ascii="Inter" w:hAnsi="Inter" w:cs="Courier New"/>
          <w:color w:val="ABB2BF"/>
          <w:sz w:val="18"/>
          <w:szCs w:val="18"/>
        </w:rPr>
        <w:t xml:space="preserve"> weighted_score</w:t>
      </w:r>
    </w:p>
    <w:p w14:paraId="56C10A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w:t>
      </w:r>
    </w:p>
    <w:p w14:paraId="46B113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2451E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best_validator</w:t>
      </w:r>
    </w:p>
    <w:p w14:paraId="009F377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Properties:</w:t>
      </w:r>
    </w:p>
    <w:p w14:paraId="77206A8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Each validator computes their own VRF output but cannot predict others' outputs. The validator with the lowest weighted score becomes leader. Higher weight (more stake/reputation) means lower weighted score on average, creating bias toward high-quality validators.</w:t>
      </w:r>
    </w:p>
    <w:p w14:paraId="31A4D9F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Bridge-Aware Leader Selection:</w:t>
      </w:r>
    </w:p>
    <w:p w14:paraId="1C4B0B9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rounds that are bridge checkpoints:</w:t>
      </w:r>
    </w:p>
    <w:p w14:paraId="06084313" w14:textId="77777777" w:rsidR="000F59A8" w:rsidRPr="00602E4B" w:rsidRDefault="000F59A8" w:rsidP="000F59A8">
      <w:pPr>
        <w:rPr>
          <w:rFonts w:ascii="Inter" w:hAnsi="Inter"/>
          <w:sz w:val="18"/>
          <w:szCs w:val="18"/>
        </w:rPr>
      </w:pPr>
      <w:r w:rsidRPr="00602E4B">
        <w:rPr>
          <w:rFonts w:ascii="Inter" w:hAnsi="Inter"/>
          <w:sz w:val="18"/>
          <w:szCs w:val="18"/>
        </w:rPr>
        <w:t>python</w:t>
      </w:r>
    </w:p>
    <w:p w14:paraId="0601F1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select_bridge_checkpoint_leader</w:t>
      </w:r>
      <w:r w:rsidRPr="00602E4B">
        <w:rPr>
          <w:rFonts w:ascii="Inter" w:hAnsi="Inter" w:cs="Courier New"/>
          <w:color w:val="ABB2BF"/>
          <w:sz w:val="18"/>
          <w:szCs w:val="18"/>
        </w:rPr>
        <w:t xml:space="preserve">(epoch: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p>
    <w:p w14:paraId="139EF9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 List[Validator],</w:t>
      </w:r>
    </w:p>
    <w:p w14:paraId="54D048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required_chains: List[ChainID]) </w:t>
      </w:r>
      <w:r w:rsidRPr="00602E4B">
        <w:rPr>
          <w:rFonts w:ascii="Inter" w:hAnsi="Inter" w:cs="Courier New"/>
          <w:color w:val="61AFEF"/>
          <w:sz w:val="18"/>
          <w:szCs w:val="18"/>
        </w:rPr>
        <w:t>-&gt;</w:t>
      </w:r>
      <w:r w:rsidRPr="00602E4B">
        <w:rPr>
          <w:rFonts w:ascii="Inter" w:hAnsi="Inter" w:cs="Courier New"/>
          <w:color w:val="ABB2BF"/>
          <w:sz w:val="18"/>
          <w:szCs w:val="18"/>
        </w:rPr>
        <w:t xml:space="preserve"> Validator:</w:t>
      </w:r>
    </w:p>
    <w:p w14:paraId="5570FB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6A5ACFF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 leader with preference for validators operating required bridge relayers.</w:t>
      </w:r>
    </w:p>
    <w:p w14:paraId="38EA5A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18CAA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Standard VRF selection</w:t>
      </w:r>
    </w:p>
    <w:p w14:paraId="5C651AC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candidates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2DC02A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18B5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validators:</w:t>
      </w:r>
    </w:p>
    <w:p w14:paraId="0EF2AF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0F4EAD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5868AE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42F255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validator is registered for required chains</w:t>
      </w:r>
    </w:p>
    <w:p w14:paraId="65BF22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registered_chains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get_validator_bridge_registrations(validator)</w:t>
      </w:r>
    </w:p>
    <w:p w14:paraId="70956C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chain_coverage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w:t>
      </w:r>
      <w:r w:rsidRPr="00602E4B">
        <w:rPr>
          <w:rFonts w:ascii="Inter" w:hAnsi="Inter" w:cs="Courier New"/>
          <w:color w:val="98C379"/>
          <w:sz w:val="18"/>
          <w:szCs w:val="18"/>
        </w:rPr>
        <w:t>set</w:t>
      </w:r>
      <w:r w:rsidRPr="00602E4B">
        <w:rPr>
          <w:rFonts w:ascii="Inter" w:hAnsi="Inter" w:cs="Courier New"/>
          <w:color w:val="ABB2BF"/>
          <w:sz w:val="18"/>
          <w:szCs w:val="18"/>
        </w:rPr>
        <w:t xml:space="preserve">(required_chains) </w:t>
      </w:r>
      <w:r w:rsidRPr="00602E4B">
        <w:rPr>
          <w:rFonts w:ascii="Inter" w:hAnsi="Inter" w:cs="Courier New"/>
          <w:color w:val="61AFEF"/>
          <w:sz w:val="18"/>
          <w:szCs w:val="18"/>
        </w:rPr>
        <w:t>&amp;</w:t>
      </w:r>
      <w:r w:rsidRPr="00602E4B">
        <w:rPr>
          <w:rFonts w:ascii="Inter" w:hAnsi="Inter" w:cs="Courier New"/>
          <w:color w:val="ABB2BF"/>
          <w:sz w:val="18"/>
          <w:szCs w:val="18"/>
        </w:rPr>
        <w:t xml:space="preserve"> </w:t>
      </w:r>
      <w:r w:rsidRPr="00602E4B">
        <w:rPr>
          <w:rFonts w:ascii="Inter" w:hAnsi="Inter" w:cs="Courier New"/>
          <w:color w:val="98C379"/>
          <w:sz w:val="18"/>
          <w:szCs w:val="18"/>
        </w:rPr>
        <w:t>set</w:t>
      </w:r>
      <w:r w:rsidRPr="00602E4B">
        <w:rPr>
          <w:rFonts w:ascii="Inter" w:hAnsi="Inter" w:cs="Courier New"/>
          <w:color w:val="ABB2BF"/>
          <w:sz w:val="18"/>
          <w:szCs w:val="18"/>
        </w:rPr>
        <w:t>(registered_chains))</w:t>
      </w:r>
    </w:p>
    <w:p w14:paraId="2F78DE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FBF6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Bonus weight for validators covering required chains</w:t>
      </w:r>
    </w:p>
    <w:p w14:paraId="3F2B0E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bridge_bonus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0.1</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chain_coverage)  </w:t>
      </w:r>
      <w:r w:rsidRPr="00602E4B">
        <w:rPr>
          <w:rFonts w:ascii="Inter" w:hAnsi="Inter" w:cs="Courier New"/>
          <w:i/>
          <w:iCs/>
          <w:color w:val="5C6370"/>
          <w:sz w:val="18"/>
          <w:szCs w:val="18"/>
        </w:rPr>
        <w:t># Up to +30% for covering all 3 chains</w:t>
      </w:r>
    </w:p>
    <w:p w14:paraId="71DD9A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7CC9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vrf_output </w:t>
      </w:r>
      <w:r w:rsidRPr="00602E4B">
        <w:rPr>
          <w:rFonts w:ascii="Inter" w:hAnsi="Inter" w:cs="Courier New"/>
          <w:color w:val="61AFEF"/>
          <w:sz w:val="18"/>
          <w:szCs w:val="18"/>
        </w:rPr>
        <w:t>=</w:t>
      </w:r>
      <w:r w:rsidRPr="00602E4B">
        <w:rPr>
          <w:rFonts w:ascii="Inter" w:hAnsi="Inter" w:cs="Courier New"/>
          <w:color w:val="ABB2BF"/>
          <w:sz w:val="18"/>
          <w:szCs w:val="18"/>
        </w:rPr>
        <w:t xml:space="preserve"> vrf_evaluate(validator.secret_key, seed)</w:t>
      </w:r>
    </w:p>
    <w:p w14:paraId="175321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vrf_score </w:t>
      </w:r>
      <w:r w:rsidRPr="00602E4B">
        <w:rPr>
          <w:rFonts w:ascii="Inter" w:hAnsi="Inter" w:cs="Courier New"/>
          <w:color w:val="61AFEF"/>
          <w:sz w:val="18"/>
          <w:szCs w:val="18"/>
        </w:rPr>
        <w:t>=</w:t>
      </w:r>
      <w:r w:rsidRPr="00602E4B">
        <w:rPr>
          <w:rFonts w:ascii="Inter" w:hAnsi="Inter" w:cs="Courier New"/>
          <w:color w:val="ABB2BF"/>
          <w:sz w:val="18"/>
          <w:szCs w:val="18"/>
        </w:rPr>
        <w:t xml:space="preserve"> bytes_to_int(vrf_output)</w:t>
      </w:r>
    </w:p>
    <w:p w14:paraId="6B2DE3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weighted_score </w:t>
      </w:r>
      <w:r w:rsidRPr="00602E4B">
        <w:rPr>
          <w:rFonts w:ascii="Inter" w:hAnsi="Inter" w:cs="Courier New"/>
          <w:color w:val="61AFEF"/>
          <w:sz w:val="18"/>
          <w:szCs w:val="18"/>
        </w:rPr>
        <w:t>=</w:t>
      </w:r>
      <w:r w:rsidRPr="00602E4B">
        <w:rPr>
          <w:rFonts w:ascii="Inter" w:hAnsi="Inter" w:cs="Courier New"/>
          <w:color w:val="ABB2BF"/>
          <w:sz w:val="18"/>
          <w:szCs w:val="18"/>
        </w:rPr>
        <w:t xml:space="preserve"> vrf_score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(validator.normalized_weight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bridge_bonus)</w:t>
      </w:r>
    </w:p>
    <w:p w14:paraId="5A6FC3B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CB3B2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candidates.append((weighted_score, validator))</w:t>
      </w:r>
    </w:p>
    <w:p w14:paraId="64CCDD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4C70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Return validator with lowest weighted score</w:t>
      </w:r>
    </w:p>
    <w:p w14:paraId="69807C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98C379"/>
          <w:sz w:val="18"/>
          <w:szCs w:val="18"/>
        </w:rPr>
        <w:t>min</w:t>
      </w:r>
      <w:r w:rsidRPr="00602E4B">
        <w:rPr>
          <w:rFonts w:ascii="Inter" w:hAnsi="Inter" w:cs="Courier New"/>
          <w:color w:val="ABB2BF"/>
          <w:sz w:val="18"/>
          <w:szCs w:val="18"/>
        </w:rPr>
        <w:t>(candidates, key</w:t>
      </w:r>
      <w:r w:rsidRPr="00602E4B">
        <w:rPr>
          <w:rFonts w:ascii="Inter" w:hAnsi="Inter" w:cs="Courier New"/>
          <w:color w:val="61AFEF"/>
          <w:sz w:val="18"/>
          <w:szCs w:val="18"/>
        </w:rPr>
        <w:t>=</w:t>
      </w:r>
      <w:r w:rsidRPr="00602E4B">
        <w:rPr>
          <w:rFonts w:ascii="Inter" w:hAnsi="Inter" w:cs="Courier New"/>
          <w:color w:val="C678DD"/>
          <w:sz w:val="18"/>
          <w:szCs w:val="18"/>
        </w:rPr>
        <w:t>lambda</w:t>
      </w:r>
      <w:r w:rsidRPr="00602E4B">
        <w:rPr>
          <w:rFonts w:ascii="Inter" w:hAnsi="Inter" w:cs="Courier New"/>
          <w:color w:val="ABB2BF"/>
          <w:sz w:val="18"/>
          <w:szCs w:val="18"/>
        </w:rPr>
        <w:t xml:space="preserve"> x: x[</w:t>
      </w:r>
      <w:r w:rsidRPr="00602E4B">
        <w:rPr>
          <w:rFonts w:ascii="Inter" w:hAnsi="Inter" w:cs="Courier New"/>
          <w:color w:val="D19A66"/>
          <w:sz w:val="18"/>
          <w:szCs w:val="18"/>
        </w:rPr>
        <w:t>0</w:t>
      </w:r>
      <w:r w:rsidRPr="00602E4B">
        <w:rPr>
          <w:rFonts w:ascii="Inter" w:hAnsi="Inter" w:cs="Courier New"/>
          <w:color w:val="ABB2BF"/>
          <w:sz w:val="18"/>
          <w:szCs w:val="18"/>
        </w:rPr>
        <w:t>])[</w:t>
      </w:r>
      <w:r w:rsidRPr="00602E4B">
        <w:rPr>
          <w:rFonts w:ascii="Inter" w:hAnsi="Inter" w:cs="Courier New"/>
          <w:color w:val="D19A66"/>
          <w:sz w:val="18"/>
          <w:szCs w:val="18"/>
        </w:rPr>
        <w:t>1</w:t>
      </w:r>
      <w:r w:rsidRPr="00602E4B">
        <w:rPr>
          <w:rFonts w:ascii="Inter" w:hAnsi="Inter" w:cs="Courier New"/>
          <w:color w:val="ABB2BF"/>
          <w:sz w:val="18"/>
          <w:szCs w:val="18"/>
        </w:rPr>
        <w:t>]</w:t>
      </w:r>
    </w:p>
    <w:p w14:paraId="013AE1B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Verification:</w:t>
      </w:r>
    </w:p>
    <w:p w14:paraId="4AF21B8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Anyone can verify leader selection:</w:t>
      </w:r>
    </w:p>
    <w:p w14:paraId="4516A8B1"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15258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verify_leader</w:t>
      </w:r>
      <w:r w:rsidRPr="00602E4B">
        <w:rPr>
          <w:rFonts w:ascii="Inter" w:hAnsi="Inter" w:cs="Courier New"/>
          <w:color w:val="ABB2BF"/>
          <w:sz w:val="18"/>
          <w:szCs w:val="18"/>
        </w:rPr>
        <w:t xml:space="preserve">(L_r: Validator, proof: VRFProof, epoch: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1F1659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78408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L_r was correctly selected as leader for round r.</w:t>
      </w:r>
    </w:p>
    <w:p w14:paraId="5F3799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731124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(R_e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b"leader"</w:t>
      </w:r>
      <w:r w:rsidRPr="00602E4B">
        <w:rPr>
          <w:rFonts w:ascii="Inter" w:hAnsi="Inter" w:cs="Courier New"/>
          <w:color w:val="ABB2BF"/>
          <w:sz w:val="18"/>
          <w:szCs w:val="18"/>
        </w:rPr>
        <w:t>)</w:t>
      </w:r>
    </w:p>
    <w:p w14:paraId="73B5EB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2AD3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VRF proof</w:t>
      </w:r>
    </w:p>
    <w:p w14:paraId="76F9FA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VRF.verify(L_r.public_key, seed, proof):</w:t>
      </w:r>
    </w:p>
    <w:p w14:paraId="6F0F01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2DB53C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CD77A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Note: Others cannot verify they lost (don't have proofs),</w:t>
      </w:r>
    </w:p>
    <w:p w14:paraId="1186CF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but L_r provides proof they won</w:t>
      </w:r>
    </w:p>
    <w:p w14:paraId="7BC676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07AC5507"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6.4 Committee Selection Algorithm</w:t>
      </w:r>
    </w:p>
    <w:p w14:paraId="7946A1C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Committees are sampled without replacement to ensure diversity:</w:t>
      </w:r>
    </w:p>
    <w:p w14:paraId="25B8CD3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Pseudocode:</w:t>
      </w:r>
    </w:p>
    <w:p w14:paraId="3DA4CDB5" w14:textId="77777777" w:rsidR="000F59A8" w:rsidRPr="00602E4B" w:rsidRDefault="000F59A8" w:rsidP="000F59A8">
      <w:pPr>
        <w:rPr>
          <w:rFonts w:ascii="Inter" w:hAnsi="Inter"/>
          <w:sz w:val="18"/>
          <w:szCs w:val="18"/>
        </w:rPr>
      </w:pPr>
      <w:r w:rsidRPr="00602E4B">
        <w:rPr>
          <w:rFonts w:ascii="Inter" w:hAnsi="Inter"/>
          <w:sz w:val="18"/>
          <w:szCs w:val="18"/>
        </w:rPr>
        <w:t>python</w:t>
      </w:r>
    </w:p>
    <w:p w14:paraId="76746A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sample_committee</w:t>
      </w:r>
      <w:r w:rsidRPr="00602E4B">
        <w:rPr>
          <w:rFonts w:ascii="Inter" w:hAnsi="Inter" w:cs="Courier New"/>
          <w:color w:val="ABB2BF"/>
          <w:sz w:val="18"/>
          <w:szCs w:val="18"/>
        </w:rPr>
        <w:t xml:space="preserve">(epoch: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size: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p>
    <w:p w14:paraId="6B2F30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cool_down: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3</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List[Validator]:</w:t>
      </w:r>
    </w:p>
    <w:p w14:paraId="0C634F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58F833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Sample committee without replacement with diversity corrections.</w:t>
      </w:r>
    </w:p>
    <w:p w14:paraId="44D1F8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642F4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get_epoch_randomness(epoch)</w:t>
      </w:r>
    </w:p>
    <w:p w14:paraId="11B010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b"committee"</w:t>
      </w:r>
      <w:r w:rsidRPr="00602E4B">
        <w:rPr>
          <w:rFonts w:ascii="Inter" w:hAnsi="Inter" w:cs="Courier New"/>
          <w:color w:val="ABB2BF"/>
          <w:sz w:val="18"/>
          <w:szCs w:val="18"/>
        </w:rPr>
        <w:t>)</w:t>
      </w:r>
    </w:p>
    <w:p w14:paraId="2A73A9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22FD8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get_active_validators()</w:t>
      </w:r>
    </w:p>
    <w:p w14:paraId="708A18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committee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7CC9A4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excluded </w:t>
      </w:r>
      <w:r w:rsidRPr="00602E4B">
        <w:rPr>
          <w:rFonts w:ascii="Inter" w:hAnsi="Inter" w:cs="Courier New"/>
          <w:color w:val="61AFEF"/>
          <w:sz w:val="18"/>
          <w:szCs w:val="18"/>
        </w:rPr>
        <w:t>=</w:t>
      </w:r>
      <w:r w:rsidRPr="00602E4B">
        <w:rPr>
          <w:rFonts w:ascii="Inter" w:hAnsi="Inter" w:cs="Courier New"/>
          <w:color w:val="ABB2BF"/>
          <w:sz w:val="18"/>
          <w:szCs w:val="18"/>
        </w:rPr>
        <w:t xml:space="preserve"> []  </w:t>
      </w:r>
      <w:r w:rsidRPr="00602E4B">
        <w:rPr>
          <w:rFonts w:ascii="Inter" w:hAnsi="Inter" w:cs="Courier New"/>
          <w:i/>
          <w:iCs/>
          <w:color w:val="5C6370"/>
          <w:sz w:val="18"/>
          <w:szCs w:val="18"/>
        </w:rPr>
        <w:t># Cool-down tracking</w:t>
      </w:r>
    </w:p>
    <w:p w14:paraId="5EAF43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4B4E9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diversity corrections</w:t>
      </w:r>
    </w:p>
    <w:p w14:paraId="2B78B80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adjusted_weights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5139BF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validators:</w:t>
      </w:r>
    </w:p>
    <w:p w14:paraId="2F6A4B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1BF053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adjusted_weights.append(</w:t>
      </w:r>
      <w:r w:rsidRPr="00602E4B">
        <w:rPr>
          <w:rFonts w:ascii="Inter" w:hAnsi="Inter" w:cs="Courier New"/>
          <w:color w:val="D19A66"/>
          <w:sz w:val="18"/>
          <w:szCs w:val="18"/>
        </w:rPr>
        <w:t>0.0</w:t>
      </w:r>
      <w:r w:rsidRPr="00602E4B">
        <w:rPr>
          <w:rFonts w:ascii="Inter" w:hAnsi="Inter" w:cs="Courier New"/>
          <w:color w:val="ABB2BF"/>
          <w:sz w:val="18"/>
          <w:szCs w:val="18"/>
        </w:rPr>
        <w:t>)</w:t>
      </w:r>
    </w:p>
    <w:p w14:paraId="6DAD7A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334517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CA819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diversity multiplier (Equation 4)</w:t>
      </w:r>
    </w:p>
    <w:p w14:paraId="57D731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diversity_mult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calculate_diversity_multiplier(validator, </w:t>
      </w:r>
      <w:r w:rsidRPr="00602E4B">
        <w:rPr>
          <w:rFonts w:ascii="Inter" w:hAnsi="Inter" w:cs="Courier New"/>
          <w:color w:val="98C379"/>
          <w:sz w:val="18"/>
          <w:szCs w:val="18"/>
        </w:rPr>
        <w:t>round</w:t>
      </w:r>
      <w:r w:rsidRPr="00602E4B">
        <w:rPr>
          <w:rFonts w:ascii="Inter" w:hAnsi="Inter" w:cs="Courier New"/>
          <w:color w:val="ABB2BF"/>
          <w:sz w:val="18"/>
          <w:szCs w:val="18"/>
        </w:rPr>
        <w:t>, cool_down)</w:t>
      </w:r>
    </w:p>
    <w:p w14:paraId="7585FF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adjusted_weight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validator.raw_weight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diversity_mult</w:t>
      </w:r>
    </w:p>
    <w:p w14:paraId="30B0A3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adjusted_weights.append(adjusted_weight)</w:t>
      </w:r>
    </w:p>
    <w:p w14:paraId="03725F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CA82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Normalize to probabilities</w:t>
      </w:r>
    </w:p>
    <w:p w14:paraId="551021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(adjusted_weights)</w:t>
      </w:r>
    </w:p>
    <w:p w14:paraId="66D903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probabilities </w:t>
      </w:r>
      <w:r w:rsidRPr="00602E4B">
        <w:rPr>
          <w:rFonts w:ascii="Inter" w:hAnsi="Inter" w:cs="Courier New"/>
          <w:color w:val="61AFEF"/>
          <w:sz w:val="18"/>
          <w:szCs w:val="18"/>
        </w:rPr>
        <w:t>=</w:t>
      </w:r>
      <w:r w:rsidRPr="00602E4B">
        <w:rPr>
          <w:rFonts w:ascii="Inter" w:hAnsi="Inter" w:cs="Courier New"/>
          <w:color w:val="ABB2BF"/>
          <w:sz w:val="18"/>
          <w:szCs w:val="18"/>
        </w:rPr>
        <w:t xml:space="preserve"> [w </w:t>
      </w:r>
      <w:r w:rsidRPr="00602E4B">
        <w:rPr>
          <w:rFonts w:ascii="Inter" w:hAnsi="Inter" w:cs="Courier New"/>
          <w:color w:val="61AFEF"/>
          <w:sz w:val="18"/>
          <w:szCs w:val="18"/>
        </w:rPr>
        <w:t>/</w:t>
      </w:r>
      <w:r w:rsidRPr="00602E4B">
        <w:rPr>
          <w:rFonts w:ascii="Inter" w:hAnsi="Inter" w:cs="Courier New"/>
          <w:color w:val="ABB2BF"/>
          <w:sz w:val="18"/>
          <w:szCs w:val="18"/>
        </w:rPr>
        <w:t xml:space="preserve"> total_weight </w:t>
      </w:r>
      <w:r w:rsidRPr="00602E4B">
        <w:rPr>
          <w:rFonts w:ascii="Inter" w:hAnsi="Inter" w:cs="Courier New"/>
          <w:color w:val="C678DD"/>
          <w:sz w:val="18"/>
          <w:szCs w:val="18"/>
        </w:rPr>
        <w:t>for</w:t>
      </w:r>
      <w:r w:rsidRPr="00602E4B">
        <w:rPr>
          <w:rFonts w:ascii="Inter" w:hAnsi="Inter" w:cs="Courier New"/>
          <w:color w:val="ABB2BF"/>
          <w:sz w:val="18"/>
          <w:szCs w:val="18"/>
        </w:rPr>
        <w:t xml:space="preserve"> w </w:t>
      </w:r>
      <w:r w:rsidRPr="00602E4B">
        <w:rPr>
          <w:rFonts w:ascii="Inter" w:hAnsi="Inter" w:cs="Courier New"/>
          <w:color w:val="C678DD"/>
          <w:sz w:val="18"/>
          <w:szCs w:val="18"/>
        </w:rPr>
        <w:t>in</w:t>
      </w:r>
      <w:r w:rsidRPr="00602E4B">
        <w:rPr>
          <w:rFonts w:ascii="Inter" w:hAnsi="Inter" w:cs="Courier New"/>
          <w:color w:val="ABB2BF"/>
          <w:sz w:val="18"/>
          <w:szCs w:val="18"/>
        </w:rPr>
        <w:t xml:space="preserve"> adjusted_weights]</w:t>
      </w:r>
    </w:p>
    <w:p w14:paraId="2E5998C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E47B0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Sample without replacement</w:t>
      </w:r>
    </w:p>
    <w:p w14:paraId="5F497D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rng </w:t>
      </w:r>
      <w:r w:rsidRPr="00602E4B">
        <w:rPr>
          <w:rFonts w:ascii="Inter" w:hAnsi="Inter" w:cs="Courier New"/>
          <w:color w:val="61AFEF"/>
          <w:sz w:val="18"/>
          <w:szCs w:val="18"/>
        </w:rPr>
        <w:t>=</w:t>
      </w:r>
      <w:r w:rsidRPr="00602E4B">
        <w:rPr>
          <w:rFonts w:ascii="Inter" w:hAnsi="Inter" w:cs="Courier New"/>
          <w:color w:val="ABB2BF"/>
          <w:sz w:val="18"/>
          <w:szCs w:val="18"/>
        </w:rPr>
        <w:t xml:space="preserve"> SeededRandom(seed)</w:t>
      </w:r>
    </w:p>
    <w:p w14:paraId="215AC1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excluded_cohorts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set</w:t>
      </w:r>
      <w:r w:rsidRPr="00602E4B">
        <w:rPr>
          <w:rFonts w:ascii="Inter" w:hAnsi="Inter" w:cs="Courier New"/>
          <w:color w:val="ABB2BF"/>
          <w:sz w:val="18"/>
          <w:szCs w:val="18"/>
        </w:rPr>
        <w:t>()</w:t>
      </w:r>
    </w:p>
    <w:p w14:paraId="31BA99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E946BB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i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range</w:t>
      </w:r>
      <w:r w:rsidRPr="00602E4B">
        <w:rPr>
          <w:rFonts w:ascii="Inter" w:hAnsi="Inter" w:cs="Courier New"/>
          <w:color w:val="ABB2BF"/>
          <w:sz w:val="18"/>
          <w:szCs w:val="18"/>
        </w:rPr>
        <w:t>(size):</w:t>
      </w:r>
    </w:p>
    <w:p w14:paraId="7EF4D6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Filter available validators</w:t>
      </w:r>
    </w:p>
    <w:p w14:paraId="11CFD4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available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D226B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available_probs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5C82D0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1850D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j,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enumerate</w:t>
      </w:r>
      <w:r w:rsidRPr="00602E4B">
        <w:rPr>
          <w:rFonts w:ascii="Inter" w:hAnsi="Inter" w:cs="Courier New"/>
          <w:color w:val="ABB2BF"/>
          <w:sz w:val="18"/>
          <w:szCs w:val="18"/>
        </w:rPr>
        <w:t>(validators):</w:t>
      </w:r>
    </w:p>
    <w:p w14:paraId="086C42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Skip if already selected</w:t>
      </w:r>
    </w:p>
    <w:p w14:paraId="3C412A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committee:</w:t>
      </w:r>
    </w:p>
    <w:p w14:paraId="2B0696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36BC4E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10C60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Skip if in excluded cohort (cool-down)</w:t>
      </w:r>
    </w:p>
    <w:p w14:paraId="02E3FB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validator.cohort_id </w:t>
      </w:r>
      <w:r w:rsidRPr="00602E4B">
        <w:rPr>
          <w:rFonts w:ascii="Inter" w:hAnsi="Inter" w:cs="Courier New"/>
          <w:color w:val="C678DD"/>
          <w:sz w:val="18"/>
          <w:szCs w:val="18"/>
        </w:rPr>
        <w:t>in</w:t>
      </w:r>
      <w:r w:rsidRPr="00602E4B">
        <w:rPr>
          <w:rFonts w:ascii="Inter" w:hAnsi="Inter" w:cs="Courier New"/>
          <w:color w:val="ABB2BF"/>
          <w:sz w:val="18"/>
          <w:szCs w:val="18"/>
        </w:rPr>
        <w:t xml:space="preserve"> excluded_cohorts:</w:t>
      </w:r>
    </w:p>
    <w:p w14:paraId="7F20E1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2B8635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56AD38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Skip if probability is zero</w:t>
      </w:r>
    </w:p>
    <w:p w14:paraId="4E5C0E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probabilities[j]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3CB021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4C10FE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309B3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available.append(validator)</w:t>
      </w:r>
    </w:p>
    <w:p w14:paraId="6644F9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available_probs.append(probabilities[j])</w:t>
      </w:r>
    </w:p>
    <w:p w14:paraId="7F20A4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41A8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available:</w:t>
      </w:r>
    </w:p>
    <w:p w14:paraId="4BF9E2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break</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No more validators available</w:t>
      </w:r>
    </w:p>
    <w:p w14:paraId="4C84DB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FF5BD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Renormalize probabilities</w:t>
      </w:r>
    </w:p>
    <w:p w14:paraId="317116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prob_sum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(available_probs)</w:t>
      </w:r>
    </w:p>
    <w:p w14:paraId="5A8686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available_probs </w:t>
      </w:r>
      <w:r w:rsidRPr="00602E4B">
        <w:rPr>
          <w:rFonts w:ascii="Inter" w:hAnsi="Inter" w:cs="Courier New"/>
          <w:color w:val="61AFEF"/>
          <w:sz w:val="18"/>
          <w:szCs w:val="18"/>
        </w:rPr>
        <w:t>=</w:t>
      </w:r>
      <w:r w:rsidRPr="00602E4B">
        <w:rPr>
          <w:rFonts w:ascii="Inter" w:hAnsi="Inter" w:cs="Courier New"/>
          <w:color w:val="ABB2BF"/>
          <w:sz w:val="18"/>
          <w:szCs w:val="18"/>
        </w:rPr>
        <w:t xml:space="preserve"> [p </w:t>
      </w:r>
      <w:r w:rsidRPr="00602E4B">
        <w:rPr>
          <w:rFonts w:ascii="Inter" w:hAnsi="Inter" w:cs="Courier New"/>
          <w:color w:val="61AFEF"/>
          <w:sz w:val="18"/>
          <w:szCs w:val="18"/>
        </w:rPr>
        <w:t>/</w:t>
      </w:r>
      <w:r w:rsidRPr="00602E4B">
        <w:rPr>
          <w:rFonts w:ascii="Inter" w:hAnsi="Inter" w:cs="Courier New"/>
          <w:color w:val="ABB2BF"/>
          <w:sz w:val="18"/>
          <w:szCs w:val="18"/>
        </w:rPr>
        <w:t xml:space="preserve"> prob_sum </w:t>
      </w:r>
      <w:r w:rsidRPr="00602E4B">
        <w:rPr>
          <w:rFonts w:ascii="Inter" w:hAnsi="Inter" w:cs="Courier New"/>
          <w:color w:val="C678DD"/>
          <w:sz w:val="18"/>
          <w:szCs w:val="18"/>
        </w:rPr>
        <w:t>for</w:t>
      </w:r>
      <w:r w:rsidRPr="00602E4B">
        <w:rPr>
          <w:rFonts w:ascii="Inter" w:hAnsi="Inter" w:cs="Courier New"/>
          <w:color w:val="ABB2BF"/>
          <w:sz w:val="18"/>
          <w:szCs w:val="18"/>
        </w:rPr>
        <w:t xml:space="preserve"> p </w:t>
      </w:r>
      <w:r w:rsidRPr="00602E4B">
        <w:rPr>
          <w:rFonts w:ascii="Inter" w:hAnsi="Inter" w:cs="Courier New"/>
          <w:color w:val="C678DD"/>
          <w:sz w:val="18"/>
          <w:szCs w:val="18"/>
        </w:rPr>
        <w:t>in</w:t>
      </w:r>
      <w:r w:rsidRPr="00602E4B">
        <w:rPr>
          <w:rFonts w:ascii="Inter" w:hAnsi="Inter" w:cs="Courier New"/>
          <w:color w:val="ABB2BF"/>
          <w:sz w:val="18"/>
          <w:szCs w:val="18"/>
        </w:rPr>
        <w:t xml:space="preserve"> available_probs]</w:t>
      </w:r>
    </w:p>
    <w:p w14:paraId="75E7BB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619EE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Sample one validator</w:t>
      </w:r>
    </w:p>
    <w:p w14:paraId="3BE6DC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selected </w:t>
      </w:r>
      <w:r w:rsidRPr="00602E4B">
        <w:rPr>
          <w:rFonts w:ascii="Inter" w:hAnsi="Inter" w:cs="Courier New"/>
          <w:color w:val="61AFEF"/>
          <w:sz w:val="18"/>
          <w:szCs w:val="18"/>
        </w:rPr>
        <w:t>=</w:t>
      </w:r>
      <w:r w:rsidRPr="00602E4B">
        <w:rPr>
          <w:rFonts w:ascii="Inter" w:hAnsi="Inter" w:cs="Courier New"/>
          <w:color w:val="ABB2BF"/>
          <w:sz w:val="18"/>
          <w:szCs w:val="18"/>
        </w:rPr>
        <w:t xml:space="preserve"> rng.weighted_choice(available, available_probs)</w:t>
      </w:r>
    </w:p>
    <w:p w14:paraId="22A929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committee.append(selected)</w:t>
      </w:r>
    </w:p>
    <w:p w14:paraId="4EAED5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44A7B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cohort to cool-down exclusion</w:t>
      </w:r>
    </w:p>
    <w:p w14:paraId="5879F7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excluded_cohorts.add(selected.cohort_id)</w:t>
      </w:r>
    </w:p>
    <w:p w14:paraId="5A251E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07BF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committee</w:t>
      </w:r>
    </w:p>
    <w:p w14:paraId="0D38F1C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Bridge-Aware Committee Selection:</w:t>
      </w:r>
    </w:p>
    <w:p w14:paraId="5C9F03A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checkpoint rounds, ensure committee includes sufficient bridge relayers:</w:t>
      </w:r>
    </w:p>
    <w:p w14:paraId="5B5CF523"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83532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sample_bridge_committee</w:t>
      </w:r>
      <w:r w:rsidRPr="00602E4B">
        <w:rPr>
          <w:rFonts w:ascii="Inter" w:hAnsi="Inter" w:cs="Courier New"/>
          <w:color w:val="ABB2BF"/>
          <w:sz w:val="18"/>
          <w:szCs w:val="18"/>
        </w:rPr>
        <w:t xml:space="preserve">(epoch: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size: </w:t>
      </w:r>
      <w:r w:rsidRPr="00602E4B">
        <w:rPr>
          <w:rFonts w:ascii="Inter" w:hAnsi="Inter" w:cs="Courier New"/>
          <w:color w:val="98C379"/>
          <w:sz w:val="18"/>
          <w:szCs w:val="18"/>
        </w:rPr>
        <w:t>int</w:t>
      </w:r>
      <w:r w:rsidRPr="00602E4B">
        <w:rPr>
          <w:rFonts w:ascii="Inter" w:hAnsi="Inter" w:cs="Courier New"/>
          <w:color w:val="ABB2BF"/>
          <w:sz w:val="18"/>
          <w:szCs w:val="18"/>
        </w:rPr>
        <w:t>,</w:t>
      </w:r>
    </w:p>
    <w:p w14:paraId="4BD103D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required_chains: List[ChainID],</w:t>
      </w:r>
    </w:p>
    <w:p w14:paraId="2C8D1F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min_relayers_per_chain: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20</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List[Validator]:</w:t>
      </w:r>
    </w:p>
    <w:p w14:paraId="3CFE6D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7CA3E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Sample committee ensuring adequate bridge relayer representation.</w:t>
      </w:r>
    </w:p>
    <w:p w14:paraId="74D29E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F2219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Standard committee sampling</w:t>
      </w:r>
    </w:p>
    <w:p w14:paraId="6A43A6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base_committee </w:t>
      </w:r>
      <w:r w:rsidRPr="00602E4B">
        <w:rPr>
          <w:rFonts w:ascii="Inter" w:hAnsi="Inter" w:cs="Courier New"/>
          <w:color w:val="61AFEF"/>
          <w:sz w:val="18"/>
          <w:szCs w:val="18"/>
        </w:rPr>
        <w:t>=</w:t>
      </w:r>
      <w:r w:rsidRPr="00602E4B">
        <w:rPr>
          <w:rFonts w:ascii="Inter" w:hAnsi="Inter" w:cs="Courier New"/>
          <w:color w:val="ABB2BF"/>
          <w:sz w:val="18"/>
          <w:szCs w:val="18"/>
        </w:rPr>
        <w:t xml:space="preserve"> sample_committee(epoch, </w:t>
      </w:r>
      <w:r w:rsidRPr="00602E4B">
        <w:rPr>
          <w:rFonts w:ascii="Inter" w:hAnsi="Inter" w:cs="Courier New"/>
          <w:color w:val="98C379"/>
          <w:sz w:val="18"/>
          <w:szCs w:val="18"/>
        </w:rPr>
        <w:t>round</w:t>
      </w:r>
      <w:r w:rsidRPr="00602E4B">
        <w:rPr>
          <w:rFonts w:ascii="Inter" w:hAnsi="Inter" w:cs="Courier New"/>
          <w:color w:val="ABB2BF"/>
          <w:sz w:val="18"/>
          <w:szCs w:val="18"/>
        </w:rPr>
        <w:t>, size)</w:t>
      </w:r>
    </w:p>
    <w:p w14:paraId="4066F4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B684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bridge relayer coverage for each required chain</w:t>
      </w:r>
    </w:p>
    <w:p w14:paraId="1D12EA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required_chains:</w:t>
      </w:r>
    </w:p>
    <w:p w14:paraId="79B336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chain_relayers </w:t>
      </w:r>
      <w:r w:rsidRPr="00602E4B">
        <w:rPr>
          <w:rFonts w:ascii="Inter" w:hAnsi="Inter" w:cs="Courier New"/>
          <w:color w:val="61AFEF"/>
          <w:sz w:val="18"/>
          <w:szCs w:val="18"/>
        </w:rPr>
        <w:t>=</w:t>
      </w:r>
      <w:r w:rsidRPr="00602E4B">
        <w:rPr>
          <w:rFonts w:ascii="Inter" w:hAnsi="Inter" w:cs="Courier New"/>
          <w:color w:val="ABB2BF"/>
          <w:sz w:val="18"/>
          <w:szCs w:val="18"/>
        </w:rPr>
        <w:t xml:space="preserve"> [v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base_committee </w:t>
      </w:r>
    </w:p>
    <w:p w14:paraId="6B3740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is_registered_relayer(v, chain)]</w:t>
      </w:r>
    </w:p>
    <w:p w14:paraId="41A7CE8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AA18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insufficient relayers, replace some members</w:t>
      </w:r>
    </w:p>
    <w:p w14:paraId="616E9D7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(chain_relayers) </w:t>
      </w:r>
      <w:r w:rsidRPr="00602E4B">
        <w:rPr>
          <w:rFonts w:ascii="Inter" w:hAnsi="Inter" w:cs="Courier New"/>
          <w:color w:val="61AFEF"/>
          <w:sz w:val="18"/>
          <w:szCs w:val="18"/>
        </w:rPr>
        <w:t>&lt;</w:t>
      </w:r>
      <w:r w:rsidRPr="00602E4B">
        <w:rPr>
          <w:rFonts w:ascii="Inter" w:hAnsi="Inter" w:cs="Courier New"/>
          <w:color w:val="ABB2BF"/>
          <w:sz w:val="18"/>
          <w:szCs w:val="18"/>
        </w:rPr>
        <w:t xml:space="preserve"> min_relayers_per_chain:</w:t>
      </w:r>
    </w:p>
    <w:p w14:paraId="6B9AAD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deficit </w:t>
      </w:r>
      <w:r w:rsidRPr="00602E4B">
        <w:rPr>
          <w:rFonts w:ascii="Inter" w:hAnsi="Inter" w:cs="Courier New"/>
          <w:color w:val="61AFEF"/>
          <w:sz w:val="18"/>
          <w:szCs w:val="18"/>
        </w:rPr>
        <w:t>=</w:t>
      </w:r>
      <w:r w:rsidRPr="00602E4B">
        <w:rPr>
          <w:rFonts w:ascii="Inter" w:hAnsi="Inter" w:cs="Courier New"/>
          <w:color w:val="ABB2BF"/>
          <w:sz w:val="18"/>
          <w:szCs w:val="18"/>
        </w:rPr>
        <w:t xml:space="preserve"> min_relayers_per_chain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(chain_relayers)</w:t>
      </w:r>
    </w:p>
    <w:p w14:paraId="280967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E14D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Find eligible relayers not in committee</w:t>
      </w:r>
    </w:p>
    <w:p w14:paraId="5D6A73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eligible </w:t>
      </w:r>
      <w:r w:rsidRPr="00602E4B">
        <w:rPr>
          <w:rFonts w:ascii="Inter" w:hAnsi="Inter" w:cs="Courier New"/>
          <w:color w:val="61AFEF"/>
          <w:sz w:val="18"/>
          <w:szCs w:val="18"/>
        </w:rPr>
        <w:t>=</w:t>
      </w:r>
      <w:r w:rsidRPr="00602E4B">
        <w:rPr>
          <w:rFonts w:ascii="Inter" w:hAnsi="Inter" w:cs="Courier New"/>
          <w:color w:val="ABB2BF"/>
          <w:sz w:val="18"/>
          <w:szCs w:val="18"/>
        </w:rPr>
        <w:t xml:space="preserve"> [v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get_active_validators()</w:t>
      </w:r>
    </w:p>
    <w:p w14:paraId="57D6E5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is_registered_relayer(v, chain) </w:t>
      </w:r>
    </w:p>
    <w:p w14:paraId="6A41BC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and</w:t>
      </w:r>
      <w:r w:rsidRPr="00602E4B">
        <w:rPr>
          <w:rFonts w:ascii="Inter" w:hAnsi="Inter" w:cs="Courier New"/>
          <w:color w:val="ABB2BF"/>
          <w:sz w:val="18"/>
          <w:szCs w:val="18"/>
        </w:rPr>
        <w:t xml:space="preserve"> v </w:t>
      </w:r>
      <w:r w:rsidRPr="00602E4B">
        <w:rPr>
          <w:rFonts w:ascii="Inter" w:hAnsi="Inter" w:cs="Courier New"/>
          <w:color w:val="C678DD"/>
          <w:sz w:val="18"/>
          <w:szCs w:val="18"/>
        </w:rPr>
        <w:t>not</w:t>
      </w:r>
      <w:r w:rsidRPr="00602E4B">
        <w:rPr>
          <w:rFonts w:ascii="Inter" w:hAnsi="Inter" w:cs="Courier New"/>
          <w:color w:val="ABB2BF"/>
          <w:sz w:val="18"/>
          <w:szCs w:val="18"/>
        </w:rPr>
        <w:t xml:space="preserve"> </w:t>
      </w:r>
      <w:r w:rsidRPr="00602E4B">
        <w:rPr>
          <w:rFonts w:ascii="Inter" w:hAnsi="Inter" w:cs="Courier New"/>
          <w:color w:val="C678DD"/>
          <w:sz w:val="18"/>
          <w:szCs w:val="18"/>
        </w:rPr>
        <w:t>in</w:t>
      </w:r>
      <w:r w:rsidRPr="00602E4B">
        <w:rPr>
          <w:rFonts w:ascii="Inter" w:hAnsi="Inter" w:cs="Courier New"/>
          <w:color w:val="ABB2BF"/>
          <w:sz w:val="18"/>
          <w:szCs w:val="18"/>
        </w:rPr>
        <w:t xml:space="preserve"> base_committee]</w:t>
      </w:r>
    </w:p>
    <w:p w14:paraId="76DCFD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6E52C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Sample additional relayers (weighted by their bridge reputation)</w:t>
      </w:r>
    </w:p>
    <w:p w14:paraId="70DC7A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additional </w:t>
      </w:r>
      <w:r w:rsidRPr="00602E4B">
        <w:rPr>
          <w:rFonts w:ascii="Inter" w:hAnsi="Inter" w:cs="Courier New"/>
          <w:color w:val="61AFEF"/>
          <w:sz w:val="18"/>
          <w:szCs w:val="18"/>
        </w:rPr>
        <w:t>=</w:t>
      </w:r>
      <w:r w:rsidRPr="00602E4B">
        <w:rPr>
          <w:rFonts w:ascii="Inter" w:hAnsi="Inter" w:cs="Courier New"/>
          <w:color w:val="ABB2BF"/>
          <w:sz w:val="18"/>
          <w:szCs w:val="18"/>
        </w:rPr>
        <w:t xml:space="preserve"> weighted_sample(eligible, deficit, </w:t>
      </w:r>
    </w:p>
    <w:p w14:paraId="554B33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weight_fn</w:t>
      </w:r>
      <w:r w:rsidRPr="00602E4B">
        <w:rPr>
          <w:rFonts w:ascii="Inter" w:hAnsi="Inter" w:cs="Courier New"/>
          <w:color w:val="61AFEF"/>
          <w:sz w:val="18"/>
          <w:szCs w:val="18"/>
        </w:rPr>
        <w:t>=</w:t>
      </w:r>
      <w:r w:rsidRPr="00602E4B">
        <w:rPr>
          <w:rFonts w:ascii="Inter" w:hAnsi="Inter" w:cs="Courier New"/>
          <w:color w:val="C678DD"/>
          <w:sz w:val="18"/>
          <w:szCs w:val="18"/>
        </w:rPr>
        <w:t>lambda</w:t>
      </w:r>
      <w:r w:rsidRPr="00602E4B">
        <w:rPr>
          <w:rFonts w:ascii="Inter" w:hAnsi="Inter" w:cs="Courier New"/>
          <w:color w:val="ABB2BF"/>
          <w:sz w:val="18"/>
          <w:szCs w:val="18"/>
        </w:rPr>
        <w:t xml:space="preserve"> v: v.bridge_reputation[chain])</w:t>
      </w:r>
    </w:p>
    <w:p w14:paraId="411138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AD3A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Replace lowest-weight non-relayer committee members</w:t>
      </w:r>
    </w:p>
    <w:p w14:paraId="2CA584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non_relayers </w:t>
      </w:r>
      <w:r w:rsidRPr="00602E4B">
        <w:rPr>
          <w:rFonts w:ascii="Inter" w:hAnsi="Inter" w:cs="Courier New"/>
          <w:color w:val="61AFEF"/>
          <w:sz w:val="18"/>
          <w:szCs w:val="18"/>
        </w:rPr>
        <w:t>=</w:t>
      </w:r>
      <w:r w:rsidRPr="00602E4B">
        <w:rPr>
          <w:rFonts w:ascii="Inter" w:hAnsi="Inter" w:cs="Courier New"/>
          <w:color w:val="ABB2BF"/>
          <w:sz w:val="18"/>
          <w:szCs w:val="18"/>
        </w:rPr>
        <w:t xml:space="preserve"> [v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base_committee </w:t>
      </w:r>
    </w:p>
    <w:p w14:paraId="64CDF7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is_registered_relayer(v, chain)]</w:t>
      </w:r>
    </w:p>
    <w:p w14:paraId="4CA8CB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to_replace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sorted</w:t>
      </w:r>
      <w:r w:rsidRPr="00602E4B">
        <w:rPr>
          <w:rFonts w:ascii="Inter" w:hAnsi="Inter" w:cs="Courier New"/>
          <w:color w:val="ABB2BF"/>
          <w:sz w:val="18"/>
          <w:szCs w:val="18"/>
        </w:rPr>
        <w:t>(non_relayers, key</w:t>
      </w:r>
      <w:r w:rsidRPr="00602E4B">
        <w:rPr>
          <w:rFonts w:ascii="Inter" w:hAnsi="Inter" w:cs="Courier New"/>
          <w:color w:val="61AFEF"/>
          <w:sz w:val="18"/>
          <w:szCs w:val="18"/>
        </w:rPr>
        <w:t>=</w:t>
      </w:r>
      <w:r w:rsidRPr="00602E4B">
        <w:rPr>
          <w:rFonts w:ascii="Inter" w:hAnsi="Inter" w:cs="Courier New"/>
          <w:color w:val="C678DD"/>
          <w:sz w:val="18"/>
          <w:szCs w:val="18"/>
        </w:rPr>
        <w:t>lambda</w:t>
      </w:r>
      <w:r w:rsidRPr="00602E4B">
        <w:rPr>
          <w:rFonts w:ascii="Inter" w:hAnsi="Inter" w:cs="Courier New"/>
          <w:color w:val="ABB2BF"/>
          <w:sz w:val="18"/>
          <w:szCs w:val="18"/>
        </w:rPr>
        <w:t xml:space="preserve"> v: v.normalized_weight)[:deficit]</w:t>
      </w:r>
    </w:p>
    <w:p w14:paraId="02936D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CEDE0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old, new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zip</w:t>
      </w:r>
      <w:r w:rsidRPr="00602E4B">
        <w:rPr>
          <w:rFonts w:ascii="Inter" w:hAnsi="Inter" w:cs="Courier New"/>
          <w:color w:val="ABB2BF"/>
          <w:sz w:val="18"/>
          <w:szCs w:val="18"/>
        </w:rPr>
        <w:t>(to_replace, additional):</w:t>
      </w:r>
    </w:p>
    <w:p w14:paraId="7CCCD3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base_committee.remove(old)</w:t>
      </w:r>
    </w:p>
    <w:p w14:paraId="58DF6D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base_committee.append(new)</w:t>
      </w:r>
    </w:p>
    <w:p w14:paraId="0E71FF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6510B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base_committee</w:t>
      </w:r>
    </w:p>
    <w:p w14:paraId="2E35FF6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Cool-Down Window (</w:t>
      </w:r>
      <m:oMath>
        <m:r>
          <w:rPr>
            <w:rFonts w:ascii="Cambria Math" w:hAnsi="Cambria Math"/>
            <w:sz w:val="18"/>
            <w:szCs w:val="18"/>
          </w:rPr>
          <m:t>ϕ</m:t>
        </m:r>
      </m:oMath>
      <w:r w:rsidRPr="00602E4B">
        <w:rPr>
          <w:rFonts w:ascii="Inter" w:hAnsi="Inter"/>
          <w:b/>
          <w:bCs/>
          <w:sz w:val="18"/>
          <w:szCs w:val="18"/>
        </w:rPr>
        <w:t xml:space="preserve">): </w:t>
      </w:r>
    </w:p>
    <w:p w14:paraId="6894466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Once a validator is selected, validators in their cohort (same operator/ASN) cannot be selected for the next </w:t>
      </w:r>
      <m:oMath>
        <m:r>
          <w:rPr>
            <w:rFonts w:ascii="Cambria Math" w:hAnsi="Cambria Math"/>
            <w:sz w:val="18"/>
            <w:szCs w:val="18"/>
          </w:rPr>
          <m:t>ϕ</m:t>
        </m:r>
      </m:oMath>
      <w:r w:rsidRPr="00602E4B">
        <w:rPr>
          <w:rFonts w:ascii="Inter" w:hAnsi="Inter"/>
          <w:sz w:val="18"/>
          <w:szCs w:val="18"/>
        </w:rPr>
        <w:t xml:space="preserve">rounds within the same epoch. This prevents clustering while maintaining randomness. </w:t>
      </w:r>
    </w:p>
    <w:p w14:paraId="1B5D761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 Details:</w:t>
      </w:r>
    </w:p>
    <w:p w14:paraId="6B87612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"weighted_random" function uses the Roulette Wheel Selection algorithm:</w:t>
      </w:r>
    </w:p>
    <w:p w14:paraId="43A74CD1" w14:textId="77777777" w:rsidR="000F59A8" w:rsidRPr="00602E4B" w:rsidRDefault="000F59A8">
      <w:pPr>
        <w:numPr>
          <w:ilvl w:val="0"/>
          <w:numId w:val="179"/>
        </w:numPr>
        <w:spacing w:before="100" w:beforeAutospacing="1" w:after="100" w:afterAutospacing="1"/>
        <w:rPr>
          <w:rFonts w:ascii="Inter" w:hAnsi="Inter"/>
          <w:sz w:val="18"/>
          <w:szCs w:val="18"/>
        </w:rPr>
      </w:pPr>
      <w:r w:rsidRPr="00602E4B">
        <w:rPr>
          <w:rFonts w:ascii="Inter" w:hAnsi="Inter"/>
          <w:sz w:val="18"/>
          <w:szCs w:val="18"/>
        </w:rPr>
        <w:t xml:space="preserve">Compute cumulative sum of weights: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r>
          <w:rPr>
            <w:rFonts w:ascii="Cambria Math" w:hAnsi="Cambria Math"/>
            <w:sz w:val="18"/>
            <w:szCs w:val="18"/>
          </w:rPr>
          <m:t>=</m:t>
        </m:r>
        <m:nary>
          <m:naryPr>
            <m:chr m:val="∑"/>
            <m:limLoc m:val="subSup"/>
            <m:grow m:val="1"/>
            <m:ctrlPr>
              <w:rPr>
                <w:rFonts w:ascii="Cambria Math" w:hAnsi="Cambria Math"/>
                <w:sz w:val="18"/>
                <w:szCs w:val="18"/>
              </w:rPr>
            </m:ctrlPr>
          </m:naryPr>
          <m:sub>
            <m:r>
              <w:rPr>
                <w:rFonts w:ascii="Cambria Math" w:hAnsi="Cambria Math"/>
                <w:sz w:val="18"/>
                <w:szCs w:val="18"/>
              </w:rPr>
              <m:t>j=1</m:t>
            </m:r>
          </m:sub>
          <m:sup>
            <m:r>
              <w:rPr>
                <w:rFonts w:ascii="Cambria Math" w:hAnsi="Cambria Math"/>
                <w:sz w:val="18"/>
                <w:szCs w:val="18"/>
              </w:rPr>
              <m:t>i</m:t>
            </m:r>
          </m:sup>
          <m:e/>
        </m:nary>
        <m:sSubSup>
          <m:sSubSupPr>
            <m:ctrlPr>
              <w:rPr>
                <w:rFonts w:ascii="Cambria Math" w:hAnsi="Cambria Math"/>
                <w:sz w:val="18"/>
                <w:szCs w:val="18"/>
              </w:rPr>
            </m:ctrlPr>
          </m:sSubSup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j</m:t>
            </m:r>
          </m:sub>
          <m:sup>
            <m:r>
              <m:rPr>
                <m:sty m:val="p"/>
              </m:rPr>
              <w:rPr>
                <w:rFonts w:ascii="Cambria Math" w:hAnsi="Cambria Math"/>
                <w:sz w:val="18"/>
                <w:szCs w:val="18"/>
              </w:rPr>
              <m:t>'</m:t>
            </m:r>
          </m:sup>
        </m:sSubSup>
      </m:oMath>
    </w:p>
    <w:p w14:paraId="043ACF90" w14:textId="77777777" w:rsidR="000F59A8" w:rsidRPr="00602E4B" w:rsidRDefault="000F59A8">
      <w:pPr>
        <w:numPr>
          <w:ilvl w:val="0"/>
          <w:numId w:val="179"/>
        </w:numPr>
        <w:spacing w:before="100" w:beforeAutospacing="1" w:after="100" w:afterAutospacing="1"/>
        <w:rPr>
          <w:rFonts w:ascii="Inter" w:hAnsi="Inter"/>
          <w:sz w:val="18"/>
          <w:szCs w:val="18"/>
        </w:rPr>
      </w:pPr>
      <w:r w:rsidRPr="00602E4B">
        <w:rPr>
          <w:rFonts w:ascii="Inter" w:hAnsi="Inter"/>
          <w:sz w:val="18"/>
          <w:szCs w:val="18"/>
        </w:rPr>
        <w:t xml:space="preserve">Generate random value </w:t>
      </w:r>
      <m:oMath>
        <m:r>
          <w:rPr>
            <w:rFonts w:ascii="Cambria Math" w:hAnsi="Cambria Math"/>
            <w:sz w:val="18"/>
            <w:szCs w:val="18"/>
          </w:rPr>
          <m:t>r∈[0,1)</m:t>
        </m:r>
      </m:oMath>
      <w:r w:rsidRPr="00602E4B">
        <w:rPr>
          <w:rFonts w:ascii="Inter" w:hAnsi="Inter"/>
          <w:sz w:val="18"/>
          <w:szCs w:val="18"/>
        </w:rPr>
        <w:t xml:space="preserve">from seed </w:t>
      </w:r>
    </w:p>
    <w:p w14:paraId="5F396E6C" w14:textId="77777777" w:rsidR="000F59A8" w:rsidRPr="00602E4B" w:rsidRDefault="000F59A8">
      <w:pPr>
        <w:numPr>
          <w:ilvl w:val="0"/>
          <w:numId w:val="179"/>
        </w:numPr>
        <w:spacing w:before="100" w:beforeAutospacing="1" w:after="100" w:afterAutospacing="1"/>
        <w:rPr>
          <w:rFonts w:ascii="Inter" w:hAnsi="Inter"/>
          <w:sz w:val="18"/>
          <w:szCs w:val="18"/>
        </w:rPr>
      </w:pPr>
      <w:r w:rsidRPr="00602E4B">
        <w:rPr>
          <w:rFonts w:ascii="Inter" w:hAnsi="Inter"/>
          <w:sz w:val="18"/>
          <w:szCs w:val="18"/>
        </w:rPr>
        <w:t xml:space="preserve">Select validator </w:t>
      </w:r>
      <m:oMath>
        <m:r>
          <w:rPr>
            <w:rFonts w:ascii="Cambria Math" w:hAnsi="Cambria Math"/>
            <w:sz w:val="18"/>
            <w:szCs w:val="18"/>
          </w:rPr>
          <m:t>i</m:t>
        </m:r>
      </m:oMath>
      <w:r w:rsidRPr="00602E4B">
        <w:rPr>
          <w:rFonts w:ascii="Inter" w:hAnsi="Inter"/>
          <w:sz w:val="18"/>
          <w:szCs w:val="18"/>
        </w:rPr>
        <w:t xml:space="preserve">where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i-1</m:t>
            </m:r>
          </m:sub>
        </m:sSub>
        <m:r>
          <w:rPr>
            <w:rFonts w:ascii="Cambria Math" w:hAnsi="Cambria Math"/>
            <w:sz w:val="18"/>
            <w:szCs w:val="18"/>
          </w:rPr>
          <m:t>&lt;r≤</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i</m:t>
            </m:r>
          </m:sub>
        </m:sSub>
      </m:oMath>
    </w:p>
    <w:p w14:paraId="394E1E65"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6.5 Diversity Penalty Application</w:t>
      </w:r>
    </w:p>
    <w:p w14:paraId="04F0D78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Before committee sampling, compute adjusted weights:</w:t>
      </w:r>
    </w:p>
    <w:p w14:paraId="2688C017" w14:textId="77777777" w:rsidR="000F59A8" w:rsidRPr="00602E4B" w:rsidRDefault="000F59A8" w:rsidP="000F59A8">
      <w:pPr>
        <w:rPr>
          <w:rFonts w:ascii="Inter" w:hAnsi="Inter"/>
          <w:sz w:val="18"/>
          <w:szCs w:val="18"/>
        </w:rPr>
      </w:pPr>
      <w:r w:rsidRPr="00602E4B">
        <w:rPr>
          <w:rFonts w:ascii="Inter" w:hAnsi="Inter"/>
          <w:sz w:val="18"/>
          <w:szCs w:val="18"/>
        </w:rPr>
        <w:t>python</w:t>
      </w:r>
    </w:p>
    <w:p w14:paraId="673E03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apply_diversity_penalty</w:t>
      </w:r>
      <w:r w:rsidRPr="00602E4B">
        <w:rPr>
          <w:rFonts w:ascii="Inter" w:hAnsi="Inter" w:cs="Courier New"/>
          <w:color w:val="ABB2BF"/>
          <w:sz w:val="18"/>
          <w:szCs w:val="18"/>
        </w:rPr>
        <w:t xml:space="preserve">(validators: List[Validator], </w:t>
      </w:r>
    </w:p>
    <w:p w14:paraId="5121DA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history: CommitteeHistory, </w:t>
      </w:r>
    </w:p>
    <w:p w14:paraId="1AC64C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window: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List[</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447121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32550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Apply diversity penalties based on recent co-committee frequency.</w:t>
      </w:r>
    </w:p>
    <w:p w14:paraId="099A6E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49C07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adjusted_weights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70DF47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BB30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validators:</w:t>
      </w:r>
    </w:p>
    <w:p w14:paraId="6848B7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cohort </w:t>
      </w:r>
      <w:r w:rsidRPr="00602E4B">
        <w:rPr>
          <w:rFonts w:ascii="Inter" w:hAnsi="Inter" w:cs="Courier New"/>
          <w:color w:val="61AFEF"/>
          <w:sz w:val="18"/>
          <w:szCs w:val="18"/>
        </w:rPr>
        <w:t>=</w:t>
      </w:r>
      <w:r w:rsidRPr="00602E4B">
        <w:rPr>
          <w:rFonts w:ascii="Inter" w:hAnsi="Inter" w:cs="Courier New"/>
          <w:color w:val="ABB2BF"/>
          <w:sz w:val="18"/>
          <w:szCs w:val="18"/>
        </w:rPr>
        <w:t xml:space="preserve"> get_cohort(validator)  </w:t>
      </w:r>
      <w:r w:rsidRPr="00602E4B">
        <w:rPr>
          <w:rFonts w:ascii="Inter" w:hAnsi="Inter" w:cs="Courier New"/>
          <w:i/>
          <w:iCs/>
          <w:color w:val="5C6370"/>
          <w:sz w:val="18"/>
          <w:szCs w:val="18"/>
        </w:rPr>
        <w:t># ASN + geo + operator</w:t>
      </w:r>
    </w:p>
    <w:p w14:paraId="48AF77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E8E07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Count co-committee occurrences in recent history</w:t>
      </w:r>
    </w:p>
    <w:p w14:paraId="79CB3E0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p_i </w:t>
      </w:r>
      <w:r w:rsidRPr="00602E4B">
        <w:rPr>
          <w:rFonts w:ascii="Inter" w:hAnsi="Inter" w:cs="Courier New"/>
          <w:color w:val="61AFEF"/>
          <w:sz w:val="18"/>
          <w:szCs w:val="18"/>
        </w:rPr>
        <w:t>=</w:t>
      </w:r>
      <w:r w:rsidRPr="00602E4B">
        <w:rPr>
          <w:rFonts w:ascii="Inter" w:hAnsi="Inter" w:cs="Courier New"/>
          <w:color w:val="ABB2BF"/>
          <w:sz w:val="18"/>
          <w:szCs w:val="18"/>
        </w:rPr>
        <w:t xml:space="preserve"> count_co_committee(validator, cohort, history, window) </w:t>
      </w:r>
      <w:r w:rsidRPr="00602E4B">
        <w:rPr>
          <w:rFonts w:ascii="Inter" w:hAnsi="Inter" w:cs="Courier New"/>
          <w:color w:val="61AFEF"/>
          <w:sz w:val="18"/>
          <w:szCs w:val="18"/>
        </w:rPr>
        <w:t>/</w:t>
      </w:r>
      <w:r w:rsidRPr="00602E4B">
        <w:rPr>
          <w:rFonts w:ascii="Inter" w:hAnsi="Inter" w:cs="Courier New"/>
          <w:color w:val="ABB2BF"/>
          <w:sz w:val="18"/>
          <w:szCs w:val="18"/>
        </w:rPr>
        <w:t xml:space="preserve"> window</w:t>
      </w:r>
    </w:p>
    <w:p w14:paraId="0517EC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1E49F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Expected frequency under random sampling</w:t>
      </w:r>
    </w:p>
    <w:p w14:paraId="3ACED8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μ </w:t>
      </w:r>
      <w:r w:rsidRPr="00602E4B">
        <w:rPr>
          <w:rFonts w:ascii="Inter" w:hAnsi="Inter" w:cs="Courier New"/>
          <w:color w:val="61AFEF"/>
          <w:sz w:val="18"/>
          <w:szCs w:val="18"/>
        </w:rPr>
        <w:t>=</w:t>
      </w:r>
      <w:r w:rsidRPr="00602E4B">
        <w:rPr>
          <w:rFonts w:ascii="Inter" w:hAnsi="Inter" w:cs="Courier New"/>
          <w:color w:val="ABB2BF"/>
          <w:sz w:val="18"/>
          <w:szCs w:val="18"/>
        </w:rPr>
        <w:t xml:space="preserve"> get_committee_size()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(validators)</w:t>
      </w:r>
    </w:p>
    <w:p w14:paraId="2C4C4E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67D96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penalty if above expected</w:t>
      </w:r>
    </w:p>
    <w:p w14:paraId="1AFE890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p_i </w:t>
      </w:r>
      <w:r w:rsidRPr="00602E4B">
        <w:rPr>
          <w:rFonts w:ascii="Inter" w:hAnsi="Inter" w:cs="Courier New"/>
          <w:color w:val="61AFEF"/>
          <w:sz w:val="18"/>
          <w:szCs w:val="18"/>
        </w:rPr>
        <w:t>&gt;</w:t>
      </w:r>
      <w:r w:rsidRPr="00602E4B">
        <w:rPr>
          <w:rFonts w:ascii="Inter" w:hAnsi="Inter" w:cs="Courier New"/>
          <w:color w:val="ABB2BF"/>
          <w:sz w:val="18"/>
          <w:szCs w:val="18"/>
        </w:rPr>
        <w:t xml:space="preserve"> μ:</w:t>
      </w:r>
    </w:p>
    <w:p w14:paraId="31DC05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D_i </w:t>
      </w:r>
      <w:r w:rsidRPr="00602E4B">
        <w:rPr>
          <w:rFonts w:ascii="Inter" w:hAnsi="Inter" w:cs="Courier New"/>
          <w:color w:val="61AFEF"/>
          <w:sz w:val="18"/>
          <w:szCs w:val="18"/>
        </w:rPr>
        <w:t>=</w:t>
      </w:r>
      <w:r w:rsidRPr="00602E4B">
        <w:rPr>
          <w:rFonts w:ascii="Inter" w:hAnsi="Inter" w:cs="Courier New"/>
          <w:color w:val="ABB2BF"/>
          <w:sz w:val="18"/>
          <w:szCs w:val="18"/>
        </w:rPr>
        <w:t xml:space="preserve"> exp(</w:t>
      </w:r>
      <w:r w:rsidRPr="00602E4B">
        <w:rPr>
          <w:rFonts w:ascii="Inter" w:hAnsi="Inter" w:cs="Courier New"/>
          <w:color w:val="61AFEF"/>
          <w:sz w:val="18"/>
          <w:szCs w:val="18"/>
        </w:rPr>
        <w:t>-</w:t>
      </w:r>
      <w:r w:rsidRPr="00602E4B">
        <w:rPr>
          <w:rFonts w:ascii="Inter" w:hAnsi="Inter" w:cs="Courier New"/>
          <w:color w:val="ABB2BF"/>
          <w:sz w:val="18"/>
          <w:szCs w:val="18"/>
        </w:rPr>
        <w:t xml:space="preserve">LAMBDA </w:t>
      </w:r>
      <w:r w:rsidRPr="00602E4B">
        <w:rPr>
          <w:rFonts w:ascii="Inter" w:hAnsi="Inter" w:cs="Courier New"/>
          <w:color w:val="61AFEF"/>
          <w:sz w:val="18"/>
          <w:szCs w:val="18"/>
        </w:rPr>
        <w:t>*</w:t>
      </w:r>
      <w:r w:rsidRPr="00602E4B">
        <w:rPr>
          <w:rFonts w:ascii="Inter" w:hAnsi="Inter" w:cs="Courier New"/>
          <w:color w:val="ABB2BF"/>
          <w:sz w:val="18"/>
          <w:szCs w:val="18"/>
        </w:rPr>
        <w:t xml:space="preserve"> (p_i </w:t>
      </w:r>
      <w:r w:rsidRPr="00602E4B">
        <w:rPr>
          <w:rFonts w:ascii="Inter" w:hAnsi="Inter" w:cs="Courier New"/>
          <w:color w:val="61AFEF"/>
          <w:sz w:val="18"/>
          <w:szCs w:val="18"/>
        </w:rPr>
        <w:t>-</w:t>
      </w:r>
      <w:r w:rsidRPr="00602E4B">
        <w:rPr>
          <w:rFonts w:ascii="Inter" w:hAnsi="Inter" w:cs="Courier New"/>
          <w:color w:val="ABB2BF"/>
          <w:sz w:val="18"/>
          <w:szCs w:val="18"/>
        </w:rPr>
        <w:t xml:space="preserve"> μ))  </w:t>
      </w:r>
      <w:r w:rsidRPr="00602E4B">
        <w:rPr>
          <w:rFonts w:ascii="Inter" w:hAnsi="Inter" w:cs="Courier New"/>
          <w:i/>
          <w:iCs/>
          <w:color w:val="5C6370"/>
          <w:sz w:val="18"/>
          <w:szCs w:val="18"/>
        </w:rPr>
        <w:t># LAMBDA = 0.7 default</w:t>
      </w:r>
    </w:p>
    <w:p w14:paraId="60DB04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4D3722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p>
    <w:p w14:paraId="573C99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D7ED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Adjusted weight</w:t>
      </w:r>
    </w:p>
    <w:p w14:paraId="58BD4D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W_prime_i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validator.raw_weight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D_i</w:t>
      </w:r>
    </w:p>
    <w:p w14:paraId="715B1F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adjusted_weights.append(W_prime_i)</w:t>
      </w:r>
    </w:p>
    <w:p w14:paraId="4FD0758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3A98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adjusted_weights</w:t>
      </w:r>
    </w:p>
    <w:p w14:paraId="620611D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Diversity Penalties:</w:t>
      </w:r>
    </w:p>
    <w:p w14:paraId="1DE69B7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relayers, apply per-chain diversity penalties:</w:t>
      </w:r>
    </w:p>
    <w:p w14:paraId="32E675C7" w14:textId="77777777" w:rsidR="000F59A8" w:rsidRPr="00602E4B" w:rsidRDefault="000F59A8" w:rsidP="000F59A8">
      <w:pPr>
        <w:rPr>
          <w:rFonts w:ascii="Inter" w:hAnsi="Inter"/>
          <w:sz w:val="18"/>
          <w:szCs w:val="18"/>
        </w:rPr>
      </w:pPr>
      <w:r w:rsidRPr="00602E4B">
        <w:rPr>
          <w:rFonts w:ascii="Inter" w:hAnsi="Inter"/>
          <w:sz w:val="18"/>
          <w:szCs w:val="18"/>
        </w:rPr>
        <w:t>python</w:t>
      </w:r>
    </w:p>
    <w:p w14:paraId="4E4115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apply_bridge_diversity_penalty</w:t>
      </w:r>
      <w:r w:rsidRPr="00602E4B">
        <w:rPr>
          <w:rFonts w:ascii="Inter" w:hAnsi="Inter" w:cs="Courier New"/>
          <w:color w:val="ABB2BF"/>
          <w:sz w:val="18"/>
          <w:szCs w:val="18"/>
        </w:rPr>
        <w:t xml:space="preserve">(validator: Validator, </w:t>
      </w:r>
    </w:p>
    <w:p w14:paraId="31E0EB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ChainID,</w:t>
      </w:r>
    </w:p>
    <w:p w14:paraId="1CC661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history: BridgeHistory,</w:t>
      </w:r>
    </w:p>
    <w:p w14:paraId="0188AD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window: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1000</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7368FC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DB91F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Apply diversity penalty for bridge relaying on specific chain.</w:t>
      </w:r>
    </w:p>
    <w:p w14:paraId="61E8EB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3F9797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cohort </w:t>
      </w:r>
      <w:r w:rsidRPr="00602E4B">
        <w:rPr>
          <w:rFonts w:ascii="Inter" w:hAnsi="Inter" w:cs="Courier New"/>
          <w:color w:val="61AFEF"/>
          <w:sz w:val="18"/>
          <w:szCs w:val="18"/>
        </w:rPr>
        <w:t>=</w:t>
      </w:r>
      <w:r w:rsidRPr="00602E4B">
        <w:rPr>
          <w:rFonts w:ascii="Inter" w:hAnsi="Inter" w:cs="Courier New"/>
          <w:color w:val="ABB2BF"/>
          <w:sz w:val="18"/>
          <w:szCs w:val="18"/>
        </w:rPr>
        <w:t xml:space="preserve"> get_cohort(validator)</w:t>
      </w:r>
    </w:p>
    <w:p w14:paraId="359EE1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B4B67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Count co-signing frequency on this chain</w:t>
      </w:r>
    </w:p>
    <w:p w14:paraId="06C5C4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p_ij </w:t>
      </w:r>
      <w:r w:rsidRPr="00602E4B">
        <w:rPr>
          <w:rFonts w:ascii="Inter" w:hAnsi="Inter" w:cs="Courier New"/>
          <w:color w:val="61AFEF"/>
          <w:sz w:val="18"/>
          <w:szCs w:val="18"/>
        </w:rPr>
        <w:t>=</w:t>
      </w:r>
      <w:r w:rsidRPr="00602E4B">
        <w:rPr>
          <w:rFonts w:ascii="Inter" w:hAnsi="Inter" w:cs="Courier New"/>
          <w:color w:val="ABB2BF"/>
          <w:sz w:val="18"/>
          <w:szCs w:val="18"/>
        </w:rPr>
        <w:t xml:space="preserve"> count_co_signatures(validator, cohort, chain, history, window) </w:t>
      </w:r>
      <w:r w:rsidRPr="00602E4B">
        <w:rPr>
          <w:rFonts w:ascii="Inter" w:hAnsi="Inter" w:cs="Courier New"/>
          <w:color w:val="61AFEF"/>
          <w:sz w:val="18"/>
          <w:szCs w:val="18"/>
        </w:rPr>
        <w:t>/</w:t>
      </w:r>
      <w:r w:rsidRPr="00602E4B">
        <w:rPr>
          <w:rFonts w:ascii="Inter" w:hAnsi="Inter" w:cs="Courier New"/>
          <w:color w:val="ABB2BF"/>
          <w:sz w:val="18"/>
          <w:szCs w:val="18"/>
        </w:rPr>
        <w:t xml:space="preserve"> window</w:t>
      </w:r>
    </w:p>
    <w:p w14:paraId="6C169E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CF42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Expected frequency (depends on threshold size)</w:t>
      </w:r>
    </w:p>
    <w:p w14:paraId="3C38F5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 </w:t>
      </w:r>
      <w:r w:rsidRPr="00602E4B">
        <w:rPr>
          <w:rFonts w:ascii="Inter" w:hAnsi="Inter" w:cs="Courier New"/>
          <w:color w:val="61AFEF"/>
          <w:sz w:val="18"/>
          <w:szCs w:val="18"/>
        </w:rPr>
        <w:t>=</w:t>
      </w:r>
      <w:r w:rsidRPr="00602E4B">
        <w:rPr>
          <w:rFonts w:ascii="Inter" w:hAnsi="Inter" w:cs="Courier New"/>
          <w:color w:val="ABB2BF"/>
          <w:sz w:val="18"/>
          <w:szCs w:val="18"/>
        </w:rPr>
        <w:t xml:space="preserve"> get_bridge_threshold(chain)</w:t>
      </w:r>
    </w:p>
    <w:p w14:paraId="702F77B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total_relayers </w:t>
      </w:r>
      <w:r w:rsidRPr="00602E4B">
        <w:rPr>
          <w:rFonts w:ascii="Inter" w:hAnsi="Inter" w:cs="Courier New"/>
          <w:color w:val="61AFEF"/>
          <w:sz w:val="18"/>
          <w:szCs w:val="18"/>
        </w:rPr>
        <w:t>=</w:t>
      </w:r>
      <w:r w:rsidRPr="00602E4B">
        <w:rPr>
          <w:rFonts w:ascii="Inter" w:hAnsi="Inter" w:cs="Courier New"/>
          <w:color w:val="ABB2BF"/>
          <w:sz w:val="18"/>
          <w:szCs w:val="18"/>
        </w:rPr>
        <w:t xml:space="preserve"> get_registered_relayer_count(chain)</w:t>
      </w:r>
    </w:p>
    <w:p w14:paraId="681041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μ_j </w:t>
      </w:r>
      <w:r w:rsidRPr="00602E4B">
        <w:rPr>
          <w:rFonts w:ascii="Inter" w:hAnsi="Inter" w:cs="Courier New"/>
          <w:color w:val="61AFEF"/>
          <w:sz w:val="18"/>
          <w:szCs w:val="18"/>
        </w:rPr>
        <w:t>=</w:t>
      </w:r>
      <w:r w:rsidRPr="00602E4B">
        <w:rPr>
          <w:rFonts w:ascii="Inter" w:hAnsi="Inter" w:cs="Courier New"/>
          <w:color w:val="ABB2BF"/>
          <w:sz w:val="18"/>
          <w:szCs w:val="18"/>
        </w:rPr>
        <w:t xml:space="preserve"> threshold </w:t>
      </w:r>
      <w:r w:rsidRPr="00602E4B">
        <w:rPr>
          <w:rFonts w:ascii="Inter" w:hAnsi="Inter" w:cs="Courier New"/>
          <w:color w:val="61AFEF"/>
          <w:sz w:val="18"/>
          <w:szCs w:val="18"/>
        </w:rPr>
        <w:t>/</w:t>
      </w:r>
      <w:r w:rsidRPr="00602E4B">
        <w:rPr>
          <w:rFonts w:ascii="Inter" w:hAnsi="Inter" w:cs="Courier New"/>
          <w:color w:val="ABB2BF"/>
          <w:sz w:val="18"/>
          <w:szCs w:val="18"/>
        </w:rPr>
        <w:t xml:space="preserve"> total_relayers</w:t>
      </w:r>
    </w:p>
    <w:p w14:paraId="52B866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0735BC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stronger penalty for bridge operations</w:t>
      </w:r>
    </w:p>
    <w:p w14:paraId="339A90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p_ij </w:t>
      </w:r>
      <w:r w:rsidRPr="00602E4B">
        <w:rPr>
          <w:rFonts w:ascii="Inter" w:hAnsi="Inter" w:cs="Courier New"/>
          <w:color w:val="61AFEF"/>
          <w:sz w:val="18"/>
          <w:szCs w:val="18"/>
        </w:rPr>
        <w:t>&gt;</w:t>
      </w:r>
      <w:r w:rsidRPr="00602E4B">
        <w:rPr>
          <w:rFonts w:ascii="Inter" w:hAnsi="Inter" w:cs="Courier New"/>
          <w:color w:val="ABB2BF"/>
          <w:sz w:val="18"/>
          <w:szCs w:val="18"/>
        </w:rPr>
        <w:t xml:space="preserve"> μ_j:</w:t>
      </w:r>
    </w:p>
    <w:p w14:paraId="4B98C7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D_ij </w:t>
      </w:r>
      <w:r w:rsidRPr="00602E4B">
        <w:rPr>
          <w:rFonts w:ascii="Inter" w:hAnsi="Inter" w:cs="Courier New"/>
          <w:color w:val="61AFEF"/>
          <w:sz w:val="18"/>
          <w:szCs w:val="18"/>
        </w:rPr>
        <w:t>=</w:t>
      </w:r>
      <w:r w:rsidRPr="00602E4B">
        <w:rPr>
          <w:rFonts w:ascii="Inter" w:hAnsi="Inter" w:cs="Courier New"/>
          <w:color w:val="ABB2BF"/>
          <w:sz w:val="18"/>
          <w:szCs w:val="18"/>
        </w:rPr>
        <w:t xml:space="preserve"> exp(</w:t>
      </w:r>
      <w:r w:rsidRPr="00602E4B">
        <w:rPr>
          <w:rFonts w:ascii="Inter" w:hAnsi="Inter" w:cs="Courier New"/>
          <w:color w:val="61AFEF"/>
          <w:sz w:val="18"/>
          <w:szCs w:val="18"/>
        </w:rPr>
        <w:t>-</w:t>
      </w:r>
      <w:r w:rsidRPr="00602E4B">
        <w:rPr>
          <w:rFonts w:ascii="Inter" w:hAnsi="Inter" w:cs="Courier New"/>
          <w:color w:val="ABB2BF"/>
          <w:sz w:val="18"/>
          <w:szCs w:val="18"/>
        </w:rPr>
        <w:t xml:space="preserve">LAMBDA_BRIDGE </w:t>
      </w:r>
      <w:r w:rsidRPr="00602E4B">
        <w:rPr>
          <w:rFonts w:ascii="Inter" w:hAnsi="Inter" w:cs="Courier New"/>
          <w:color w:val="61AFEF"/>
          <w:sz w:val="18"/>
          <w:szCs w:val="18"/>
        </w:rPr>
        <w:t>*</w:t>
      </w:r>
      <w:r w:rsidRPr="00602E4B">
        <w:rPr>
          <w:rFonts w:ascii="Inter" w:hAnsi="Inter" w:cs="Courier New"/>
          <w:color w:val="ABB2BF"/>
          <w:sz w:val="18"/>
          <w:szCs w:val="18"/>
        </w:rPr>
        <w:t xml:space="preserve"> (p_ij </w:t>
      </w:r>
      <w:r w:rsidRPr="00602E4B">
        <w:rPr>
          <w:rFonts w:ascii="Inter" w:hAnsi="Inter" w:cs="Courier New"/>
          <w:color w:val="61AFEF"/>
          <w:sz w:val="18"/>
          <w:szCs w:val="18"/>
        </w:rPr>
        <w:t>-</w:t>
      </w:r>
      <w:r w:rsidRPr="00602E4B">
        <w:rPr>
          <w:rFonts w:ascii="Inter" w:hAnsi="Inter" w:cs="Courier New"/>
          <w:color w:val="ABB2BF"/>
          <w:sz w:val="18"/>
          <w:szCs w:val="18"/>
        </w:rPr>
        <w:t xml:space="preserve"> μ_j))  </w:t>
      </w:r>
      <w:r w:rsidRPr="00602E4B">
        <w:rPr>
          <w:rFonts w:ascii="Inter" w:hAnsi="Inter" w:cs="Courier New"/>
          <w:i/>
          <w:iCs/>
          <w:color w:val="5C6370"/>
          <w:sz w:val="18"/>
          <w:szCs w:val="18"/>
        </w:rPr>
        <w:t># LAMBDA_BRIDGE = 1.0</w:t>
      </w:r>
    </w:p>
    <w:p w14:paraId="3F3B1C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59C609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D_ij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p>
    <w:p w14:paraId="1D5B08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61C1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D_ij</w:t>
      </w:r>
    </w:p>
    <w:p w14:paraId="6943BC5D"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6.6 Operator Cohort Definition</w:t>
      </w:r>
    </w:p>
    <w:p w14:paraId="669E22B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Validators are grouped based on:</w:t>
      </w:r>
    </w:p>
    <w:p w14:paraId="5BA7762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Autonomous System Number (ASN):</w:t>
      </w:r>
    </w:p>
    <w:p w14:paraId="426D0A5D" w14:textId="77777777" w:rsidR="000F59A8" w:rsidRPr="00602E4B" w:rsidRDefault="000F59A8">
      <w:pPr>
        <w:numPr>
          <w:ilvl w:val="0"/>
          <w:numId w:val="180"/>
        </w:numPr>
        <w:spacing w:before="100" w:beforeAutospacing="1" w:after="100" w:afterAutospacing="1"/>
        <w:rPr>
          <w:rFonts w:ascii="Inter" w:hAnsi="Inter"/>
          <w:sz w:val="18"/>
          <w:szCs w:val="18"/>
        </w:rPr>
      </w:pPr>
      <w:r w:rsidRPr="00602E4B">
        <w:rPr>
          <w:rFonts w:ascii="Inter" w:hAnsi="Inter"/>
          <w:sz w:val="18"/>
          <w:szCs w:val="18"/>
        </w:rPr>
        <w:t>Extracted from IP address during registration</w:t>
      </w:r>
    </w:p>
    <w:p w14:paraId="6C337B35" w14:textId="77777777" w:rsidR="000F59A8" w:rsidRPr="00602E4B" w:rsidRDefault="000F59A8">
      <w:pPr>
        <w:numPr>
          <w:ilvl w:val="0"/>
          <w:numId w:val="180"/>
        </w:numPr>
        <w:spacing w:before="100" w:beforeAutospacing="1" w:after="100" w:afterAutospacing="1"/>
        <w:rPr>
          <w:rFonts w:ascii="Inter" w:hAnsi="Inter"/>
          <w:sz w:val="18"/>
          <w:szCs w:val="18"/>
        </w:rPr>
      </w:pPr>
      <w:r w:rsidRPr="00602E4B">
        <w:rPr>
          <w:rFonts w:ascii="Inter" w:hAnsi="Inter"/>
          <w:sz w:val="18"/>
          <w:szCs w:val="18"/>
        </w:rPr>
        <w:t>Identifies network infrastructure provider</w:t>
      </w:r>
    </w:p>
    <w:p w14:paraId="0E0A8FE7" w14:textId="77777777" w:rsidR="000F59A8" w:rsidRPr="00602E4B" w:rsidRDefault="000F59A8">
      <w:pPr>
        <w:numPr>
          <w:ilvl w:val="0"/>
          <w:numId w:val="180"/>
        </w:numPr>
        <w:spacing w:before="100" w:beforeAutospacing="1" w:after="100" w:afterAutospacing="1"/>
        <w:rPr>
          <w:rFonts w:ascii="Inter" w:hAnsi="Inter"/>
          <w:sz w:val="18"/>
          <w:szCs w:val="18"/>
        </w:rPr>
      </w:pPr>
      <w:r w:rsidRPr="00602E4B">
        <w:rPr>
          <w:rFonts w:ascii="Inter" w:hAnsi="Inter"/>
          <w:sz w:val="18"/>
          <w:szCs w:val="18"/>
        </w:rPr>
        <w:t>Example: AS13335 (Cloudflare), AS16509 (Amazon)</w:t>
      </w:r>
    </w:p>
    <w:p w14:paraId="463F36C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Geographic Region:</w:t>
      </w:r>
    </w:p>
    <w:p w14:paraId="02247FE8" w14:textId="77777777" w:rsidR="000F59A8" w:rsidRPr="00602E4B" w:rsidRDefault="000F59A8">
      <w:pPr>
        <w:numPr>
          <w:ilvl w:val="0"/>
          <w:numId w:val="181"/>
        </w:numPr>
        <w:spacing w:before="100" w:beforeAutospacing="1" w:after="100" w:afterAutospacing="1"/>
        <w:rPr>
          <w:rFonts w:ascii="Inter" w:hAnsi="Inter"/>
          <w:sz w:val="18"/>
          <w:szCs w:val="18"/>
        </w:rPr>
      </w:pPr>
      <w:r w:rsidRPr="00602E4B">
        <w:rPr>
          <w:rFonts w:ascii="Inter" w:hAnsi="Inter"/>
          <w:sz w:val="18"/>
          <w:szCs w:val="18"/>
        </w:rPr>
        <w:t>Self-reported data center location</w:t>
      </w:r>
    </w:p>
    <w:p w14:paraId="4D4B8913" w14:textId="77777777" w:rsidR="000F59A8" w:rsidRPr="00602E4B" w:rsidRDefault="000F59A8">
      <w:pPr>
        <w:numPr>
          <w:ilvl w:val="0"/>
          <w:numId w:val="181"/>
        </w:numPr>
        <w:spacing w:before="100" w:beforeAutospacing="1" w:after="100" w:afterAutospacing="1"/>
        <w:rPr>
          <w:rFonts w:ascii="Inter" w:hAnsi="Inter"/>
          <w:sz w:val="18"/>
          <w:szCs w:val="18"/>
        </w:rPr>
      </w:pPr>
      <w:r w:rsidRPr="00602E4B">
        <w:rPr>
          <w:rFonts w:ascii="Inter" w:hAnsi="Inter"/>
          <w:sz w:val="18"/>
          <w:szCs w:val="18"/>
        </w:rPr>
        <w:t>Verified via latency measurements from distributed nodes</w:t>
      </w:r>
    </w:p>
    <w:p w14:paraId="65D674AB" w14:textId="77777777" w:rsidR="000F59A8" w:rsidRPr="00602E4B" w:rsidRDefault="000F59A8">
      <w:pPr>
        <w:numPr>
          <w:ilvl w:val="0"/>
          <w:numId w:val="181"/>
        </w:numPr>
        <w:spacing w:before="100" w:beforeAutospacing="1" w:after="100" w:afterAutospacing="1"/>
        <w:rPr>
          <w:rFonts w:ascii="Inter" w:hAnsi="Inter"/>
          <w:sz w:val="18"/>
          <w:szCs w:val="18"/>
        </w:rPr>
      </w:pPr>
      <w:r w:rsidRPr="00602E4B">
        <w:rPr>
          <w:rFonts w:ascii="Inter" w:hAnsi="Inter"/>
          <w:sz w:val="18"/>
          <w:szCs w:val="18"/>
        </w:rPr>
        <w:t>Coarse-grained (continent level to preserve privacy)</w:t>
      </w:r>
    </w:p>
    <w:p w14:paraId="6F46C20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Known Affiliations:</w:t>
      </w:r>
    </w:p>
    <w:p w14:paraId="088D59D6" w14:textId="77777777" w:rsidR="000F59A8" w:rsidRPr="00602E4B" w:rsidRDefault="000F59A8">
      <w:pPr>
        <w:numPr>
          <w:ilvl w:val="0"/>
          <w:numId w:val="182"/>
        </w:numPr>
        <w:spacing w:before="100" w:beforeAutospacing="1" w:after="100" w:afterAutospacing="1"/>
        <w:rPr>
          <w:rFonts w:ascii="Inter" w:hAnsi="Inter"/>
          <w:sz w:val="18"/>
          <w:szCs w:val="18"/>
        </w:rPr>
      </w:pPr>
      <w:r w:rsidRPr="00602E4B">
        <w:rPr>
          <w:rFonts w:ascii="Inter" w:hAnsi="Inter"/>
          <w:sz w:val="18"/>
          <w:szCs w:val="18"/>
        </w:rPr>
        <w:t>Publicly disclosed operator relationships</w:t>
      </w:r>
    </w:p>
    <w:p w14:paraId="31BC2682" w14:textId="77777777" w:rsidR="000F59A8" w:rsidRPr="00602E4B" w:rsidRDefault="000F59A8">
      <w:pPr>
        <w:numPr>
          <w:ilvl w:val="0"/>
          <w:numId w:val="182"/>
        </w:numPr>
        <w:spacing w:before="100" w:beforeAutospacing="1" w:after="100" w:afterAutospacing="1"/>
        <w:rPr>
          <w:rFonts w:ascii="Inter" w:hAnsi="Inter"/>
          <w:sz w:val="18"/>
          <w:szCs w:val="18"/>
        </w:rPr>
      </w:pPr>
      <w:r w:rsidRPr="00602E4B">
        <w:rPr>
          <w:rFonts w:ascii="Inter" w:hAnsi="Inter"/>
          <w:sz w:val="18"/>
          <w:szCs w:val="18"/>
        </w:rPr>
        <w:t>Governance-approved groupings for large entities</w:t>
      </w:r>
    </w:p>
    <w:p w14:paraId="1A1E12CF" w14:textId="77777777" w:rsidR="000F59A8" w:rsidRPr="00602E4B" w:rsidRDefault="000F59A8">
      <w:pPr>
        <w:numPr>
          <w:ilvl w:val="0"/>
          <w:numId w:val="182"/>
        </w:numPr>
        <w:spacing w:before="100" w:beforeAutospacing="1" w:after="100" w:afterAutospacing="1"/>
        <w:rPr>
          <w:rFonts w:ascii="Inter" w:hAnsi="Inter"/>
          <w:sz w:val="18"/>
          <w:szCs w:val="18"/>
        </w:rPr>
      </w:pPr>
      <w:r w:rsidRPr="00602E4B">
        <w:rPr>
          <w:rFonts w:ascii="Inter" w:hAnsi="Inter"/>
          <w:sz w:val="18"/>
          <w:szCs w:val="18"/>
        </w:rPr>
        <w:t>On-chain metadata (optional transparency)</w:t>
      </w:r>
    </w:p>
    <w:p w14:paraId="0EC450E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Cohort Assignment:</w:t>
      </w:r>
    </w:p>
    <w:p w14:paraId="1C60DFF3" w14:textId="77777777" w:rsidR="000F59A8" w:rsidRPr="00602E4B" w:rsidRDefault="000F59A8" w:rsidP="000F59A8">
      <w:pPr>
        <w:rPr>
          <w:rFonts w:ascii="Inter" w:hAnsi="Inter"/>
          <w:sz w:val="18"/>
          <w:szCs w:val="18"/>
        </w:rPr>
      </w:pPr>
      <w:r w:rsidRPr="00602E4B">
        <w:rPr>
          <w:rFonts w:ascii="Inter" w:hAnsi="Inter"/>
          <w:sz w:val="18"/>
          <w:szCs w:val="18"/>
        </w:rPr>
        <w:t>python</w:t>
      </w:r>
    </w:p>
    <w:p w14:paraId="4B7C36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assign_cohort</w:t>
      </w:r>
      <w:r w:rsidRPr="00602E4B">
        <w:rPr>
          <w:rFonts w:ascii="Inter" w:hAnsi="Inter" w:cs="Courier New"/>
          <w:color w:val="ABB2BF"/>
          <w:sz w:val="18"/>
          <w:szCs w:val="18"/>
        </w:rPr>
        <w:t xml:space="preserve">(validator: Validator, attestations: Dict) </w:t>
      </w:r>
      <w:r w:rsidRPr="00602E4B">
        <w:rPr>
          <w:rFonts w:ascii="Inter" w:hAnsi="Inter" w:cs="Courier New"/>
          <w:color w:val="61AFEF"/>
          <w:sz w:val="18"/>
          <w:szCs w:val="18"/>
        </w:rPr>
        <w:t>-&gt;</w:t>
      </w:r>
      <w:r w:rsidRPr="00602E4B">
        <w:rPr>
          <w:rFonts w:ascii="Inter" w:hAnsi="Inter" w:cs="Courier New"/>
          <w:color w:val="ABB2BF"/>
          <w:sz w:val="18"/>
          <w:szCs w:val="18"/>
        </w:rPr>
        <w:t xml:space="preserve"> CohortID:</w:t>
      </w:r>
    </w:p>
    <w:p w14:paraId="775437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4E231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Assign cohort based on weighted evidence from multiple sources.</w:t>
      </w:r>
    </w:p>
    <w:p w14:paraId="248063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C7498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Collect evidence from multiple layers (see Section 5.1.2)</w:t>
      </w:r>
    </w:p>
    <w:p w14:paraId="5008A9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asn </w:t>
      </w:r>
      <w:r w:rsidRPr="00602E4B">
        <w:rPr>
          <w:rFonts w:ascii="Inter" w:hAnsi="Inter" w:cs="Courier New"/>
          <w:color w:val="61AFEF"/>
          <w:sz w:val="18"/>
          <w:szCs w:val="18"/>
        </w:rPr>
        <w:t>=</w:t>
      </w:r>
      <w:r w:rsidRPr="00602E4B">
        <w:rPr>
          <w:rFonts w:ascii="Inter" w:hAnsi="Inter" w:cs="Courier New"/>
          <w:color w:val="ABB2BF"/>
          <w:sz w:val="18"/>
          <w:szCs w:val="18"/>
        </w:rPr>
        <w:t xml:space="preserve"> attestations[</w:t>
      </w:r>
      <w:r w:rsidRPr="00602E4B">
        <w:rPr>
          <w:rFonts w:ascii="Inter" w:hAnsi="Inter" w:cs="Courier New"/>
          <w:color w:val="98C379"/>
          <w:sz w:val="18"/>
          <w:szCs w:val="18"/>
        </w:rPr>
        <w:t>'network'</w:t>
      </w:r>
      <w:r w:rsidRPr="00602E4B">
        <w:rPr>
          <w:rFonts w:ascii="Inter" w:hAnsi="Inter" w:cs="Courier New"/>
          <w:color w:val="ABB2BF"/>
          <w:sz w:val="18"/>
          <w:szCs w:val="18"/>
        </w:rPr>
        <w:t>][</w:t>
      </w:r>
      <w:r w:rsidRPr="00602E4B">
        <w:rPr>
          <w:rFonts w:ascii="Inter" w:hAnsi="Inter" w:cs="Courier New"/>
          <w:color w:val="98C379"/>
          <w:sz w:val="18"/>
          <w:szCs w:val="18"/>
        </w:rPr>
        <w:t>'asn'</w:t>
      </w:r>
      <w:r w:rsidRPr="00602E4B">
        <w:rPr>
          <w:rFonts w:ascii="Inter" w:hAnsi="Inter" w:cs="Courier New"/>
          <w:color w:val="ABB2BF"/>
          <w:sz w:val="18"/>
          <w:szCs w:val="18"/>
        </w:rPr>
        <w:t>]</w:t>
      </w:r>
    </w:p>
    <w:p w14:paraId="7764F2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geo </w:t>
      </w:r>
      <w:r w:rsidRPr="00602E4B">
        <w:rPr>
          <w:rFonts w:ascii="Inter" w:hAnsi="Inter" w:cs="Courier New"/>
          <w:color w:val="61AFEF"/>
          <w:sz w:val="18"/>
          <w:szCs w:val="18"/>
        </w:rPr>
        <w:t>=</w:t>
      </w:r>
      <w:r w:rsidRPr="00602E4B">
        <w:rPr>
          <w:rFonts w:ascii="Inter" w:hAnsi="Inter" w:cs="Courier New"/>
          <w:color w:val="ABB2BF"/>
          <w:sz w:val="18"/>
          <w:szCs w:val="18"/>
        </w:rPr>
        <w:t xml:space="preserve"> attestations[</w:t>
      </w:r>
      <w:r w:rsidRPr="00602E4B">
        <w:rPr>
          <w:rFonts w:ascii="Inter" w:hAnsi="Inter" w:cs="Courier New"/>
          <w:color w:val="98C379"/>
          <w:sz w:val="18"/>
          <w:szCs w:val="18"/>
        </w:rPr>
        <w:t>'network'</w:t>
      </w:r>
      <w:r w:rsidRPr="00602E4B">
        <w:rPr>
          <w:rFonts w:ascii="Inter" w:hAnsi="Inter" w:cs="Courier New"/>
          <w:color w:val="ABB2BF"/>
          <w:sz w:val="18"/>
          <w:szCs w:val="18"/>
        </w:rPr>
        <w:t>][</w:t>
      </w:r>
      <w:r w:rsidRPr="00602E4B">
        <w:rPr>
          <w:rFonts w:ascii="Inter" w:hAnsi="Inter" w:cs="Courier New"/>
          <w:color w:val="98C379"/>
          <w:sz w:val="18"/>
          <w:szCs w:val="18"/>
        </w:rPr>
        <w:t>'inferred_location'</w:t>
      </w:r>
      <w:r w:rsidRPr="00602E4B">
        <w:rPr>
          <w:rFonts w:ascii="Inter" w:hAnsi="Inter" w:cs="Courier New"/>
          <w:color w:val="ABB2BF"/>
          <w:sz w:val="18"/>
          <w:szCs w:val="18"/>
        </w:rPr>
        <w:t>]</w:t>
      </w:r>
    </w:p>
    <w:p w14:paraId="76C785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operator_claim </w:t>
      </w:r>
      <w:r w:rsidRPr="00602E4B">
        <w:rPr>
          <w:rFonts w:ascii="Inter" w:hAnsi="Inter" w:cs="Courier New"/>
          <w:color w:val="61AFEF"/>
          <w:sz w:val="18"/>
          <w:szCs w:val="18"/>
        </w:rPr>
        <w:t>=</w:t>
      </w:r>
      <w:r w:rsidRPr="00602E4B">
        <w:rPr>
          <w:rFonts w:ascii="Inter" w:hAnsi="Inter" w:cs="Courier New"/>
          <w:color w:val="ABB2BF"/>
          <w:sz w:val="18"/>
          <w:szCs w:val="18"/>
        </w:rPr>
        <w:t xml:space="preserve"> attestations[</w:t>
      </w:r>
      <w:r w:rsidRPr="00602E4B">
        <w:rPr>
          <w:rFonts w:ascii="Inter" w:hAnsi="Inter" w:cs="Courier New"/>
          <w:color w:val="98C379"/>
          <w:sz w:val="18"/>
          <w:szCs w:val="18"/>
        </w:rPr>
        <w:t>'self_reported'</w:t>
      </w:r>
      <w:r w:rsidRPr="00602E4B">
        <w:rPr>
          <w:rFonts w:ascii="Inter" w:hAnsi="Inter" w:cs="Courier New"/>
          <w:color w:val="ABB2BF"/>
          <w:sz w:val="18"/>
          <w:szCs w:val="18"/>
        </w:rPr>
        <w:t>][</w:t>
      </w:r>
      <w:r w:rsidRPr="00602E4B">
        <w:rPr>
          <w:rFonts w:ascii="Inter" w:hAnsi="Inter" w:cs="Courier New"/>
          <w:color w:val="98C379"/>
          <w:sz w:val="18"/>
          <w:szCs w:val="18"/>
        </w:rPr>
        <w:t>'operator'</w:t>
      </w:r>
      <w:r w:rsidRPr="00602E4B">
        <w:rPr>
          <w:rFonts w:ascii="Inter" w:hAnsi="Inter" w:cs="Courier New"/>
          <w:color w:val="ABB2BF"/>
          <w:sz w:val="18"/>
          <w:szCs w:val="18"/>
        </w:rPr>
        <w:t>]</w:t>
      </w:r>
    </w:p>
    <w:p w14:paraId="5F4804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D75A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Cross-validate</w:t>
      </w:r>
    </w:p>
    <w:p w14:paraId="28C223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latency_consistent </w:t>
      </w:r>
      <w:r w:rsidRPr="00602E4B">
        <w:rPr>
          <w:rFonts w:ascii="Inter" w:hAnsi="Inter" w:cs="Courier New"/>
          <w:color w:val="61AFEF"/>
          <w:sz w:val="18"/>
          <w:szCs w:val="18"/>
        </w:rPr>
        <w:t>=</w:t>
      </w:r>
      <w:r w:rsidRPr="00602E4B">
        <w:rPr>
          <w:rFonts w:ascii="Inter" w:hAnsi="Inter" w:cs="Courier New"/>
          <w:color w:val="ABB2BF"/>
          <w:sz w:val="18"/>
          <w:szCs w:val="18"/>
        </w:rPr>
        <w:t xml:space="preserve"> verify_latency_profile(validator, geo)</w:t>
      </w:r>
    </w:p>
    <w:p w14:paraId="3AE2D4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correlation_score </w:t>
      </w:r>
      <w:r w:rsidRPr="00602E4B">
        <w:rPr>
          <w:rFonts w:ascii="Inter" w:hAnsi="Inter" w:cs="Courier New"/>
          <w:color w:val="61AFEF"/>
          <w:sz w:val="18"/>
          <w:szCs w:val="18"/>
        </w:rPr>
        <w:t>=</w:t>
      </w:r>
      <w:r w:rsidRPr="00602E4B">
        <w:rPr>
          <w:rFonts w:ascii="Inter" w:hAnsi="Inter" w:cs="Courier New"/>
          <w:color w:val="ABB2BF"/>
          <w:sz w:val="18"/>
          <w:szCs w:val="18"/>
        </w:rPr>
        <w:t xml:space="preserve"> compute_voting_correlation(validator)</w:t>
      </w:r>
    </w:p>
    <w:p w14:paraId="2B0956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05194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discrepancies detected, flag for governance review</w:t>
      </w:r>
    </w:p>
    <w:p w14:paraId="74B37A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latency_consistent </w:t>
      </w:r>
      <w:r w:rsidRPr="00602E4B">
        <w:rPr>
          <w:rFonts w:ascii="Inter" w:hAnsi="Inter" w:cs="Courier New"/>
          <w:color w:val="C678DD"/>
          <w:sz w:val="18"/>
          <w:szCs w:val="18"/>
        </w:rPr>
        <w:t>or</w:t>
      </w:r>
      <w:r w:rsidRPr="00602E4B">
        <w:rPr>
          <w:rFonts w:ascii="Inter" w:hAnsi="Inter" w:cs="Courier New"/>
          <w:color w:val="ABB2BF"/>
          <w:sz w:val="18"/>
          <w:szCs w:val="18"/>
        </w:rPr>
        <w:t xml:space="preserve"> correlation_score </w:t>
      </w:r>
      <w:r w:rsidRPr="00602E4B">
        <w:rPr>
          <w:rFonts w:ascii="Inter" w:hAnsi="Inter" w:cs="Courier New"/>
          <w:color w:val="61AFEF"/>
          <w:sz w:val="18"/>
          <w:szCs w:val="18"/>
        </w:rPr>
        <w:t>&gt;</w:t>
      </w:r>
      <w:r w:rsidRPr="00602E4B">
        <w:rPr>
          <w:rFonts w:ascii="Inter" w:hAnsi="Inter" w:cs="Courier New"/>
          <w:color w:val="ABB2BF"/>
          <w:sz w:val="18"/>
          <w:szCs w:val="18"/>
        </w:rPr>
        <w:t xml:space="preserve"> THRESHOLD:</w:t>
      </w:r>
    </w:p>
    <w:p w14:paraId="245C7A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flag_for_manual_review(validator)</w:t>
      </w:r>
    </w:p>
    <w:p w14:paraId="0ACF21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Use conservative assignment (largest suspected cohort)</w:t>
      </w:r>
    </w:p>
    <w:p w14:paraId="473E10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most_restrictive_cohort(asn, geo, correlation_score)</w:t>
      </w:r>
    </w:p>
    <w:p w14:paraId="331DCD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95595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Otherwise, assign based on primary factors</w:t>
      </w:r>
    </w:p>
    <w:p w14:paraId="03472C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cohort_id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(asn </w:t>
      </w:r>
      <w:r w:rsidRPr="00602E4B">
        <w:rPr>
          <w:rFonts w:ascii="Inter" w:hAnsi="Inter" w:cs="Courier New"/>
          <w:color w:val="61AFEF"/>
          <w:sz w:val="18"/>
          <w:szCs w:val="18"/>
        </w:rPr>
        <w:t>+</w:t>
      </w:r>
      <w:r w:rsidRPr="00602E4B">
        <w:rPr>
          <w:rFonts w:ascii="Inter" w:hAnsi="Inter" w:cs="Courier New"/>
          <w:color w:val="ABB2BF"/>
          <w:sz w:val="18"/>
          <w:szCs w:val="18"/>
        </w:rPr>
        <w:t xml:space="preserve"> geo </w:t>
      </w:r>
      <w:r w:rsidRPr="00602E4B">
        <w:rPr>
          <w:rFonts w:ascii="Inter" w:hAnsi="Inter" w:cs="Courier New"/>
          <w:color w:val="61AFEF"/>
          <w:sz w:val="18"/>
          <w:szCs w:val="18"/>
        </w:rPr>
        <w:t>+</w:t>
      </w:r>
      <w:r w:rsidRPr="00602E4B">
        <w:rPr>
          <w:rFonts w:ascii="Inter" w:hAnsi="Inter" w:cs="Courier New"/>
          <w:color w:val="ABB2BF"/>
          <w:sz w:val="18"/>
          <w:szCs w:val="18"/>
        </w:rPr>
        <w:t xml:space="preserve"> operator_claim)</w:t>
      </w:r>
    </w:p>
    <w:p w14:paraId="5C7DE5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4C7C6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evidence for auditability</w:t>
      </w:r>
    </w:p>
    <w:p w14:paraId="5F1B3E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store_cohort_evidence(validator, cohort_id, attestations)</w:t>
      </w:r>
    </w:p>
    <w:p w14:paraId="3340D4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93782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cohort_id</w:t>
      </w:r>
    </w:p>
    <w:p w14:paraId="41911A2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Relayer Cohort Tracking:</w:t>
      </w:r>
    </w:p>
    <w:p w14:paraId="76A61BD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validators operating bridge relayers, track per-chain cohorts:</w:t>
      </w:r>
    </w:p>
    <w:p w14:paraId="5D880696" w14:textId="77777777" w:rsidR="000F59A8" w:rsidRPr="00602E4B" w:rsidRDefault="000F59A8" w:rsidP="000F59A8">
      <w:pPr>
        <w:rPr>
          <w:rFonts w:ascii="Inter" w:hAnsi="Inter"/>
          <w:sz w:val="18"/>
          <w:szCs w:val="18"/>
        </w:rPr>
      </w:pPr>
      <w:r w:rsidRPr="00602E4B">
        <w:rPr>
          <w:rFonts w:ascii="Inter" w:hAnsi="Inter"/>
          <w:sz w:val="18"/>
          <w:szCs w:val="18"/>
        </w:rPr>
        <w:t>python</w:t>
      </w:r>
    </w:p>
    <w:p w14:paraId="46719A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assign_bridge_cohort</w:t>
      </w:r>
      <w:r w:rsidRPr="00602E4B">
        <w:rPr>
          <w:rFonts w:ascii="Inter" w:hAnsi="Inter" w:cs="Courier New"/>
          <w:color w:val="ABB2BF"/>
          <w:sz w:val="18"/>
          <w:szCs w:val="18"/>
        </w:rPr>
        <w:t xml:space="preserve">(validator: Validator, chain: ChainID) </w:t>
      </w:r>
      <w:r w:rsidRPr="00602E4B">
        <w:rPr>
          <w:rFonts w:ascii="Inter" w:hAnsi="Inter" w:cs="Courier New"/>
          <w:color w:val="61AFEF"/>
          <w:sz w:val="18"/>
          <w:szCs w:val="18"/>
        </w:rPr>
        <w:t>-&gt;</w:t>
      </w:r>
      <w:r w:rsidRPr="00602E4B">
        <w:rPr>
          <w:rFonts w:ascii="Inter" w:hAnsi="Inter" w:cs="Courier New"/>
          <w:color w:val="ABB2BF"/>
          <w:sz w:val="18"/>
          <w:szCs w:val="18"/>
        </w:rPr>
        <w:t xml:space="preserve"> CohortID:</w:t>
      </w:r>
    </w:p>
    <w:p w14:paraId="0F4ADE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6427A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Assign bridge-specific cohort for validator on given chain.</w:t>
      </w:r>
    </w:p>
    <w:p w14:paraId="7F7451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C622B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infrastructure used for this specific chain</w:t>
      </w:r>
    </w:p>
    <w:p w14:paraId="4D273D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bridge_infrastructure </w:t>
      </w:r>
      <w:r w:rsidRPr="00602E4B">
        <w:rPr>
          <w:rFonts w:ascii="Inter" w:hAnsi="Inter" w:cs="Courier New"/>
          <w:color w:val="61AFEF"/>
          <w:sz w:val="18"/>
          <w:szCs w:val="18"/>
        </w:rPr>
        <w:t>=</w:t>
      </w:r>
      <w:r w:rsidRPr="00602E4B">
        <w:rPr>
          <w:rFonts w:ascii="Inter" w:hAnsi="Inter" w:cs="Courier New"/>
          <w:color w:val="ABB2BF"/>
          <w:sz w:val="18"/>
          <w:szCs w:val="18"/>
        </w:rPr>
        <w:t xml:space="preserve"> get_bridge_infrastructure(validator, chain)</w:t>
      </w:r>
    </w:p>
    <w:p w14:paraId="756664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434B83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Factors: RPC provider, node location, monitoring infrastructure</w:t>
      </w:r>
    </w:p>
    <w:p w14:paraId="258B66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rpc_provider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bridge_infrastructure.rpc_provider</w:t>
      </w:r>
    </w:p>
    <w:p w14:paraId="6FDE8A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node_location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bridge_infrastructure.node_location</w:t>
      </w:r>
    </w:p>
    <w:p w14:paraId="477353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monitoring_location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bridge_infrastructure.monitoring_location</w:t>
      </w:r>
    </w:p>
    <w:p w14:paraId="2E5230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144D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Validators using same RPC provider are in same cohort</w:t>
      </w:r>
    </w:p>
    <w:p w14:paraId="7FFC31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(e.g., all using Infura for Ethereum)</w:t>
      </w:r>
    </w:p>
    <w:p w14:paraId="09063B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rpc_provider </w:t>
      </w:r>
      <w:r w:rsidRPr="00602E4B">
        <w:rPr>
          <w:rFonts w:ascii="Inter" w:hAnsi="Inter" w:cs="Courier New"/>
          <w:color w:val="C678DD"/>
          <w:sz w:val="18"/>
          <w:szCs w:val="18"/>
        </w:rPr>
        <w:t>in</w:t>
      </w:r>
      <w:r w:rsidRPr="00602E4B">
        <w:rPr>
          <w:rFonts w:ascii="Inter" w:hAnsi="Inter" w:cs="Courier New"/>
          <w:color w:val="ABB2BF"/>
          <w:sz w:val="18"/>
          <w:szCs w:val="18"/>
        </w:rPr>
        <w:t xml:space="preserve"> SHARED_RPC_PROVIDERS:</w:t>
      </w:r>
    </w:p>
    <w:p w14:paraId="4F1538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penalty_multiplier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1.5</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Higher penalty for shared infrastructure</w:t>
      </w:r>
    </w:p>
    <w:p w14:paraId="7C375F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735B8B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penalty_multiplier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p>
    <w:p w14:paraId="19F673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EAFF9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cohort_id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(chain </w:t>
      </w:r>
      <w:r w:rsidRPr="00602E4B">
        <w:rPr>
          <w:rFonts w:ascii="Inter" w:hAnsi="Inter" w:cs="Courier New"/>
          <w:color w:val="61AFEF"/>
          <w:sz w:val="18"/>
          <w:szCs w:val="18"/>
        </w:rPr>
        <w:t>+</w:t>
      </w:r>
      <w:r w:rsidRPr="00602E4B">
        <w:rPr>
          <w:rFonts w:ascii="Inter" w:hAnsi="Inter" w:cs="Courier New"/>
          <w:color w:val="ABB2BF"/>
          <w:sz w:val="18"/>
          <w:szCs w:val="18"/>
        </w:rPr>
        <w:t xml:space="preserve"> rpc_provider </w:t>
      </w:r>
      <w:r w:rsidRPr="00602E4B">
        <w:rPr>
          <w:rFonts w:ascii="Inter" w:hAnsi="Inter" w:cs="Courier New"/>
          <w:color w:val="61AFEF"/>
          <w:sz w:val="18"/>
          <w:szCs w:val="18"/>
        </w:rPr>
        <w:t>+</w:t>
      </w:r>
      <w:r w:rsidRPr="00602E4B">
        <w:rPr>
          <w:rFonts w:ascii="Inter" w:hAnsi="Inter" w:cs="Courier New"/>
          <w:color w:val="ABB2BF"/>
          <w:sz w:val="18"/>
          <w:szCs w:val="18"/>
        </w:rPr>
        <w:t xml:space="preserve"> node_location </w:t>
      </w:r>
      <w:r w:rsidRPr="00602E4B">
        <w:rPr>
          <w:rFonts w:ascii="Inter" w:hAnsi="Inter" w:cs="Courier New"/>
          <w:color w:val="61AFEF"/>
          <w:sz w:val="18"/>
          <w:szCs w:val="18"/>
        </w:rPr>
        <w:t>+</w:t>
      </w:r>
      <w:r w:rsidRPr="00602E4B">
        <w:rPr>
          <w:rFonts w:ascii="Inter" w:hAnsi="Inter" w:cs="Courier New"/>
          <w:color w:val="ABB2BF"/>
          <w:sz w:val="18"/>
          <w:szCs w:val="18"/>
        </w:rPr>
        <w:t xml:space="preserve"> monitoring_location)</w:t>
      </w:r>
    </w:p>
    <w:p w14:paraId="5FF608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CB71D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(cohort_id, penalty_multiplier)</w:t>
      </w:r>
    </w:p>
    <w:p w14:paraId="17FE21BA"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6.7 Worked Selection Example</w:t>
      </w:r>
    </w:p>
    <w:p w14:paraId="0B60AC8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Consider an epoch with 300 validators, selecting a committee of </w:t>
      </w:r>
      <m:oMath>
        <m:r>
          <w:rPr>
            <w:rFonts w:ascii="Cambria Math" w:hAnsi="Cambria Math"/>
            <w:sz w:val="18"/>
            <w:szCs w:val="18"/>
          </w:rPr>
          <m:t>m=150</m:t>
        </m:r>
      </m:oMath>
      <w:r w:rsidRPr="00602E4B">
        <w:rPr>
          <w:rFonts w:ascii="Inter" w:hAnsi="Inter"/>
          <w:sz w:val="18"/>
          <w:szCs w:val="18"/>
        </w:rPr>
        <w:t xml:space="preserve">: </w:t>
      </w:r>
    </w:p>
    <w:p w14:paraId="16C73CE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Step 1 - Weight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1011"/>
        <w:gridCol w:w="1317"/>
        <w:gridCol w:w="1470"/>
        <w:gridCol w:w="2080"/>
      </w:tblGrid>
      <w:tr w:rsidR="000F59A8" w:rsidRPr="00602E4B" w14:paraId="7294612B" w14:textId="77777777">
        <w:trPr>
          <w:tblHeader/>
          <w:tblCellSpacing w:w="15" w:type="dxa"/>
        </w:trPr>
        <w:tc>
          <w:tcPr>
            <w:tcW w:w="0" w:type="auto"/>
            <w:vAlign w:val="center"/>
            <w:hideMark/>
          </w:tcPr>
          <w:p w14:paraId="7477B0BF"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lastRenderedPageBreak/>
              <w:t>Validator</w:t>
            </w:r>
          </w:p>
        </w:tc>
        <w:tc>
          <w:tcPr>
            <w:tcW w:w="0" w:type="auto"/>
            <w:vAlign w:val="center"/>
            <w:hideMark/>
          </w:tcPr>
          <w:p w14:paraId="2EC478E3"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Stake (</w:t>
            </w:r>
            <m:oMath>
              <m:r>
                <w:rPr>
                  <w:rFonts w:ascii="Cambria Math" w:hAnsi="Cambria Math"/>
                  <w:sz w:val="18"/>
                  <w:szCs w:val="18"/>
                </w:rPr>
                <m:t>S</m:t>
              </m:r>
            </m:oMath>
            <w:r w:rsidRPr="00602E4B">
              <w:rPr>
                <w:rFonts w:ascii="Inter" w:hAnsi="Inter"/>
                <w:b/>
                <w:bCs/>
                <w:sz w:val="18"/>
                <w:szCs w:val="18"/>
              </w:rPr>
              <w:t xml:space="preserve">) </w:t>
            </w:r>
          </w:p>
        </w:tc>
        <w:tc>
          <w:tcPr>
            <w:tcW w:w="0" w:type="auto"/>
            <w:vAlign w:val="center"/>
            <w:hideMark/>
          </w:tcPr>
          <w:p w14:paraId="425E6CB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Reputation (</w:t>
            </w:r>
            <m:oMath>
              <m:r>
                <w:rPr>
                  <w:rFonts w:ascii="Cambria Math" w:hAnsi="Cambria Math"/>
                  <w:sz w:val="18"/>
                  <w:szCs w:val="18"/>
                </w:rPr>
                <m:t>R</m:t>
              </m:r>
            </m:oMath>
            <w:r w:rsidRPr="00602E4B">
              <w:rPr>
                <w:rFonts w:ascii="Inter" w:hAnsi="Inter"/>
                <w:b/>
                <w:bCs/>
                <w:sz w:val="18"/>
                <w:szCs w:val="18"/>
              </w:rPr>
              <w:t xml:space="preserve">) </w:t>
            </w:r>
          </w:p>
        </w:tc>
        <w:tc>
          <w:tcPr>
            <w:tcW w:w="0" w:type="auto"/>
            <w:vAlign w:val="center"/>
            <w:hideMark/>
          </w:tcPr>
          <w:p w14:paraId="3B7D709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Raw Weight (</w:t>
            </w:r>
            <m:oMath>
              <m:r>
                <w:rPr>
                  <w:rFonts w:ascii="Cambria Math" w:hAnsi="Cambria Math"/>
                  <w:sz w:val="18"/>
                  <w:szCs w:val="18"/>
                </w:rPr>
                <m:t>W</m:t>
              </m:r>
            </m:oMath>
            <w:r w:rsidRPr="00602E4B">
              <w:rPr>
                <w:rFonts w:ascii="Inter" w:hAnsi="Inter"/>
                <w:b/>
                <w:bCs/>
                <w:sz w:val="18"/>
                <w:szCs w:val="18"/>
              </w:rPr>
              <w:t xml:space="preserve">) </w:t>
            </w:r>
          </w:p>
        </w:tc>
        <w:tc>
          <w:tcPr>
            <w:tcW w:w="0" w:type="auto"/>
            <w:vAlign w:val="center"/>
            <w:hideMark/>
          </w:tcPr>
          <w:p w14:paraId="5654141C"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Normalized Weight (</w:t>
            </w:r>
            <m:oMath>
              <m:acc>
                <m:accPr>
                  <m:ctrlPr>
                    <w:rPr>
                      <w:rFonts w:ascii="Cambria Math" w:hAnsi="Cambria Math"/>
                      <w:sz w:val="18"/>
                      <w:szCs w:val="18"/>
                    </w:rPr>
                  </m:ctrlPr>
                </m:accPr>
                <m:e>
                  <m:r>
                    <w:rPr>
                      <w:rFonts w:ascii="Cambria Math" w:hAnsi="Cambria Math"/>
                      <w:sz w:val="18"/>
                      <w:szCs w:val="18"/>
                    </w:rPr>
                    <m:t>w</m:t>
                  </m:r>
                </m:e>
              </m:acc>
            </m:oMath>
            <w:r w:rsidRPr="00602E4B">
              <w:rPr>
                <w:rFonts w:ascii="Inter" w:hAnsi="Inter"/>
                <w:b/>
                <w:bCs/>
                <w:sz w:val="18"/>
                <w:szCs w:val="18"/>
              </w:rPr>
              <w:t xml:space="preserve">) </w:t>
            </w:r>
          </w:p>
        </w:tc>
      </w:tr>
      <w:tr w:rsidR="000F59A8" w:rsidRPr="00602E4B" w14:paraId="7313E339" w14:textId="77777777">
        <w:trPr>
          <w:tblCellSpacing w:w="15" w:type="dxa"/>
        </w:trPr>
        <w:tc>
          <w:tcPr>
            <w:tcW w:w="0" w:type="auto"/>
            <w:vAlign w:val="center"/>
            <w:hideMark/>
          </w:tcPr>
          <w:p w14:paraId="41609725" w14:textId="77777777" w:rsidR="000F59A8" w:rsidRPr="00602E4B" w:rsidRDefault="000F59A8" w:rsidP="000F59A8">
            <w:pPr>
              <w:rPr>
                <w:rFonts w:ascii="Inter" w:hAnsi="Inter"/>
                <w:sz w:val="18"/>
                <w:szCs w:val="18"/>
              </w:rPr>
            </w:pPr>
            <w:r w:rsidRPr="00602E4B">
              <w:rPr>
                <w:rFonts w:ascii="Inter" w:hAnsi="Inter"/>
                <w:sz w:val="18"/>
                <w:szCs w:val="18"/>
              </w:rPr>
              <w:t>Alice</w:t>
            </w:r>
          </w:p>
        </w:tc>
        <w:tc>
          <w:tcPr>
            <w:tcW w:w="0" w:type="auto"/>
            <w:vAlign w:val="center"/>
            <w:hideMark/>
          </w:tcPr>
          <w:p w14:paraId="31934F44" w14:textId="77777777" w:rsidR="000F59A8" w:rsidRPr="00602E4B" w:rsidRDefault="000F59A8" w:rsidP="000F59A8">
            <w:pPr>
              <w:rPr>
                <w:rFonts w:ascii="Inter" w:hAnsi="Inter"/>
                <w:sz w:val="18"/>
                <w:szCs w:val="18"/>
              </w:rPr>
            </w:pPr>
            <w:r w:rsidRPr="00602E4B">
              <w:rPr>
                <w:rFonts w:ascii="Inter" w:hAnsi="Inter"/>
                <w:sz w:val="18"/>
                <w:szCs w:val="18"/>
              </w:rPr>
              <w:t>100k SNRG</w:t>
            </w:r>
          </w:p>
        </w:tc>
        <w:tc>
          <w:tcPr>
            <w:tcW w:w="0" w:type="auto"/>
            <w:vAlign w:val="center"/>
            <w:hideMark/>
          </w:tcPr>
          <w:p w14:paraId="7B54C1F6" w14:textId="77777777" w:rsidR="000F59A8" w:rsidRPr="00602E4B" w:rsidRDefault="000F59A8" w:rsidP="000F59A8">
            <w:pPr>
              <w:rPr>
                <w:rFonts w:ascii="Inter" w:hAnsi="Inter"/>
                <w:sz w:val="18"/>
                <w:szCs w:val="18"/>
              </w:rPr>
            </w:pPr>
            <w:r w:rsidRPr="00602E4B">
              <w:rPr>
                <w:rFonts w:ascii="Inter" w:hAnsi="Inter"/>
                <w:sz w:val="18"/>
                <w:szCs w:val="18"/>
              </w:rPr>
              <w:t>0.95</w:t>
            </w:r>
          </w:p>
        </w:tc>
        <w:tc>
          <w:tcPr>
            <w:tcW w:w="0" w:type="auto"/>
            <w:vAlign w:val="center"/>
            <w:hideMark/>
          </w:tcPr>
          <w:p w14:paraId="7DA1E789" w14:textId="77777777" w:rsidR="000F59A8" w:rsidRPr="00602E4B" w:rsidRDefault="000F59A8" w:rsidP="000F59A8">
            <w:pPr>
              <w:rPr>
                <w:rFonts w:ascii="Inter" w:hAnsi="Inter"/>
                <w:sz w:val="18"/>
                <w:szCs w:val="18"/>
              </w:rPr>
            </w:pPr>
            <w:r w:rsidRPr="00602E4B">
              <w:rPr>
                <w:rFonts w:ascii="Inter" w:hAnsi="Inter"/>
                <w:sz w:val="18"/>
                <w:szCs w:val="18"/>
              </w:rPr>
              <w:t>95k</w:t>
            </w:r>
          </w:p>
        </w:tc>
        <w:tc>
          <w:tcPr>
            <w:tcW w:w="0" w:type="auto"/>
            <w:vAlign w:val="center"/>
            <w:hideMark/>
          </w:tcPr>
          <w:p w14:paraId="473C65A2" w14:textId="77777777" w:rsidR="000F59A8" w:rsidRPr="00602E4B" w:rsidRDefault="000F59A8" w:rsidP="000F59A8">
            <w:pPr>
              <w:rPr>
                <w:rFonts w:ascii="Inter" w:hAnsi="Inter"/>
                <w:sz w:val="18"/>
                <w:szCs w:val="18"/>
              </w:rPr>
            </w:pPr>
            <w:r w:rsidRPr="00602E4B">
              <w:rPr>
                <w:rFonts w:ascii="Inter" w:hAnsi="Inter"/>
                <w:sz w:val="18"/>
                <w:szCs w:val="18"/>
              </w:rPr>
              <w:t>0.0032</w:t>
            </w:r>
          </w:p>
        </w:tc>
      </w:tr>
      <w:tr w:rsidR="000F59A8" w:rsidRPr="00602E4B" w14:paraId="010EF6AE" w14:textId="77777777">
        <w:trPr>
          <w:tblCellSpacing w:w="15" w:type="dxa"/>
        </w:trPr>
        <w:tc>
          <w:tcPr>
            <w:tcW w:w="0" w:type="auto"/>
            <w:vAlign w:val="center"/>
            <w:hideMark/>
          </w:tcPr>
          <w:p w14:paraId="5D00E6B5" w14:textId="77777777" w:rsidR="000F59A8" w:rsidRPr="00602E4B" w:rsidRDefault="000F59A8" w:rsidP="000F59A8">
            <w:pPr>
              <w:rPr>
                <w:rFonts w:ascii="Inter" w:hAnsi="Inter"/>
                <w:sz w:val="18"/>
                <w:szCs w:val="18"/>
              </w:rPr>
            </w:pPr>
            <w:r w:rsidRPr="00602E4B">
              <w:rPr>
                <w:rFonts w:ascii="Inter" w:hAnsi="Inter"/>
                <w:sz w:val="18"/>
                <w:szCs w:val="18"/>
              </w:rPr>
              <w:t>Bob</w:t>
            </w:r>
          </w:p>
        </w:tc>
        <w:tc>
          <w:tcPr>
            <w:tcW w:w="0" w:type="auto"/>
            <w:vAlign w:val="center"/>
            <w:hideMark/>
          </w:tcPr>
          <w:p w14:paraId="069FA844" w14:textId="77777777" w:rsidR="000F59A8" w:rsidRPr="00602E4B" w:rsidRDefault="000F59A8" w:rsidP="000F59A8">
            <w:pPr>
              <w:rPr>
                <w:rFonts w:ascii="Inter" w:hAnsi="Inter"/>
                <w:sz w:val="18"/>
                <w:szCs w:val="18"/>
              </w:rPr>
            </w:pPr>
            <w:r w:rsidRPr="00602E4B">
              <w:rPr>
                <w:rFonts w:ascii="Inter" w:hAnsi="Inter"/>
                <w:sz w:val="18"/>
                <w:szCs w:val="18"/>
              </w:rPr>
              <w:t>80k SNRG</w:t>
            </w:r>
          </w:p>
        </w:tc>
        <w:tc>
          <w:tcPr>
            <w:tcW w:w="0" w:type="auto"/>
            <w:vAlign w:val="center"/>
            <w:hideMark/>
          </w:tcPr>
          <w:p w14:paraId="3606EB81" w14:textId="77777777" w:rsidR="000F59A8" w:rsidRPr="00602E4B" w:rsidRDefault="000F59A8" w:rsidP="000F59A8">
            <w:pPr>
              <w:rPr>
                <w:rFonts w:ascii="Inter" w:hAnsi="Inter"/>
                <w:sz w:val="18"/>
                <w:szCs w:val="18"/>
              </w:rPr>
            </w:pPr>
            <w:r w:rsidRPr="00602E4B">
              <w:rPr>
                <w:rFonts w:ascii="Inter" w:hAnsi="Inter"/>
                <w:sz w:val="18"/>
                <w:szCs w:val="18"/>
              </w:rPr>
              <w:t>0.88</w:t>
            </w:r>
          </w:p>
        </w:tc>
        <w:tc>
          <w:tcPr>
            <w:tcW w:w="0" w:type="auto"/>
            <w:vAlign w:val="center"/>
            <w:hideMark/>
          </w:tcPr>
          <w:p w14:paraId="4285938C" w14:textId="77777777" w:rsidR="000F59A8" w:rsidRPr="00602E4B" w:rsidRDefault="000F59A8" w:rsidP="000F59A8">
            <w:pPr>
              <w:rPr>
                <w:rFonts w:ascii="Inter" w:hAnsi="Inter"/>
                <w:sz w:val="18"/>
                <w:szCs w:val="18"/>
              </w:rPr>
            </w:pPr>
            <w:r w:rsidRPr="00602E4B">
              <w:rPr>
                <w:rFonts w:ascii="Inter" w:hAnsi="Inter"/>
                <w:sz w:val="18"/>
                <w:szCs w:val="18"/>
              </w:rPr>
              <w:t>70.4k</w:t>
            </w:r>
          </w:p>
        </w:tc>
        <w:tc>
          <w:tcPr>
            <w:tcW w:w="0" w:type="auto"/>
            <w:vAlign w:val="center"/>
            <w:hideMark/>
          </w:tcPr>
          <w:p w14:paraId="197A39FA" w14:textId="77777777" w:rsidR="000F59A8" w:rsidRPr="00602E4B" w:rsidRDefault="000F59A8" w:rsidP="000F59A8">
            <w:pPr>
              <w:rPr>
                <w:rFonts w:ascii="Inter" w:hAnsi="Inter"/>
                <w:sz w:val="18"/>
                <w:szCs w:val="18"/>
              </w:rPr>
            </w:pPr>
            <w:r w:rsidRPr="00602E4B">
              <w:rPr>
                <w:rFonts w:ascii="Inter" w:hAnsi="Inter"/>
                <w:sz w:val="18"/>
                <w:szCs w:val="18"/>
              </w:rPr>
              <w:t>0.0024</w:t>
            </w:r>
          </w:p>
        </w:tc>
      </w:tr>
      <w:tr w:rsidR="000F59A8" w:rsidRPr="00602E4B" w14:paraId="6816B5E1" w14:textId="77777777">
        <w:trPr>
          <w:tblCellSpacing w:w="15" w:type="dxa"/>
        </w:trPr>
        <w:tc>
          <w:tcPr>
            <w:tcW w:w="0" w:type="auto"/>
            <w:vAlign w:val="center"/>
            <w:hideMark/>
          </w:tcPr>
          <w:p w14:paraId="361A0FEF" w14:textId="77777777" w:rsidR="000F59A8" w:rsidRPr="00602E4B" w:rsidRDefault="000F59A8" w:rsidP="000F59A8">
            <w:pPr>
              <w:rPr>
                <w:rFonts w:ascii="Inter" w:hAnsi="Inter"/>
                <w:sz w:val="18"/>
                <w:szCs w:val="18"/>
              </w:rPr>
            </w:pPr>
            <w:r w:rsidRPr="00602E4B">
              <w:rPr>
                <w:rFonts w:ascii="Inter" w:hAnsi="Inter"/>
                <w:sz w:val="18"/>
                <w:szCs w:val="18"/>
              </w:rPr>
              <w:t>Carol</w:t>
            </w:r>
          </w:p>
        </w:tc>
        <w:tc>
          <w:tcPr>
            <w:tcW w:w="0" w:type="auto"/>
            <w:vAlign w:val="center"/>
            <w:hideMark/>
          </w:tcPr>
          <w:p w14:paraId="20E20970" w14:textId="77777777" w:rsidR="000F59A8" w:rsidRPr="00602E4B" w:rsidRDefault="000F59A8" w:rsidP="000F59A8">
            <w:pPr>
              <w:rPr>
                <w:rFonts w:ascii="Inter" w:hAnsi="Inter"/>
                <w:sz w:val="18"/>
                <w:szCs w:val="18"/>
              </w:rPr>
            </w:pPr>
            <w:r w:rsidRPr="00602E4B">
              <w:rPr>
                <w:rFonts w:ascii="Inter" w:hAnsi="Inter"/>
                <w:sz w:val="18"/>
                <w:szCs w:val="18"/>
              </w:rPr>
              <w:t>60k SNRG</w:t>
            </w:r>
          </w:p>
        </w:tc>
        <w:tc>
          <w:tcPr>
            <w:tcW w:w="0" w:type="auto"/>
            <w:vAlign w:val="center"/>
            <w:hideMark/>
          </w:tcPr>
          <w:p w14:paraId="1A90C2D0" w14:textId="77777777" w:rsidR="000F59A8" w:rsidRPr="00602E4B" w:rsidRDefault="000F59A8" w:rsidP="000F59A8">
            <w:pPr>
              <w:rPr>
                <w:rFonts w:ascii="Inter" w:hAnsi="Inter"/>
                <w:sz w:val="18"/>
                <w:szCs w:val="18"/>
              </w:rPr>
            </w:pPr>
            <w:r w:rsidRPr="00602E4B">
              <w:rPr>
                <w:rFonts w:ascii="Inter" w:hAnsi="Inter"/>
                <w:sz w:val="18"/>
                <w:szCs w:val="18"/>
              </w:rPr>
              <w:t>0.92</w:t>
            </w:r>
          </w:p>
        </w:tc>
        <w:tc>
          <w:tcPr>
            <w:tcW w:w="0" w:type="auto"/>
            <w:vAlign w:val="center"/>
            <w:hideMark/>
          </w:tcPr>
          <w:p w14:paraId="3E8E7716" w14:textId="77777777" w:rsidR="000F59A8" w:rsidRPr="00602E4B" w:rsidRDefault="000F59A8" w:rsidP="000F59A8">
            <w:pPr>
              <w:rPr>
                <w:rFonts w:ascii="Inter" w:hAnsi="Inter"/>
                <w:sz w:val="18"/>
                <w:szCs w:val="18"/>
              </w:rPr>
            </w:pPr>
            <w:r w:rsidRPr="00602E4B">
              <w:rPr>
                <w:rFonts w:ascii="Inter" w:hAnsi="Inter"/>
                <w:sz w:val="18"/>
                <w:szCs w:val="18"/>
              </w:rPr>
              <w:t>55.2k</w:t>
            </w:r>
          </w:p>
        </w:tc>
        <w:tc>
          <w:tcPr>
            <w:tcW w:w="0" w:type="auto"/>
            <w:vAlign w:val="center"/>
            <w:hideMark/>
          </w:tcPr>
          <w:p w14:paraId="7A7B5271" w14:textId="77777777" w:rsidR="000F59A8" w:rsidRPr="00602E4B" w:rsidRDefault="000F59A8" w:rsidP="000F59A8">
            <w:pPr>
              <w:rPr>
                <w:rFonts w:ascii="Inter" w:hAnsi="Inter"/>
                <w:sz w:val="18"/>
                <w:szCs w:val="18"/>
              </w:rPr>
            </w:pPr>
            <w:r w:rsidRPr="00602E4B">
              <w:rPr>
                <w:rFonts w:ascii="Inter" w:hAnsi="Inter"/>
                <w:sz w:val="18"/>
                <w:szCs w:val="18"/>
              </w:rPr>
              <w:t>0.0019</w:t>
            </w:r>
          </w:p>
        </w:tc>
      </w:tr>
      <w:tr w:rsidR="000F59A8" w:rsidRPr="00602E4B" w14:paraId="22F59289" w14:textId="77777777">
        <w:trPr>
          <w:tblCellSpacing w:w="15" w:type="dxa"/>
        </w:trPr>
        <w:tc>
          <w:tcPr>
            <w:tcW w:w="0" w:type="auto"/>
            <w:vAlign w:val="center"/>
            <w:hideMark/>
          </w:tcPr>
          <w:p w14:paraId="4A4C6A1B" w14:textId="77777777" w:rsidR="000F59A8" w:rsidRPr="00602E4B" w:rsidRDefault="000F59A8" w:rsidP="000F59A8">
            <w:pPr>
              <w:rPr>
                <w:rFonts w:ascii="Inter" w:hAnsi="Inter"/>
                <w:sz w:val="18"/>
                <w:szCs w:val="18"/>
              </w:rPr>
            </w:pPr>
            <w:r w:rsidRPr="00602E4B">
              <w:rPr>
                <w:rFonts w:ascii="Inter" w:hAnsi="Inter"/>
                <w:sz w:val="18"/>
                <w:szCs w:val="18"/>
              </w:rPr>
              <w:t>... (297 more validators)</w:t>
            </w:r>
          </w:p>
        </w:tc>
        <w:tc>
          <w:tcPr>
            <w:tcW w:w="0" w:type="auto"/>
            <w:vAlign w:val="center"/>
            <w:hideMark/>
          </w:tcPr>
          <w:p w14:paraId="708F60D4" w14:textId="77777777" w:rsidR="000F59A8" w:rsidRPr="00602E4B" w:rsidRDefault="000F59A8" w:rsidP="000F59A8">
            <w:pPr>
              <w:rPr>
                <w:rFonts w:ascii="Inter" w:hAnsi="Inter"/>
                <w:sz w:val="18"/>
                <w:szCs w:val="18"/>
              </w:rPr>
            </w:pPr>
          </w:p>
        </w:tc>
        <w:tc>
          <w:tcPr>
            <w:tcW w:w="0" w:type="auto"/>
            <w:vAlign w:val="center"/>
            <w:hideMark/>
          </w:tcPr>
          <w:p w14:paraId="478288BF" w14:textId="77777777" w:rsidR="000F59A8" w:rsidRPr="00602E4B" w:rsidRDefault="000F59A8" w:rsidP="000F59A8">
            <w:pPr>
              <w:rPr>
                <w:rFonts w:ascii="Inter" w:hAnsi="Inter"/>
                <w:sz w:val="18"/>
                <w:szCs w:val="18"/>
              </w:rPr>
            </w:pPr>
          </w:p>
        </w:tc>
        <w:tc>
          <w:tcPr>
            <w:tcW w:w="0" w:type="auto"/>
            <w:vAlign w:val="center"/>
            <w:hideMark/>
          </w:tcPr>
          <w:p w14:paraId="75C4D83B" w14:textId="77777777" w:rsidR="000F59A8" w:rsidRPr="00602E4B" w:rsidRDefault="000F59A8" w:rsidP="000F59A8">
            <w:pPr>
              <w:rPr>
                <w:rFonts w:ascii="Inter" w:hAnsi="Inter"/>
                <w:sz w:val="18"/>
                <w:szCs w:val="18"/>
              </w:rPr>
            </w:pPr>
          </w:p>
        </w:tc>
        <w:tc>
          <w:tcPr>
            <w:tcW w:w="0" w:type="auto"/>
            <w:vAlign w:val="center"/>
            <w:hideMark/>
          </w:tcPr>
          <w:p w14:paraId="1BA84F44" w14:textId="77777777" w:rsidR="000F59A8" w:rsidRPr="00602E4B" w:rsidRDefault="000F59A8" w:rsidP="000F59A8">
            <w:pPr>
              <w:rPr>
                <w:rFonts w:ascii="Inter" w:hAnsi="Inter"/>
                <w:sz w:val="18"/>
                <w:szCs w:val="18"/>
              </w:rPr>
            </w:pPr>
          </w:p>
        </w:tc>
      </w:tr>
    </w:tbl>
    <w:p w14:paraId="4203596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Step 2 - Diversity Adjustment:</w:t>
      </w:r>
    </w:p>
    <w:p w14:paraId="158990C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Alice's cohort appeared together in 15/100 recent rounds (</w:t>
      </w:r>
      <m:oMath>
        <m:r>
          <w:rPr>
            <w:rFonts w:ascii="Cambria Math" w:hAnsi="Cambria Math"/>
            <w:sz w:val="18"/>
            <w:szCs w:val="18"/>
          </w:rPr>
          <m:t>p=0.15</m:t>
        </m:r>
      </m:oMath>
      <w:r w:rsidRPr="00602E4B">
        <w:rPr>
          <w:rFonts w:ascii="Inter" w:hAnsi="Inter"/>
          <w:sz w:val="18"/>
          <w:szCs w:val="18"/>
        </w:rPr>
        <w:t xml:space="preserve">) </w:t>
      </w:r>
    </w:p>
    <w:p w14:paraId="5983B2E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Expected: </w:t>
      </w:r>
      <m:oMath>
        <m:r>
          <w:rPr>
            <w:rFonts w:ascii="Cambria Math" w:hAnsi="Cambria Math"/>
            <w:sz w:val="18"/>
            <w:szCs w:val="18"/>
          </w:rPr>
          <m:t>μ=150</m:t>
        </m:r>
        <m:r>
          <m:rPr>
            <m:sty m:val="p"/>
          </m:rPr>
          <w:rPr>
            <w:rFonts w:ascii="Cambria Math" w:hAnsi="Cambria Math"/>
            <w:sz w:val="18"/>
            <w:szCs w:val="18"/>
          </w:rPr>
          <m:t>/</m:t>
        </m:r>
        <m:r>
          <w:rPr>
            <w:rFonts w:ascii="Cambria Math" w:hAnsi="Cambria Math"/>
            <w:sz w:val="18"/>
            <w:szCs w:val="18"/>
          </w:rPr>
          <m:t>300=0.05</m:t>
        </m:r>
      </m:oMath>
    </w:p>
    <w:p w14:paraId="2C74146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Verification:</w:t>
      </w:r>
      <w:r w:rsidRPr="00602E4B">
        <w:rPr>
          <w:rFonts w:ascii="Inter" w:hAnsi="Inter"/>
          <w:sz w:val="18"/>
          <w:szCs w:val="18"/>
        </w:rPr>
        <w:t xml:space="preserve"> Alice's cohort assignment was confirmed by:</w:t>
      </w:r>
    </w:p>
    <w:p w14:paraId="7C3E7E63" w14:textId="77777777" w:rsidR="000F59A8" w:rsidRPr="00602E4B" w:rsidRDefault="000F59A8">
      <w:pPr>
        <w:numPr>
          <w:ilvl w:val="0"/>
          <w:numId w:val="183"/>
        </w:numPr>
        <w:spacing w:before="100" w:beforeAutospacing="1" w:after="100" w:afterAutospacing="1"/>
        <w:rPr>
          <w:rFonts w:ascii="Inter" w:hAnsi="Inter"/>
          <w:sz w:val="18"/>
          <w:szCs w:val="18"/>
        </w:rPr>
      </w:pPr>
      <w:r w:rsidRPr="00602E4B">
        <w:rPr>
          <w:rFonts w:ascii="Inter" w:hAnsi="Inter"/>
          <w:sz w:val="18"/>
          <w:szCs w:val="18"/>
        </w:rPr>
        <w:t>Latency triangulation showing consistent EU datacenter patterns</w:t>
      </w:r>
    </w:p>
    <w:p w14:paraId="0483A22A" w14:textId="77777777" w:rsidR="000F59A8" w:rsidRPr="00602E4B" w:rsidRDefault="000F59A8">
      <w:pPr>
        <w:numPr>
          <w:ilvl w:val="0"/>
          <w:numId w:val="183"/>
        </w:numPr>
        <w:spacing w:before="100" w:beforeAutospacing="1" w:after="100" w:afterAutospacing="1"/>
        <w:rPr>
          <w:rFonts w:ascii="Inter" w:hAnsi="Inter"/>
          <w:sz w:val="18"/>
          <w:szCs w:val="18"/>
        </w:rPr>
      </w:pPr>
      <w:r w:rsidRPr="00602E4B">
        <w:rPr>
          <w:rFonts w:ascii="Inter" w:hAnsi="Inter"/>
          <w:sz w:val="18"/>
          <w:szCs w:val="18"/>
        </w:rPr>
        <w:t>Voting correlation analysis (low correlation coefficient: 0.23 with non-cohort members)</w:t>
      </w:r>
    </w:p>
    <w:p w14:paraId="48F0E506" w14:textId="77777777" w:rsidR="000F59A8" w:rsidRPr="00602E4B" w:rsidRDefault="000F59A8">
      <w:pPr>
        <w:numPr>
          <w:ilvl w:val="0"/>
          <w:numId w:val="183"/>
        </w:numPr>
        <w:spacing w:before="100" w:beforeAutospacing="1" w:after="100" w:afterAutospacing="1"/>
        <w:rPr>
          <w:rFonts w:ascii="Inter" w:hAnsi="Inter"/>
          <w:sz w:val="18"/>
          <w:szCs w:val="18"/>
        </w:rPr>
      </w:pPr>
      <w:r w:rsidRPr="00602E4B">
        <w:rPr>
          <w:rFonts w:ascii="Inter" w:hAnsi="Inter"/>
          <w:sz w:val="18"/>
          <w:szCs w:val="18"/>
        </w:rPr>
        <w:t>Voluntary operator disclosure earning +3% reputation bonus</w:t>
      </w:r>
    </w:p>
    <w:p w14:paraId="5C8EE0C2" w14:textId="77777777" w:rsidR="000F59A8" w:rsidRPr="00602E4B" w:rsidRDefault="000F59A8">
      <w:pPr>
        <w:numPr>
          <w:ilvl w:val="0"/>
          <w:numId w:val="183"/>
        </w:numPr>
        <w:spacing w:before="100" w:beforeAutospacing="1" w:after="100" w:afterAutospacing="1"/>
        <w:rPr>
          <w:rFonts w:ascii="Inter" w:hAnsi="Inter"/>
          <w:sz w:val="18"/>
          <w:szCs w:val="18"/>
        </w:rPr>
      </w:pPr>
      <w:r w:rsidRPr="00602E4B">
        <w:rPr>
          <w:rFonts w:ascii="Inter" w:hAnsi="Inter"/>
          <w:sz w:val="18"/>
          <w:szCs w:val="18"/>
        </w:rPr>
        <w:t>ASN verified via BGP lookup: AS8075 (Microsoft Azure EU)</w:t>
      </w:r>
    </w:p>
    <w:p w14:paraId="70515A8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Penalty: </w:t>
      </w:r>
      <m:oMath>
        <m:r>
          <w:rPr>
            <w:rFonts w:ascii="Cambria Math" w:hAnsi="Cambria Math"/>
            <w:sz w:val="18"/>
            <w:szCs w:val="18"/>
          </w:rPr>
          <m:t>D=</m:t>
        </m:r>
        <m:r>
          <m:rPr>
            <m:sty m:val="p"/>
          </m:rPr>
          <w:rPr>
            <w:rFonts w:ascii="Cambria Math" w:hAnsi="Cambria Math"/>
            <w:sz w:val="18"/>
            <w:szCs w:val="18"/>
          </w:rPr>
          <m:t>exp</m:t>
        </m:r>
        <m:r>
          <w:rPr>
            <w:rFonts w:ascii="Cambria Math" w:hAnsi="Cambria Math"/>
            <w:sz w:val="18"/>
            <w:szCs w:val="18"/>
          </w:rPr>
          <m:t>⁡(-0.7×(0.15-0.05))=0.932</m:t>
        </m:r>
      </m:oMath>
    </w:p>
    <w:p w14:paraId="7C0BB88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Adjusted: </w:t>
      </w:r>
      <m:oMath>
        <m:sSup>
          <m:sSupPr>
            <m:ctrlPr>
              <w:rPr>
                <w:rFonts w:ascii="Cambria Math" w:hAnsi="Cambria Math"/>
                <w:sz w:val="18"/>
                <w:szCs w:val="18"/>
              </w:rPr>
            </m:ctrlPr>
          </m:sSupPr>
          <m:e>
            <m:r>
              <w:rPr>
                <w:rFonts w:ascii="Cambria Math" w:hAnsi="Cambria Math"/>
                <w:sz w:val="18"/>
                <w:szCs w:val="18"/>
              </w:rPr>
              <m:t>W</m:t>
            </m:r>
          </m:e>
          <m:sup>
            <m:r>
              <m:rPr>
                <m:sty m:val="p"/>
              </m:rPr>
              <w:rPr>
                <w:rFonts w:ascii="Cambria Math" w:hAnsi="Cambria Math"/>
                <w:sz w:val="18"/>
                <w:szCs w:val="18"/>
              </w:rPr>
              <m:t>'</m:t>
            </m:r>
          </m:sup>
        </m:sSup>
        <m:r>
          <w:rPr>
            <w:rFonts w:ascii="Cambria Math" w:hAnsi="Cambria Math"/>
            <w:sz w:val="18"/>
            <w:szCs w:val="18"/>
          </w:rPr>
          <m:t>=95k×0.932=88.5k</m:t>
        </m:r>
      </m:oMath>
    </w:p>
    <w:p w14:paraId="68B2DCB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Relayer Adjustment (if Alice operates Ethereum bridge):</w:t>
      </w:r>
    </w:p>
    <w:p w14:paraId="30C987C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Alice's Ethereum bridge cohort (AWS us-east-1):</w:t>
      </w:r>
    </w:p>
    <w:p w14:paraId="3E6AEBCF" w14:textId="77777777" w:rsidR="000F59A8" w:rsidRPr="00602E4B" w:rsidRDefault="000F59A8">
      <w:pPr>
        <w:numPr>
          <w:ilvl w:val="0"/>
          <w:numId w:val="184"/>
        </w:numPr>
        <w:spacing w:before="100" w:beforeAutospacing="1" w:after="100" w:afterAutospacing="1"/>
        <w:rPr>
          <w:rFonts w:ascii="Inter" w:hAnsi="Inter"/>
          <w:sz w:val="18"/>
          <w:szCs w:val="18"/>
        </w:rPr>
      </w:pPr>
      <w:r w:rsidRPr="00602E4B">
        <w:rPr>
          <w:rFonts w:ascii="Inter" w:hAnsi="Inter"/>
          <w:sz w:val="18"/>
          <w:szCs w:val="18"/>
        </w:rPr>
        <w:t xml:space="preserve">Co-signing frequency: </w:t>
      </w:r>
      <m:oMath>
        <m:sSub>
          <m:sSubPr>
            <m:ctrlPr>
              <w:rPr>
                <w:rFonts w:ascii="Cambria Math" w:hAnsi="Cambria Math"/>
                <w:sz w:val="18"/>
                <w:szCs w:val="18"/>
              </w:rPr>
            </m:ctrlPr>
          </m:sSubPr>
          <m:e>
            <m:r>
              <w:rPr>
                <w:rFonts w:ascii="Cambria Math" w:hAnsi="Cambria Math"/>
                <w:sz w:val="18"/>
                <w:szCs w:val="18"/>
              </w:rPr>
              <m:t>p</m:t>
            </m:r>
          </m:e>
          <m:sub>
            <m:r>
              <m:rPr>
                <m:nor/>
              </m:rPr>
              <w:rPr>
                <w:rFonts w:ascii="Inter" w:hAnsi="Inter"/>
                <w:sz w:val="18"/>
                <w:szCs w:val="18"/>
              </w:rPr>
              <m:t>Alice,ETH</m:t>
            </m:r>
          </m:sub>
        </m:sSub>
        <m:r>
          <w:rPr>
            <w:rFonts w:ascii="Cambria Math" w:hAnsi="Cambria Math"/>
            <w:sz w:val="18"/>
            <w:szCs w:val="18"/>
          </w:rPr>
          <m:t>=0.22</m:t>
        </m:r>
      </m:oMath>
      <w:r w:rsidRPr="00602E4B">
        <w:rPr>
          <w:rFonts w:ascii="Inter" w:hAnsi="Inter"/>
          <w:sz w:val="18"/>
          <w:szCs w:val="18"/>
        </w:rPr>
        <w:t xml:space="preserve">(higher than expected) </w:t>
      </w:r>
    </w:p>
    <w:p w14:paraId="26E52A1C" w14:textId="77777777" w:rsidR="000F59A8" w:rsidRPr="00602E4B" w:rsidRDefault="000F59A8">
      <w:pPr>
        <w:numPr>
          <w:ilvl w:val="0"/>
          <w:numId w:val="184"/>
        </w:numPr>
        <w:spacing w:before="100" w:beforeAutospacing="1" w:after="100" w:afterAutospacing="1"/>
        <w:rPr>
          <w:rFonts w:ascii="Inter" w:hAnsi="Inter"/>
          <w:sz w:val="18"/>
          <w:szCs w:val="18"/>
        </w:rPr>
      </w:pPr>
      <w:r w:rsidRPr="00602E4B">
        <w:rPr>
          <w:rFonts w:ascii="Inter" w:hAnsi="Inter"/>
          <w:sz w:val="18"/>
          <w:szCs w:val="18"/>
        </w:rPr>
        <w:t xml:space="preserve">Expected: </w:t>
      </w:r>
      <m:oMath>
        <m:sSub>
          <m:sSubPr>
            <m:ctrlPr>
              <w:rPr>
                <w:rFonts w:ascii="Cambria Math" w:hAnsi="Cambria Math"/>
                <w:sz w:val="18"/>
                <w:szCs w:val="18"/>
              </w:rPr>
            </m:ctrlPr>
          </m:sSubPr>
          <m:e>
            <m:r>
              <w:rPr>
                <w:rFonts w:ascii="Cambria Math" w:hAnsi="Cambria Math"/>
                <w:sz w:val="18"/>
                <w:szCs w:val="18"/>
              </w:rPr>
              <m:t>μ</m:t>
            </m:r>
          </m:e>
          <m:sub>
            <m:r>
              <m:rPr>
                <m:nor/>
              </m:rPr>
              <w:rPr>
                <w:rFonts w:ascii="Inter" w:hAnsi="Inter"/>
                <w:sz w:val="18"/>
                <w:szCs w:val="18"/>
              </w:rPr>
              <m:t>ETH</m:t>
            </m:r>
          </m:sub>
        </m:sSub>
        <m:r>
          <w:rPr>
            <w:rFonts w:ascii="Cambria Math" w:hAnsi="Cambria Math"/>
            <w:sz w:val="18"/>
            <w:szCs w:val="18"/>
          </w:rPr>
          <m:t>=100</m:t>
        </m:r>
        <m:r>
          <m:rPr>
            <m:sty m:val="p"/>
          </m:rPr>
          <w:rPr>
            <w:rFonts w:ascii="Cambria Math" w:hAnsi="Cambria Math"/>
            <w:sz w:val="18"/>
            <w:szCs w:val="18"/>
          </w:rPr>
          <m:t>/</m:t>
        </m:r>
        <m:r>
          <w:rPr>
            <w:rFonts w:ascii="Cambria Math" w:hAnsi="Cambria Math"/>
            <w:sz w:val="18"/>
            <w:szCs w:val="18"/>
          </w:rPr>
          <m:t>150=0.667</m:t>
        </m:r>
      </m:oMath>
      <w:r w:rsidRPr="00602E4B">
        <w:rPr>
          <w:rFonts w:ascii="Inter" w:hAnsi="Inter"/>
          <w:sz w:val="18"/>
          <w:szCs w:val="18"/>
        </w:rPr>
        <w:t xml:space="preserve">(for threshold signatures) </w:t>
      </w:r>
    </w:p>
    <w:p w14:paraId="408D39B5" w14:textId="77777777" w:rsidR="000F59A8" w:rsidRPr="00602E4B" w:rsidRDefault="000F59A8">
      <w:pPr>
        <w:numPr>
          <w:ilvl w:val="0"/>
          <w:numId w:val="184"/>
        </w:numPr>
        <w:spacing w:before="100" w:beforeAutospacing="1" w:after="100" w:afterAutospacing="1"/>
        <w:rPr>
          <w:rFonts w:ascii="Inter" w:hAnsi="Inter"/>
          <w:sz w:val="18"/>
          <w:szCs w:val="18"/>
        </w:rPr>
      </w:pPr>
      <w:r w:rsidRPr="00602E4B">
        <w:rPr>
          <w:rFonts w:ascii="Inter" w:hAnsi="Inter"/>
          <w:sz w:val="18"/>
          <w:szCs w:val="18"/>
        </w:rPr>
        <w:t>Wait, this doesn't make sense - let me recalculate...</w:t>
      </w:r>
    </w:p>
    <w:p w14:paraId="04EB9DD0" w14:textId="77777777" w:rsidR="000F59A8" w:rsidRPr="00602E4B" w:rsidRDefault="000F59A8">
      <w:pPr>
        <w:numPr>
          <w:ilvl w:val="0"/>
          <w:numId w:val="184"/>
        </w:numPr>
        <w:spacing w:before="100" w:beforeAutospacing="1" w:after="100" w:afterAutospacing="1"/>
        <w:rPr>
          <w:rFonts w:ascii="Inter" w:hAnsi="Inter"/>
          <w:sz w:val="18"/>
          <w:szCs w:val="18"/>
        </w:rPr>
      </w:pPr>
      <w:r w:rsidRPr="00602E4B">
        <w:rPr>
          <w:rFonts w:ascii="Inter" w:hAnsi="Inter"/>
          <w:sz w:val="18"/>
          <w:szCs w:val="18"/>
        </w:rPr>
        <w:t xml:space="preserve">Expected co-signing for any specific cohort member: </w:t>
      </w:r>
      <m:oMath>
        <m:r>
          <w:rPr>
            <w:rFonts w:ascii="Cambria Math" w:hAnsi="Cambria Math"/>
            <w:sz w:val="18"/>
            <w:szCs w:val="18"/>
          </w:rPr>
          <m:t>μ=0.05</m:t>
        </m:r>
      </m:oMath>
      <w:r w:rsidRPr="00602E4B">
        <w:rPr>
          <w:rFonts w:ascii="Inter" w:hAnsi="Inter"/>
          <w:sz w:val="18"/>
          <w:szCs w:val="18"/>
        </w:rPr>
        <w:t xml:space="preserve">(5% of signatures should include cohort) </w:t>
      </w:r>
    </w:p>
    <w:p w14:paraId="5E11EBDC" w14:textId="77777777" w:rsidR="000F59A8" w:rsidRPr="00602E4B" w:rsidRDefault="000F59A8">
      <w:pPr>
        <w:numPr>
          <w:ilvl w:val="0"/>
          <w:numId w:val="184"/>
        </w:numPr>
        <w:spacing w:before="100" w:beforeAutospacing="1" w:after="100" w:afterAutospacing="1"/>
        <w:rPr>
          <w:rFonts w:ascii="Inter" w:hAnsi="Inter"/>
          <w:sz w:val="18"/>
          <w:szCs w:val="18"/>
        </w:rPr>
      </w:pPr>
      <w:r w:rsidRPr="00602E4B">
        <w:rPr>
          <w:rFonts w:ascii="Inter" w:hAnsi="Inter"/>
          <w:sz w:val="18"/>
          <w:szCs w:val="18"/>
        </w:rPr>
        <w:t>Observed: 22% of recent signatures included Alice's cohort</w:t>
      </w:r>
    </w:p>
    <w:p w14:paraId="709232B5" w14:textId="77777777" w:rsidR="000F59A8" w:rsidRPr="00602E4B" w:rsidRDefault="000F59A8">
      <w:pPr>
        <w:numPr>
          <w:ilvl w:val="0"/>
          <w:numId w:val="184"/>
        </w:numPr>
        <w:spacing w:before="100" w:beforeAutospacing="1" w:after="100" w:afterAutospacing="1"/>
        <w:rPr>
          <w:rFonts w:ascii="Inter" w:hAnsi="Inter"/>
          <w:sz w:val="18"/>
          <w:szCs w:val="18"/>
        </w:rPr>
      </w:pPr>
      <w:r w:rsidRPr="00602E4B">
        <w:rPr>
          <w:rFonts w:ascii="Inter" w:hAnsi="Inter"/>
          <w:sz w:val="18"/>
          <w:szCs w:val="18"/>
        </w:rPr>
        <w:t xml:space="preserve">Bridge penalty: </w:t>
      </w:r>
      <m:oMath>
        <m:sSub>
          <m:sSubPr>
            <m:ctrlPr>
              <w:rPr>
                <w:rFonts w:ascii="Cambria Math" w:hAnsi="Cambria Math"/>
                <w:sz w:val="18"/>
                <w:szCs w:val="18"/>
              </w:rPr>
            </m:ctrlPr>
          </m:sSubPr>
          <m:e>
            <m:r>
              <w:rPr>
                <w:rFonts w:ascii="Cambria Math" w:hAnsi="Cambria Math"/>
                <w:sz w:val="18"/>
                <w:szCs w:val="18"/>
              </w:rPr>
              <m:t>D</m:t>
            </m:r>
          </m:e>
          <m:sub>
            <m:r>
              <m:rPr>
                <m:nor/>
              </m:rPr>
              <w:rPr>
                <w:rFonts w:ascii="Inter" w:hAnsi="Inter"/>
                <w:sz w:val="18"/>
                <w:szCs w:val="18"/>
              </w:rPr>
              <m:t>bridge</m:t>
            </m:r>
          </m:sub>
        </m:sSub>
        <m:r>
          <w:rPr>
            <w:rFonts w:ascii="Cambria Math" w:hAnsi="Cambria Math"/>
            <w:sz w:val="18"/>
            <w:szCs w:val="18"/>
          </w:rPr>
          <m:t>=</m:t>
        </m:r>
        <m:r>
          <m:rPr>
            <m:sty m:val="p"/>
          </m:rPr>
          <w:rPr>
            <w:rFonts w:ascii="Cambria Math" w:hAnsi="Cambria Math"/>
            <w:sz w:val="18"/>
            <w:szCs w:val="18"/>
          </w:rPr>
          <m:t>exp</m:t>
        </m:r>
        <m:r>
          <w:rPr>
            <w:rFonts w:ascii="Cambria Math" w:hAnsi="Cambria Math"/>
            <w:sz w:val="18"/>
            <w:szCs w:val="18"/>
          </w:rPr>
          <m:t>⁡(-1.0×(0.22-0.05))=0.845</m:t>
        </m:r>
      </m:oMath>
    </w:p>
    <w:p w14:paraId="33B0372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Combined weight for bridge operations: </w:t>
      </w:r>
      <m:oMath>
        <m:sSubSup>
          <m:sSubSupPr>
            <m:ctrlPr>
              <w:rPr>
                <w:rFonts w:ascii="Cambria Math" w:hAnsi="Cambria Math"/>
                <w:sz w:val="18"/>
                <w:szCs w:val="18"/>
              </w:rPr>
            </m:ctrlPr>
          </m:sSubSupPr>
          <m:e>
            <m:r>
              <w:rPr>
                <w:rFonts w:ascii="Cambria Math" w:hAnsi="Cambria Math"/>
                <w:sz w:val="18"/>
                <w:szCs w:val="18"/>
              </w:rPr>
              <m:t>W</m:t>
            </m:r>
          </m:e>
          <m:sub>
            <m:r>
              <m:rPr>
                <m:nor/>
              </m:rPr>
              <w:rPr>
                <w:rFonts w:ascii="Inter" w:hAnsi="Inter"/>
                <w:sz w:val="18"/>
                <w:szCs w:val="18"/>
              </w:rPr>
              <m:t>bridge</m:t>
            </m:r>
          </m:sub>
          <m:sup>
            <m:r>
              <m:rPr>
                <m:sty m:val="p"/>
              </m:rPr>
              <w:rPr>
                <w:rFonts w:ascii="Cambria Math" w:hAnsi="Cambria Math"/>
                <w:sz w:val="18"/>
                <w:szCs w:val="18"/>
              </w:rPr>
              <m:t>'</m:t>
            </m:r>
          </m:sup>
        </m:sSubSup>
        <m:r>
          <w:rPr>
            <w:rFonts w:ascii="Cambria Math" w:hAnsi="Cambria Math"/>
            <w:sz w:val="18"/>
            <w:szCs w:val="18"/>
          </w:rPr>
          <m:t>=88.5k×0.845=74.8k</m:t>
        </m:r>
      </m:oMath>
    </w:p>
    <w:p w14:paraId="0A408E2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Step 3 - Leader Selection:</w:t>
      </w:r>
    </w:p>
    <w:p w14:paraId="6999ACA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Seed: </w:t>
      </w:r>
      <m:oMath>
        <m:r>
          <m:rPr>
            <m:nor/>
          </m:rPr>
          <w:rPr>
            <w:rFonts w:ascii="Inter" w:hAnsi="Inter"/>
            <w:sz w:val="18"/>
            <w:szCs w:val="18"/>
          </w:rPr>
          <m:t>hash</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e</m:t>
            </m:r>
          </m:sub>
        </m:sSub>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w:rPr>
            <w:rFonts w:ascii="Inter" w:hAnsi="Inter"/>
            <w:sz w:val="18"/>
            <w:szCs w:val="18"/>
          </w:rPr>
          <m:t>"leader"</m:t>
        </m:r>
        <m:r>
          <w:rPr>
            <w:rFonts w:ascii="Cambria Math" w:hAnsi="Cambria Math"/>
            <w:sz w:val="18"/>
            <w:szCs w:val="18"/>
          </w:rPr>
          <m:t>)</m:t>
        </m:r>
      </m:oMath>
    </w:p>
    <w:p w14:paraId="4782727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Each validator computes VRF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998"/>
        <w:gridCol w:w="2332"/>
        <w:gridCol w:w="683"/>
      </w:tblGrid>
      <w:tr w:rsidR="000F59A8" w:rsidRPr="00602E4B" w14:paraId="1AAE1A25" w14:textId="77777777">
        <w:trPr>
          <w:tblHeader/>
          <w:tblCellSpacing w:w="15" w:type="dxa"/>
        </w:trPr>
        <w:tc>
          <w:tcPr>
            <w:tcW w:w="0" w:type="auto"/>
            <w:vAlign w:val="center"/>
            <w:hideMark/>
          </w:tcPr>
          <w:p w14:paraId="726F1919"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w:t>
            </w:r>
          </w:p>
        </w:tc>
        <w:tc>
          <w:tcPr>
            <w:tcW w:w="0" w:type="auto"/>
            <w:vAlign w:val="center"/>
            <w:hideMark/>
          </w:tcPr>
          <w:p w14:paraId="2B22BF4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VRF Output (example)</w:t>
            </w:r>
          </w:p>
        </w:tc>
        <w:tc>
          <w:tcPr>
            <w:tcW w:w="0" w:type="auto"/>
            <w:vAlign w:val="center"/>
            <w:hideMark/>
          </w:tcPr>
          <w:p w14:paraId="6F11EA7A"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 xml:space="preserve">Weighted Score = VRF / </w:t>
            </w:r>
            <m:oMath>
              <m:acc>
                <m:accPr>
                  <m:ctrlPr>
                    <w:rPr>
                      <w:rFonts w:ascii="Cambria Math" w:hAnsi="Cambria Math"/>
                      <w:sz w:val="18"/>
                      <w:szCs w:val="18"/>
                    </w:rPr>
                  </m:ctrlPr>
                </m:accPr>
                <m:e>
                  <m:r>
                    <w:rPr>
                      <w:rFonts w:ascii="Cambria Math" w:hAnsi="Cambria Math"/>
                      <w:sz w:val="18"/>
                      <w:szCs w:val="18"/>
                    </w:rPr>
                    <m:t>w</m:t>
                  </m:r>
                </m:e>
              </m:acc>
            </m:oMath>
          </w:p>
        </w:tc>
        <w:tc>
          <w:tcPr>
            <w:tcW w:w="0" w:type="auto"/>
            <w:vAlign w:val="center"/>
            <w:hideMark/>
          </w:tcPr>
          <w:p w14:paraId="1D5D2DA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Result</w:t>
            </w:r>
          </w:p>
        </w:tc>
      </w:tr>
      <w:tr w:rsidR="000F59A8" w:rsidRPr="00602E4B" w14:paraId="3BE533DE" w14:textId="77777777">
        <w:trPr>
          <w:tblCellSpacing w:w="15" w:type="dxa"/>
        </w:trPr>
        <w:tc>
          <w:tcPr>
            <w:tcW w:w="0" w:type="auto"/>
            <w:vAlign w:val="center"/>
            <w:hideMark/>
          </w:tcPr>
          <w:p w14:paraId="242DBE2E" w14:textId="77777777" w:rsidR="000F59A8" w:rsidRPr="00602E4B" w:rsidRDefault="000F59A8" w:rsidP="000F59A8">
            <w:pPr>
              <w:rPr>
                <w:rFonts w:ascii="Inter" w:hAnsi="Inter"/>
                <w:sz w:val="18"/>
                <w:szCs w:val="18"/>
              </w:rPr>
            </w:pPr>
            <w:r w:rsidRPr="00602E4B">
              <w:rPr>
                <w:rFonts w:ascii="Inter" w:hAnsi="Inter"/>
                <w:sz w:val="18"/>
                <w:szCs w:val="18"/>
              </w:rPr>
              <w:t>Alice</w:t>
            </w:r>
          </w:p>
        </w:tc>
        <w:tc>
          <w:tcPr>
            <w:tcW w:w="0" w:type="auto"/>
            <w:vAlign w:val="center"/>
            <w:hideMark/>
          </w:tcPr>
          <w:p w14:paraId="09E5C228" w14:textId="77777777" w:rsidR="000F59A8" w:rsidRPr="00602E4B" w:rsidRDefault="000F59A8" w:rsidP="000F59A8">
            <w:pPr>
              <w:rPr>
                <w:rFonts w:ascii="Inter" w:hAnsi="Inter"/>
                <w:sz w:val="18"/>
                <w:szCs w:val="18"/>
              </w:rPr>
            </w:pPr>
            <w:r w:rsidRPr="00602E4B">
              <w:rPr>
                <w:rFonts w:ascii="Inter" w:hAnsi="Inter"/>
                <w:sz w:val="18"/>
                <w:szCs w:val="18"/>
              </w:rPr>
              <w:t>0.7234</w:t>
            </w:r>
          </w:p>
        </w:tc>
        <w:tc>
          <w:tcPr>
            <w:tcW w:w="0" w:type="auto"/>
            <w:vAlign w:val="center"/>
            <w:hideMark/>
          </w:tcPr>
          <w:p w14:paraId="4E562B08" w14:textId="77777777" w:rsidR="000F59A8" w:rsidRPr="00602E4B" w:rsidRDefault="000F59A8" w:rsidP="000F59A8">
            <w:pPr>
              <w:rPr>
                <w:rFonts w:ascii="Inter" w:hAnsi="Inter"/>
                <w:sz w:val="18"/>
                <w:szCs w:val="18"/>
              </w:rPr>
            </w:pPr>
            <w:r w:rsidRPr="00602E4B">
              <w:rPr>
                <w:rFonts w:ascii="Inter" w:hAnsi="Inter"/>
                <w:sz w:val="18"/>
                <w:szCs w:val="18"/>
              </w:rPr>
              <w:t>0.7234 / 0.0032 = 226.1</w:t>
            </w:r>
          </w:p>
        </w:tc>
        <w:tc>
          <w:tcPr>
            <w:tcW w:w="0" w:type="auto"/>
            <w:vAlign w:val="center"/>
            <w:hideMark/>
          </w:tcPr>
          <w:p w14:paraId="5ABDBC14" w14:textId="77777777" w:rsidR="000F59A8" w:rsidRPr="00602E4B" w:rsidRDefault="000F59A8" w:rsidP="000F59A8">
            <w:pPr>
              <w:rPr>
                <w:rFonts w:ascii="Inter" w:hAnsi="Inter"/>
                <w:sz w:val="18"/>
                <w:szCs w:val="18"/>
              </w:rPr>
            </w:pPr>
            <w:r w:rsidRPr="00602E4B">
              <w:rPr>
                <w:rFonts w:ascii="Inter" w:hAnsi="Inter"/>
                <w:sz w:val="18"/>
                <w:szCs w:val="18"/>
              </w:rPr>
              <w:t>-</w:t>
            </w:r>
          </w:p>
        </w:tc>
      </w:tr>
      <w:tr w:rsidR="000F59A8" w:rsidRPr="00602E4B" w14:paraId="61CA9F91" w14:textId="77777777">
        <w:trPr>
          <w:tblCellSpacing w:w="15" w:type="dxa"/>
        </w:trPr>
        <w:tc>
          <w:tcPr>
            <w:tcW w:w="0" w:type="auto"/>
            <w:vAlign w:val="center"/>
            <w:hideMark/>
          </w:tcPr>
          <w:p w14:paraId="63039500" w14:textId="77777777" w:rsidR="000F59A8" w:rsidRPr="00602E4B" w:rsidRDefault="000F59A8" w:rsidP="000F59A8">
            <w:pPr>
              <w:rPr>
                <w:rFonts w:ascii="Inter" w:hAnsi="Inter"/>
                <w:sz w:val="18"/>
                <w:szCs w:val="18"/>
              </w:rPr>
            </w:pPr>
            <w:r w:rsidRPr="00602E4B">
              <w:rPr>
                <w:rFonts w:ascii="Inter" w:hAnsi="Inter"/>
                <w:sz w:val="18"/>
                <w:szCs w:val="18"/>
              </w:rPr>
              <w:t>Bob</w:t>
            </w:r>
          </w:p>
        </w:tc>
        <w:tc>
          <w:tcPr>
            <w:tcW w:w="0" w:type="auto"/>
            <w:vAlign w:val="center"/>
            <w:hideMark/>
          </w:tcPr>
          <w:p w14:paraId="1B781A89" w14:textId="77777777" w:rsidR="000F59A8" w:rsidRPr="00602E4B" w:rsidRDefault="000F59A8" w:rsidP="000F59A8">
            <w:pPr>
              <w:rPr>
                <w:rFonts w:ascii="Inter" w:hAnsi="Inter"/>
                <w:sz w:val="18"/>
                <w:szCs w:val="18"/>
              </w:rPr>
            </w:pPr>
            <w:r w:rsidRPr="00602E4B">
              <w:rPr>
                <w:rFonts w:ascii="Inter" w:hAnsi="Inter"/>
                <w:sz w:val="18"/>
                <w:szCs w:val="18"/>
              </w:rPr>
              <w:t>0.0234</w:t>
            </w:r>
          </w:p>
        </w:tc>
        <w:tc>
          <w:tcPr>
            <w:tcW w:w="0" w:type="auto"/>
            <w:vAlign w:val="center"/>
            <w:hideMark/>
          </w:tcPr>
          <w:p w14:paraId="699EC512" w14:textId="77777777" w:rsidR="000F59A8" w:rsidRPr="00602E4B" w:rsidRDefault="000F59A8" w:rsidP="000F59A8">
            <w:pPr>
              <w:rPr>
                <w:rFonts w:ascii="Inter" w:hAnsi="Inter"/>
                <w:sz w:val="18"/>
                <w:szCs w:val="18"/>
              </w:rPr>
            </w:pPr>
            <w:r w:rsidRPr="00602E4B">
              <w:rPr>
                <w:rFonts w:ascii="Inter" w:hAnsi="Inter"/>
                <w:sz w:val="18"/>
                <w:szCs w:val="18"/>
              </w:rPr>
              <w:t>0.0234 / 0.0024 = 9.75</w:t>
            </w:r>
          </w:p>
        </w:tc>
        <w:tc>
          <w:tcPr>
            <w:tcW w:w="0" w:type="auto"/>
            <w:vAlign w:val="center"/>
            <w:hideMark/>
          </w:tcPr>
          <w:p w14:paraId="0AFB3270" w14:textId="77777777" w:rsidR="000F59A8" w:rsidRPr="00602E4B" w:rsidRDefault="000F59A8" w:rsidP="000F59A8">
            <w:pPr>
              <w:rPr>
                <w:rFonts w:ascii="Inter" w:hAnsi="Inter"/>
                <w:sz w:val="18"/>
                <w:szCs w:val="18"/>
              </w:rPr>
            </w:pPr>
            <w:r w:rsidRPr="00602E4B">
              <w:rPr>
                <w:rFonts w:ascii="Inter" w:hAnsi="Inter"/>
                <w:sz w:val="18"/>
                <w:szCs w:val="18"/>
              </w:rPr>
              <w:t>-</w:t>
            </w:r>
          </w:p>
        </w:tc>
      </w:tr>
      <w:tr w:rsidR="000F59A8" w:rsidRPr="00602E4B" w14:paraId="6F63A21E" w14:textId="77777777">
        <w:trPr>
          <w:tblCellSpacing w:w="15" w:type="dxa"/>
        </w:trPr>
        <w:tc>
          <w:tcPr>
            <w:tcW w:w="0" w:type="auto"/>
            <w:vAlign w:val="center"/>
            <w:hideMark/>
          </w:tcPr>
          <w:p w14:paraId="35587650" w14:textId="77777777" w:rsidR="000F59A8" w:rsidRPr="00602E4B" w:rsidRDefault="000F59A8" w:rsidP="000F59A8">
            <w:pPr>
              <w:rPr>
                <w:rFonts w:ascii="Inter" w:hAnsi="Inter"/>
                <w:sz w:val="18"/>
                <w:szCs w:val="18"/>
              </w:rPr>
            </w:pPr>
            <w:r w:rsidRPr="00602E4B">
              <w:rPr>
                <w:rFonts w:ascii="Inter" w:hAnsi="Inter"/>
                <w:sz w:val="18"/>
                <w:szCs w:val="18"/>
              </w:rPr>
              <w:t>Carol</w:t>
            </w:r>
          </w:p>
        </w:tc>
        <w:tc>
          <w:tcPr>
            <w:tcW w:w="0" w:type="auto"/>
            <w:vAlign w:val="center"/>
            <w:hideMark/>
          </w:tcPr>
          <w:p w14:paraId="1DBF9F79" w14:textId="77777777" w:rsidR="000F59A8" w:rsidRPr="00602E4B" w:rsidRDefault="000F59A8" w:rsidP="000F59A8">
            <w:pPr>
              <w:rPr>
                <w:rFonts w:ascii="Inter" w:hAnsi="Inter"/>
                <w:sz w:val="18"/>
                <w:szCs w:val="18"/>
              </w:rPr>
            </w:pPr>
            <w:r w:rsidRPr="00602E4B">
              <w:rPr>
                <w:rFonts w:ascii="Inter" w:hAnsi="Inter"/>
                <w:sz w:val="18"/>
                <w:szCs w:val="18"/>
              </w:rPr>
              <w:t>0.0158</w:t>
            </w:r>
          </w:p>
        </w:tc>
        <w:tc>
          <w:tcPr>
            <w:tcW w:w="0" w:type="auto"/>
            <w:vAlign w:val="center"/>
            <w:hideMark/>
          </w:tcPr>
          <w:p w14:paraId="5B55B893" w14:textId="77777777" w:rsidR="000F59A8" w:rsidRPr="00602E4B" w:rsidRDefault="000F59A8" w:rsidP="000F59A8">
            <w:pPr>
              <w:rPr>
                <w:rFonts w:ascii="Inter" w:hAnsi="Inter"/>
                <w:sz w:val="18"/>
                <w:szCs w:val="18"/>
              </w:rPr>
            </w:pPr>
            <w:r w:rsidRPr="00602E4B">
              <w:rPr>
                <w:rFonts w:ascii="Inter" w:hAnsi="Inter"/>
                <w:sz w:val="18"/>
                <w:szCs w:val="18"/>
              </w:rPr>
              <w:t>0.0158 / 0.0019 = 8.32</w:t>
            </w:r>
          </w:p>
        </w:tc>
        <w:tc>
          <w:tcPr>
            <w:tcW w:w="0" w:type="auto"/>
            <w:vAlign w:val="center"/>
            <w:hideMark/>
          </w:tcPr>
          <w:p w14:paraId="0296D485" w14:textId="77777777" w:rsidR="000F59A8" w:rsidRPr="00602E4B" w:rsidRDefault="000F59A8" w:rsidP="000F59A8">
            <w:pPr>
              <w:rPr>
                <w:rFonts w:ascii="Inter" w:hAnsi="Inter"/>
                <w:sz w:val="18"/>
                <w:szCs w:val="18"/>
              </w:rPr>
            </w:pPr>
            <w:r w:rsidRPr="00602E4B">
              <w:rPr>
                <w:rFonts w:ascii="Inter" w:hAnsi="Inter"/>
                <w:b/>
                <w:bCs/>
                <w:sz w:val="18"/>
                <w:szCs w:val="18"/>
              </w:rPr>
              <w:t>Leader</w:t>
            </w:r>
          </w:p>
        </w:tc>
      </w:tr>
      <w:tr w:rsidR="000F59A8" w:rsidRPr="00602E4B" w14:paraId="7E48E5C5" w14:textId="77777777">
        <w:trPr>
          <w:tblCellSpacing w:w="15" w:type="dxa"/>
        </w:trPr>
        <w:tc>
          <w:tcPr>
            <w:tcW w:w="0" w:type="auto"/>
            <w:vAlign w:val="center"/>
            <w:hideMark/>
          </w:tcPr>
          <w:p w14:paraId="5C4F54C1" w14:textId="77777777" w:rsidR="000F59A8" w:rsidRPr="00602E4B" w:rsidRDefault="000F59A8" w:rsidP="000F59A8">
            <w:pPr>
              <w:rPr>
                <w:rFonts w:ascii="Inter" w:hAnsi="Inter"/>
                <w:sz w:val="18"/>
                <w:szCs w:val="18"/>
              </w:rPr>
            </w:pPr>
            <w:r w:rsidRPr="00602E4B">
              <w:rPr>
                <w:rFonts w:ascii="Inter" w:hAnsi="Inter"/>
                <w:sz w:val="18"/>
                <w:szCs w:val="18"/>
              </w:rPr>
              <w:t>Dave</w:t>
            </w:r>
          </w:p>
        </w:tc>
        <w:tc>
          <w:tcPr>
            <w:tcW w:w="0" w:type="auto"/>
            <w:vAlign w:val="center"/>
            <w:hideMark/>
          </w:tcPr>
          <w:p w14:paraId="6A736A9E" w14:textId="77777777" w:rsidR="000F59A8" w:rsidRPr="00602E4B" w:rsidRDefault="000F59A8" w:rsidP="000F59A8">
            <w:pPr>
              <w:rPr>
                <w:rFonts w:ascii="Inter" w:hAnsi="Inter"/>
                <w:sz w:val="18"/>
                <w:szCs w:val="18"/>
              </w:rPr>
            </w:pPr>
            <w:r w:rsidRPr="00602E4B">
              <w:rPr>
                <w:rFonts w:ascii="Inter" w:hAnsi="Inter"/>
                <w:sz w:val="18"/>
                <w:szCs w:val="18"/>
              </w:rPr>
              <w:t>0.9123</w:t>
            </w:r>
          </w:p>
        </w:tc>
        <w:tc>
          <w:tcPr>
            <w:tcW w:w="0" w:type="auto"/>
            <w:vAlign w:val="center"/>
            <w:hideMark/>
          </w:tcPr>
          <w:p w14:paraId="68CE2EED" w14:textId="77777777" w:rsidR="000F59A8" w:rsidRPr="00602E4B" w:rsidRDefault="000F59A8" w:rsidP="000F59A8">
            <w:pPr>
              <w:rPr>
                <w:rFonts w:ascii="Inter" w:hAnsi="Inter"/>
                <w:sz w:val="18"/>
                <w:szCs w:val="18"/>
              </w:rPr>
            </w:pPr>
            <w:r w:rsidRPr="00602E4B">
              <w:rPr>
                <w:rFonts w:ascii="Inter" w:hAnsi="Inter"/>
                <w:sz w:val="18"/>
                <w:szCs w:val="18"/>
              </w:rPr>
              <w:t>0.9123 / 0.0028 = 325.8</w:t>
            </w:r>
          </w:p>
        </w:tc>
        <w:tc>
          <w:tcPr>
            <w:tcW w:w="0" w:type="auto"/>
            <w:vAlign w:val="center"/>
            <w:hideMark/>
          </w:tcPr>
          <w:p w14:paraId="48EB19C8" w14:textId="77777777" w:rsidR="000F59A8" w:rsidRPr="00602E4B" w:rsidRDefault="000F59A8" w:rsidP="000F59A8">
            <w:pPr>
              <w:rPr>
                <w:rFonts w:ascii="Inter" w:hAnsi="Inter"/>
                <w:sz w:val="18"/>
                <w:szCs w:val="18"/>
              </w:rPr>
            </w:pPr>
            <w:r w:rsidRPr="00602E4B">
              <w:rPr>
                <w:rFonts w:ascii="Inter" w:hAnsi="Inter"/>
                <w:sz w:val="18"/>
                <w:szCs w:val="18"/>
              </w:rPr>
              <w:t>-</w:t>
            </w:r>
          </w:p>
        </w:tc>
      </w:tr>
    </w:tbl>
    <w:p w14:paraId="4DA3A7C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Result:</w:t>
      </w:r>
      <w:r w:rsidRPr="00602E4B">
        <w:rPr>
          <w:rFonts w:ascii="Inter" w:hAnsi="Inter"/>
          <w:sz w:val="18"/>
          <w:szCs w:val="18"/>
        </w:rPr>
        <w:t xml:space="preserve"> Carol selected as leader with lowest weighted score of 8.32</w:t>
      </w:r>
    </w:p>
    <w:p w14:paraId="1A688F2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Step 4 - Committee Sampling:</w:t>
      </w:r>
    </w:p>
    <w:p w14:paraId="3849A4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Use adjusted weights </w:t>
      </w:r>
      <m:oMath>
        <m:sSup>
          <m:sSupPr>
            <m:ctrlPr>
              <w:rPr>
                <w:rFonts w:ascii="Cambria Math" w:hAnsi="Cambria Math"/>
                <w:sz w:val="18"/>
                <w:szCs w:val="18"/>
              </w:rPr>
            </m:ctrlPr>
          </m:sSupPr>
          <m:e>
            <m:r>
              <w:rPr>
                <w:rFonts w:ascii="Cambria Math" w:hAnsi="Cambria Math"/>
                <w:sz w:val="18"/>
                <w:szCs w:val="18"/>
              </w:rPr>
              <m:t>W</m:t>
            </m:r>
          </m:e>
          <m:sup>
            <m:r>
              <m:rPr>
                <m:sty m:val="p"/>
              </m:rPr>
              <w:rPr>
                <w:rFonts w:ascii="Cambria Math" w:hAnsi="Cambria Math"/>
                <w:sz w:val="18"/>
                <w:szCs w:val="18"/>
              </w:rPr>
              <m:t>'</m:t>
            </m:r>
          </m:sup>
        </m:sSup>
      </m:oMath>
      <w:r w:rsidRPr="00602E4B">
        <w:rPr>
          <w:rFonts w:ascii="Inter" w:hAnsi="Inter"/>
          <w:sz w:val="18"/>
          <w:szCs w:val="18"/>
        </w:rPr>
        <w:t xml:space="preserve">for probability distribution: </w:t>
      </w:r>
    </w:p>
    <w:p w14:paraId="7C3076C8" w14:textId="77777777" w:rsidR="000F59A8" w:rsidRPr="00602E4B" w:rsidRDefault="000F59A8">
      <w:pPr>
        <w:numPr>
          <w:ilvl w:val="0"/>
          <w:numId w:val="185"/>
        </w:numPr>
        <w:spacing w:before="100" w:beforeAutospacing="1" w:after="100" w:afterAutospacing="1"/>
        <w:rPr>
          <w:rFonts w:ascii="Inter" w:hAnsi="Inter"/>
          <w:sz w:val="18"/>
          <w:szCs w:val="18"/>
        </w:rPr>
      </w:pPr>
      <w:r w:rsidRPr="00602E4B">
        <w:rPr>
          <w:rFonts w:ascii="Inter" w:hAnsi="Inter"/>
          <w:sz w:val="18"/>
          <w:szCs w:val="18"/>
        </w:rPr>
        <w:lastRenderedPageBreak/>
        <w:t>Sample 150 validators sequentially without replacement</w:t>
      </w:r>
    </w:p>
    <w:p w14:paraId="6A49D6EE" w14:textId="77777777" w:rsidR="000F59A8" w:rsidRPr="00602E4B" w:rsidRDefault="000F59A8">
      <w:pPr>
        <w:numPr>
          <w:ilvl w:val="0"/>
          <w:numId w:val="185"/>
        </w:numPr>
        <w:spacing w:before="100" w:beforeAutospacing="1" w:after="100" w:afterAutospacing="1"/>
        <w:rPr>
          <w:rFonts w:ascii="Inter" w:hAnsi="Inter"/>
          <w:sz w:val="18"/>
          <w:szCs w:val="18"/>
        </w:rPr>
      </w:pPr>
      <w:r w:rsidRPr="00602E4B">
        <w:rPr>
          <w:rFonts w:ascii="Inter" w:hAnsi="Inter"/>
          <w:sz w:val="18"/>
          <w:szCs w:val="18"/>
        </w:rPr>
        <w:t>Apply cool-down: after selecting Alice, exclude other validators in her cohort (Microsoft Azure EU) for next 3 selections</w:t>
      </w:r>
    </w:p>
    <w:p w14:paraId="2DC76777" w14:textId="77777777" w:rsidR="000F59A8" w:rsidRPr="00602E4B" w:rsidRDefault="000F59A8">
      <w:pPr>
        <w:numPr>
          <w:ilvl w:val="0"/>
          <w:numId w:val="185"/>
        </w:numPr>
        <w:spacing w:before="100" w:beforeAutospacing="1" w:after="100" w:afterAutospacing="1"/>
        <w:rPr>
          <w:rFonts w:ascii="Inter" w:hAnsi="Inter"/>
          <w:sz w:val="18"/>
          <w:szCs w:val="18"/>
        </w:rPr>
      </w:pPr>
      <w:r w:rsidRPr="00602E4B">
        <w:rPr>
          <w:rFonts w:ascii="Inter" w:hAnsi="Inter"/>
          <w:sz w:val="18"/>
          <w:szCs w:val="18"/>
        </w:rPr>
        <w:t>If this is a bridge checkpoint round for Ethereum, ensure ≥20 Ethereum bridge relayers are included</w:t>
      </w:r>
    </w:p>
    <w:p w14:paraId="55D9157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Committee Selection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865"/>
        <w:gridCol w:w="1464"/>
        <w:gridCol w:w="4751"/>
      </w:tblGrid>
      <w:tr w:rsidR="000F59A8" w:rsidRPr="00602E4B" w14:paraId="505C5E60" w14:textId="77777777">
        <w:trPr>
          <w:tblHeader/>
          <w:tblCellSpacing w:w="15" w:type="dxa"/>
        </w:trPr>
        <w:tc>
          <w:tcPr>
            <w:tcW w:w="0" w:type="auto"/>
            <w:vAlign w:val="center"/>
            <w:hideMark/>
          </w:tcPr>
          <w:p w14:paraId="041A9E1B"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Selection</w:t>
            </w:r>
          </w:p>
        </w:tc>
        <w:tc>
          <w:tcPr>
            <w:tcW w:w="0" w:type="auto"/>
            <w:vAlign w:val="center"/>
            <w:hideMark/>
          </w:tcPr>
          <w:p w14:paraId="0C3013A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w:t>
            </w:r>
          </w:p>
        </w:tc>
        <w:tc>
          <w:tcPr>
            <w:tcW w:w="0" w:type="auto"/>
            <w:vAlign w:val="center"/>
            <w:hideMark/>
          </w:tcPr>
          <w:p w14:paraId="2B6FB19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Cohort</w:t>
            </w:r>
          </w:p>
        </w:tc>
        <w:tc>
          <w:tcPr>
            <w:tcW w:w="0" w:type="auto"/>
            <w:vAlign w:val="center"/>
            <w:hideMark/>
          </w:tcPr>
          <w:p w14:paraId="76FC83E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Notes</w:t>
            </w:r>
          </w:p>
        </w:tc>
      </w:tr>
      <w:tr w:rsidR="000F59A8" w:rsidRPr="00602E4B" w14:paraId="31F52C96" w14:textId="77777777">
        <w:trPr>
          <w:tblCellSpacing w:w="15" w:type="dxa"/>
        </w:trPr>
        <w:tc>
          <w:tcPr>
            <w:tcW w:w="0" w:type="auto"/>
            <w:vAlign w:val="center"/>
            <w:hideMark/>
          </w:tcPr>
          <w:p w14:paraId="029D6AA9" w14:textId="77777777" w:rsidR="000F59A8" w:rsidRPr="00602E4B" w:rsidRDefault="000F59A8" w:rsidP="000F59A8">
            <w:pPr>
              <w:rPr>
                <w:rFonts w:ascii="Inter" w:hAnsi="Inter"/>
                <w:sz w:val="18"/>
                <w:szCs w:val="18"/>
              </w:rPr>
            </w:pPr>
            <w:r w:rsidRPr="00602E4B">
              <w:rPr>
                <w:rFonts w:ascii="Inter" w:hAnsi="Inter"/>
                <w:sz w:val="18"/>
                <w:szCs w:val="18"/>
              </w:rPr>
              <w:t>1</w:t>
            </w:r>
          </w:p>
        </w:tc>
        <w:tc>
          <w:tcPr>
            <w:tcW w:w="0" w:type="auto"/>
            <w:vAlign w:val="center"/>
            <w:hideMark/>
          </w:tcPr>
          <w:p w14:paraId="6C118A71" w14:textId="77777777" w:rsidR="000F59A8" w:rsidRPr="00602E4B" w:rsidRDefault="000F59A8" w:rsidP="000F59A8">
            <w:pPr>
              <w:rPr>
                <w:rFonts w:ascii="Inter" w:hAnsi="Inter"/>
                <w:sz w:val="18"/>
                <w:szCs w:val="18"/>
              </w:rPr>
            </w:pPr>
            <w:r w:rsidRPr="00602E4B">
              <w:rPr>
                <w:rFonts w:ascii="Inter" w:hAnsi="Inter"/>
                <w:sz w:val="18"/>
                <w:szCs w:val="18"/>
              </w:rPr>
              <w:t>Alice</w:t>
            </w:r>
          </w:p>
        </w:tc>
        <w:tc>
          <w:tcPr>
            <w:tcW w:w="0" w:type="auto"/>
            <w:vAlign w:val="center"/>
            <w:hideMark/>
          </w:tcPr>
          <w:p w14:paraId="77F901F8" w14:textId="77777777" w:rsidR="000F59A8" w:rsidRPr="00602E4B" w:rsidRDefault="000F59A8" w:rsidP="000F59A8">
            <w:pPr>
              <w:rPr>
                <w:rFonts w:ascii="Inter" w:hAnsi="Inter"/>
                <w:sz w:val="18"/>
                <w:szCs w:val="18"/>
              </w:rPr>
            </w:pPr>
            <w:r w:rsidRPr="00602E4B">
              <w:rPr>
                <w:rFonts w:ascii="Inter" w:hAnsi="Inter"/>
                <w:sz w:val="18"/>
                <w:szCs w:val="18"/>
              </w:rPr>
              <w:t>Azure-EU</w:t>
            </w:r>
          </w:p>
        </w:tc>
        <w:tc>
          <w:tcPr>
            <w:tcW w:w="0" w:type="auto"/>
            <w:vAlign w:val="center"/>
            <w:hideMark/>
          </w:tcPr>
          <w:p w14:paraId="26CD6DAC" w14:textId="77777777" w:rsidR="000F59A8" w:rsidRPr="00602E4B" w:rsidRDefault="000F59A8" w:rsidP="000F59A8">
            <w:pPr>
              <w:rPr>
                <w:rFonts w:ascii="Inter" w:hAnsi="Inter"/>
                <w:sz w:val="18"/>
                <w:szCs w:val="18"/>
              </w:rPr>
            </w:pPr>
            <w:r w:rsidRPr="00602E4B">
              <w:rPr>
                <w:rFonts w:ascii="Inter" w:hAnsi="Inter"/>
                <w:sz w:val="18"/>
                <w:szCs w:val="18"/>
              </w:rPr>
              <w:t>Cohort "Azure-EU" now in cool-down for 3 rounds</w:t>
            </w:r>
          </w:p>
        </w:tc>
      </w:tr>
      <w:tr w:rsidR="000F59A8" w:rsidRPr="00602E4B" w14:paraId="28FC8CC0" w14:textId="77777777">
        <w:trPr>
          <w:tblCellSpacing w:w="15" w:type="dxa"/>
        </w:trPr>
        <w:tc>
          <w:tcPr>
            <w:tcW w:w="0" w:type="auto"/>
            <w:vAlign w:val="center"/>
            <w:hideMark/>
          </w:tcPr>
          <w:p w14:paraId="25BC4CD0" w14:textId="77777777" w:rsidR="000F59A8" w:rsidRPr="00602E4B" w:rsidRDefault="000F59A8" w:rsidP="000F59A8">
            <w:pPr>
              <w:rPr>
                <w:rFonts w:ascii="Inter" w:hAnsi="Inter"/>
                <w:sz w:val="18"/>
                <w:szCs w:val="18"/>
              </w:rPr>
            </w:pPr>
            <w:r w:rsidRPr="00602E4B">
              <w:rPr>
                <w:rFonts w:ascii="Inter" w:hAnsi="Inter"/>
                <w:sz w:val="18"/>
                <w:szCs w:val="18"/>
              </w:rPr>
              <w:t>2</w:t>
            </w:r>
          </w:p>
        </w:tc>
        <w:tc>
          <w:tcPr>
            <w:tcW w:w="0" w:type="auto"/>
            <w:vAlign w:val="center"/>
            <w:hideMark/>
          </w:tcPr>
          <w:p w14:paraId="43DB84A1" w14:textId="77777777" w:rsidR="000F59A8" w:rsidRPr="00602E4B" w:rsidRDefault="000F59A8" w:rsidP="000F59A8">
            <w:pPr>
              <w:rPr>
                <w:rFonts w:ascii="Inter" w:hAnsi="Inter"/>
                <w:sz w:val="18"/>
                <w:szCs w:val="18"/>
              </w:rPr>
            </w:pPr>
            <w:r w:rsidRPr="00602E4B">
              <w:rPr>
                <w:rFonts w:ascii="Inter" w:hAnsi="Inter"/>
                <w:sz w:val="18"/>
                <w:szCs w:val="18"/>
              </w:rPr>
              <w:t>Bob</w:t>
            </w:r>
          </w:p>
        </w:tc>
        <w:tc>
          <w:tcPr>
            <w:tcW w:w="0" w:type="auto"/>
            <w:vAlign w:val="center"/>
            <w:hideMark/>
          </w:tcPr>
          <w:p w14:paraId="577BEFC0" w14:textId="77777777" w:rsidR="000F59A8" w:rsidRPr="00602E4B" w:rsidRDefault="000F59A8" w:rsidP="000F59A8">
            <w:pPr>
              <w:rPr>
                <w:rFonts w:ascii="Inter" w:hAnsi="Inter"/>
                <w:sz w:val="18"/>
                <w:szCs w:val="18"/>
              </w:rPr>
            </w:pPr>
            <w:r w:rsidRPr="00602E4B">
              <w:rPr>
                <w:rFonts w:ascii="Inter" w:hAnsi="Inter"/>
                <w:sz w:val="18"/>
                <w:szCs w:val="18"/>
              </w:rPr>
              <w:t>AWS-US</w:t>
            </w:r>
          </w:p>
        </w:tc>
        <w:tc>
          <w:tcPr>
            <w:tcW w:w="0" w:type="auto"/>
            <w:vAlign w:val="center"/>
            <w:hideMark/>
          </w:tcPr>
          <w:p w14:paraId="48A97BBB" w14:textId="77777777" w:rsidR="000F59A8" w:rsidRPr="00602E4B" w:rsidRDefault="000F59A8" w:rsidP="000F59A8">
            <w:pPr>
              <w:rPr>
                <w:rFonts w:ascii="Inter" w:hAnsi="Inter"/>
                <w:sz w:val="18"/>
                <w:szCs w:val="18"/>
              </w:rPr>
            </w:pPr>
            <w:r w:rsidRPr="00602E4B">
              <w:rPr>
                <w:rFonts w:ascii="Inter" w:hAnsi="Inter"/>
                <w:sz w:val="18"/>
                <w:szCs w:val="18"/>
              </w:rPr>
              <w:t>Independent cohort, selected normally</w:t>
            </w:r>
          </w:p>
        </w:tc>
      </w:tr>
      <w:tr w:rsidR="000F59A8" w:rsidRPr="00602E4B" w14:paraId="75D07BD5" w14:textId="77777777">
        <w:trPr>
          <w:tblCellSpacing w:w="15" w:type="dxa"/>
        </w:trPr>
        <w:tc>
          <w:tcPr>
            <w:tcW w:w="0" w:type="auto"/>
            <w:vAlign w:val="center"/>
            <w:hideMark/>
          </w:tcPr>
          <w:p w14:paraId="7BB07717" w14:textId="77777777" w:rsidR="000F59A8" w:rsidRPr="00602E4B" w:rsidRDefault="000F59A8" w:rsidP="000F59A8">
            <w:pPr>
              <w:rPr>
                <w:rFonts w:ascii="Inter" w:hAnsi="Inter"/>
                <w:sz w:val="18"/>
                <w:szCs w:val="18"/>
              </w:rPr>
            </w:pPr>
            <w:r w:rsidRPr="00602E4B">
              <w:rPr>
                <w:rFonts w:ascii="Inter" w:hAnsi="Inter"/>
                <w:sz w:val="18"/>
                <w:szCs w:val="18"/>
              </w:rPr>
              <w:t>3</w:t>
            </w:r>
          </w:p>
        </w:tc>
        <w:tc>
          <w:tcPr>
            <w:tcW w:w="0" w:type="auto"/>
            <w:vAlign w:val="center"/>
            <w:hideMark/>
          </w:tcPr>
          <w:p w14:paraId="3BD5A94A" w14:textId="77777777" w:rsidR="000F59A8" w:rsidRPr="00602E4B" w:rsidRDefault="000F59A8" w:rsidP="000F59A8">
            <w:pPr>
              <w:rPr>
                <w:rFonts w:ascii="Inter" w:hAnsi="Inter"/>
                <w:sz w:val="18"/>
                <w:szCs w:val="18"/>
              </w:rPr>
            </w:pPr>
            <w:r w:rsidRPr="00602E4B">
              <w:rPr>
                <w:rFonts w:ascii="Inter" w:hAnsi="Inter"/>
                <w:sz w:val="18"/>
                <w:szCs w:val="18"/>
              </w:rPr>
              <w:t>Eve</w:t>
            </w:r>
          </w:p>
        </w:tc>
        <w:tc>
          <w:tcPr>
            <w:tcW w:w="0" w:type="auto"/>
            <w:vAlign w:val="center"/>
            <w:hideMark/>
          </w:tcPr>
          <w:p w14:paraId="0ECC3FFF" w14:textId="77777777" w:rsidR="000F59A8" w:rsidRPr="00602E4B" w:rsidRDefault="000F59A8" w:rsidP="000F59A8">
            <w:pPr>
              <w:rPr>
                <w:rFonts w:ascii="Inter" w:hAnsi="Inter"/>
                <w:sz w:val="18"/>
                <w:szCs w:val="18"/>
              </w:rPr>
            </w:pPr>
            <w:r w:rsidRPr="00602E4B">
              <w:rPr>
                <w:rFonts w:ascii="Inter" w:hAnsi="Inter"/>
                <w:sz w:val="18"/>
                <w:szCs w:val="18"/>
              </w:rPr>
              <w:t>GCP-Asia</w:t>
            </w:r>
          </w:p>
        </w:tc>
        <w:tc>
          <w:tcPr>
            <w:tcW w:w="0" w:type="auto"/>
            <w:vAlign w:val="center"/>
            <w:hideMark/>
          </w:tcPr>
          <w:p w14:paraId="4CBFD162" w14:textId="77777777" w:rsidR="000F59A8" w:rsidRPr="00602E4B" w:rsidRDefault="000F59A8" w:rsidP="000F59A8">
            <w:pPr>
              <w:rPr>
                <w:rFonts w:ascii="Inter" w:hAnsi="Inter"/>
                <w:sz w:val="18"/>
                <w:szCs w:val="18"/>
              </w:rPr>
            </w:pPr>
            <w:r w:rsidRPr="00602E4B">
              <w:rPr>
                <w:rFonts w:ascii="Inter" w:hAnsi="Inter"/>
                <w:sz w:val="18"/>
                <w:szCs w:val="18"/>
              </w:rPr>
              <w:t>Independent cohort</w:t>
            </w:r>
          </w:p>
        </w:tc>
      </w:tr>
      <w:tr w:rsidR="000F59A8" w:rsidRPr="00602E4B" w14:paraId="14E568E2" w14:textId="77777777">
        <w:trPr>
          <w:tblCellSpacing w:w="15" w:type="dxa"/>
        </w:trPr>
        <w:tc>
          <w:tcPr>
            <w:tcW w:w="0" w:type="auto"/>
            <w:vAlign w:val="center"/>
            <w:hideMark/>
          </w:tcPr>
          <w:p w14:paraId="5A2B9569" w14:textId="77777777" w:rsidR="000F59A8" w:rsidRPr="00602E4B" w:rsidRDefault="000F59A8" w:rsidP="000F59A8">
            <w:pPr>
              <w:rPr>
                <w:rFonts w:ascii="Inter" w:hAnsi="Inter"/>
                <w:sz w:val="18"/>
                <w:szCs w:val="18"/>
              </w:rPr>
            </w:pPr>
            <w:r w:rsidRPr="00602E4B">
              <w:rPr>
                <w:rFonts w:ascii="Inter" w:hAnsi="Inter"/>
                <w:sz w:val="18"/>
                <w:szCs w:val="18"/>
              </w:rPr>
              <w:t>4</w:t>
            </w:r>
          </w:p>
        </w:tc>
        <w:tc>
          <w:tcPr>
            <w:tcW w:w="0" w:type="auto"/>
            <w:vAlign w:val="center"/>
            <w:hideMark/>
          </w:tcPr>
          <w:p w14:paraId="550FC0B9" w14:textId="77777777" w:rsidR="000F59A8" w:rsidRPr="00602E4B" w:rsidRDefault="000F59A8" w:rsidP="000F59A8">
            <w:pPr>
              <w:rPr>
                <w:rFonts w:ascii="Inter" w:hAnsi="Inter"/>
                <w:sz w:val="18"/>
                <w:szCs w:val="18"/>
              </w:rPr>
            </w:pPr>
            <w:del w:id="0" w:author="Unknown">
              <w:r w:rsidRPr="00602E4B">
                <w:rPr>
                  <w:rFonts w:ascii="Inter" w:hAnsi="Inter"/>
                  <w:sz w:val="18"/>
                  <w:szCs w:val="18"/>
                </w:rPr>
                <w:delText>Frank</w:delText>
              </w:r>
            </w:del>
          </w:p>
        </w:tc>
        <w:tc>
          <w:tcPr>
            <w:tcW w:w="0" w:type="auto"/>
            <w:vAlign w:val="center"/>
            <w:hideMark/>
          </w:tcPr>
          <w:p w14:paraId="58616268" w14:textId="77777777" w:rsidR="000F59A8" w:rsidRPr="00602E4B" w:rsidRDefault="000F59A8" w:rsidP="000F59A8">
            <w:pPr>
              <w:rPr>
                <w:rFonts w:ascii="Inter" w:hAnsi="Inter"/>
                <w:sz w:val="18"/>
                <w:szCs w:val="18"/>
              </w:rPr>
            </w:pPr>
            <w:r w:rsidRPr="00602E4B">
              <w:rPr>
                <w:rFonts w:ascii="Inter" w:hAnsi="Inter"/>
                <w:sz w:val="18"/>
                <w:szCs w:val="18"/>
              </w:rPr>
              <w:t>Azure-EU</w:t>
            </w:r>
          </w:p>
        </w:tc>
        <w:tc>
          <w:tcPr>
            <w:tcW w:w="0" w:type="auto"/>
            <w:vAlign w:val="center"/>
            <w:hideMark/>
          </w:tcPr>
          <w:p w14:paraId="2B090A85" w14:textId="77777777" w:rsidR="000F59A8" w:rsidRPr="00602E4B" w:rsidRDefault="000F59A8" w:rsidP="000F59A8">
            <w:pPr>
              <w:rPr>
                <w:rFonts w:ascii="Inter" w:hAnsi="Inter"/>
                <w:sz w:val="18"/>
                <w:szCs w:val="18"/>
              </w:rPr>
            </w:pPr>
            <w:r w:rsidRPr="00602E4B">
              <w:rPr>
                <w:rFonts w:ascii="Inter" w:hAnsi="Inter"/>
                <w:sz w:val="18"/>
                <w:szCs w:val="18"/>
              </w:rPr>
              <w:t>Skipped due to cool-down (same as Alice)</w:t>
            </w:r>
          </w:p>
        </w:tc>
      </w:tr>
      <w:tr w:rsidR="000F59A8" w:rsidRPr="00602E4B" w14:paraId="301A2AA1" w14:textId="77777777">
        <w:trPr>
          <w:tblCellSpacing w:w="15" w:type="dxa"/>
        </w:trPr>
        <w:tc>
          <w:tcPr>
            <w:tcW w:w="0" w:type="auto"/>
            <w:vAlign w:val="center"/>
            <w:hideMark/>
          </w:tcPr>
          <w:p w14:paraId="3FF57467" w14:textId="77777777" w:rsidR="000F59A8" w:rsidRPr="00602E4B" w:rsidRDefault="000F59A8" w:rsidP="000F59A8">
            <w:pPr>
              <w:rPr>
                <w:rFonts w:ascii="Inter" w:hAnsi="Inter"/>
                <w:sz w:val="18"/>
                <w:szCs w:val="18"/>
              </w:rPr>
            </w:pPr>
            <w:r w:rsidRPr="00602E4B">
              <w:rPr>
                <w:rFonts w:ascii="Inter" w:hAnsi="Inter"/>
                <w:sz w:val="18"/>
                <w:szCs w:val="18"/>
              </w:rPr>
              <w:t>4</w:t>
            </w:r>
          </w:p>
        </w:tc>
        <w:tc>
          <w:tcPr>
            <w:tcW w:w="0" w:type="auto"/>
            <w:vAlign w:val="center"/>
            <w:hideMark/>
          </w:tcPr>
          <w:p w14:paraId="467F6624" w14:textId="77777777" w:rsidR="000F59A8" w:rsidRPr="00602E4B" w:rsidRDefault="000F59A8" w:rsidP="000F59A8">
            <w:pPr>
              <w:rPr>
                <w:rFonts w:ascii="Inter" w:hAnsi="Inter"/>
                <w:sz w:val="18"/>
                <w:szCs w:val="18"/>
              </w:rPr>
            </w:pPr>
            <w:r w:rsidRPr="00602E4B">
              <w:rPr>
                <w:rFonts w:ascii="Inter" w:hAnsi="Inter"/>
                <w:sz w:val="18"/>
                <w:szCs w:val="18"/>
              </w:rPr>
              <w:t>Grace</w:t>
            </w:r>
          </w:p>
        </w:tc>
        <w:tc>
          <w:tcPr>
            <w:tcW w:w="0" w:type="auto"/>
            <w:vAlign w:val="center"/>
            <w:hideMark/>
          </w:tcPr>
          <w:p w14:paraId="207E3AF0" w14:textId="77777777" w:rsidR="000F59A8" w:rsidRPr="00602E4B" w:rsidRDefault="000F59A8" w:rsidP="000F59A8">
            <w:pPr>
              <w:rPr>
                <w:rFonts w:ascii="Inter" w:hAnsi="Inter"/>
                <w:sz w:val="18"/>
                <w:szCs w:val="18"/>
              </w:rPr>
            </w:pPr>
            <w:r w:rsidRPr="00602E4B">
              <w:rPr>
                <w:rFonts w:ascii="Inter" w:hAnsi="Inter"/>
                <w:sz w:val="18"/>
                <w:szCs w:val="18"/>
              </w:rPr>
              <w:t>Independent-US</w:t>
            </w:r>
          </w:p>
        </w:tc>
        <w:tc>
          <w:tcPr>
            <w:tcW w:w="0" w:type="auto"/>
            <w:vAlign w:val="center"/>
            <w:hideMark/>
          </w:tcPr>
          <w:p w14:paraId="25A7C415" w14:textId="77777777" w:rsidR="000F59A8" w:rsidRPr="00602E4B" w:rsidRDefault="000F59A8" w:rsidP="000F59A8">
            <w:pPr>
              <w:rPr>
                <w:rFonts w:ascii="Inter" w:hAnsi="Inter"/>
                <w:sz w:val="18"/>
                <w:szCs w:val="18"/>
              </w:rPr>
            </w:pPr>
            <w:r w:rsidRPr="00602E4B">
              <w:rPr>
                <w:rFonts w:ascii="Inter" w:hAnsi="Inter"/>
                <w:sz w:val="18"/>
                <w:szCs w:val="18"/>
              </w:rPr>
              <w:t>Next eligible validator</w:t>
            </w:r>
          </w:p>
        </w:tc>
      </w:tr>
      <w:tr w:rsidR="000F59A8" w:rsidRPr="00602E4B" w14:paraId="261D4E08" w14:textId="77777777">
        <w:trPr>
          <w:tblCellSpacing w:w="15" w:type="dxa"/>
        </w:trPr>
        <w:tc>
          <w:tcPr>
            <w:tcW w:w="0" w:type="auto"/>
            <w:vAlign w:val="center"/>
            <w:hideMark/>
          </w:tcPr>
          <w:p w14:paraId="76E22386" w14:textId="77777777" w:rsidR="000F59A8" w:rsidRPr="00602E4B" w:rsidRDefault="000F59A8" w:rsidP="000F59A8">
            <w:pPr>
              <w:rPr>
                <w:rFonts w:ascii="Inter" w:hAnsi="Inter"/>
                <w:sz w:val="18"/>
                <w:szCs w:val="18"/>
              </w:rPr>
            </w:pPr>
            <w:r w:rsidRPr="00602E4B">
              <w:rPr>
                <w:rFonts w:ascii="Inter" w:hAnsi="Inter"/>
                <w:sz w:val="18"/>
                <w:szCs w:val="18"/>
              </w:rPr>
              <w:t>5</w:t>
            </w:r>
          </w:p>
        </w:tc>
        <w:tc>
          <w:tcPr>
            <w:tcW w:w="0" w:type="auto"/>
            <w:vAlign w:val="center"/>
            <w:hideMark/>
          </w:tcPr>
          <w:p w14:paraId="5C79BEFE" w14:textId="77777777" w:rsidR="000F59A8" w:rsidRPr="00602E4B" w:rsidRDefault="000F59A8" w:rsidP="000F59A8">
            <w:pPr>
              <w:rPr>
                <w:rFonts w:ascii="Inter" w:hAnsi="Inter"/>
                <w:sz w:val="18"/>
                <w:szCs w:val="18"/>
              </w:rPr>
            </w:pPr>
            <w:r w:rsidRPr="00602E4B">
              <w:rPr>
                <w:rFonts w:ascii="Inter" w:hAnsi="Inter"/>
                <w:sz w:val="18"/>
                <w:szCs w:val="18"/>
              </w:rPr>
              <w:t>Henry</w:t>
            </w:r>
          </w:p>
        </w:tc>
        <w:tc>
          <w:tcPr>
            <w:tcW w:w="0" w:type="auto"/>
            <w:vAlign w:val="center"/>
            <w:hideMark/>
          </w:tcPr>
          <w:p w14:paraId="45A10518" w14:textId="77777777" w:rsidR="000F59A8" w:rsidRPr="00602E4B" w:rsidRDefault="000F59A8" w:rsidP="000F59A8">
            <w:pPr>
              <w:rPr>
                <w:rFonts w:ascii="Inter" w:hAnsi="Inter"/>
                <w:sz w:val="18"/>
                <w:szCs w:val="18"/>
              </w:rPr>
            </w:pPr>
            <w:r w:rsidRPr="00602E4B">
              <w:rPr>
                <w:rFonts w:ascii="Inter" w:hAnsi="Inter"/>
                <w:sz w:val="18"/>
                <w:szCs w:val="18"/>
              </w:rPr>
              <w:t>AWS-EU</w:t>
            </w:r>
          </w:p>
        </w:tc>
        <w:tc>
          <w:tcPr>
            <w:tcW w:w="0" w:type="auto"/>
            <w:vAlign w:val="center"/>
            <w:hideMark/>
          </w:tcPr>
          <w:p w14:paraId="4D4D35FF" w14:textId="77777777" w:rsidR="000F59A8" w:rsidRPr="00602E4B" w:rsidRDefault="000F59A8" w:rsidP="000F59A8">
            <w:pPr>
              <w:rPr>
                <w:rFonts w:ascii="Inter" w:hAnsi="Inter"/>
                <w:sz w:val="18"/>
                <w:szCs w:val="18"/>
              </w:rPr>
            </w:pPr>
            <w:r w:rsidRPr="00602E4B">
              <w:rPr>
                <w:rFonts w:ascii="Inter" w:hAnsi="Inter"/>
                <w:sz w:val="18"/>
                <w:szCs w:val="18"/>
              </w:rPr>
              <w:t>Cool-down expired for Alice's cohort after 3 selections</w:t>
            </w:r>
          </w:p>
        </w:tc>
      </w:tr>
    </w:tbl>
    <w:p w14:paraId="4D474CF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After 150 selections, committee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r w:rsidRPr="00602E4B">
        <w:rPr>
          <w:rFonts w:ascii="Inter" w:hAnsi="Inter"/>
          <w:sz w:val="18"/>
          <w:szCs w:val="18"/>
        </w:rPr>
        <w:t xml:space="preserve">formed with good diversity distribution. </w:t>
      </w:r>
    </w:p>
    <w:p w14:paraId="435F90B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Bridge-Checkpoint Round Example:</w:t>
      </w:r>
    </w:p>
    <w:p w14:paraId="443EB9A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Round 5000 is Ethereum checkpoint (requires Bitcoin and Solana attestations too).</w:t>
      </w:r>
    </w:p>
    <w:p w14:paraId="3565365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After standard committee sampling, check bridge relayer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715"/>
        <w:gridCol w:w="834"/>
        <w:gridCol w:w="1235"/>
      </w:tblGrid>
      <w:tr w:rsidR="000F59A8" w:rsidRPr="00602E4B" w14:paraId="070ECF62" w14:textId="77777777">
        <w:trPr>
          <w:tblHeader/>
          <w:tblCellSpacing w:w="15" w:type="dxa"/>
        </w:trPr>
        <w:tc>
          <w:tcPr>
            <w:tcW w:w="0" w:type="auto"/>
            <w:vAlign w:val="center"/>
            <w:hideMark/>
          </w:tcPr>
          <w:p w14:paraId="06E1F54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Chain</w:t>
            </w:r>
          </w:p>
        </w:tc>
        <w:tc>
          <w:tcPr>
            <w:tcW w:w="0" w:type="auto"/>
            <w:vAlign w:val="center"/>
            <w:hideMark/>
          </w:tcPr>
          <w:p w14:paraId="258A960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Required Minimum</w:t>
            </w:r>
          </w:p>
        </w:tc>
        <w:tc>
          <w:tcPr>
            <w:tcW w:w="0" w:type="auto"/>
            <w:vAlign w:val="center"/>
            <w:hideMark/>
          </w:tcPr>
          <w:p w14:paraId="50AB6FF3"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Selected</w:t>
            </w:r>
          </w:p>
        </w:tc>
        <w:tc>
          <w:tcPr>
            <w:tcW w:w="0" w:type="auto"/>
            <w:vAlign w:val="center"/>
            <w:hideMark/>
          </w:tcPr>
          <w:p w14:paraId="5BF2A773"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Status</w:t>
            </w:r>
          </w:p>
        </w:tc>
      </w:tr>
      <w:tr w:rsidR="000F59A8" w:rsidRPr="00602E4B" w14:paraId="7B90ABB7" w14:textId="77777777">
        <w:trPr>
          <w:tblCellSpacing w:w="15" w:type="dxa"/>
        </w:trPr>
        <w:tc>
          <w:tcPr>
            <w:tcW w:w="0" w:type="auto"/>
            <w:vAlign w:val="center"/>
            <w:hideMark/>
          </w:tcPr>
          <w:p w14:paraId="5E368597" w14:textId="77777777" w:rsidR="000F59A8" w:rsidRPr="00602E4B" w:rsidRDefault="000F59A8" w:rsidP="000F59A8">
            <w:pPr>
              <w:rPr>
                <w:rFonts w:ascii="Inter" w:hAnsi="Inter"/>
                <w:sz w:val="18"/>
                <w:szCs w:val="18"/>
              </w:rPr>
            </w:pPr>
            <w:r w:rsidRPr="00602E4B">
              <w:rPr>
                <w:rFonts w:ascii="Inter" w:hAnsi="Inter"/>
                <w:sz w:val="18"/>
                <w:szCs w:val="18"/>
              </w:rPr>
              <w:t>Ethereum</w:t>
            </w:r>
          </w:p>
        </w:tc>
        <w:tc>
          <w:tcPr>
            <w:tcW w:w="0" w:type="auto"/>
            <w:vAlign w:val="center"/>
            <w:hideMark/>
          </w:tcPr>
          <w:p w14:paraId="6CAFEB63" w14:textId="77777777" w:rsidR="000F59A8" w:rsidRPr="00602E4B" w:rsidRDefault="000F59A8" w:rsidP="000F59A8">
            <w:pPr>
              <w:rPr>
                <w:rFonts w:ascii="Inter" w:hAnsi="Inter"/>
                <w:sz w:val="18"/>
                <w:szCs w:val="18"/>
              </w:rPr>
            </w:pPr>
            <w:r w:rsidRPr="00602E4B">
              <w:rPr>
                <w:rFonts w:ascii="Inter" w:hAnsi="Inter"/>
                <w:sz w:val="18"/>
                <w:szCs w:val="18"/>
              </w:rPr>
              <w:t>20</w:t>
            </w:r>
          </w:p>
        </w:tc>
        <w:tc>
          <w:tcPr>
            <w:tcW w:w="0" w:type="auto"/>
            <w:vAlign w:val="center"/>
            <w:hideMark/>
          </w:tcPr>
          <w:p w14:paraId="33E626A2" w14:textId="77777777" w:rsidR="000F59A8" w:rsidRPr="00602E4B" w:rsidRDefault="000F59A8" w:rsidP="000F59A8">
            <w:pPr>
              <w:rPr>
                <w:rFonts w:ascii="Inter" w:hAnsi="Inter"/>
                <w:sz w:val="18"/>
                <w:szCs w:val="18"/>
              </w:rPr>
            </w:pPr>
            <w:r w:rsidRPr="00602E4B">
              <w:rPr>
                <w:rFonts w:ascii="Inter" w:hAnsi="Inter"/>
                <w:sz w:val="18"/>
                <w:szCs w:val="18"/>
              </w:rPr>
              <w:t>24</w:t>
            </w:r>
          </w:p>
        </w:tc>
        <w:tc>
          <w:tcPr>
            <w:tcW w:w="0" w:type="auto"/>
            <w:vAlign w:val="center"/>
            <w:hideMark/>
          </w:tcPr>
          <w:p w14:paraId="1F64DD76" w14:textId="77777777" w:rsidR="000F59A8" w:rsidRPr="00602E4B" w:rsidRDefault="000F59A8" w:rsidP="000F59A8">
            <w:pPr>
              <w:rPr>
                <w:rFonts w:ascii="Inter" w:hAnsi="Inter"/>
                <w:sz w:val="18"/>
                <w:szCs w:val="18"/>
              </w:rPr>
            </w:pPr>
            <w:r w:rsidRPr="00602E4B">
              <w:rPr>
                <w:rFonts w:ascii="Inter" w:hAnsi="Inter" w:cs="Segoe UI Symbol"/>
                <w:sz w:val="18"/>
                <w:szCs w:val="18"/>
              </w:rPr>
              <w:t>✓</w:t>
            </w:r>
            <w:r w:rsidRPr="00602E4B">
              <w:rPr>
                <w:rFonts w:ascii="Inter" w:hAnsi="Inter"/>
                <w:sz w:val="18"/>
                <w:szCs w:val="18"/>
              </w:rPr>
              <w:t xml:space="preserve"> Sufficient</w:t>
            </w:r>
          </w:p>
        </w:tc>
      </w:tr>
      <w:tr w:rsidR="000F59A8" w:rsidRPr="00602E4B" w14:paraId="29813E1A" w14:textId="77777777">
        <w:trPr>
          <w:tblCellSpacing w:w="15" w:type="dxa"/>
        </w:trPr>
        <w:tc>
          <w:tcPr>
            <w:tcW w:w="0" w:type="auto"/>
            <w:vAlign w:val="center"/>
            <w:hideMark/>
          </w:tcPr>
          <w:p w14:paraId="78187FFE" w14:textId="77777777" w:rsidR="000F59A8" w:rsidRPr="00602E4B" w:rsidRDefault="000F59A8" w:rsidP="000F59A8">
            <w:pPr>
              <w:rPr>
                <w:rFonts w:ascii="Inter" w:hAnsi="Inter"/>
                <w:sz w:val="18"/>
                <w:szCs w:val="18"/>
              </w:rPr>
            </w:pPr>
            <w:r w:rsidRPr="00602E4B">
              <w:rPr>
                <w:rFonts w:ascii="Inter" w:hAnsi="Inter"/>
                <w:sz w:val="18"/>
                <w:szCs w:val="18"/>
              </w:rPr>
              <w:t>Bitcoin</w:t>
            </w:r>
          </w:p>
        </w:tc>
        <w:tc>
          <w:tcPr>
            <w:tcW w:w="0" w:type="auto"/>
            <w:vAlign w:val="center"/>
            <w:hideMark/>
          </w:tcPr>
          <w:p w14:paraId="5EF31E7F" w14:textId="77777777" w:rsidR="000F59A8" w:rsidRPr="00602E4B" w:rsidRDefault="000F59A8" w:rsidP="000F59A8">
            <w:pPr>
              <w:rPr>
                <w:rFonts w:ascii="Inter" w:hAnsi="Inter"/>
                <w:sz w:val="18"/>
                <w:szCs w:val="18"/>
              </w:rPr>
            </w:pPr>
            <w:r w:rsidRPr="00602E4B">
              <w:rPr>
                <w:rFonts w:ascii="Inter" w:hAnsi="Inter"/>
                <w:sz w:val="18"/>
                <w:szCs w:val="18"/>
              </w:rPr>
              <w:t>15</w:t>
            </w:r>
          </w:p>
        </w:tc>
        <w:tc>
          <w:tcPr>
            <w:tcW w:w="0" w:type="auto"/>
            <w:vAlign w:val="center"/>
            <w:hideMark/>
          </w:tcPr>
          <w:p w14:paraId="2FE5C548" w14:textId="77777777" w:rsidR="000F59A8" w:rsidRPr="00602E4B" w:rsidRDefault="000F59A8" w:rsidP="000F59A8">
            <w:pPr>
              <w:rPr>
                <w:rFonts w:ascii="Inter" w:hAnsi="Inter"/>
                <w:sz w:val="18"/>
                <w:szCs w:val="18"/>
              </w:rPr>
            </w:pPr>
            <w:r w:rsidRPr="00602E4B">
              <w:rPr>
                <w:rFonts w:ascii="Inter" w:hAnsi="Inter"/>
                <w:sz w:val="18"/>
                <w:szCs w:val="18"/>
              </w:rPr>
              <w:t>12</w:t>
            </w:r>
          </w:p>
        </w:tc>
        <w:tc>
          <w:tcPr>
            <w:tcW w:w="0" w:type="auto"/>
            <w:vAlign w:val="center"/>
            <w:hideMark/>
          </w:tcPr>
          <w:p w14:paraId="1CCE1826" w14:textId="77777777" w:rsidR="000F59A8" w:rsidRPr="00602E4B" w:rsidRDefault="000F59A8" w:rsidP="000F59A8">
            <w:pPr>
              <w:rPr>
                <w:rFonts w:ascii="Inter" w:hAnsi="Inter"/>
                <w:sz w:val="18"/>
                <w:szCs w:val="18"/>
              </w:rPr>
            </w:pPr>
            <w:r w:rsidRPr="00602E4B">
              <w:rPr>
                <w:rFonts w:ascii="Inter" w:hAnsi="Inter" w:cs="Segoe UI Symbol"/>
                <w:sz w:val="18"/>
                <w:szCs w:val="18"/>
              </w:rPr>
              <w:t>✗</w:t>
            </w:r>
            <w:r w:rsidRPr="00602E4B">
              <w:rPr>
                <w:rFonts w:ascii="Inter" w:hAnsi="Inter"/>
                <w:sz w:val="18"/>
                <w:szCs w:val="18"/>
              </w:rPr>
              <w:t xml:space="preserve"> Insufficient</w:t>
            </w:r>
          </w:p>
        </w:tc>
      </w:tr>
      <w:tr w:rsidR="000F59A8" w:rsidRPr="00602E4B" w14:paraId="294B69AF" w14:textId="77777777">
        <w:trPr>
          <w:tblCellSpacing w:w="15" w:type="dxa"/>
        </w:trPr>
        <w:tc>
          <w:tcPr>
            <w:tcW w:w="0" w:type="auto"/>
            <w:vAlign w:val="center"/>
            <w:hideMark/>
          </w:tcPr>
          <w:p w14:paraId="5E382C2F" w14:textId="77777777" w:rsidR="000F59A8" w:rsidRPr="00602E4B" w:rsidRDefault="000F59A8" w:rsidP="000F59A8">
            <w:pPr>
              <w:rPr>
                <w:rFonts w:ascii="Inter" w:hAnsi="Inter"/>
                <w:sz w:val="18"/>
                <w:szCs w:val="18"/>
              </w:rPr>
            </w:pPr>
            <w:r w:rsidRPr="00602E4B">
              <w:rPr>
                <w:rFonts w:ascii="Inter" w:hAnsi="Inter"/>
                <w:sz w:val="18"/>
                <w:szCs w:val="18"/>
              </w:rPr>
              <w:t>Solana</w:t>
            </w:r>
          </w:p>
        </w:tc>
        <w:tc>
          <w:tcPr>
            <w:tcW w:w="0" w:type="auto"/>
            <w:vAlign w:val="center"/>
            <w:hideMark/>
          </w:tcPr>
          <w:p w14:paraId="2C03DE84" w14:textId="77777777" w:rsidR="000F59A8" w:rsidRPr="00602E4B" w:rsidRDefault="000F59A8" w:rsidP="000F59A8">
            <w:pPr>
              <w:rPr>
                <w:rFonts w:ascii="Inter" w:hAnsi="Inter"/>
                <w:sz w:val="18"/>
                <w:szCs w:val="18"/>
              </w:rPr>
            </w:pPr>
            <w:r w:rsidRPr="00602E4B">
              <w:rPr>
                <w:rFonts w:ascii="Inter" w:hAnsi="Inter"/>
                <w:sz w:val="18"/>
                <w:szCs w:val="18"/>
              </w:rPr>
              <w:t>15</w:t>
            </w:r>
          </w:p>
        </w:tc>
        <w:tc>
          <w:tcPr>
            <w:tcW w:w="0" w:type="auto"/>
            <w:vAlign w:val="center"/>
            <w:hideMark/>
          </w:tcPr>
          <w:p w14:paraId="2B7C46D2" w14:textId="77777777" w:rsidR="000F59A8" w:rsidRPr="00602E4B" w:rsidRDefault="000F59A8" w:rsidP="000F59A8">
            <w:pPr>
              <w:rPr>
                <w:rFonts w:ascii="Inter" w:hAnsi="Inter"/>
                <w:sz w:val="18"/>
                <w:szCs w:val="18"/>
              </w:rPr>
            </w:pPr>
            <w:r w:rsidRPr="00602E4B">
              <w:rPr>
                <w:rFonts w:ascii="Inter" w:hAnsi="Inter"/>
                <w:sz w:val="18"/>
                <w:szCs w:val="18"/>
              </w:rPr>
              <w:t>18</w:t>
            </w:r>
          </w:p>
        </w:tc>
        <w:tc>
          <w:tcPr>
            <w:tcW w:w="0" w:type="auto"/>
            <w:vAlign w:val="center"/>
            <w:hideMark/>
          </w:tcPr>
          <w:p w14:paraId="59B5AA19" w14:textId="77777777" w:rsidR="000F59A8" w:rsidRPr="00602E4B" w:rsidRDefault="000F59A8" w:rsidP="000F59A8">
            <w:pPr>
              <w:rPr>
                <w:rFonts w:ascii="Inter" w:hAnsi="Inter"/>
                <w:sz w:val="18"/>
                <w:szCs w:val="18"/>
              </w:rPr>
            </w:pPr>
            <w:r w:rsidRPr="00602E4B">
              <w:rPr>
                <w:rFonts w:ascii="Inter" w:hAnsi="Inter" w:cs="Segoe UI Symbol"/>
                <w:sz w:val="18"/>
                <w:szCs w:val="18"/>
              </w:rPr>
              <w:t>✓</w:t>
            </w:r>
            <w:r w:rsidRPr="00602E4B">
              <w:rPr>
                <w:rFonts w:ascii="Inter" w:hAnsi="Inter"/>
                <w:sz w:val="18"/>
                <w:szCs w:val="18"/>
              </w:rPr>
              <w:t xml:space="preserve"> Sufficient</w:t>
            </w:r>
          </w:p>
        </w:tc>
      </w:tr>
    </w:tbl>
    <w:p w14:paraId="4D2227E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Remediation:</w:t>
      </w:r>
      <w:r w:rsidRPr="00602E4B">
        <w:rPr>
          <w:rFonts w:ascii="Inter" w:hAnsi="Inter"/>
          <w:sz w:val="18"/>
          <w:szCs w:val="18"/>
        </w:rPr>
        <w:t xml:space="preserve"> Replace 3 lowest-weight non-Bitcoin-relayers with highest-weight eligible Bitcoin relayers not yet in committee.</w:t>
      </w:r>
    </w:p>
    <w:p w14:paraId="3262A8A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Final committee: 150 validators with guaranteed coverage for all required chains.</w:t>
      </w:r>
    </w:p>
    <w:p w14:paraId="0DEC1A28" w14:textId="77777777" w:rsidR="000F59A8" w:rsidRPr="00602E4B" w:rsidRDefault="00035578" w:rsidP="000F59A8">
      <w:pPr>
        <w:rPr>
          <w:rFonts w:ascii="Inter" w:hAnsi="Inter"/>
          <w:sz w:val="18"/>
          <w:szCs w:val="18"/>
        </w:rPr>
      </w:pPr>
      <w:r>
        <w:pict w14:anchorId="362A0234">
          <v:rect id="Rectangle 43"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B43910"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7. Block Structure and Quorum Certificates</w:t>
      </w:r>
    </w:p>
    <w:p w14:paraId="5DFDEE0E"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7.1 Block Header Format</w:t>
      </w:r>
    </w:p>
    <w:p w14:paraId="71A287B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Each block header contains the following fields:</w:t>
      </w:r>
    </w:p>
    <w:p w14:paraId="033D889F" w14:textId="77777777" w:rsidR="000F59A8" w:rsidRPr="00602E4B" w:rsidRDefault="000F59A8" w:rsidP="000F59A8">
      <w:pPr>
        <w:rPr>
          <w:rFonts w:ascii="Inter" w:hAnsi="Inter"/>
          <w:sz w:val="18"/>
          <w:szCs w:val="18"/>
        </w:rPr>
      </w:pPr>
      <w:r w:rsidRPr="00602E4B">
        <w:rPr>
          <w:rFonts w:ascii="Inter" w:hAnsi="Inter"/>
          <w:sz w:val="18"/>
          <w:szCs w:val="18"/>
        </w:rPr>
        <w:t>rust</w:t>
      </w:r>
    </w:p>
    <w:p w14:paraId="6AAEE9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BlockHeader</w:t>
      </w:r>
      <w:r w:rsidRPr="00602E4B">
        <w:rPr>
          <w:rFonts w:ascii="Inter" w:hAnsi="Inter" w:cs="Courier New"/>
          <w:color w:val="ABB2BF"/>
          <w:sz w:val="18"/>
          <w:szCs w:val="18"/>
        </w:rPr>
        <w:t xml:space="preserve"> {</w:t>
      </w:r>
    </w:p>
    <w:p w14:paraId="5331137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Chain context</w:t>
      </w:r>
    </w:p>
    <w:p w14:paraId="1CC398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parent_hash: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Hash of parent block</w:t>
      </w:r>
    </w:p>
    <w:p w14:paraId="16C757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height: </w:t>
      </w:r>
      <w:r w:rsidRPr="00602E4B">
        <w:rPr>
          <w:rFonts w:ascii="Inter" w:hAnsi="Inter" w:cs="Courier New"/>
          <w:color w:val="C678DD"/>
          <w:sz w:val="18"/>
          <w:szCs w:val="18"/>
        </w:rPr>
        <w:t>u64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Block height (parent.height + 1)</w:t>
      </w:r>
    </w:p>
    <w:p w14:paraId="78732A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Current epoch number</w:t>
      </w:r>
    </w:p>
    <w:p w14:paraId="7538FC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Round within epoch</w:t>
      </w:r>
    </w:p>
    <w:p w14:paraId="2637AE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timestamp: </w:t>
      </w:r>
      <w:r w:rsidRPr="00602E4B">
        <w:rPr>
          <w:rFonts w:ascii="Inter" w:hAnsi="Inter" w:cs="Courier New"/>
          <w:color w:val="C678DD"/>
          <w:sz w:val="18"/>
          <w:szCs w:val="18"/>
        </w:rPr>
        <w:t>i64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Unix timestamp (milliseconds)</w:t>
      </w:r>
    </w:p>
    <w:p w14:paraId="413D58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989CF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Merkle roots</w:t>
      </w:r>
    </w:p>
    <w:p w14:paraId="66EBF7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tx_root: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Root of transaction Merkle tree</w:t>
      </w:r>
    </w:p>
    <w:p w14:paraId="05948A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state_root: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Root of state trie after execution</w:t>
      </w:r>
    </w:p>
    <w:p w14:paraId="2E9FE2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receipt_root: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Root of receipt trie</w:t>
      </w:r>
    </w:p>
    <w:p w14:paraId="46BC6F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60EF1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Consensus data</w:t>
      </w:r>
    </w:p>
    <w:p w14:paraId="464DA7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 </w:t>
      </w:r>
      <w:r w:rsidRPr="00602E4B">
        <w:rPr>
          <w:rFonts w:ascii="Inter" w:hAnsi="Inter" w:cs="Courier New"/>
          <w:color w:val="D19A66"/>
          <w:sz w:val="18"/>
          <w:szCs w:val="18"/>
        </w:rPr>
        <w:t>Bytes32</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VRF output for next round</w:t>
      </w:r>
    </w:p>
    <w:p w14:paraId="2C1A98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qc_prev: </w:t>
      </w:r>
      <w:r w:rsidRPr="00602E4B">
        <w:rPr>
          <w:rFonts w:ascii="Inter" w:hAnsi="Inter" w:cs="Courier New"/>
          <w:color w:val="D19A66"/>
          <w:sz w:val="18"/>
          <w:szCs w:val="18"/>
        </w:rPr>
        <w:t>QuorumCertificate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QC for previous block (COMMIT phase)</w:t>
      </w:r>
    </w:p>
    <w:p w14:paraId="135132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D0122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Cross-chain data (optional, present if bridge checkpoint)</w:t>
      </w:r>
    </w:p>
    <w:p w14:paraId="1F93A3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bridge_checkpoint: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BridgeCheckpoint</w:t>
      </w:r>
      <w:r w:rsidRPr="00602E4B">
        <w:rPr>
          <w:rFonts w:ascii="Inter" w:hAnsi="Inter" w:cs="Courier New"/>
          <w:color w:val="61AFEF"/>
          <w:sz w:val="18"/>
          <w:szCs w:val="18"/>
        </w:rPr>
        <w:t>&gt;</w:t>
      </w:r>
      <w:r w:rsidRPr="00602E4B">
        <w:rPr>
          <w:rFonts w:ascii="Inter" w:hAnsi="Inter" w:cs="Courier New"/>
          <w:color w:val="ABB2BF"/>
          <w:sz w:val="18"/>
          <w:szCs w:val="18"/>
        </w:rPr>
        <w:t>,</w:t>
      </w:r>
    </w:p>
    <w:p w14:paraId="7DEA58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63D4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Leader signature</w:t>
      </w:r>
    </w:p>
    <w:p w14:paraId="6ADFB5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leader_sig: </w:t>
      </w:r>
      <w:r w:rsidRPr="00602E4B">
        <w:rPr>
          <w:rFonts w:ascii="Inter" w:hAnsi="Inter" w:cs="Courier New"/>
          <w:color w:val="D19A66"/>
          <w:sz w:val="18"/>
          <w:szCs w:val="18"/>
        </w:rPr>
        <w:t>Signature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Leader's signature over above fields</w:t>
      </w:r>
    </w:p>
    <w:p w14:paraId="233EA5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57064D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33D879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BridgeCheckpoint</w:t>
      </w:r>
      <w:r w:rsidRPr="00602E4B">
        <w:rPr>
          <w:rFonts w:ascii="Inter" w:hAnsi="Inter" w:cs="Courier New"/>
          <w:color w:val="ABB2BF"/>
          <w:sz w:val="18"/>
          <w:szCs w:val="18"/>
        </w:rPr>
        <w:t xml:space="preserve"> {</w:t>
      </w:r>
    </w:p>
    <w:p w14:paraId="12AA7F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Which chains included</w:t>
      </w:r>
    </w:p>
    <w:p w14:paraId="31E5C1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BridgeAttestation</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Per-chain data</w:t>
      </w:r>
    </w:p>
    <w:p w14:paraId="563CF8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threshold_qc: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ThresholdSignatureQC</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Aggregated bridge sigs</w:t>
      </w:r>
    </w:p>
    <w:p w14:paraId="7C1199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A48EA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A63F4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BridgeAttestation</w:t>
      </w:r>
      <w:r w:rsidRPr="00602E4B">
        <w:rPr>
          <w:rFonts w:ascii="Inter" w:hAnsi="Inter" w:cs="Courier New"/>
          <w:color w:val="ABB2BF"/>
          <w:sz w:val="18"/>
          <w:szCs w:val="18"/>
        </w:rPr>
        <w:t xml:space="preserve"> {</w:t>
      </w:r>
    </w:p>
    <w:p w14:paraId="17AFE6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521F049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last_confirmed_height: </w:t>
      </w:r>
      <w:r w:rsidRPr="00602E4B">
        <w:rPr>
          <w:rFonts w:ascii="Inter" w:hAnsi="Inter" w:cs="Courier New"/>
          <w:color w:val="D19A66"/>
          <w:sz w:val="18"/>
          <w:szCs w:val="18"/>
        </w:rPr>
        <w:t>BlockHeight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Last confirmed block on external chain</w:t>
      </w:r>
    </w:p>
    <w:p w14:paraId="0AFF51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state_root: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State root of that block</w:t>
      </w:r>
    </w:p>
    <w:p w14:paraId="7FDDA4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CrossChainEvent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Events to process (deposits, withdrawals, etc.)</w:t>
      </w:r>
    </w:p>
    <w:p w14:paraId="74EB54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confirmation_depth: </w:t>
      </w:r>
      <w:r w:rsidRPr="00602E4B">
        <w:rPr>
          <w:rFonts w:ascii="Inter" w:hAnsi="Inter" w:cs="Courier New"/>
          <w:color w:val="C678DD"/>
          <w:sz w:val="18"/>
          <w:szCs w:val="18"/>
        </w:rPr>
        <w:t>u32</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How many confirmations (e.g., 12 for ETH)</w:t>
      </w:r>
    </w:p>
    <w:p w14:paraId="030FBB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witness_count: </w:t>
      </w:r>
      <w:r w:rsidRPr="00602E4B">
        <w:rPr>
          <w:rFonts w:ascii="Inter" w:hAnsi="Inter" w:cs="Courier New"/>
          <w:color w:val="C678DD"/>
          <w:sz w:val="18"/>
          <w:szCs w:val="18"/>
        </w:rPr>
        <w:t>u32</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Number of witnesses who reported this</w:t>
      </w:r>
    </w:p>
    <w:p w14:paraId="0D8841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F526D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583574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CrossChainEvent</w:t>
      </w:r>
      <w:r w:rsidRPr="00602E4B">
        <w:rPr>
          <w:rFonts w:ascii="Inter" w:hAnsi="Inter" w:cs="Courier New"/>
          <w:color w:val="ABB2BF"/>
          <w:sz w:val="18"/>
          <w:szCs w:val="18"/>
        </w:rPr>
        <w:t xml:space="preserve"> {</w:t>
      </w:r>
    </w:p>
    <w:p w14:paraId="15B049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event_type: </w:t>
      </w:r>
      <w:r w:rsidRPr="00602E4B">
        <w:rPr>
          <w:rFonts w:ascii="Inter" w:hAnsi="Inter" w:cs="Courier New"/>
          <w:color w:val="D19A66"/>
          <w:sz w:val="18"/>
          <w:szCs w:val="18"/>
        </w:rPr>
        <w:t>EventType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DEPOSIT, WITHDRAWAL, MESSAGE, etc.</w:t>
      </w:r>
    </w:p>
    <w:p w14:paraId="26EFF0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tx_hash: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Transaction hash on external chain</w:t>
      </w:r>
    </w:p>
    <w:p w14:paraId="5DFADF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from: </w:t>
      </w:r>
      <w:r w:rsidRPr="00602E4B">
        <w:rPr>
          <w:rFonts w:ascii="Inter" w:hAnsi="Inter" w:cs="Courier New"/>
          <w:color w:val="D19A66"/>
          <w:sz w:val="18"/>
          <w:szCs w:val="18"/>
        </w:rPr>
        <w:t>Address</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Source address (external chain format)</w:t>
      </w:r>
    </w:p>
    <w:p w14:paraId="7C6CB4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 </w:t>
      </w:r>
      <w:r w:rsidRPr="00602E4B">
        <w:rPr>
          <w:rFonts w:ascii="Inter" w:hAnsi="Inter" w:cs="Courier New"/>
          <w:color w:val="D19A66"/>
          <w:sz w:val="18"/>
          <w:szCs w:val="18"/>
        </w:rPr>
        <w:t>UMA</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Destination (Synergy UMA)</w:t>
      </w:r>
    </w:p>
    <w:p w14:paraId="7150B2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amount: </w:t>
      </w:r>
      <w:r w:rsidRPr="00602E4B">
        <w:rPr>
          <w:rFonts w:ascii="Inter" w:hAnsi="Inter" w:cs="Courier New"/>
          <w:color w:val="C678DD"/>
          <w:sz w:val="18"/>
          <w:szCs w:val="18"/>
        </w:rPr>
        <w:t>u128</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Amount (if asset transfer)</w:t>
      </w:r>
    </w:p>
    <w:p w14:paraId="3FE43F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asset: </w:t>
      </w:r>
      <w:r w:rsidRPr="00602E4B">
        <w:rPr>
          <w:rFonts w:ascii="Inter" w:hAnsi="Inter" w:cs="Courier New"/>
          <w:color w:val="D19A66"/>
          <w:sz w:val="18"/>
          <w:szCs w:val="18"/>
        </w:rPr>
        <w:t>AssetID</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Which asset (ETH, BTC, USDC, etc.)</w:t>
      </w:r>
    </w:p>
    <w:p w14:paraId="3258FD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data: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C678DD"/>
          <w:sz w:val="18"/>
          <w:szCs w:val="18"/>
        </w:rPr>
        <w:t>u8</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Additional event data</w:t>
      </w:r>
    </w:p>
    <w:p w14:paraId="1AF8D1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68DC7C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Field Explanations:</w:t>
      </w:r>
    </w:p>
    <w:p w14:paraId="1835038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parentHash:</w:t>
      </w:r>
      <w:r w:rsidRPr="00602E4B">
        <w:rPr>
          <w:rFonts w:ascii="Inter" w:hAnsi="Inter"/>
          <w:sz w:val="18"/>
          <w:szCs w:val="18"/>
        </w:rPr>
        <w:t xml:space="preserve"> Links to the previous block, forming the blockchain. Must reference the most recently finalized block (the one with a valid COMMIT QC).</w:t>
      </w:r>
    </w:p>
    <w:p w14:paraId="44D5A97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height:</w:t>
      </w:r>
      <w:r w:rsidRPr="00602E4B">
        <w:rPr>
          <w:rFonts w:ascii="Inter" w:hAnsi="Inter"/>
          <w:sz w:val="18"/>
          <w:szCs w:val="18"/>
        </w:rPr>
        <w:t xml:space="preserve"> Monotonically increasing counter starting from genesis (height 0). Enables efficient sync and fork detection.</w:t>
      </w:r>
    </w:p>
    <w:p w14:paraId="53D2F60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epoch and round:</w:t>
      </w:r>
      <w:r w:rsidRPr="00602E4B">
        <w:rPr>
          <w:rFonts w:ascii="Inter" w:hAnsi="Inter"/>
          <w:sz w:val="18"/>
          <w:szCs w:val="18"/>
        </w:rPr>
        <w:t xml:space="preserve"> Logical time coordinates. Epochs partition time into fixed-length periods for validator set updates. Rounds are individual consensus attempts within an epoch.</w:t>
      </w:r>
    </w:p>
    <w:p w14:paraId="5F351C1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timestamp:</w:t>
      </w:r>
      <w:r w:rsidRPr="00602E4B">
        <w:rPr>
          <w:rFonts w:ascii="Inter" w:hAnsi="Inter"/>
          <w:sz w:val="18"/>
          <w:szCs w:val="18"/>
        </w:rPr>
        <w:t xml:space="preserve"> Leader's local time when block was created. Used for:</w:t>
      </w:r>
    </w:p>
    <w:p w14:paraId="1382BADB" w14:textId="77777777" w:rsidR="000F59A8" w:rsidRPr="00602E4B" w:rsidRDefault="000F59A8">
      <w:pPr>
        <w:numPr>
          <w:ilvl w:val="0"/>
          <w:numId w:val="186"/>
        </w:numPr>
        <w:spacing w:before="100" w:beforeAutospacing="1" w:after="100" w:afterAutospacing="1"/>
        <w:rPr>
          <w:rFonts w:ascii="Inter" w:hAnsi="Inter"/>
          <w:sz w:val="18"/>
          <w:szCs w:val="18"/>
        </w:rPr>
      </w:pPr>
      <w:r w:rsidRPr="00602E4B">
        <w:rPr>
          <w:rFonts w:ascii="Inter" w:hAnsi="Inter"/>
          <w:sz w:val="18"/>
          <w:szCs w:val="18"/>
        </w:rPr>
        <w:t>Approximate wall-clock ordering</w:t>
      </w:r>
    </w:p>
    <w:p w14:paraId="19470EA5" w14:textId="77777777" w:rsidR="000F59A8" w:rsidRPr="00602E4B" w:rsidRDefault="000F59A8">
      <w:pPr>
        <w:numPr>
          <w:ilvl w:val="0"/>
          <w:numId w:val="186"/>
        </w:numPr>
        <w:spacing w:before="100" w:beforeAutospacing="1" w:after="100" w:afterAutospacing="1"/>
        <w:rPr>
          <w:rFonts w:ascii="Inter" w:hAnsi="Inter"/>
          <w:sz w:val="18"/>
          <w:szCs w:val="18"/>
        </w:rPr>
      </w:pPr>
      <w:r w:rsidRPr="00602E4B">
        <w:rPr>
          <w:rFonts w:ascii="Inter" w:hAnsi="Inter"/>
          <w:sz w:val="18"/>
          <w:szCs w:val="18"/>
        </w:rPr>
        <w:t>Timeout calculations (not trusted for consensus safety)</w:t>
      </w:r>
    </w:p>
    <w:p w14:paraId="5609946D" w14:textId="77777777" w:rsidR="000F59A8" w:rsidRPr="00602E4B" w:rsidRDefault="000F59A8">
      <w:pPr>
        <w:numPr>
          <w:ilvl w:val="0"/>
          <w:numId w:val="186"/>
        </w:numPr>
        <w:spacing w:before="100" w:beforeAutospacing="1" w:after="100" w:afterAutospacing="1"/>
        <w:rPr>
          <w:rFonts w:ascii="Inter" w:hAnsi="Inter"/>
          <w:sz w:val="18"/>
          <w:szCs w:val="18"/>
        </w:rPr>
      </w:pPr>
      <w:r w:rsidRPr="00602E4B">
        <w:rPr>
          <w:rFonts w:ascii="Inter" w:hAnsi="Inter"/>
          <w:sz w:val="18"/>
          <w:szCs w:val="18"/>
        </w:rPr>
        <w:t>Application-level time-dependent logic</w:t>
      </w:r>
    </w:p>
    <w:p w14:paraId="488FF430" w14:textId="77777777" w:rsidR="000F59A8" w:rsidRPr="00602E4B" w:rsidRDefault="000F59A8">
      <w:pPr>
        <w:numPr>
          <w:ilvl w:val="0"/>
          <w:numId w:val="186"/>
        </w:numPr>
        <w:spacing w:before="100" w:beforeAutospacing="1" w:after="100" w:afterAutospacing="1"/>
        <w:rPr>
          <w:rFonts w:ascii="Inter" w:hAnsi="Inter"/>
          <w:sz w:val="18"/>
          <w:szCs w:val="18"/>
        </w:rPr>
      </w:pPr>
      <w:r w:rsidRPr="00602E4B">
        <w:rPr>
          <w:rFonts w:ascii="Inter" w:hAnsi="Inter"/>
          <w:b/>
          <w:bCs/>
          <w:sz w:val="18"/>
          <w:szCs w:val="18"/>
        </w:rPr>
        <w:t>Bridge event correlation</w:t>
      </w:r>
      <w:r w:rsidRPr="00602E4B">
        <w:rPr>
          <w:rFonts w:ascii="Inter" w:hAnsi="Inter"/>
          <w:sz w:val="18"/>
          <w:szCs w:val="18"/>
        </w:rPr>
        <w:t xml:space="preserve"> (matching timestamps with external chain blocks)</w:t>
      </w:r>
    </w:p>
    <w:p w14:paraId="5597A01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txRoot, stateRoot, receiptRoot:</w:t>
      </w:r>
      <w:r w:rsidRPr="00602E4B">
        <w:rPr>
          <w:rFonts w:ascii="Inter" w:hAnsi="Inter"/>
          <w:sz w:val="18"/>
          <w:szCs w:val="18"/>
        </w:rPr>
        <w:t xml:space="preserve"> Merkle roots enabling light client verification. Any party can verify transaction inclusion or state transitions without downloading full block data.</w:t>
      </w:r>
    </w:p>
    <w:p w14:paraId="34E482B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randomness:</w:t>
      </w:r>
      <w:r w:rsidRPr="00602E4B">
        <w:rPr>
          <w:rFonts w:ascii="Inter" w:hAnsi="Inter"/>
          <w:sz w:val="18"/>
          <w:szCs w:val="18"/>
        </w:rPr>
        <w:t xml:space="preserve"> VRF output that will be used to select leader/committee for future rounds. Published in advance to enable preparation but unpredictable due to VRF properties.</w:t>
      </w:r>
    </w:p>
    <w:p w14:paraId="3D779ED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qcPrev:</w:t>
      </w:r>
      <w:r w:rsidRPr="00602E4B">
        <w:rPr>
          <w:rFonts w:ascii="Inter" w:hAnsi="Inter"/>
          <w:sz w:val="18"/>
          <w:szCs w:val="18"/>
        </w:rPr>
        <w:t xml:space="preserve"> The COMMIT quorum certificate for the parent block. Proves that the parent was finalized, ensuring the leader is building on a valid chain.</w:t>
      </w:r>
    </w:p>
    <w:p w14:paraId="311486D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bridge_checkpoint:</w:t>
      </w:r>
      <w:r w:rsidRPr="00602E4B">
        <w:rPr>
          <w:rFonts w:ascii="Inter" w:hAnsi="Inter"/>
          <w:sz w:val="18"/>
          <w:szCs w:val="18"/>
        </w:rPr>
        <w:t xml:space="preserve"> Optional field present in bridge checkpoint rounds (typically every 100 blocks or when significant cross-chain events occur). Contains:</w:t>
      </w:r>
    </w:p>
    <w:p w14:paraId="7B8530C1" w14:textId="77777777" w:rsidR="000F59A8" w:rsidRPr="00602E4B" w:rsidRDefault="000F59A8">
      <w:pPr>
        <w:numPr>
          <w:ilvl w:val="0"/>
          <w:numId w:val="187"/>
        </w:numPr>
        <w:spacing w:before="100" w:beforeAutospacing="1" w:after="100" w:afterAutospacing="1"/>
        <w:rPr>
          <w:rFonts w:ascii="Inter" w:hAnsi="Inter"/>
          <w:sz w:val="18"/>
          <w:szCs w:val="18"/>
        </w:rPr>
      </w:pPr>
      <w:r w:rsidRPr="00602E4B">
        <w:rPr>
          <w:rFonts w:ascii="Inter" w:hAnsi="Inter"/>
          <w:sz w:val="18"/>
          <w:szCs w:val="18"/>
        </w:rPr>
        <w:t>Attestations from bridge relayers about external chain states</w:t>
      </w:r>
    </w:p>
    <w:p w14:paraId="3FAC4FBA" w14:textId="77777777" w:rsidR="000F59A8" w:rsidRPr="00602E4B" w:rsidRDefault="000F59A8">
      <w:pPr>
        <w:numPr>
          <w:ilvl w:val="0"/>
          <w:numId w:val="187"/>
        </w:numPr>
        <w:spacing w:before="100" w:beforeAutospacing="1" w:after="100" w:afterAutospacing="1"/>
        <w:rPr>
          <w:rFonts w:ascii="Inter" w:hAnsi="Inter"/>
          <w:sz w:val="18"/>
          <w:szCs w:val="18"/>
        </w:rPr>
      </w:pPr>
      <w:r w:rsidRPr="00602E4B">
        <w:rPr>
          <w:rFonts w:ascii="Inter" w:hAnsi="Inter"/>
          <w:sz w:val="18"/>
          <w:szCs w:val="18"/>
        </w:rPr>
        <w:t>Aggregated threshold signatures proving quorum agreement</w:t>
      </w:r>
    </w:p>
    <w:p w14:paraId="507B76E6" w14:textId="77777777" w:rsidR="000F59A8" w:rsidRPr="00602E4B" w:rsidRDefault="000F59A8">
      <w:pPr>
        <w:numPr>
          <w:ilvl w:val="0"/>
          <w:numId w:val="187"/>
        </w:numPr>
        <w:spacing w:before="100" w:beforeAutospacing="1" w:after="100" w:afterAutospacing="1"/>
        <w:rPr>
          <w:rFonts w:ascii="Inter" w:hAnsi="Inter"/>
          <w:sz w:val="18"/>
          <w:szCs w:val="18"/>
        </w:rPr>
      </w:pPr>
      <w:r w:rsidRPr="00602E4B">
        <w:rPr>
          <w:rFonts w:ascii="Inter" w:hAnsi="Inter"/>
          <w:sz w:val="18"/>
          <w:szCs w:val="18"/>
        </w:rPr>
        <w:t>Cross-chain events to process (deposits, withdrawals, messages)</w:t>
      </w:r>
    </w:p>
    <w:p w14:paraId="2B8D37B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leaderSig:</w:t>
      </w:r>
      <w:r w:rsidRPr="00602E4B">
        <w:rPr>
          <w:rFonts w:ascii="Inter" w:hAnsi="Inter"/>
          <w:sz w:val="18"/>
          <w:szCs w:val="18"/>
        </w:rPr>
        <w:t xml:space="preserve"> Leader signs the entire header (excluding this field itself) to:</w:t>
      </w:r>
    </w:p>
    <w:p w14:paraId="639F1902" w14:textId="77777777" w:rsidR="000F59A8" w:rsidRPr="00602E4B" w:rsidRDefault="000F59A8">
      <w:pPr>
        <w:numPr>
          <w:ilvl w:val="0"/>
          <w:numId w:val="188"/>
        </w:numPr>
        <w:spacing w:before="100" w:beforeAutospacing="1" w:after="100" w:afterAutospacing="1"/>
        <w:rPr>
          <w:rFonts w:ascii="Inter" w:hAnsi="Inter"/>
          <w:sz w:val="18"/>
          <w:szCs w:val="18"/>
        </w:rPr>
      </w:pPr>
      <w:r w:rsidRPr="00602E4B">
        <w:rPr>
          <w:rFonts w:ascii="Inter" w:hAnsi="Inter"/>
          <w:sz w:val="18"/>
          <w:szCs w:val="18"/>
        </w:rPr>
        <w:t xml:space="preserve">Authenticate the proposal (only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can propose for round </w:t>
      </w:r>
      <m:oMath>
        <m:r>
          <w:rPr>
            <w:rFonts w:ascii="Cambria Math" w:hAnsi="Cambria Math"/>
            <w:sz w:val="18"/>
            <w:szCs w:val="18"/>
          </w:rPr>
          <m:t>r</m:t>
        </m:r>
      </m:oMath>
      <w:r w:rsidRPr="00602E4B">
        <w:rPr>
          <w:rFonts w:ascii="Inter" w:hAnsi="Inter"/>
          <w:sz w:val="18"/>
          <w:szCs w:val="18"/>
        </w:rPr>
        <w:t xml:space="preserve">) </w:t>
      </w:r>
    </w:p>
    <w:p w14:paraId="698F3E09" w14:textId="77777777" w:rsidR="000F59A8" w:rsidRPr="00602E4B" w:rsidRDefault="000F59A8">
      <w:pPr>
        <w:numPr>
          <w:ilvl w:val="0"/>
          <w:numId w:val="188"/>
        </w:numPr>
        <w:spacing w:before="100" w:beforeAutospacing="1" w:after="100" w:afterAutospacing="1"/>
        <w:rPr>
          <w:rFonts w:ascii="Inter" w:hAnsi="Inter"/>
          <w:sz w:val="18"/>
          <w:szCs w:val="18"/>
        </w:rPr>
      </w:pPr>
      <w:r w:rsidRPr="00602E4B">
        <w:rPr>
          <w:rFonts w:ascii="Inter" w:hAnsi="Inter"/>
          <w:sz w:val="18"/>
          <w:szCs w:val="18"/>
        </w:rPr>
        <w:t>Enable slashing if leader equivocates (proposes conflicting blocks)</w:t>
      </w:r>
    </w:p>
    <w:p w14:paraId="374BD715"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7.2 Vote Message Format</w:t>
      </w:r>
    </w:p>
    <w:p w14:paraId="7387051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Committee members respond to proposals with votes:</w:t>
      </w:r>
    </w:p>
    <w:p w14:paraId="1DDC0420" w14:textId="77777777" w:rsidR="000F59A8" w:rsidRPr="00602E4B" w:rsidRDefault="000F59A8" w:rsidP="000F59A8">
      <w:pPr>
        <w:rPr>
          <w:rFonts w:ascii="Inter" w:hAnsi="Inter"/>
          <w:sz w:val="18"/>
          <w:szCs w:val="18"/>
        </w:rPr>
      </w:pPr>
      <w:r w:rsidRPr="00602E4B">
        <w:rPr>
          <w:rFonts w:ascii="Inter" w:hAnsi="Inter"/>
          <w:sz w:val="18"/>
          <w:szCs w:val="18"/>
        </w:rPr>
        <w:t>rust</w:t>
      </w:r>
    </w:p>
    <w:p w14:paraId="1C970A5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Vote</w:t>
      </w:r>
      <w:r w:rsidRPr="00602E4B">
        <w:rPr>
          <w:rFonts w:ascii="Inter" w:hAnsi="Inter" w:cs="Courier New"/>
          <w:color w:val="ABB2BF"/>
          <w:sz w:val="18"/>
          <w:szCs w:val="18"/>
        </w:rPr>
        <w:t xml:space="preserve"> {</w:t>
      </w:r>
    </w:p>
    <w:p w14:paraId="697416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 </w:t>
      </w:r>
      <w:r w:rsidRPr="00602E4B">
        <w:rPr>
          <w:rFonts w:ascii="Inter" w:hAnsi="Inter" w:cs="Courier New"/>
          <w:color w:val="D19A66"/>
          <w:sz w:val="18"/>
          <w:szCs w:val="18"/>
        </w:rPr>
        <w:t>ConsensusPhase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PREPARE, PRECOMMIT, or COMMIT</w:t>
      </w:r>
    </w:p>
    <w:p w14:paraId="257DD8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block_hash: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Hash of block being voted on</w:t>
      </w:r>
    </w:p>
    <w:p w14:paraId="67E369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Epoch of the block</w:t>
      </w:r>
    </w:p>
    <w:p w14:paraId="1A6509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Round of the block</w:t>
      </w:r>
    </w:p>
    <w:p w14:paraId="312321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validator_index: </w:t>
      </w:r>
      <w:r w:rsidRPr="00602E4B">
        <w:rPr>
          <w:rFonts w:ascii="Inter" w:hAnsi="Inter" w:cs="Courier New"/>
          <w:color w:val="C678DD"/>
          <w:sz w:val="18"/>
          <w:szCs w:val="18"/>
        </w:rPr>
        <w:t>u32</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Index in validator set</w:t>
      </w:r>
    </w:p>
    <w:p w14:paraId="2BB895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bridge_validation: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BridgeVoteData</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Optional bridge-specific validation</w:t>
      </w:r>
    </w:p>
    <w:p w14:paraId="63528A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 </w:t>
      </w:r>
      <w:r w:rsidRPr="00602E4B">
        <w:rPr>
          <w:rFonts w:ascii="Inter" w:hAnsi="Inter" w:cs="Courier New"/>
          <w:color w:val="D19A66"/>
          <w:sz w:val="18"/>
          <w:szCs w:val="18"/>
        </w:rPr>
        <w:t>Signature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Validator's signature</w:t>
      </w:r>
    </w:p>
    <w:p w14:paraId="709FDD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FF213C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4EC76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ConsensusPhase</w:t>
      </w:r>
      <w:r w:rsidRPr="00602E4B">
        <w:rPr>
          <w:rFonts w:ascii="Inter" w:hAnsi="Inter" w:cs="Courier New"/>
          <w:color w:val="ABB2BF"/>
          <w:sz w:val="18"/>
          <w:szCs w:val="18"/>
        </w:rPr>
        <w:t xml:space="preserve"> {</w:t>
      </w:r>
    </w:p>
    <w:p w14:paraId="3E873C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PREPARE</w:t>
      </w:r>
      <w:r w:rsidRPr="00602E4B">
        <w:rPr>
          <w:rFonts w:ascii="Inter" w:hAnsi="Inter" w:cs="Courier New"/>
          <w:color w:val="ABB2BF"/>
          <w:sz w:val="18"/>
          <w:szCs w:val="18"/>
        </w:rPr>
        <w:t>,</w:t>
      </w:r>
    </w:p>
    <w:p w14:paraId="65275C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PRECOMMIT</w:t>
      </w:r>
      <w:r w:rsidRPr="00602E4B">
        <w:rPr>
          <w:rFonts w:ascii="Inter" w:hAnsi="Inter" w:cs="Courier New"/>
          <w:color w:val="ABB2BF"/>
          <w:sz w:val="18"/>
          <w:szCs w:val="18"/>
        </w:rPr>
        <w:t>,</w:t>
      </w:r>
    </w:p>
    <w:p w14:paraId="320328C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COMMIT</w:t>
      </w:r>
      <w:r w:rsidRPr="00602E4B">
        <w:rPr>
          <w:rFonts w:ascii="Inter" w:hAnsi="Inter" w:cs="Courier New"/>
          <w:color w:val="ABB2BF"/>
          <w:sz w:val="18"/>
          <w:szCs w:val="18"/>
        </w:rPr>
        <w:t>,</w:t>
      </w:r>
    </w:p>
    <w:p w14:paraId="3E3F39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w:t>
      </w:r>
    </w:p>
    <w:p w14:paraId="1A84FF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B37BB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BridgeVoteData</w:t>
      </w:r>
      <w:r w:rsidRPr="00602E4B">
        <w:rPr>
          <w:rFonts w:ascii="Inter" w:hAnsi="Inter" w:cs="Courier New"/>
          <w:color w:val="ABB2BF"/>
          <w:sz w:val="18"/>
          <w:szCs w:val="18"/>
        </w:rPr>
        <w:t xml:space="preserve"> {</w:t>
      </w:r>
    </w:p>
    <w:p w14:paraId="2425E9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chains_verified: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Which chains this validator verified</w:t>
      </w:r>
    </w:p>
    <w:p w14:paraId="5D77ED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attestation_hashes: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Hash256</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Hashes of attestations approved</w:t>
      </w:r>
    </w:p>
    <w:p w14:paraId="5CCE2D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witness_confirmations: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WitnessConfirmation</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Independent witness checks</w:t>
      </w:r>
    </w:p>
    <w:p w14:paraId="6CBCBA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F496F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5F4CEA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WitnessConfirmation</w:t>
      </w:r>
      <w:r w:rsidRPr="00602E4B">
        <w:rPr>
          <w:rFonts w:ascii="Inter" w:hAnsi="Inter" w:cs="Courier New"/>
          <w:color w:val="ABB2BF"/>
          <w:sz w:val="18"/>
          <w:szCs w:val="18"/>
        </w:rPr>
        <w:t xml:space="preserve"> {</w:t>
      </w:r>
    </w:p>
    <w:p w14:paraId="24D3D1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6D1CEA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block_height: </w:t>
      </w:r>
      <w:r w:rsidRPr="00602E4B">
        <w:rPr>
          <w:rFonts w:ascii="Inter" w:hAnsi="Inter" w:cs="Courier New"/>
          <w:color w:val="D19A66"/>
          <w:sz w:val="18"/>
          <w:szCs w:val="18"/>
        </w:rPr>
        <w:t>BlockHeight</w:t>
      </w:r>
      <w:r w:rsidRPr="00602E4B">
        <w:rPr>
          <w:rFonts w:ascii="Inter" w:hAnsi="Inter" w:cs="Courier New"/>
          <w:color w:val="ABB2BF"/>
          <w:sz w:val="18"/>
          <w:szCs w:val="18"/>
        </w:rPr>
        <w:t>,</w:t>
      </w:r>
    </w:p>
    <w:p w14:paraId="0952480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state_root_match: </w:t>
      </w:r>
      <w:r w:rsidRPr="00602E4B">
        <w:rPr>
          <w:rFonts w:ascii="Inter" w:hAnsi="Inter" w:cs="Courier New"/>
          <w:color w:val="C678DD"/>
          <w:sz w:val="18"/>
          <w:szCs w:val="18"/>
        </w:rPr>
        <w:t>bool</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Does our witness data match leader's proposal?</w:t>
      </w:r>
    </w:p>
    <w:p w14:paraId="34A2EF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event_count_match: </w:t>
      </w:r>
      <w:r w:rsidRPr="00602E4B">
        <w:rPr>
          <w:rFonts w:ascii="Inter" w:hAnsi="Inter" w:cs="Courier New"/>
          <w:color w:val="C678DD"/>
          <w:sz w:val="18"/>
          <w:szCs w:val="18"/>
        </w:rPr>
        <w:t>bool</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Do we see the same events?</w:t>
      </w:r>
    </w:p>
    <w:p w14:paraId="69BE13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confidence: </w:t>
      </w:r>
      <w:r w:rsidRPr="00602E4B">
        <w:rPr>
          <w:rFonts w:ascii="Inter" w:hAnsi="Inter" w:cs="Courier New"/>
          <w:color w:val="C678DD"/>
          <w:sz w:val="18"/>
          <w:szCs w:val="18"/>
        </w:rPr>
        <w:t>f32</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Confidence level 0.0-1.0</w:t>
      </w:r>
    </w:p>
    <w:p w14:paraId="3BF719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1A5F3D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Vote Semantics:</w:t>
      </w:r>
    </w:p>
    <w:p w14:paraId="268755B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 vote is a validator's attestation that:</w:t>
      </w:r>
    </w:p>
    <w:p w14:paraId="30EF4D0E" w14:textId="77777777" w:rsidR="000F59A8" w:rsidRPr="00602E4B" w:rsidRDefault="000F59A8">
      <w:pPr>
        <w:numPr>
          <w:ilvl w:val="0"/>
          <w:numId w:val="189"/>
        </w:numPr>
        <w:spacing w:before="100" w:beforeAutospacing="1" w:after="100" w:afterAutospacing="1"/>
        <w:rPr>
          <w:rFonts w:ascii="Inter" w:hAnsi="Inter"/>
          <w:sz w:val="18"/>
          <w:szCs w:val="18"/>
        </w:rPr>
      </w:pPr>
      <w:r w:rsidRPr="00602E4B">
        <w:rPr>
          <w:rFonts w:ascii="Inter" w:hAnsi="Inter"/>
          <w:sz w:val="18"/>
          <w:szCs w:val="18"/>
        </w:rPr>
        <w:t>They have received and validated the proposed block</w:t>
      </w:r>
    </w:p>
    <w:p w14:paraId="676BDF2F" w14:textId="77777777" w:rsidR="000F59A8" w:rsidRPr="00602E4B" w:rsidRDefault="000F59A8">
      <w:pPr>
        <w:numPr>
          <w:ilvl w:val="0"/>
          <w:numId w:val="189"/>
        </w:numPr>
        <w:spacing w:before="100" w:beforeAutospacing="1" w:after="100" w:afterAutospacing="1"/>
        <w:rPr>
          <w:rFonts w:ascii="Inter" w:hAnsi="Inter"/>
          <w:sz w:val="18"/>
          <w:szCs w:val="18"/>
        </w:rPr>
      </w:pPr>
      <w:r w:rsidRPr="00602E4B">
        <w:rPr>
          <w:rFonts w:ascii="Inter" w:hAnsi="Inter"/>
          <w:sz w:val="18"/>
          <w:szCs w:val="18"/>
        </w:rPr>
        <w:t>The block satisfies all protocol rules (valid parent, correct state transition, etc.)</w:t>
      </w:r>
    </w:p>
    <w:p w14:paraId="305E0AC2" w14:textId="77777777" w:rsidR="000F59A8" w:rsidRPr="00602E4B" w:rsidRDefault="000F59A8">
      <w:pPr>
        <w:numPr>
          <w:ilvl w:val="0"/>
          <w:numId w:val="189"/>
        </w:numPr>
        <w:spacing w:before="100" w:beforeAutospacing="1" w:after="100" w:afterAutospacing="1"/>
        <w:rPr>
          <w:rFonts w:ascii="Inter" w:hAnsi="Inter"/>
          <w:sz w:val="18"/>
          <w:szCs w:val="18"/>
        </w:rPr>
      </w:pPr>
      <w:r w:rsidRPr="00602E4B">
        <w:rPr>
          <w:rFonts w:ascii="Inter" w:hAnsi="Inter"/>
          <w:b/>
          <w:bCs/>
          <w:sz w:val="18"/>
          <w:szCs w:val="18"/>
        </w:rPr>
        <w:t>If applicable:</w:t>
      </w:r>
      <w:r w:rsidRPr="00602E4B">
        <w:rPr>
          <w:rFonts w:ascii="Inter" w:hAnsi="Inter"/>
          <w:sz w:val="18"/>
          <w:szCs w:val="18"/>
        </w:rPr>
        <w:t xml:space="preserve"> Cross-chain attestations in the block match their own observations</w:t>
      </w:r>
    </w:p>
    <w:p w14:paraId="22CF718C" w14:textId="77777777" w:rsidR="000F59A8" w:rsidRPr="00602E4B" w:rsidRDefault="000F59A8">
      <w:pPr>
        <w:numPr>
          <w:ilvl w:val="0"/>
          <w:numId w:val="189"/>
        </w:numPr>
        <w:spacing w:before="100" w:beforeAutospacing="1" w:after="100" w:afterAutospacing="1"/>
        <w:rPr>
          <w:rFonts w:ascii="Inter" w:hAnsi="Inter"/>
          <w:sz w:val="18"/>
          <w:szCs w:val="18"/>
        </w:rPr>
      </w:pPr>
      <w:r w:rsidRPr="00602E4B">
        <w:rPr>
          <w:rFonts w:ascii="Inter" w:hAnsi="Inter"/>
          <w:sz w:val="18"/>
          <w:szCs w:val="18"/>
        </w:rPr>
        <w:t>They support finalizing this block</w:t>
      </w:r>
    </w:p>
    <w:p w14:paraId="0B43BCC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Three-Phase Voting:</w:t>
      </w:r>
    </w:p>
    <w:p w14:paraId="40AD417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PREPARE:</w:t>
      </w:r>
      <w:r w:rsidRPr="00602E4B">
        <w:rPr>
          <w:rFonts w:ascii="Inter" w:hAnsi="Inter"/>
          <w:sz w:val="18"/>
          <w:szCs w:val="18"/>
        </w:rPr>
        <w:t xml:space="preserve"> "I have verified this block is valid"</w:t>
      </w:r>
    </w:p>
    <w:p w14:paraId="51B4FD52" w14:textId="77777777" w:rsidR="000F59A8" w:rsidRPr="00602E4B" w:rsidRDefault="000F59A8">
      <w:pPr>
        <w:numPr>
          <w:ilvl w:val="0"/>
          <w:numId w:val="190"/>
        </w:numPr>
        <w:spacing w:before="100" w:beforeAutospacing="1" w:after="100" w:afterAutospacing="1"/>
        <w:rPr>
          <w:rFonts w:ascii="Inter" w:hAnsi="Inter"/>
          <w:sz w:val="18"/>
          <w:szCs w:val="18"/>
        </w:rPr>
      </w:pPr>
      <w:r w:rsidRPr="00602E4B">
        <w:rPr>
          <w:rFonts w:ascii="Inter" w:hAnsi="Inter"/>
          <w:sz w:val="18"/>
          <w:szCs w:val="18"/>
        </w:rPr>
        <w:t>Validates: syntax, parent reference, state transition, transactions</w:t>
      </w:r>
    </w:p>
    <w:p w14:paraId="27670822" w14:textId="77777777" w:rsidR="000F59A8" w:rsidRPr="00602E4B" w:rsidRDefault="000F59A8">
      <w:pPr>
        <w:numPr>
          <w:ilvl w:val="0"/>
          <w:numId w:val="190"/>
        </w:numPr>
        <w:spacing w:before="100" w:beforeAutospacing="1" w:after="100" w:afterAutospacing="1"/>
        <w:rPr>
          <w:rFonts w:ascii="Inter" w:hAnsi="Inter"/>
          <w:sz w:val="18"/>
          <w:szCs w:val="18"/>
        </w:rPr>
      </w:pPr>
      <w:r w:rsidRPr="00602E4B">
        <w:rPr>
          <w:rFonts w:ascii="Inter" w:hAnsi="Inter"/>
          <w:b/>
          <w:bCs/>
          <w:sz w:val="18"/>
          <w:szCs w:val="18"/>
        </w:rPr>
        <w:t>For bridge blocks:</w:t>
      </w:r>
      <w:r w:rsidRPr="00602E4B">
        <w:rPr>
          <w:rFonts w:ascii="Inter" w:hAnsi="Inter"/>
          <w:sz w:val="18"/>
          <w:szCs w:val="18"/>
        </w:rPr>
        <w:t xml:space="preserve"> Validates that attestations are well-formed and signers are in witness registry</w:t>
      </w:r>
    </w:p>
    <w:p w14:paraId="36AFD5EC" w14:textId="77777777" w:rsidR="000F59A8" w:rsidRPr="00602E4B" w:rsidRDefault="000F59A8">
      <w:pPr>
        <w:numPr>
          <w:ilvl w:val="0"/>
          <w:numId w:val="190"/>
        </w:numPr>
        <w:spacing w:before="100" w:beforeAutospacing="1" w:after="100" w:afterAutospacing="1"/>
        <w:rPr>
          <w:rFonts w:ascii="Inter" w:hAnsi="Inter"/>
          <w:sz w:val="18"/>
          <w:szCs w:val="18"/>
        </w:rPr>
      </w:pPr>
      <w:r w:rsidRPr="00602E4B">
        <w:rPr>
          <w:rFonts w:ascii="Inter" w:hAnsi="Inter"/>
          <w:sz w:val="18"/>
          <w:szCs w:val="18"/>
        </w:rPr>
        <w:t>Does not commit to finalization yet (allows for view changes)</w:t>
      </w:r>
    </w:p>
    <w:p w14:paraId="12AE82D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PRECOMMIT:</w:t>
      </w:r>
      <w:r w:rsidRPr="00602E4B">
        <w:rPr>
          <w:rFonts w:ascii="Inter" w:hAnsi="Inter"/>
          <w:sz w:val="18"/>
          <w:szCs w:val="18"/>
        </w:rPr>
        <w:t xml:space="preserve"> "I support finalizing this block"</w:t>
      </w:r>
    </w:p>
    <w:p w14:paraId="4BDE7694" w14:textId="77777777" w:rsidR="000F59A8" w:rsidRPr="00602E4B" w:rsidRDefault="000F59A8">
      <w:pPr>
        <w:numPr>
          <w:ilvl w:val="0"/>
          <w:numId w:val="191"/>
        </w:numPr>
        <w:spacing w:before="100" w:beforeAutospacing="1" w:after="100" w:afterAutospacing="1"/>
        <w:rPr>
          <w:rFonts w:ascii="Inter" w:hAnsi="Inter"/>
          <w:sz w:val="18"/>
          <w:szCs w:val="18"/>
        </w:rPr>
      </w:pPr>
      <w:r w:rsidRPr="00602E4B">
        <w:rPr>
          <w:rFonts w:ascii="Inter" w:hAnsi="Inter"/>
          <w:sz w:val="18"/>
          <w:szCs w:val="18"/>
        </w:rPr>
        <w:t>Triggered after seeing PREPARE QC</w:t>
      </w:r>
    </w:p>
    <w:p w14:paraId="3077EB00" w14:textId="77777777" w:rsidR="000F59A8" w:rsidRPr="00602E4B" w:rsidRDefault="000F59A8">
      <w:pPr>
        <w:numPr>
          <w:ilvl w:val="0"/>
          <w:numId w:val="191"/>
        </w:numPr>
        <w:spacing w:before="100" w:beforeAutospacing="1" w:after="100" w:afterAutospacing="1"/>
        <w:rPr>
          <w:rFonts w:ascii="Inter" w:hAnsi="Inter"/>
          <w:sz w:val="18"/>
          <w:szCs w:val="18"/>
        </w:rPr>
      </w:pPr>
      <w:r w:rsidRPr="00602E4B">
        <w:rPr>
          <w:rFonts w:ascii="Inter" w:hAnsi="Inter"/>
          <w:b/>
          <w:bCs/>
          <w:sz w:val="18"/>
          <w:szCs w:val="18"/>
        </w:rPr>
        <w:t>For bridge blocks:</w:t>
      </w:r>
      <w:r w:rsidRPr="00602E4B">
        <w:rPr>
          <w:rFonts w:ascii="Inter" w:hAnsi="Inter"/>
          <w:sz w:val="18"/>
          <w:szCs w:val="18"/>
        </w:rPr>
        <w:t xml:space="preserve"> Confirms that cross-chain data appears correct (may not have independently verified all external chains)</w:t>
      </w:r>
    </w:p>
    <w:p w14:paraId="037F33AC" w14:textId="77777777" w:rsidR="000F59A8" w:rsidRPr="00602E4B" w:rsidRDefault="000F59A8">
      <w:pPr>
        <w:numPr>
          <w:ilvl w:val="0"/>
          <w:numId w:val="191"/>
        </w:numPr>
        <w:spacing w:before="100" w:beforeAutospacing="1" w:after="100" w:afterAutospacing="1"/>
        <w:rPr>
          <w:rFonts w:ascii="Inter" w:hAnsi="Inter"/>
          <w:sz w:val="18"/>
          <w:szCs w:val="18"/>
        </w:rPr>
      </w:pPr>
      <w:r w:rsidRPr="00602E4B">
        <w:rPr>
          <w:rFonts w:ascii="Inter" w:hAnsi="Inter"/>
          <w:sz w:val="18"/>
          <w:szCs w:val="18"/>
        </w:rPr>
        <w:t>Soft commitment (can still change under certain conditions)</w:t>
      </w:r>
    </w:p>
    <w:p w14:paraId="41EE0AB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COMMIT:</w:t>
      </w:r>
      <w:r w:rsidRPr="00602E4B">
        <w:rPr>
          <w:rFonts w:ascii="Inter" w:hAnsi="Inter"/>
          <w:sz w:val="18"/>
          <w:szCs w:val="18"/>
        </w:rPr>
        <w:t xml:space="preserve"> "I irrevocably finalize this block"</w:t>
      </w:r>
    </w:p>
    <w:p w14:paraId="641D5E3A" w14:textId="77777777" w:rsidR="000F59A8" w:rsidRPr="00602E4B" w:rsidRDefault="000F59A8">
      <w:pPr>
        <w:numPr>
          <w:ilvl w:val="0"/>
          <w:numId w:val="192"/>
        </w:numPr>
        <w:spacing w:before="100" w:beforeAutospacing="1" w:after="100" w:afterAutospacing="1"/>
        <w:rPr>
          <w:rFonts w:ascii="Inter" w:hAnsi="Inter"/>
          <w:sz w:val="18"/>
          <w:szCs w:val="18"/>
        </w:rPr>
      </w:pPr>
      <w:r w:rsidRPr="00602E4B">
        <w:rPr>
          <w:rFonts w:ascii="Inter" w:hAnsi="Inter"/>
          <w:sz w:val="18"/>
          <w:szCs w:val="18"/>
        </w:rPr>
        <w:t>Triggered after seeing PRECOMMIT QC</w:t>
      </w:r>
    </w:p>
    <w:p w14:paraId="55B4B1CF" w14:textId="77777777" w:rsidR="000F59A8" w:rsidRPr="00602E4B" w:rsidRDefault="000F59A8">
      <w:pPr>
        <w:numPr>
          <w:ilvl w:val="0"/>
          <w:numId w:val="192"/>
        </w:numPr>
        <w:spacing w:before="100" w:beforeAutospacing="1" w:after="100" w:afterAutospacing="1"/>
        <w:rPr>
          <w:rFonts w:ascii="Inter" w:hAnsi="Inter"/>
          <w:sz w:val="18"/>
          <w:szCs w:val="18"/>
        </w:rPr>
      </w:pPr>
      <w:r w:rsidRPr="00602E4B">
        <w:rPr>
          <w:rFonts w:ascii="Inter" w:hAnsi="Inter"/>
          <w:b/>
          <w:bCs/>
          <w:sz w:val="18"/>
          <w:szCs w:val="18"/>
        </w:rPr>
        <w:t>For bridge blocks:</w:t>
      </w:r>
      <w:r w:rsidRPr="00602E4B">
        <w:rPr>
          <w:rFonts w:ascii="Inter" w:hAnsi="Inter"/>
          <w:sz w:val="18"/>
          <w:szCs w:val="18"/>
        </w:rPr>
        <w:t xml:space="preserve"> Commits to processing all cross-chain events in this block</w:t>
      </w:r>
    </w:p>
    <w:p w14:paraId="10162AC5" w14:textId="77777777" w:rsidR="000F59A8" w:rsidRPr="00602E4B" w:rsidRDefault="000F59A8">
      <w:pPr>
        <w:numPr>
          <w:ilvl w:val="0"/>
          <w:numId w:val="192"/>
        </w:numPr>
        <w:spacing w:before="100" w:beforeAutospacing="1" w:after="100" w:afterAutospacing="1"/>
        <w:rPr>
          <w:rFonts w:ascii="Inter" w:hAnsi="Inter"/>
          <w:sz w:val="18"/>
          <w:szCs w:val="18"/>
        </w:rPr>
      </w:pPr>
      <w:r w:rsidRPr="00602E4B">
        <w:rPr>
          <w:rFonts w:ascii="Inter" w:hAnsi="Inter"/>
          <w:sz w:val="18"/>
          <w:szCs w:val="18"/>
        </w:rPr>
        <w:t>Irreversible: validators cannot vote for conflicting block at this height</w:t>
      </w:r>
    </w:p>
    <w:p w14:paraId="3D736F8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Bridge-Specific Vote Validation:</w:t>
      </w:r>
    </w:p>
    <w:p w14:paraId="10897A9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blocks containing bridge checkpoints, validators perform additional checks:</w:t>
      </w:r>
    </w:p>
    <w:p w14:paraId="0530945A" w14:textId="77777777" w:rsidR="000F59A8" w:rsidRPr="00602E4B" w:rsidRDefault="000F59A8" w:rsidP="000F59A8">
      <w:pPr>
        <w:rPr>
          <w:rFonts w:ascii="Inter" w:hAnsi="Inter"/>
          <w:sz w:val="18"/>
          <w:szCs w:val="18"/>
        </w:rPr>
      </w:pPr>
      <w:r w:rsidRPr="00602E4B">
        <w:rPr>
          <w:rFonts w:ascii="Inter" w:hAnsi="Inter"/>
          <w:sz w:val="18"/>
          <w:szCs w:val="18"/>
        </w:rPr>
        <w:t>python</w:t>
      </w:r>
    </w:p>
    <w:p w14:paraId="33B7FB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validate_bridge_block</w:t>
      </w:r>
      <w:r w:rsidRPr="00602E4B">
        <w:rPr>
          <w:rFonts w:ascii="Inter" w:hAnsi="Inter" w:cs="Courier New"/>
          <w:color w:val="ABB2BF"/>
          <w:sz w:val="18"/>
          <w:szCs w:val="18"/>
        </w:rPr>
        <w:t xml:space="preserve">(block: BlockHeader) </w:t>
      </w:r>
      <w:r w:rsidRPr="00602E4B">
        <w:rPr>
          <w:rFonts w:ascii="Inter" w:hAnsi="Inter" w:cs="Courier New"/>
          <w:color w:val="61AFEF"/>
          <w:sz w:val="18"/>
          <w:szCs w:val="18"/>
        </w:rPr>
        <w:t>-&gt;</w:t>
      </w:r>
      <w:r w:rsidRPr="00602E4B">
        <w:rPr>
          <w:rFonts w:ascii="Inter" w:hAnsi="Inter" w:cs="Courier New"/>
          <w:color w:val="ABB2BF"/>
          <w:sz w:val="18"/>
          <w:szCs w:val="18"/>
        </w:rPr>
        <w:t xml:space="preserve"> BridgeVoteData:</w:t>
      </w:r>
    </w:p>
    <w:p w14:paraId="343BA0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98C379"/>
          <w:sz w:val="18"/>
          <w:szCs w:val="18"/>
        </w:rPr>
        <w:t>"""</w:t>
      </w:r>
    </w:p>
    <w:p w14:paraId="6E96B2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performs bridge-specific validation before voting.</w:t>
      </w:r>
    </w:p>
    <w:p w14:paraId="264E64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873A4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block.bridge_checkpoint:</w:t>
      </w:r>
    </w:p>
    <w:p w14:paraId="777011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215659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BCF8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chains_verified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549D09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attestation_hashes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277B6E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4538B0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AE558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attestation </w:t>
      </w:r>
      <w:r w:rsidRPr="00602E4B">
        <w:rPr>
          <w:rFonts w:ascii="Inter" w:hAnsi="Inter" w:cs="Courier New"/>
          <w:color w:val="C678DD"/>
          <w:sz w:val="18"/>
          <w:szCs w:val="18"/>
        </w:rPr>
        <w:t>in</w:t>
      </w:r>
      <w:r w:rsidRPr="00602E4B">
        <w:rPr>
          <w:rFonts w:ascii="Inter" w:hAnsi="Inter" w:cs="Courier New"/>
          <w:color w:val="ABB2BF"/>
          <w:sz w:val="18"/>
          <w:szCs w:val="18"/>
        </w:rPr>
        <w:t xml:space="preserve"> block.bridge_checkpoint.attestations.items():</w:t>
      </w:r>
    </w:p>
    <w:p w14:paraId="3B7D9D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this validator is registered for this chain</w:t>
      </w:r>
    </w:p>
    <w:p w14:paraId="5D0A13B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is_registered_witness(self.validator_id, chain_id):</w:t>
      </w:r>
    </w:p>
    <w:p w14:paraId="66A2DF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Skip chains we don't monitor</w:t>
      </w:r>
    </w:p>
    <w:p w14:paraId="115E1B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24214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external chain state</w:t>
      </w:r>
    </w:p>
    <w:p w14:paraId="1C090B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our_view </w:t>
      </w:r>
      <w:r w:rsidRPr="00602E4B">
        <w:rPr>
          <w:rFonts w:ascii="Inter" w:hAnsi="Inter" w:cs="Courier New"/>
          <w:color w:val="61AFEF"/>
          <w:sz w:val="18"/>
          <w:szCs w:val="18"/>
        </w:rPr>
        <w:t>=</w:t>
      </w:r>
      <w:r w:rsidRPr="00602E4B">
        <w:rPr>
          <w:rFonts w:ascii="Inter" w:hAnsi="Inter" w:cs="Courier New"/>
          <w:color w:val="ABB2BF"/>
          <w:sz w:val="18"/>
          <w:szCs w:val="18"/>
        </w:rPr>
        <w:t xml:space="preserve"> query_external_chain(chain_id, attestation.last_confirmed_height)</w:t>
      </w:r>
    </w:p>
    <w:p w14:paraId="21FC85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F9B10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Compare with leader's attestation</w:t>
      </w:r>
    </w:p>
    <w:p w14:paraId="2ACDB4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state_match </w:t>
      </w:r>
      <w:r w:rsidRPr="00602E4B">
        <w:rPr>
          <w:rFonts w:ascii="Inter" w:hAnsi="Inter" w:cs="Courier New"/>
          <w:color w:val="61AFEF"/>
          <w:sz w:val="18"/>
          <w:szCs w:val="18"/>
        </w:rPr>
        <w:t>=</w:t>
      </w:r>
      <w:r w:rsidRPr="00602E4B">
        <w:rPr>
          <w:rFonts w:ascii="Inter" w:hAnsi="Inter" w:cs="Courier New"/>
          <w:color w:val="ABB2BF"/>
          <w:sz w:val="18"/>
          <w:szCs w:val="18"/>
        </w:rPr>
        <w:t xml:space="preserve"> (our_view.state_root </w:t>
      </w:r>
      <w:r w:rsidRPr="00602E4B">
        <w:rPr>
          <w:rFonts w:ascii="Inter" w:hAnsi="Inter" w:cs="Courier New"/>
          <w:color w:val="61AFEF"/>
          <w:sz w:val="18"/>
          <w:szCs w:val="18"/>
        </w:rPr>
        <w:t>==</w:t>
      </w:r>
      <w:r w:rsidRPr="00602E4B">
        <w:rPr>
          <w:rFonts w:ascii="Inter" w:hAnsi="Inter" w:cs="Courier New"/>
          <w:color w:val="ABB2BF"/>
          <w:sz w:val="18"/>
          <w:szCs w:val="18"/>
        </w:rPr>
        <w:t xml:space="preserve"> attestation.state_root)</w:t>
      </w:r>
    </w:p>
    <w:p w14:paraId="309106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events_match </w:t>
      </w:r>
      <w:r w:rsidRPr="00602E4B">
        <w:rPr>
          <w:rFonts w:ascii="Inter" w:hAnsi="Inter" w:cs="Courier New"/>
          <w:color w:val="61AFEF"/>
          <w:sz w:val="18"/>
          <w:szCs w:val="18"/>
        </w:rPr>
        <w:t>=</w:t>
      </w:r>
      <w:r w:rsidRPr="00602E4B">
        <w:rPr>
          <w:rFonts w:ascii="Inter" w:hAnsi="Inter" w:cs="Courier New"/>
          <w:color w:val="ABB2BF"/>
          <w:sz w:val="18"/>
          <w:szCs w:val="18"/>
        </w:rPr>
        <w:t xml:space="preserve"> compare_events(our_view.events, attestation.events)</w:t>
      </w:r>
    </w:p>
    <w:p w14:paraId="46A701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FEFAAD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threshold signature QC</w:t>
      </w:r>
    </w:p>
    <w:p w14:paraId="7878C8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threshold_valid </w:t>
      </w:r>
      <w:r w:rsidRPr="00602E4B">
        <w:rPr>
          <w:rFonts w:ascii="Inter" w:hAnsi="Inter" w:cs="Courier New"/>
          <w:color w:val="61AFEF"/>
          <w:sz w:val="18"/>
          <w:szCs w:val="18"/>
        </w:rPr>
        <w:t>=</w:t>
      </w:r>
      <w:r w:rsidRPr="00602E4B">
        <w:rPr>
          <w:rFonts w:ascii="Inter" w:hAnsi="Inter" w:cs="Courier New"/>
          <w:color w:val="ABB2BF"/>
          <w:sz w:val="18"/>
          <w:szCs w:val="18"/>
        </w:rPr>
        <w:t xml:space="preserve"> verify_threshold_qc(</w:t>
      </w:r>
    </w:p>
    <w:p w14:paraId="4CA06A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block.bridge_checkpoint.threshold_qc[chain_id],</w:t>
      </w:r>
    </w:p>
    <w:p w14:paraId="4132E0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w:t>
      </w:r>
    </w:p>
    <w:p w14:paraId="57E84A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57787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82DD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confidence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calculate_confidence(state_match, events_match, threshold_valid)</w:t>
      </w:r>
    </w:p>
    <w:p w14:paraId="1880CA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FD4A9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witness_confirmations.append(WitnessConfirmation(</w:t>
      </w:r>
    </w:p>
    <w:p w14:paraId="3C66E8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w:t>
      </w:r>
      <w:r w:rsidRPr="00602E4B">
        <w:rPr>
          <w:rFonts w:ascii="Inter" w:hAnsi="Inter" w:cs="Courier New"/>
          <w:color w:val="61AFEF"/>
          <w:sz w:val="18"/>
          <w:szCs w:val="18"/>
        </w:rPr>
        <w:t>=</w:t>
      </w:r>
      <w:r w:rsidRPr="00602E4B">
        <w:rPr>
          <w:rFonts w:ascii="Inter" w:hAnsi="Inter" w:cs="Courier New"/>
          <w:color w:val="ABB2BF"/>
          <w:sz w:val="18"/>
          <w:szCs w:val="18"/>
        </w:rPr>
        <w:t>chain_id,</w:t>
      </w:r>
    </w:p>
    <w:p w14:paraId="52F3B7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block_height</w:t>
      </w:r>
      <w:r w:rsidRPr="00602E4B">
        <w:rPr>
          <w:rFonts w:ascii="Inter" w:hAnsi="Inter" w:cs="Courier New"/>
          <w:color w:val="61AFEF"/>
          <w:sz w:val="18"/>
          <w:szCs w:val="18"/>
        </w:rPr>
        <w:t>=</w:t>
      </w:r>
      <w:r w:rsidRPr="00602E4B">
        <w:rPr>
          <w:rFonts w:ascii="Inter" w:hAnsi="Inter" w:cs="Courier New"/>
          <w:color w:val="ABB2BF"/>
          <w:sz w:val="18"/>
          <w:szCs w:val="18"/>
        </w:rPr>
        <w:t>attestation.last_confirmed_height,</w:t>
      </w:r>
    </w:p>
    <w:p w14:paraId="6AC6DF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state_root_match</w:t>
      </w:r>
      <w:r w:rsidRPr="00602E4B">
        <w:rPr>
          <w:rFonts w:ascii="Inter" w:hAnsi="Inter" w:cs="Courier New"/>
          <w:color w:val="61AFEF"/>
          <w:sz w:val="18"/>
          <w:szCs w:val="18"/>
        </w:rPr>
        <w:t>=</w:t>
      </w:r>
      <w:r w:rsidRPr="00602E4B">
        <w:rPr>
          <w:rFonts w:ascii="Inter" w:hAnsi="Inter" w:cs="Courier New"/>
          <w:color w:val="ABB2BF"/>
          <w:sz w:val="18"/>
          <w:szCs w:val="18"/>
        </w:rPr>
        <w:t>state_match,</w:t>
      </w:r>
    </w:p>
    <w:p w14:paraId="6A89C29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event_count_match</w:t>
      </w:r>
      <w:r w:rsidRPr="00602E4B">
        <w:rPr>
          <w:rFonts w:ascii="Inter" w:hAnsi="Inter" w:cs="Courier New"/>
          <w:color w:val="61AFEF"/>
          <w:sz w:val="18"/>
          <w:szCs w:val="18"/>
        </w:rPr>
        <w:t>=</w:t>
      </w:r>
      <w:r w:rsidRPr="00602E4B">
        <w:rPr>
          <w:rFonts w:ascii="Inter" w:hAnsi="Inter" w:cs="Courier New"/>
          <w:color w:val="ABB2BF"/>
          <w:sz w:val="18"/>
          <w:szCs w:val="18"/>
        </w:rPr>
        <w:t>events_match,</w:t>
      </w:r>
    </w:p>
    <w:p w14:paraId="41FA20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confidence</w:t>
      </w:r>
      <w:r w:rsidRPr="00602E4B">
        <w:rPr>
          <w:rFonts w:ascii="Inter" w:hAnsi="Inter" w:cs="Courier New"/>
          <w:color w:val="61AFEF"/>
          <w:sz w:val="18"/>
          <w:szCs w:val="18"/>
        </w:rPr>
        <w:t>=</w:t>
      </w:r>
      <w:r w:rsidRPr="00602E4B">
        <w:rPr>
          <w:rFonts w:ascii="Inter" w:hAnsi="Inter" w:cs="Courier New"/>
          <w:color w:val="ABB2BF"/>
          <w:sz w:val="18"/>
          <w:szCs w:val="18"/>
        </w:rPr>
        <w:t>confidence</w:t>
      </w:r>
    </w:p>
    <w:p w14:paraId="33B7D0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DD3D8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325347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confidence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CONFIDENCE_THRESHOLD:  </w:t>
      </w:r>
      <w:r w:rsidRPr="00602E4B">
        <w:rPr>
          <w:rFonts w:ascii="Inter" w:hAnsi="Inter" w:cs="Courier New"/>
          <w:i/>
          <w:iCs/>
          <w:color w:val="5C6370"/>
          <w:sz w:val="18"/>
          <w:szCs w:val="18"/>
        </w:rPr>
        <w:t># e.g., 0.8</w:t>
      </w:r>
    </w:p>
    <w:p w14:paraId="35597E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chains_verified.append(chain_id)</w:t>
      </w:r>
    </w:p>
    <w:p w14:paraId="454E88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attestation_hashes.append(</w:t>
      </w:r>
      <w:r w:rsidRPr="00602E4B">
        <w:rPr>
          <w:rFonts w:ascii="Inter" w:hAnsi="Inter" w:cs="Courier New"/>
          <w:color w:val="98C379"/>
          <w:sz w:val="18"/>
          <w:szCs w:val="18"/>
        </w:rPr>
        <w:t>hash</w:t>
      </w:r>
      <w:r w:rsidRPr="00602E4B">
        <w:rPr>
          <w:rFonts w:ascii="Inter" w:hAnsi="Inter" w:cs="Courier New"/>
          <w:color w:val="ABB2BF"/>
          <w:sz w:val="18"/>
          <w:szCs w:val="18"/>
        </w:rPr>
        <w:t>(attestation))</w:t>
      </w:r>
    </w:p>
    <w:p w14:paraId="70E857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C80DD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BridgeVoteData(</w:t>
      </w:r>
    </w:p>
    <w:p w14:paraId="16CEE9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chains_verified</w:t>
      </w:r>
      <w:r w:rsidRPr="00602E4B">
        <w:rPr>
          <w:rFonts w:ascii="Inter" w:hAnsi="Inter" w:cs="Courier New"/>
          <w:color w:val="61AFEF"/>
          <w:sz w:val="18"/>
          <w:szCs w:val="18"/>
        </w:rPr>
        <w:t>=</w:t>
      </w:r>
      <w:r w:rsidRPr="00602E4B">
        <w:rPr>
          <w:rFonts w:ascii="Inter" w:hAnsi="Inter" w:cs="Courier New"/>
          <w:color w:val="ABB2BF"/>
          <w:sz w:val="18"/>
          <w:szCs w:val="18"/>
        </w:rPr>
        <w:t>chains_verified,</w:t>
      </w:r>
    </w:p>
    <w:p w14:paraId="1AD9E4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attestation_hashes</w:t>
      </w:r>
      <w:r w:rsidRPr="00602E4B">
        <w:rPr>
          <w:rFonts w:ascii="Inter" w:hAnsi="Inter" w:cs="Courier New"/>
          <w:color w:val="61AFEF"/>
          <w:sz w:val="18"/>
          <w:szCs w:val="18"/>
        </w:rPr>
        <w:t>=</w:t>
      </w:r>
      <w:r w:rsidRPr="00602E4B">
        <w:rPr>
          <w:rFonts w:ascii="Inter" w:hAnsi="Inter" w:cs="Courier New"/>
          <w:color w:val="ABB2BF"/>
          <w:sz w:val="18"/>
          <w:szCs w:val="18"/>
        </w:rPr>
        <w:t>attestation_hashes,</w:t>
      </w:r>
    </w:p>
    <w:p w14:paraId="34174A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witness_confirmations</w:t>
      </w:r>
      <w:r w:rsidRPr="00602E4B">
        <w:rPr>
          <w:rFonts w:ascii="Inter" w:hAnsi="Inter" w:cs="Courier New"/>
          <w:color w:val="61AFEF"/>
          <w:sz w:val="18"/>
          <w:szCs w:val="18"/>
        </w:rPr>
        <w:t>=</w:t>
      </w:r>
      <w:r w:rsidRPr="00602E4B">
        <w:rPr>
          <w:rFonts w:ascii="Inter" w:hAnsi="Inter" w:cs="Courier New"/>
          <w:color w:val="ABB2BF"/>
          <w:sz w:val="18"/>
          <w:szCs w:val="18"/>
        </w:rPr>
        <w:t>witness_confirmations</w:t>
      </w:r>
    </w:p>
    <w:p w14:paraId="7C8F91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ADE8991"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7.3 Quorum Certificate Format</w:t>
      </w:r>
    </w:p>
    <w:p w14:paraId="3650506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Quorum Certificates aggregate votes from committee members:</w:t>
      </w:r>
    </w:p>
    <w:p w14:paraId="42283E67" w14:textId="77777777" w:rsidR="000F59A8" w:rsidRPr="00602E4B" w:rsidRDefault="000F59A8" w:rsidP="000F59A8">
      <w:pPr>
        <w:rPr>
          <w:rFonts w:ascii="Inter" w:hAnsi="Inter"/>
          <w:sz w:val="18"/>
          <w:szCs w:val="18"/>
        </w:rPr>
      </w:pPr>
      <w:r w:rsidRPr="00602E4B">
        <w:rPr>
          <w:rFonts w:ascii="Inter" w:hAnsi="Inter"/>
          <w:sz w:val="18"/>
          <w:szCs w:val="18"/>
        </w:rPr>
        <w:t>rust</w:t>
      </w:r>
    </w:p>
    <w:p w14:paraId="1CEED2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QuorumCertificate</w:t>
      </w:r>
      <w:r w:rsidRPr="00602E4B">
        <w:rPr>
          <w:rFonts w:ascii="Inter" w:hAnsi="Inter" w:cs="Courier New"/>
          <w:color w:val="ABB2BF"/>
          <w:sz w:val="18"/>
          <w:szCs w:val="18"/>
        </w:rPr>
        <w:t xml:space="preserve"> {</w:t>
      </w:r>
    </w:p>
    <w:p w14:paraId="111BE2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 </w:t>
      </w:r>
      <w:r w:rsidRPr="00602E4B">
        <w:rPr>
          <w:rFonts w:ascii="Inter" w:hAnsi="Inter" w:cs="Courier New"/>
          <w:color w:val="D19A66"/>
          <w:sz w:val="18"/>
          <w:szCs w:val="18"/>
        </w:rPr>
        <w:t>ConsensusPhase</w:t>
      </w:r>
      <w:r w:rsidRPr="00602E4B">
        <w:rPr>
          <w:rFonts w:ascii="Inter" w:hAnsi="Inter" w:cs="Courier New"/>
          <w:color w:val="ABB2BF"/>
          <w:sz w:val="18"/>
          <w:szCs w:val="18"/>
        </w:rPr>
        <w:t>,</w:t>
      </w:r>
    </w:p>
    <w:p w14:paraId="75CADC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block_hash: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0277E1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w:t>
      </w:r>
    </w:p>
    <w:p w14:paraId="4C1773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w:t>
      </w:r>
    </w:p>
    <w:p w14:paraId="3AAED8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0B904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Aggregated signatures</w:t>
      </w:r>
    </w:p>
    <w:p w14:paraId="34DF70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signers_bitmap: </w:t>
      </w:r>
      <w:r w:rsidRPr="00602E4B">
        <w:rPr>
          <w:rFonts w:ascii="Inter" w:hAnsi="Inter" w:cs="Courier New"/>
          <w:color w:val="D19A66"/>
          <w:sz w:val="18"/>
          <w:szCs w:val="18"/>
        </w:rPr>
        <w:t>BitArray</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Which committee members signed (compact representation)</w:t>
      </w:r>
    </w:p>
    <w:p w14:paraId="7AE8DF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Signature</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Array of individual signatures (or aggregated if BLS)</w:t>
      </w:r>
    </w:p>
    <w:p w14:paraId="52D93C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304E98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 accounting</w:t>
      </w:r>
    </w:p>
    <w:p w14:paraId="1E80E9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C678DD"/>
          <w:sz w:val="18"/>
          <w:szCs w:val="18"/>
        </w:rPr>
        <w:t>u128</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Total normalized weight of signers</w:t>
      </w:r>
    </w:p>
    <w:p w14:paraId="5281B9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A828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Optional: aggregate public key if using BLS</w:t>
      </w:r>
    </w:p>
    <w:p w14:paraId="2F2AF2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aggregate_pubkey: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PublicKey</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Combined public key of signers</w:t>
      </w:r>
    </w:p>
    <w:p w14:paraId="1D935B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9213B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Bridge-specific aggregation (if applicable)</w:t>
      </w:r>
    </w:p>
    <w:p w14:paraId="4AF100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bridge_consensus: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BridgeConsensusData</w:t>
      </w:r>
      <w:r w:rsidRPr="00602E4B">
        <w:rPr>
          <w:rFonts w:ascii="Inter" w:hAnsi="Inter" w:cs="Courier New"/>
          <w:color w:val="61AFEF"/>
          <w:sz w:val="18"/>
          <w:szCs w:val="18"/>
        </w:rPr>
        <w:t>&gt;</w:t>
      </w:r>
      <w:r w:rsidRPr="00602E4B">
        <w:rPr>
          <w:rFonts w:ascii="Inter" w:hAnsi="Inter" w:cs="Courier New"/>
          <w:color w:val="ABB2BF"/>
          <w:sz w:val="18"/>
          <w:szCs w:val="18"/>
        </w:rPr>
        <w:t>,</w:t>
      </w:r>
    </w:p>
    <w:p w14:paraId="1AB530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415EE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87D58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BridgeConsensusData</w:t>
      </w:r>
      <w:r w:rsidRPr="00602E4B">
        <w:rPr>
          <w:rFonts w:ascii="Inter" w:hAnsi="Inter" w:cs="Courier New"/>
          <w:color w:val="ABB2BF"/>
          <w:sz w:val="18"/>
          <w:szCs w:val="18"/>
        </w:rPr>
        <w:t xml:space="preserve"> {</w:t>
      </w:r>
    </w:p>
    <w:p w14:paraId="0BCAD0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chains_with_quorum: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Which chains achieved verification quorum</w:t>
      </w:r>
    </w:p>
    <w:p w14:paraId="7EA9BC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per_chain_confidence: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C678DD"/>
          <w:sz w:val="18"/>
          <w:szCs w:val="18"/>
        </w:rPr>
        <w:t>f32</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Average confidence per chain</w:t>
      </w:r>
    </w:p>
    <w:p w14:paraId="50B67C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dissenting_validators: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ValidatorID</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Validators who reported conflicts</w:t>
      </w:r>
    </w:p>
    <w:p w14:paraId="03C1D9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EC05C6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Bitmap Encoding:</w:t>
      </w:r>
    </w:p>
    <w:p w14:paraId="74A6DC9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The signersBitmap is a compact representation where bit </w:t>
      </w:r>
      <m:oMath>
        <m:r>
          <w:rPr>
            <w:rFonts w:ascii="Cambria Math" w:hAnsi="Cambria Math"/>
            <w:sz w:val="18"/>
            <w:szCs w:val="18"/>
          </w:rPr>
          <m:t>i</m:t>
        </m:r>
      </m:oMath>
      <w:r w:rsidRPr="00602E4B">
        <w:rPr>
          <w:rFonts w:ascii="Inter" w:hAnsi="Inter"/>
          <w:sz w:val="18"/>
          <w:szCs w:val="18"/>
        </w:rPr>
        <w:t xml:space="preserve">is set to 1 if validator </w:t>
      </w:r>
      <m:oMath>
        <m:r>
          <w:rPr>
            <w:rFonts w:ascii="Cambria Math" w:hAnsi="Cambria Math"/>
            <w:sz w:val="18"/>
            <w:szCs w:val="18"/>
          </w:rPr>
          <m:t>i</m:t>
        </m:r>
      </m:oMath>
      <w:r w:rsidRPr="00602E4B">
        <w:rPr>
          <w:rFonts w:ascii="Inter" w:hAnsi="Inter"/>
          <w:sz w:val="18"/>
          <w:szCs w:val="18"/>
        </w:rPr>
        <w:t xml:space="preserve">(in committee </w:t>
      </w: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r w:rsidRPr="00602E4B">
        <w:rPr>
          <w:rFonts w:ascii="Inter" w:hAnsi="Inter"/>
          <w:sz w:val="18"/>
          <w:szCs w:val="18"/>
        </w:rPr>
        <w:t xml:space="preserve">) signed. For a committee of </w:t>
      </w:r>
      <m:oMath>
        <m:r>
          <w:rPr>
            <w:rFonts w:ascii="Cambria Math" w:hAnsi="Cambria Math"/>
            <w:sz w:val="18"/>
            <w:szCs w:val="18"/>
          </w:rPr>
          <m:t>m=150</m:t>
        </m:r>
      </m:oMath>
      <w:r w:rsidRPr="00602E4B">
        <w:rPr>
          <w:rFonts w:ascii="Inter" w:hAnsi="Inter"/>
          <w:sz w:val="18"/>
          <w:szCs w:val="18"/>
        </w:rPr>
        <w:t xml:space="preserve">validators, this requires only 150 bits (19 bytes), compared to storing 150 validator indices (600 bytes). </w:t>
      </w:r>
    </w:p>
    <w:p w14:paraId="406AB8D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Verification Process:</w:t>
      </w:r>
    </w:p>
    <w:p w14:paraId="594224B0"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98655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verify_qc</w:t>
      </w:r>
      <w:r w:rsidRPr="00602E4B">
        <w:rPr>
          <w:rFonts w:ascii="Inter" w:hAnsi="Inter" w:cs="Courier New"/>
          <w:color w:val="ABB2BF"/>
          <w:sz w:val="18"/>
          <w:szCs w:val="18"/>
        </w:rPr>
        <w:t xml:space="preserve">(qc: QuorumCertificate, committee: List[Validator])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117F30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98C379"/>
          <w:sz w:val="18"/>
          <w:szCs w:val="18"/>
        </w:rPr>
        <w:t>"""</w:t>
      </w:r>
    </w:p>
    <w:p w14:paraId="57677C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a Quorum Certificate is valid.</w:t>
      </w:r>
    </w:p>
    <w:p w14:paraId="38183C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4D828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1. Check weight threshold</w:t>
      </w:r>
    </w:p>
    <w:p w14:paraId="439DF9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1E8B9F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D84D7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C3D74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i, bit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enumerate</w:t>
      </w:r>
      <w:r w:rsidRPr="00602E4B">
        <w:rPr>
          <w:rFonts w:ascii="Inter" w:hAnsi="Inter" w:cs="Courier New"/>
          <w:color w:val="ABB2BF"/>
          <w:sz w:val="18"/>
          <w:szCs w:val="18"/>
        </w:rPr>
        <w:t>(qc.signers_bitmap):</w:t>
      </w:r>
    </w:p>
    <w:p w14:paraId="7CAD89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bit:</w:t>
      </w:r>
    </w:p>
    <w:p w14:paraId="289082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4ADA98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F1A18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i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(committee), </w:t>
      </w:r>
      <w:r w:rsidRPr="00602E4B">
        <w:rPr>
          <w:rFonts w:ascii="Inter" w:hAnsi="Inter" w:cs="Courier New"/>
          <w:color w:val="98C379"/>
          <w:sz w:val="18"/>
          <w:szCs w:val="18"/>
        </w:rPr>
        <w:t>"Signer index out of bounds"</w:t>
      </w:r>
    </w:p>
    <w:p w14:paraId="6719C6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committee[i]</w:t>
      </w:r>
    </w:p>
    <w:p w14:paraId="62F227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validator.normalized_weight</w:t>
      </w:r>
    </w:p>
    <w:p w14:paraId="7EDE6D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signers.append(validator)</w:t>
      </w:r>
    </w:p>
    <w:p w14:paraId="360AE6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B28D9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weight_sum </w:t>
      </w:r>
      <w:r w:rsidRPr="00602E4B">
        <w:rPr>
          <w:rFonts w:ascii="Inter" w:hAnsi="Inter" w:cs="Courier New"/>
          <w:color w:val="61AFEF"/>
          <w:sz w:val="18"/>
          <w:szCs w:val="18"/>
        </w:rPr>
        <w:t>&gt;=</w:t>
      </w:r>
      <w:r w:rsidRPr="00602E4B">
        <w:rPr>
          <w:rFonts w:ascii="Inter" w:hAnsi="Inter" w:cs="Courier New"/>
          <w:color w:val="ABB2BF"/>
          <w:sz w:val="18"/>
          <w:szCs w:val="18"/>
        </w:rPr>
        <w:t xml:space="preserve"> τ, </w:t>
      </w:r>
      <w:r w:rsidRPr="00602E4B">
        <w:rPr>
          <w:rFonts w:ascii="Inter" w:hAnsi="Inter" w:cs="Courier New"/>
          <w:color w:val="98C379"/>
          <w:sz w:val="18"/>
          <w:szCs w:val="18"/>
        </w:rPr>
        <w:t xml:space="preserve">f"Insufficient weight: </w:t>
      </w:r>
      <w:r w:rsidRPr="00602E4B">
        <w:rPr>
          <w:rFonts w:ascii="Inter" w:hAnsi="Inter" w:cs="Courier New"/>
          <w:color w:val="ABB2BF"/>
          <w:sz w:val="18"/>
          <w:szCs w:val="18"/>
        </w:rPr>
        <w:t>{weight_sum}</w:t>
      </w:r>
      <w:r w:rsidRPr="00602E4B">
        <w:rPr>
          <w:rFonts w:ascii="Inter" w:hAnsi="Inter" w:cs="Courier New"/>
          <w:color w:val="98C379"/>
          <w:sz w:val="18"/>
          <w:szCs w:val="18"/>
        </w:rPr>
        <w:t xml:space="preserve"> &lt; </w:t>
      </w:r>
      <w:r w:rsidRPr="00602E4B">
        <w:rPr>
          <w:rFonts w:ascii="Inter" w:hAnsi="Inter" w:cs="Courier New"/>
          <w:color w:val="ABB2BF"/>
          <w:sz w:val="18"/>
          <w:szCs w:val="18"/>
        </w:rPr>
        <w:t>{τ}</w:t>
      </w:r>
      <w:r w:rsidRPr="00602E4B">
        <w:rPr>
          <w:rFonts w:ascii="Inter" w:hAnsi="Inter" w:cs="Courier New"/>
          <w:color w:val="98C379"/>
          <w:sz w:val="18"/>
          <w:szCs w:val="18"/>
        </w:rPr>
        <w:t>"</w:t>
      </w:r>
    </w:p>
    <w:p w14:paraId="4920FD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t>
      </w:r>
      <w:r w:rsidRPr="00602E4B">
        <w:rPr>
          <w:rFonts w:ascii="Inter" w:hAnsi="Inter" w:cs="Courier New"/>
          <w:color w:val="98C379"/>
          <w:sz w:val="18"/>
          <w:szCs w:val="18"/>
        </w:rPr>
        <w:t>abs</w:t>
      </w:r>
      <w:r w:rsidRPr="00602E4B">
        <w:rPr>
          <w:rFonts w:ascii="Inter" w:hAnsi="Inter" w:cs="Courier New"/>
          <w:color w:val="ABB2BF"/>
          <w:sz w:val="18"/>
          <w:szCs w:val="18"/>
        </w:rPr>
        <w:t xml:space="preserve">(weight_sum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qc.weight_sum) </w:t>
      </w:r>
      <w:r w:rsidRPr="00602E4B">
        <w:rPr>
          <w:rFonts w:ascii="Inter" w:hAnsi="Inter" w:cs="Courier New"/>
          <w:color w:val="61AFEF"/>
          <w:sz w:val="18"/>
          <w:szCs w:val="18"/>
        </w:rPr>
        <w:t>&lt;</w:t>
      </w:r>
      <w:r w:rsidRPr="00602E4B">
        <w:rPr>
          <w:rFonts w:ascii="Inter" w:hAnsi="Inter" w:cs="Courier New"/>
          <w:color w:val="ABB2BF"/>
          <w:sz w:val="18"/>
          <w:szCs w:val="18"/>
        </w:rPr>
        <w:t xml:space="preserve"> EPSILON, </w:t>
      </w:r>
      <w:r w:rsidRPr="00602E4B">
        <w:rPr>
          <w:rFonts w:ascii="Inter" w:hAnsi="Inter" w:cs="Courier New"/>
          <w:color w:val="98C379"/>
          <w:sz w:val="18"/>
          <w:szCs w:val="18"/>
        </w:rPr>
        <w:t>"Weight sum mismatch"</w:t>
      </w:r>
    </w:p>
    <w:p w14:paraId="11A703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F30F7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2. Verify signatures</w:t>
      </w:r>
    </w:p>
    <w:p w14:paraId="2483F3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(qc.phase, qc.block_hash, qc.epoch, qc.</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752F3C3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2565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qc.aggregate_pubkey:  </w:t>
      </w:r>
      <w:r w:rsidRPr="00602E4B">
        <w:rPr>
          <w:rFonts w:ascii="Inter" w:hAnsi="Inter" w:cs="Courier New"/>
          <w:i/>
          <w:iCs/>
          <w:color w:val="5C6370"/>
          <w:sz w:val="18"/>
          <w:szCs w:val="18"/>
        </w:rPr>
        <w:t># BLS aggregated signature</w:t>
      </w:r>
    </w:p>
    <w:p w14:paraId="25AD9B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BLS.verify(qc.aggregate_pubkey, message, qc.signatures[</w:t>
      </w:r>
      <w:r w:rsidRPr="00602E4B">
        <w:rPr>
          <w:rFonts w:ascii="Inter" w:hAnsi="Inter" w:cs="Courier New"/>
          <w:color w:val="D19A66"/>
          <w:sz w:val="18"/>
          <w:szCs w:val="18"/>
        </w:rPr>
        <w:t>0</w:t>
      </w:r>
      <w:r w:rsidRPr="00602E4B">
        <w:rPr>
          <w:rFonts w:ascii="Inter" w:hAnsi="Inter" w:cs="Courier New"/>
          <w:color w:val="ABB2BF"/>
          <w:sz w:val="18"/>
          <w:szCs w:val="18"/>
        </w:rPr>
        <w:t>])</w:t>
      </w:r>
    </w:p>
    <w:p w14:paraId="102D1F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Individual signatures</w:t>
      </w:r>
    </w:p>
    <w:p w14:paraId="2E1252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i,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enumerate</w:t>
      </w:r>
      <w:r w:rsidRPr="00602E4B">
        <w:rPr>
          <w:rFonts w:ascii="Inter" w:hAnsi="Inter" w:cs="Courier New"/>
          <w:color w:val="ABB2BF"/>
          <w:sz w:val="18"/>
          <w:szCs w:val="18"/>
        </w:rPr>
        <w:t>(signers):</w:t>
      </w:r>
    </w:p>
    <w:p w14:paraId="0FED04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sig_valid </w:t>
      </w:r>
      <w:r w:rsidRPr="00602E4B">
        <w:rPr>
          <w:rFonts w:ascii="Inter" w:hAnsi="Inter" w:cs="Courier New"/>
          <w:color w:val="61AFEF"/>
          <w:sz w:val="18"/>
          <w:szCs w:val="18"/>
        </w:rPr>
        <w:t>=</w:t>
      </w:r>
      <w:r w:rsidRPr="00602E4B">
        <w:rPr>
          <w:rFonts w:ascii="Inter" w:hAnsi="Inter" w:cs="Courier New"/>
          <w:color w:val="ABB2BF"/>
          <w:sz w:val="18"/>
          <w:szCs w:val="18"/>
        </w:rPr>
        <w:t xml:space="preserve"> verify_signature(validator.pub_key, message, qc.signatures[i])</w:t>
      </w:r>
    </w:p>
    <w:p w14:paraId="12D1C3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sig_valid, </w:t>
      </w:r>
      <w:r w:rsidRPr="00602E4B">
        <w:rPr>
          <w:rFonts w:ascii="Inter" w:hAnsi="Inter" w:cs="Courier New"/>
          <w:color w:val="98C379"/>
          <w:sz w:val="18"/>
          <w:szCs w:val="18"/>
        </w:rPr>
        <w:t xml:space="preserve">f"Invalid signature from validator </w:t>
      </w:r>
      <w:r w:rsidRPr="00602E4B">
        <w:rPr>
          <w:rFonts w:ascii="Inter" w:hAnsi="Inter" w:cs="Courier New"/>
          <w:color w:val="ABB2BF"/>
          <w:sz w:val="18"/>
          <w:szCs w:val="18"/>
        </w:rPr>
        <w:t>{validator.</w:t>
      </w:r>
      <w:r w:rsidRPr="00602E4B">
        <w:rPr>
          <w:rFonts w:ascii="Inter" w:hAnsi="Inter" w:cs="Courier New"/>
          <w:color w:val="98C379"/>
          <w:sz w:val="18"/>
          <w:szCs w:val="18"/>
        </w:rPr>
        <w:t>id</w:t>
      </w:r>
      <w:r w:rsidRPr="00602E4B">
        <w:rPr>
          <w:rFonts w:ascii="Inter" w:hAnsi="Inter" w:cs="Courier New"/>
          <w:color w:val="ABB2BF"/>
          <w:sz w:val="18"/>
          <w:szCs w:val="18"/>
        </w:rPr>
        <w:t>}</w:t>
      </w:r>
      <w:r w:rsidRPr="00602E4B">
        <w:rPr>
          <w:rFonts w:ascii="Inter" w:hAnsi="Inter" w:cs="Courier New"/>
          <w:color w:val="98C379"/>
          <w:sz w:val="18"/>
          <w:szCs w:val="18"/>
        </w:rPr>
        <w:t>"</w:t>
      </w:r>
    </w:p>
    <w:p w14:paraId="144E25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51235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3. Verify bridge consensus if applicable</w:t>
      </w:r>
    </w:p>
    <w:p w14:paraId="769EAD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qc.bridge_consensus:</w:t>
      </w:r>
    </w:p>
    <w:p w14:paraId="4079E5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verify_bridge_consensus(qc.bridge_consensus, signers)</w:t>
      </w:r>
    </w:p>
    <w:p w14:paraId="7DB6A384" w14:textId="77777777" w:rsidR="000F59A8" w:rsidRPr="00602E4B" w:rsidRDefault="000F59A8" w:rsidP="000F59A8">
      <w:pPr>
        <w:pStyle w:val="whitespace-normal"/>
        <w:rPr>
          <w:rFonts w:ascii="Inter" w:hAnsi="Inter"/>
          <w:sz w:val="18"/>
          <w:szCs w:val="18"/>
        </w:rPr>
      </w:pPr>
      <w:r w:rsidRPr="00602E4B">
        <w:rPr>
          <w:rFonts w:ascii="Inter" w:hAnsi="Inter" w:cs="Courier New"/>
          <w:color w:val="ABB2BF"/>
          <w:sz w:val="18"/>
          <w:szCs w:val="18"/>
        </w:rPr>
        <w:t xml:space="preserve">    </w:t>
      </w:r>
      <w:r w:rsidRPr="00602E4B">
        <w:rPr>
          <w:rFonts w:ascii="Inter" w:hAnsi="Inter"/>
          <w:b/>
          <w:bCs/>
          <w:sz w:val="18"/>
          <w:szCs w:val="18"/>
        </w:rPr>
        <w:t>Verification Process:</w:t>
      </w:r>
    </w:p>
    <w:p w14:paraId="62ABF44A" w14:textId="77777777" w:rsidR="000F59A8" w:rsidRPr="00602E4B" w:rsidRDefault="000F59A8" w:rsidP="000F59A8">
      <w:pPr>
        <w:rPr>
          <w:rFonts w:ascii="Inter" w:hAnsi="Inter"/>
          <w:sz w:val="18"/>
          <w:szCs w:val="18"/>
        </w:rPr>
      </w:pPr>
      <w:r w:rsidRPr="00602E4B">
        <w:rPr>
          <w:rFonts w:ascii="Inter" w:hAnsi="Inter"/>
          <w:sz w:val="18"/>
          <w:szCs w:val="18"/>
        </w:rPr>
        <w:t>python</w:t>
      </w:r>
    </w:p>
    <w:p w14:paraId="79C7A5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verify_qc</w:t>
      </w:r>
      <w:r w:rsidRPr="00602E4B">
        <w:rPr>
          <w:rFonts w:ascii="Inter" w:hAnsi="Inter" w:cs="Courier New"/>
          <w:color w:val="ABB2BF"/>
          <w:sz w:val="18"/>
          <w:szCs w:val="18"/>
        </w:rPr>
        <w:t xml:space="preserve">(qc: QuorumCertificate, committee: List[Validator])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7B3671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29F09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a Quorum Certificate is valid.</w:t>
      </w:r>
    </w:p>
    <w:p w14:paraId="5A4EB9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93F87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1. Check weight threshold</w:t>
      </w:r>
    </w:p>
    <w:p w14:paraId="353FE6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6F7B3B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5B6FB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37D9F4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i, bit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enumerate</w:t>
      </w:r>
      <w:r w:rsidRPr="00602E4B">
        <w:rPr>
          <w:rFonts w:ascii="Inter" w:hAnsi="Inter" w:cs="Courier New"/>
          <w:color w:val="ABB2BF"/>
          <w:sz w:val="18"/>
          <w:szCs w:val="18"/>
        </w:rPr>
        <w:t>(qc.signers_bitmap):</w:t>
      </w:r>
    </w:p>
    <w:p w14:paraId="3F8783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bit:</w:t>
      </w:r>
    </w:p>
    <w:p w14:paraId="4CC94A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61309E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1483C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i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(committee), </w:t>
      </w:r>
      <w:r w:rsidRPr="00602E4B">
        <w:rPr>
          <w:rFonts w:ascii="Inter" w:hAnsi="Inter" w:cs="Courier New"/>
          <w:color w:val="98C379"/>
          <w:sz w:val="18"/>
          <w:szCs w:val="18"/>
        </w:rPr>
        <w:t>"Signer index out of bounds"</w:t>
      </w:r>
    </w:p>
    <w:p w14:paraId="6B362B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committee[i]</w:t>
      </w:r>
    </w:p>
    <w:p w14:paraId="183386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validator.normalized_weight</w:t>
      </w:r>
    </w:p>
    <w:p w14:paraId="0BB597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signers.append(validator)</w:t>
      </w:r>
    </w:p>
    <w:p w14:paraId="5090C8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7A7B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weight_sum </w:t>
      </w:r>
      <w:r w:rsidRPr="00602E4B">
        <w:rPr>
          <w:rFonts w:ascii="Inter" w:hAnsi="Inter" w:cs="Courier New"/>
          <w:color w:val="61AFEF"/>
          <w:sz w:val="18"/>
          <w:szCs w:val="18"/>
        </w:rPr>
        <w:t>&gt;=</w:t>
      </w:r>
      <w:r w:rsidRPr="00602E4B">
        <w:rPr>
          <w:rFonts w:ascii="Inter" w:hAnsi="Inter" w:cs="Courier New"/>
          <w:color w:val="ABB2BF"/>
          <w:sz w:val="18"/>
          <w:szCs w:val="18"/>
        </w:rPr>
        <w:t xml:space="preserve"> τ, </w:t>
      </w:r>
      <w:r w:rsidRPr="00602E4B">
        <w:rPr>
          <w:rFonts w:ascii="Inter" w:hAnsi="Inter" w:cs="Courier New"/>
          <w:color w:val="98C379"/>
          <w:sz w:val="18"/>
          <w:szCs w:val="18"/>
        </w:rPr>
        <w:t xml:space="preserve">f"Insufficient weight: </w:t>
      </w:r>
      <w:r w:rsidRPr="00602E4B">
        <w:rPr>
          <w:rFonts w:ascii="Inter" w:hAnsi="Inter" w:cs="Courier New"/>
          <w:color w:val="ABB2BF"/>
          <w:sz w:val="18"/>
          <w:szCs w:val="18"/>
        </w:rPr>
        <w:t>{weight_sum}</w:t>
      </w:r>
      <w:r w:rsidRPr="00602E4B">
        <w:rPr>
          <w:rFonts w:ascii="Inter" w:hAnsi="Inter" w:cs="Courier New"/>
          <w:color w:val="98C379"/>
          <w:sz w:val="18"/>
          <w:szCs w:val="18"/>
        </w:rPr>
        <w:t xml:space="preserve"> &lt; </w:t>
      </w:r>
      <w:r w:rsidRPr="00602E4B">
        <w:rPr>
          <w:rFonts w:ascii="Inter" w:hAnsi="Inter" w:cs="Courier New"/>
          <w:color w:val="ABB2BF"/>
          <w:sz w:val="18"/>
          <w:szCs w:val="18"/>
        </w:rPr>
        <w:t>{τ}</w:t>
      </w:r>
      <w:r w:rsidRPr="00602E4B">
        <w:rPr>
          <w:rFonts w:ascii="Inter" w:hAnsi="Inter" w:cs="Courier New"/>
          <w:color w:val="98C379"/>
          <w:sz w:val="18"/>
          <w:szCs w:val="18"/>
        </w:rPr>
        <w:t>"</w:t>
      </w:r>
    </w:p>
    <w:p w14:paraId="3EF314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t>
      </w:r>
      <w:r w:rsidRPr="00602E4B">
        <w:rPr>
          <w:rFonts w:ascii="Inter" w:hAnsi="Inter" w:cs="Courier New"/>
          <w:color w:val="98C379"/>
          <w:sz w:val="18"/>
          <w:szCs w:val="18"/>
        </w:rPr>
        <w:t>abs</w:t>
      </w:r>
      <w:r w:rsidRPr="00602E4B">
        <w:rPr>
          <w:rFonts w:ascii="Inter" w:hAnsi="Inter" w:cs="Courier New"/>
          <w:color w:val="ABB2BF"/>
          <w:sz w:val="18"/>
          <w:szCs w:val="18"/>
        </w:rPr>
        <w:t xml:space="preserve">(weight_sum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qc.weight_sum) </w:t>
      </w:r>
      <w:r w:rsidRPr="00602E4B">
        <w:rPr>
          <w:rFonts w:ascii="Inter" w:hAnsi="Inter" w:cs="Courier New"/>
          <w:color w:val="61AFEF"/>
          <w:sz w:val="18"/>
          <w:szCs w:val="18"/>
        </w:rPr>
        <w:t>&lt;</w:t>
      </w:r>
      <w:r w:rsidRPr="00602E4B">
        <w:rPr>
          <w:rFonts w:ascii="Inter" w:hAnsi="Inter" w:cs="Courier New"/>
          <w:color w:val="ABB2BF"/>
          <w:sz w:val="18"/>
          <w:szCs w:val="18"/>
        </w:rPr>
        <w:t xml:space="preserve"> EPSILON, </w:t>
      </w:r>
      <w:r w:rsidRPr="00602E4B">
        <w:rPr>
          <w:rFonts w:ascii="Inter" w:hAnsi="Inter" w:cs="Courier New"/>
          <w:color w:val="98C379"/>
          <w:sz w:val="18"/>
          <w:szCs w:val="18"/>
        </w:rPr>
        <w:t>"Weight sum mismatch"</w:t>
      </w:r>
    </w:p>
    <w:p w14:paraId="0E5D44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B19CD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2. Verify signatures</w:t>
      </w:r>
    </w:p>
    <w:p w14:paraId="17ED69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(qc.phase, qc.block_hash, qc.epoch, qc.</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09FB61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CA9F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qc.aggregate_pubkey:  </w:t>
      </w:r>
      <w:r w:rsidRPr="00602E4B">
        <w:rPr>
          <w:rFonts w:ascii="Inter" w:hAnsi="Inter" w:cs="Courier New"/>
          <w:i/>
          <w:iCs/>
          <w:color w:val="5C6370"/>
          <w:sz w:val="18"/>
          <w:szCs w:val="18"/>
        </w:rPr>
        <w:t># BLS aggregated signature</w:t>
      </w:r>
    </w:p>
    <w:p w14:paraId="775EBA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BLS.verify(qc.aggregate_pubkey, message, qc.signatures[</w:t>
      </w:r>
      <w:r w:rsidRPr="00602E4B">
        <w:rPr>
          <w:rFonts w:ascii="Inter" w:hAnsi="Inter" w:cs="Courier New"/>
          <w:color w:val="D19A66"/>
          <w:sz w:val="18"/>
          <w:szCs w:val="18"/>
        </w:rPr>
        <w:t>0</w:t>
      </w:r>
      <w:r w:rsidRPr="00602E4B">
        <w:rPr>
          <w:rFonts w:ascii="Inter" w:hAnsi="Inter" w:cs="Courier New"/>
          <w:color w:val="ABB2BF"/>
          <w:sz w:val="18"/>
          <w:szCs w:val="18"/>
        </w:rPr>
        <w:t>])</w:t>
      </w:r>
    </w:p>
    <w:p w14:paraId="081B0F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Individual signatures</w:t>
      </w:r>
    </w:p>
    <w:p w14:paraId="112000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i,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enumerate</w:t>
      </w:r>
      <w:r w:rsidRPr="00602E4B">
        <w:rPr>
          <w:rFonts w:ascii="Inter" w:hAnsi="Inter" w:cs="Courier New"/>
          <w:color w:val="ABB2BF"/>
          <w:sz w:val="18"/>
          <w:szCs w:val="18"/>
        </w:rPr>
        <w:t>(signers):</w:t>
      </w:r>
    </w:p>
    <w:p w14:paraId="13B408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sig_valid </w:t>
      </w:r>
      <w:r w:rsidRPr="00602E4B">
        <w:rPr>
          <w:rFonts w:ascii="Inter" w:hAnsi="Inter" w:cs="Courier New"/>
          <w:color w:val="61AFEF"/>
          <w:sz w:val="18"/>
          <w:szCs w:val="18"/>
        </w:rPr>
        <w:t>=</w:t>
      </w:r>
      <w:r w:rsidRPr="00602E4B">
        <w:rPr>
          <w:rFonts w:ascii="Inter" w:hAnsi="Inter" w:cs="Courier New"/>
          <w:color w:val="ABB2BF"/>
          <w:sz w:val="18"/>
          <w:szCs w:val="18"/>
        </w:rPr>
        <w:t xml:space="preserve"> verify_signature(validator.pub_key, message, qc.signatures[i])</w:t>
      </w:r>
    </w:p>
    <w:p w14:paraId="7CC298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sig_valid, </w:t>
      </w:r>
      <w:r w:rsidRPr="00602E4B">
        <w:rPr>
          <w:rFonts w:ascii="Inter" w:hAnsi="Inter" w:cs="Courier New"/>
          <w:color w:val="98C379"/>
          <w:sz w:val="18"/>
          <w:szCs w:val="18"/>
        </w:rPr>
        <w:t xml:space="preserve">f"Invalid signature from validator </w:t>
      </w:r>
      <w:r w:rsidRPr="00602E4B">
        <w:rPr>
          <w:rFonts w:ascii="Inter" w:hAnsi="Inter" w:cs="Courier New"/>
          <w:color w:val="ABB2BF"/>
          <w:sz w:val="18"/>
          <w:szCs w:val="18"/>
        </w:rPr>
        <w:t>{validator.</w:t>
      </w:r>
      <w:r w:rsidRPr="00602E4B">
        <w:rPr>
          <w:rFonts w:ascii="Inter" w:hAnsi="Inter" w:cs="Courier New"/>
          <w:color w:val="98C379"/>
          <w:sz w:val="18"/>
          <w:szCs w:val="18"/>
        </w:rPr>
        <w:t>id</w:t>
      </w:r>
      <w:r w:rsidRPr="00602E4B">
        <w:rPr>
          <w:rFonts w:ascii="Inter" w:hAnsi="Inter" w:cs="Courier New"/>
          <w:color w:val="ABB2BF"/>
          <w:sz w:val="18"/>
          <w:szCs w:val="18"/>
        </w:rPr>
        <w:t>}</w:t>
      </w:r>
      <w:r w:rsidRPr="00602E4B">
        <w:rPr>
          <w:rFonts w:ascii="Inter" w:hAnsi="Inter" w:cs="Courier New"/>
          <w:color w:val="98C379"/>
          <w:sz w:val="18"/>
          <w:szCs w:val="18"/>
        </w:rPr>
        <w:t>"</w:t>
      </w:r>
    </w:p>
    <w:p w14:paraId="506A2C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42F95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3. Verify bridge consensus if applicable</w:t>
      </w:r>
    </w:p>
    <w:p w14:paraId="007F51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qc.bridge_consensus:</w:t>
      </w:r>
    </w:p>
    <w:p w14:paraId="2F65E9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verify_bridge_consensus(qc.bridge_consensus, signers)</w:t>
      </w:r>
    </w:p>
    <w:p w14:paraId="73C80D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CAAC4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1E3860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46BA4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verify_bridge_consensus</w:t>
      </w:r>
      <w:r w:rsidRPr="00602E4B">
        <w:rPr>
          <w:rFonts w:ascii="Inter" w:hAnsi="Inter" w:cs="Courier New"/>
          <w:color w:val="ABB2BF"/>
          <w:sz w:val="18"/>
          <w:szCs w:val="18"/>
        </w:rPr>
        <w:t xml:space="preserve">(bridge_data: BridgeConsensusData, </w:t>
      </w:r>
    </w:p>
    <w:p w14:paraId="7089F2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 List[Validator])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77301A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B862A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bridge-related data in QC is valid.</w:t>
      </w:r>
    </w:p>
    <w:p w14:paraId="35119F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032B8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bridge_data.chains_with_quorum:</w:t>
      </w:r>
    </w:p>
    <w:p w14:paraId="34D609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Count how many signers verified this chain</w:t>
      </w:r>
    </w:p>
    <w:p w14:paraId="123F88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verifiers </w:t>
      </w:r>
      <w:r w:rsidRPr="00602E4B">
        <w:rPr>
          <w:rFonts w:ascii="Inter" w:hAnsi="Inter" w:cs="Courier New"/>
          <w:color w:val="61AFEF"/>
          <w:sz w:val="18"/>
          <w:szCs w:val="18"/>
        </w:rPr>
        <w:t>=</w:t>
      </w:r>
      <w:r w:rsidRPr="00602E4B">
        <w:rPr>
          <w:rFonts w:ascii="Inter" w:hAnsi="Inter" w:cs="Courier New"/>
          <w:color w:val="ABB2BF"/>
          <w:sz w:val="18"/>
          <w:szCs w:val="18"/>
        </w:rPr>
        <w:t xml:space="preserve"> [v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signers </w:t>
      </w:r>
      <w:r w:rsidRPr="00602E4B">
        <w:rPr>
          <w:rFonts w:ascii="Inter" w:hAnsi="Inter" w:cs="Courier New"/>
          <w:color w:val="C678DD"/>
          <w:sz w:val="18"/>
          <w:szCs w:val="18"/>
        </w:rPr>
        <w:t>if</w:t>
      </w:r>
      <w:r w:rsidRPr="00602E4B">
        <w:rPr>
          <w:rFonts w:ascii="Inter" w:hAnsi="Inter" w:cs="Courier New"/>
          <w:color w:val="ABB2BF"/>
          <w:sz w:val="18"/>
          <w:szCs w:val="18"/>
        </w:rPr>
        <w:t xml:space="preserve"> v.is_registered_witness(chain_id)]</w:t>
      </w:r>
    </w:p>
    <w:p w14:paraId="2A71CD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verifier_weight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 xml:space="preserve">(v.normalized_weight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verifiers)</w:t>
      </w:r>
    </w:p>
    <w:p w14:paraId="6AD6BB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D218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Must meet bridge-specific threshold</w:t>
      </w:r>
    </w:p>
    <w:p w14:paraId="79036E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verifier_weight </w:t>
      </w:r>
      <w:r w:rsidRPr="00602E4B">
        <w:rPr>
          <w:rFonts w:ascii="Inter" w:hAnsi="Inter" w:cs="Courier New"/>
          <w:color w:val="61AFEF"/>
          <w:sz w:val="18"/>
          <w:szCs w:val="18"/>
        </w:rPr>
        <w:t>&gt;=</w:t>
      </w:r>
      <w:r w:rsidRPr="00602E4B">
        <w:rPr>
          <w:rFonts w:ascii="Inter" w:hAnsi="Inter" w:cs="Courier New"/>
          <w:color w:val="ABB2BF"/>
          <w:sz w:val="18"/>
          <w:szCs w:val="18"/>
        </w:rPr>
        <w:t xml:space="preserve"> τ_bridge, </w:t>
      </w:r>
      <w:r w:rsidRPr="00602E4B">
        <w:rPr>
          <w:rFonts w:ascii="Inter" w:hAnsi="Inter" w:cs="Courier New"/>
          <w:color w:val="98C379"/>
          <w:sz w:val="18"/>
          <w:szCs w:val="18"/>
        </w:rPr>
        <w:t xml:space="preserve">f"Chain </w:t>
      </w:r>
      <w:r w:rsidRPr="00602E4B">
        <w:rPr>
          <w:rFonts w:ascii="Inter" w:hAnsi="Inter" w:cs="Courier New"/>
          <w:color w:val="ABB2BF"/>
          <w:sz w:val="18"/>
          <w:szCs w:val="18"/>
        </w:rPr>
        <w:t>{chain_id}</w:t>
      </w:r>
      <w:r w:rsidRPr="00602E4B">
        <w:rPr>
          <w:rFonts w:ascii="Inter" w:hAnsi="Inter" w:cs="Courier New"/>
          <w:color w:val="98C379"/>
          <w:sz w:val="18"/>
          <w:szCs w:val="18"/>
        </w:rPr>
        <w:t xml:space="preserve"> insufficient verifier weight"</w:t>
      </w:r>
    </w:p>
    <w:p w14:paraId="13B1EE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C2016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Check confidence threshold</w:t>
      </w:r>
    </w:p>
    <w:p w14:paraId="65FC0C8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bridge_data.per_chain_confidence[chain_id] </w:t>
      </w:r>
      <w:r w:rsidRPr="00602E4B">
        <w:rPr>
          <w:rFonts w:ascii="Inter" w:hAnsi="Inter" w:cs="Courier New"/>
          <w:color w:val="61AFEF"/>
          <w:sz w:val="18"/>
          <w:szCs w:val="18"/>
        </w:rPr>
        <w:t>&gt;=</w:t>
      </w:r>
      <w:r w:rsidRPr="00602E4B">
        <w:rPr>
          <w:rFonts w:ascii="Inter" w:hAnsi="Inter" w:cs="Courier New"/>
          <w:color w:val="ABB2BF"/>
          <w:sz w:val="18"/>
          <w:szCs w:val="18"/>
        </w:rPr>
        <w:t xml:space="preserve"> BRIDGE_CONFIDENCE_MIN</w:t>
      </w:r>
    </w:p>
    <w:p w14:paraId="11797C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CA14C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there are dissenters, flag for review but don't block</w:t>
      </w:r>
    </w:p>
    <w:p w14:paraId="52F1E7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bridge_data.dissenting_validators:</w:t>
      </w:r>
    </w:p>
    <w:p w14:paraId="25529E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log_bridge_dissent(bridge_data.dissenting_validators)</w:t>
      </w:r>
    </w:p>
    <w:p w14:paraId="6DA725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4991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616F161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Optimization - BLS Signature Aggregation:</w:t>
      </w:r>
    </w:p>
    <w:p w14:paraId="7DAE917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If using BLS signatures (alternative to Dilithium for this purpose):</w:t>
      </w:r>
    </w:p>
    <w:p w14:paraId="2D1090A0" w14:textId="77777777" w:rsidR="000F59A8" w:rsidRPr="00602E4B" w:rsidRDefault="000F59A8">
      <w:pPr>
        <w:numPr>
          <w:ilvl w:val="0"/>
          <w:numId w:val="193"/>
        </w:numPr>
        <w:spacing w:before="100" w:beforeAutospacing="1" w:after="100" w:afterAutospacing="1"/>
        <w:rPr>
          <w:rFonts w:ascii="Inter" w:hAnsi="Inter"/>
          <w:sz w:val="18"/>
          <w:szCs w:val="18"/>
        </w:rPr>
      </w:pPr>
      <w:r w:rsidRPr="00602E4B">
        <w:rPr>
          <w:rFonts w:ascii="Inter" w:hAnsi="Inter"/>
          <w:sz w:val="18"/>
          <w:szCs w:val="18"/>
        </w:rPr>
        <w:t>Multiple signatures can be combined into a single signature</w:t>
      </w:r>
    </w:p>
    <w:p w14:paraId="6F891BB8" w14:textId="77777777" w:rsidR="000F59A8" w:rsidRPr="00602E4B" w:rsidRDefault="000F59A8">
      <w:pPr>
        <w:numPr>
          <w:ilvl w:val="0"/>
          <w:numId w:val="193"/>
        </w:numPr>
        <w:spacing w:before="100" w:beforeAutospacing="1" w:after="100" w:afterAutospacing="1"/>
        <w:rPr>
          <w:rFonts w:ascii="Inter" w:hAnsi="Inter"/>
          <w:sz w:val="18"/>
          <w:szCs w:val="18"/>
        </w:rPr>
      </w:pPr>
      <w:r w:rsidRPr="00602E4B">
        <w:rPr>
          <w:rFonts w:ascii="Inter" w:hAnsi="Inter"/>
          <w:sz w:val="18"/>
          <w:szCs w:val="18"/>
        </w:rPr>
        <w:t xml:space="preserve">Reduces QC size from </w:t>
      </w:r>
      <m:oMath>
        <m:r>
          <w:rPr>
            <w:rFonts w:ascii="Cambria Math" w:hAnsi="Cambria Math"/>
            <w:sz w:val="18"/>
            <w:szCs w:val="18"/>
          </w:rPr>
          <m:t>O(m)</m:t>
        </m:r>
      </m:oMath>
      <w:r w:rsidRPr="00602E4B">
        <w:rPr>
          <w:rFonts w:ascii="Inter" w:hAnsi="Inter"/>
          <w:sz w:val="18"/>
          <w:szCs w:val="18"/>
        </w:rPr>
        <w:t xml:space="preserve">to </w:t>
      </w:r>
      <m:oMath>
        <m:r>
          <w:rPr>
            <w:rFonts w:ascii="Cambria Math" w:hAnsi="Cambria Math"/>
            <w:sz w:val="18"/>
            <w:szCs w:val="18"/>
          </w:rPr>
          <m:t>O(1)</m:t>
        </m:r>
      </m:oMath>
    </w:p>
    <w:p w14:paraId="79F95AA0" w14:textId="77777777" w:rsidR="000F59A8" w:rsidRPr="00602E4B" w:rsidRDefault="000F59A8">
      <w:pPr>
        <w:numPr>
          <w:ilvl w:val="0"/>
          <w:numId w:val="193"/>
        </w:numPr>
        <w:spacing w:before="100" w:beforeAutospacing="1" w:after="100" w:afterAutospacing="1"/>
        <w:rPr>
          <w:rFonts w:ascii="Inter" w:hAnsi="Inter"/>
          <w:sz w:val="18"/>
          <w:szCs w:val="18"/>
        </w:rPr>
      </w:pPr>
      <w:r w:rsidRPr="00602E4B">
        <w:rPr>
          <w:rFonts w:ascii="Inter" w:hAnsi="Inter"/>
          <w:sz w:val="18"/>
          <w:szCs w:val="18"/>
        </w:rPr>
        <w:t>Trade-off: BLS not post-quantum secure (but can be used in hybrid mode)</w:t>
      </w:r>
    </w:p>
    <w:p w14:paraId="6E16A4D5" w14:textId="77777777" w:rsidR="000F59A8" w:rsidRPr="00602E4B" w:rsidRDefault="000F59A8" w:rsidP="000F59A8">
      <w:pPr>
        <w:rPr>
          <w:rFonts w:ascii="Inter" w:hAnsi="Inter"/>
          <w:sz w:val="18"/>
          <w:szCs w:val="18"/>
        </w:rPr>
      </w:pPr>
      <w:r w:rsidRPr="00602E4B">
        <w:rPr>
          <w:rFonts w:ascii="Inter" w:hAnsi="Inter"/>
          <w:sz w:val="18"/>
          <w:szCs w:val="18"/>
        </w:rPr>
        <w:t>python</w:t>
      </w:r>
    </w:p>
    <w:p w14:paraId="75BE71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aggregate_bls_signatures</w:t>
      </w:r>
      <w:r w:rsidRPr="00602E4B">
        <w:rPr>
          <w:rFonts w:ascii="Inter" w:hAnsi="Inter" w:cs="Courier New"/>
          <w:color w:val="ABB2BF"/>
          <w:sz w:val="18"/>
          <w:szCs w:val="18"/>
        </w:rPr>
        <w:t xml:space="preserve">(votes: List[Vote]) </w:t>
      </w:r>
      <w:r w:rsidRPr="00602E4B">
        <w:rPr>
          <w:rFonts w:ascii="Inter" w:hAnsi="Inter" w:cs="Courier New"/>
          <w:color w:val="61AFEF"/>
          <w:sz w:val="18"/>
          <w:szCs w:val="18"/>
        </w:rPr>
        <w:t>-&gt;</w:t>
      </w:r>
      <w:r w:rsidRPr="00602E4B">
        <w:rPr>
          <w:rFonts w:ascii="Inter" w:hAnsi="Inter" w:cs="Courier New"/>
          <w:color w:val="ABB2BF"/>
          <w:sz w:val="18"/>
          <w:szCs w:val="18"/>
        </w:rPr>
        <w:t xml:space="preserve"> (Signature, PublicKey):</w:t>
      </w:r>
    </w:p>
    <w:p w14:paraId="260961B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50F62EC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Aggregate multiple BLS signatures into one.</w:t>
      </w:r>
    </w:p>
    <w:p w14:paraId="0F6E44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4409D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signatures </w:t>
      </w:r>
      <w:r w:rsidRPr="00602E4B">
        <w:rPr>
          <w:rFonts w:ascii="Inter" w:hAnsi="Inter" w:cs="Courier New"/>
          <w:color w:val="61AFEF"/>
          <w:sz w:val="18"/>
          <w:szCs w:val="18"/>
        </w:rPr>
        <w:t>=</w:t>
      </w:r>
      <w:r w:rsidRPr="00602E4B">
        <w:rPr>
          <w:rFonts w:ascii="Inter" w:hAnsi="Inter" w:cs="Courier New"/>
          <w:color w:val="ABB2BF"/>
          <w:sz w:val="18"/>
          <w:szCs w:val="18"/>
        </w:rPr>
        <w:t xml:space="preserve"> [vote.signature </w:t>
      </w:r>
      <w:r w:rsidRPr="00602E4B">
        <w:rPr>
          <w:rFonts w:ascii="Inter" w:hAnsi="Inter" w:cs="Courier New"/>
          <w:color w:val="C678DD"/>
          <w:sz w:val="18"/>
          <w:szCs w:val="18"/>
        </w:rPr>
        <w:t>for</w:t>
      </w:r>
      <w:r w:rsidRPr="00602E4B">
        <w:rPr>
          <w:rFonts w:ascii="Inter" w:hAnsi="Inter" w:cs="Courier New"/>
          <w:color w:val="ABB2BF"/>
          <w:sz w:val="18"/>
          <w:szCs w:val="18"/>
        </w:rPr>
        <w:t xml:space="preserve"> vote </w:t>
      </w:r>
      <w:r w:rsidRPr="00602E4B">
        <w:rPr>
          <w:rFonts w:ascii="Inter" w:hAnsi="Inter" w:cs="Courier New"/>
          <w:color w:val="C678DD"/>
          <w:sz w:val="18"/>
          <w:szCs w:val="18"/>
        </w:rPr>
        <w:t>in</w:t>
      </w:r>
      <w:r w:rsidRPr="00602E4B">
        <w:rPr>
          <w:rFonts w:ascii="Inter" w:hAnsi="Inter" w:cs="Courier New"/>
          <w:color w:val="ABB2BF"/>
          <w:sz w:val="18"/>
          <w:szCs w:val="18"/>
        </w:rPr>
        <w:t xml:space="preserve"> votes]</w:t>
      </w:r>
    </w:p>
    <w:p w14:paraId="0DEA77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public_keys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[get_validator_pubkey(vote.validator_index) </w:t>
      </w:r>
      <w:r w:rsidRPr="00602E4B">
        <w:rPr>
          <w:rFonts w:ascii="Inter" w:hAnsi="Inter" w:cs="Courier New"/>
          <w:color w:val="C678DD"/>
          <w:sz w:val="18"/>
          <w:szCs w:val="18"/>
        </w:rPr>
        <w:t>for</w:t>
      </w:r>
      <w:r w:rsidRPr="00602E4B">
        <w:rPr>
          <w:rFonts w:ascii="Inter" w:hAnsi="Inter" w:cs="Courier New"/>
          <w:color w:val="ABB2BF"/>
          <w:sz w:val="18"/>
          <w:szCs w:val="18"/>
        </w:rPr>
        <w:t xml:space="preserve"> vote </w:t>
      </w:r>
      <w:r w:rsidRPr="00602E4B">
        <w:rPr>
          <w:rFonts w:ascii="Inter" w:hAnsi="Inter" w:cs="Courier New"/>
          <w:color w:val="C678DD"/>
          <w:sz w:val="18"/>
          <w:szCs w:val="18"/>
        </w:rPr>
        <w:t>in</w:t>
      </w:r>
      <w:r w:rsidRPr="00602E4B">
        <w:rPr>
          <w:rFonts w:ascii="Inter" w:hAnsi="Inter" w:cs="Courier New"/>
          <w:color w:val="ABB2BF"/>
          <w:sz w:val="18"/>
          <w:szCs w:val="18"/>
        </w:rPr>
        <w:t xml:space="preserve"> votes]</w:t>
      </w:r>
    </w:p>
    <w:p w14:paraId="76F68A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28F1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BLS aggregation</w:t>
      </w:r>
    </w:p>
    <w:p w14:paraId="1CC3CD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aggregate_sig </w:t>
      </w:r>
      <w:r w:rsidRPr="00602E4B">
        <w:rPr>
          <w:rFonts w:ascii="Inter" w:hAnsi="Inter" w:cs="Courier New"/>
          <w:color w:val="61AFEF"/>
          <w:sz w:val="18"/>
          <w:szCs w:val="18"/>
        </w:rPr>
        <w:t>=</w:t>
      </w:r>
      <w:r w:rsidRPr="00602E4B">
        <w:rPr>
          <w:rFonts w:ascii="Inter" w:hAnsi="Inter" w:cs="Courier New"/>
          <w:color w:val="ABB2BF"/>
          <w:sz w:val="18"/>
          <w:szCs w:val="18"/>
        </w:rPr>
        <w:t xml:space="preserve"> BLS.aggregate_signatures(signatures)</w:t>
      </w:r>
    </w:p>
    <w:p w14:paraId="1E9D4F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aggregate_pk </w:t>
      </w:r>
      <w:r w:rsidRPr="00602E4B">
        <w:rPr>
          <w:rFonts w:ascii="Inter" w:hAnsi="Inter" w:cs="Courier New"/>
          <w:color w:val="61AFEF"/>
          <w:sz w:val="18"/>
          <w:szCs w:val="18"/>
        </w:rPr>
        <w:t>=</w:t>
      </w:r>
      <w:r w:rsidRPr="00602E4B">
        <w:rPr>
          <w:rFonts w:ascii="Inter" w:hAnsi="Inter" w:cs="Courier New"/>
          <w:color w:val="ABB2BF"/>
          <w:sz w:val="18"/>
          <w:szCs w:val="18"/>
        </w:rPr>
        <w:t xml:space="preserve"> BLS.aggregate_pubkeys(public_keys)</w:t>
      </w:r>
    </w:p>
    <w:p w14:paraId="1410DE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64495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(aggregate_sig, aggregate_pk)</w:t>
      </w:r>
    </w:p>
    <w:p w14:paraId="70221EBE"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7.4 Block Finalization Process</w:t>
      </w:r>
    </w:p>
    <w:p w14:paraId="68024DB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 block is considered finalized when it receives a valid COMMIT QC:</w:t>
      </w:r>
    </w:p>
    <w:p w14:paraId="3B6B641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Finalization Criteria:</w:t>
      </w:r>
    </w:p>
    <w:p w14:paraId="21EB38DF" w14:textId="77777777" w:rsidR="000F59A8" w:rsidRPr="00602E4B" w:rsidRDefault="000F59A8">
      <w:pPr>
        <w:numPr>
          <w:ilvl w:val="0"/>
          <w:numId w:val="194"/>
        </w:numPr>
        <w:spacing w:before="100" w:beforeAutospacing="1" w:after="100" w:afterAutospacing="1"/>
        <w:rPr>
          <w:rFonts w:ascii="Inter" w:hAnsi="Inter"/>
          <w:sz w:val="18"/>
          <w:szCs w:val="18"/>
        </w:rPr>
      </w:pPr>
      <w:r w:rsidRPr="00602E4B">
        <w:rPr>
          <w:rFonts w:ascii="Inter" w:hAnsi="Inter"/>
          <w:sz w:val="18"/>
          <w:szCs w:val="18"/>
        </w:rPr>
        <w:t xml:space="preserve">Block has a valid COMMIT QC where </w:t>
      </w:r>
      <m:oMath>
        <m:nary>
          <m:naryPr>
            <m:chr m:val="∑"/>
            <m:limLoc m:val="subSup"/>
            <m:grow m:val="1"/>
            <m:supHide m:val="1"/>
            <m:ctrlPr>
              <w:rPr>
                <w:rFonts w:ascii="Cambria Math" w:hAnsi="Cambria Math"/>
                <w:sz w:val="18"/>
                <w:szCs w:val="18"/>
              </w:rPr>
            </m:ctrlPr>
          </m:naryPr>
          <m:sub>
            <m:r>
              <w:rPr>
                <w:rFonts w:ascii="Cambria Math" w:hAnsi="Cambria Math"/>
                <w:sz w:val="18"/>
                <w:szCs w:val="18"/>
              </w:rPr>
              <m:t>i∈</m:t>
            </m:r>
            <m:r>
              <m:rPr>
                <m:nor/>
              </m:rPr>
              <w:rPr>
                <w:rFonts w:ascii="Inter" w:hAnsi="Inter"/>
                <w:sz w:val="18"/>
                <w:szCs w:val="18"/>
              </w:rPr>
              <m:t>signers</m:t>
            </m:r>
          </m:sub>
          <m:sup/>
          <m:e/>
        </m:nary>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≥τ</m:t>
        </m:r>
      </m:oMath>
    </w:p>
    <w:p w14:paraId="57F1822D" w14:textId="77777777" w:rsidR="000F59A8" w:rsidRPr="00602E4B" w:rsidRDefault="000F59A8">
      <w:pPr>
        <w:numPr>
          <w:ilvl w:val="0"/>
          <w:numId w:val="195"/>
        </w:numPr>
        <w:spacing w:before="100" w:beforeAutospacing="1" w:after="100" w:afterAutospacing="1"/>
        <w:rPr>
          <w:rFonts w:ascii="Inter" w:hAnsi="Inter"/>
          <w:sz w:val="18"/>
          <w:szCs w:val="18"/>
        </w:rPr>
      </w:pPr>
      <w:r w:rsidRPr="00602E4B">
        <w:rPr>
          <w:rFonts w:ascii="Inter" w:hAnsi="Inter"/>
          <w:sz w:val="18"/>
          <w:szCs w:val="18"/>
        </w:rPr>
        <w:t>All ancestor blocks are also finalized (transitivity)</w:t>
      </w:r>
    </w:p>
    <w:p w14:paraId="671BD6E8" w14:textId="77777777" w:rsidR="000F59A8" w:rsidRPr="00602E4B" w:rsidRDefault="000F59A8">
      <w:pPr>
        <w:numPr>
          <w:ilvl w:val="0"/>
          <w:numId w:val="196"/>
        </w:numPr>
        <w:spacing w:before="100" w:beforeAutospacing="1" w:after="100" w:afterAutospacing="1"/>
        <w:rPr>
          <w:rFonts w:ascii="Inter" w:hAnsi="Inter"/>
          <w:sz w:val="18"/>
          <w:szCs w:val="18"/>
        </w:rPr>
      </w:pPr>
      <w:r w:rsidRPr="00602E4B">
        <w:rPr>
          <w:rFonts w:ascii="Inter" w:hAnsi="Inter"/>
          <w:sz w:val="18"/>
          <w:szCs w:val="18"/>
        </w:rPr>
        <w:t>QC signatures are valid and from committee members of the appropriate round</w:t>
      </w:r>
    </w:p>
    <w:p w14:paraId="321064F7" w14:textId="77777777" w:rsidR="000F59A8" w:rsidRPr="00602E4B" w:rsidRDefault="000F59A8">
      <w:pPr>
        <w:numPr>
          <w:ilvl w:val="0"/>
          <w:numId w:val="197"/>
        </w:numPr>
        <w:spacing w:before="100" w:beforeAutospacing="1" w:after="100" w:afterAutospacing="1"/>
        <w:rPr>
          <w:rFonts w:ascii="Inter" w:hAnsi="Inter"/>
          <w:sz w:val="18"/>
          <w:szCs w:val="18"/>
        </w:rPr>
      </w:pPr>
      <w:r w:rsidRPr="00602E4B">
        <w:rPr>
          <w:rFonts w:ascii="Inter" w:hAnsi="Inter"/>
          <w:b/>
          <w:bCs/>
          <w:sz w:val="18"/>
          <w:szCs w:val="18"/>
        </w:rPr>
        <w:t>For bridge blocks:</w:t>
      </w:r>
      <w:r w:rsidRPr="00602E4B">
        <w:rPr>
          <w:rFonts w:ascii="Inter" w:hAnsi="Inter"/>
          <w:sz w:val="18"/>
          <w:szCs w:val="18"/>
        </w:rPr>
        <w:t xml:space="preserve"> Bridge attestations have achieved required quorum and confidence thresholds</w:t>
      </w:r>
    </w:p>
    <w:p w14:paraId="39FE13A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Finalization Properties:</w:t>
      </w:r>
    </w:p>
    <w:p w14:paraId="6345934F" w14:textId="77777777" w:rsidR="000F59A8" w:rsidRPr="00602E4B" w:rsidRDefault="000F59A8">
      <w:pPr>
        <w:numPr>
          <w:ilvl w:val="0"/>
          <w:numId w:val="198"/>
        </w:numPr>
        <w:spacing w:before="100" w:beforeAutospacing="1" w:after="100" w:afterAutospacing="1"/>
        <w:rPr>
          <w:rFonts w:ascii="Inter" w:hAnsi="Inter"/>
          <w:sz w:val="18"/>
          <w:szCs w:val="18"/>
        </w:rPr>
      </w:pPr>
      <w:r w:rsidRPr="00602E4B">
        <w:rPr>
          <w:rFonts w:ascii="Inter" w:hAnsi="Inter"/>
          <w:b/>
          <w:bCs/>
          <w:sz w:val="18"/>
          <w:szCs w:val="18"/>
        </w:rPr>
        <w:t>Deterministic:</w:t>
      </w:r>
      <w:r w:rsidRPr="00602E4B">
        <w:rPr>
          <w:rFonts w:ascii="Inter" w:hAnsi="Inter"/>
          <w:sz w:val="18"/>
          <w:szCs w:val="18"/>
        </w:rPr>
        <w:t xml:space="preserve"> No probabilistic finality (unlike longest-chain PoW)</w:t>
      </w:r>
    </w:p>
    <w:p w14:paraId="7F313821" w14:textId="77777777" w:rsidR="000F59A8" w:rsidRPr="00602E4B" w:rsidRDefault="000F59A8">
      <w:pPr>
        <w:numPr>
          <w:ilvl w:val="0"/>
          <w:numId w:val="198"/>
        </w:numPr>
        <w:spacing w:before="100" w:beforeAutospacing="1" w:after="100" w:afterAutospacing="1"/>
        <w:rPr>
          <w:rFonts w:ascii="Inter" w:hAnsi="Inter"/>
          <w:sz w:val="18"/>
          <w:szCs w:val="18"/>
        </w:rPr>
      </w:pPr>
      <w:r w:rsidRPr="00602E4B">
        <w:rPr>
          <w:rFonts w:ascii="Inter" w:hAnsi="Inter"/>
          <w:b/>
          <w:bCs/>
          <w:sz w:val="18"/>
          <w:szCs w:val="18"/>
        </w:rPr>
        <w:t>Irreversible:</w:t>
      </w:r>
      <w:r w:rsidRPr="00602E4B">
        <w:rPr>
          <w:rFonts w:ascii="Inter" w:hAnsi="Inter"/>
          <w:sz w:val="18"/>
          <w:szCs w:val="18"/>
        </w:rPr>
        <w:t xml:space="preserve"> Finalized blocks cannot be reverted, even during network partitions</w:t>
      </w:r>
    </w:p>
    <w:p w14:paraId="1E43428D" w14:textId="77777777" w:rsidR="000F59A8" w:rsidRPr="00602E4B" w:rsidRDefault="000F59A8">
      <w:pPr>
        <w:numPr>
          <w:ilvl w:val="0"/>
          <w:numId w:val="198"/>
        </w:numPr>
        <w:spacing w:before="100" w:beforeAutospacing="1" w:after="100" w:afterAutospacing="1"/>
        <w:rPr>
          <w:rFonts w:ascii="Inter" w:hAnsi="Inter"/>
          <w:sz w:val="18"/>
          <w:szCs w:val="18"/>
        </w:rPr>
      </w:pPr>
      <w:r w:rsidRPr="00602E4B">
        <w:rPr>
          <w:rFonts w:ascii="Inter" w:hAnsi="Inter"/>
          <w:b/>
          <w:bCs/>
          <w:sz w:val="18"/>
          <w:szCs w:val="18"/>
        </w:rPr>
        <w:t>Verifiable:</w:t>
      </w:r>
      <w:r w:rsidRPr="00602E4B">
        <w:rPr>
          <w:rFonts w:ascii="Inter" w:hAnsi="Inter"/>
          <w:sz w:val="18"/>
          <w:szCs w:val="18"/>
        </w:rPr>
        <w:t xml:space="preserve"> Any observer can verify finalization by checking the QC</w:t>
      </w:r>
    </w:p>
    <w:p w14:paraId="155CD8BE" w14:textId="77777777" w:rsidR="000F59A8" w:rsidRPr="00602E4B" w:rsidRDefault="000F59A8">
      <w:pPr>
        <w:numPr>
          <w:ilvl w:val="0"/>
          <w:numId w:val="198"/>
        </w:numPr>
        <w:spacing w:before="100" w:beforeAutospacing="1" w:after="100" w:afterAutospacing="1"/>
        <w:rPr>
          <w:rFonts w:ascii="Inter" w:hAnsi="Inter"/>
          <w:sz w:val="18"/>
          <w:szCs w:val="18"/>
        </w:rPr>
      </w:pPr>
      <w:r w:rsidRPr="00602E4B">
        <w:rPr>
          <w:rFonts w:ascii="Inter" w:hAnsi="Inter"/>
          <w:b/>
          <w:bCs/>
          <w:sz w:val="18"/>
          <w:szCs w:val="18"/>
        </w:rPr>
        <w:lastRenderedPageBreak/>
        <w:t>Fast:</w:t>
      </w:r>
      <w:r w:rsidRPr="00602E4B">
        <w:rPr>
          <w:rFonts w:ascii="Inter" w:hAnsi="Inter"/>
          <w:sz w:val="18"/>
          <w:szCs w:val="18"/>
        </w:rPr>
        <w:t xml:space="preserve"> Typical finality in 3 phases × 2 seconds = 6 seconds under normal conditions</w:t>
      </w:r>
    </w:p>
    <w:p w14:paraId="25F3A95F" w14:textId="77777777" w:rsidR="000F59A8" w:rsidRPr="00602E4B" w:rsidRDefault="000F59A8">
      <w:pPr>
        <w:numPr>
          <w:ilvl w:val="0"/>
          <w:numId w:val="198"/>
        </w:numPr>
        <w:spacing w:before="100" w:beforeAutospacing="1" w:after="100" w:afterAutospacing="1"/>
        <w:rPr>
          <w:rFonts w:ascii="Inter" w:hAnsi="Inter"/>
          <w:sz w:val="18"/>
          <w:szCs w:val="18"/>
        </w:rPr>
      </w:pPr>
      <w:r w:rsidRPr="00602E4B">
        <w:rPr>
          <w:rFonts w:ascii="Inter" w:hAnsi="Inter"/>
          <w:b/>
          <w:bCs/>
          <w:sz w:val="18"/>
          <w:szCs w:val="18"/>
        </w:rPr>
        <w:t>Cross-chain safe:</w:t>
      </w:r>
      <w:r w:rsidRPr="00602E4B">
        <w:rPr>
          <w:rFonts w:ascii="Inter" w:hAnsi="Inter"/>
          <w:sz w:val="18"/>
          <w:szCs w:val="18"/>
        </w:rPr>
        <w:t xml:space="preserve"> Once finalized, bridge events can be executed on external chains</w:t>
      </w:r>
    </w:p>
    <w:p w14:paraId="0FB56BC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State Machine Transition:</w:t>
      </w:r>
    </w:p>
    <w:p w14:paraId="3DF418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State: {PROPOSED, PREPARED, PRECOMMITTED, FINALIZED}</w:t>
      </w:r>
    </w:p>
    <w:p w14:paraId="5853CF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2243CA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Block starts in PROPOSED state when leader broadcasts</w:t>
      </w:r>
    </w:p>
    <w:p w14:paraId="1DB03C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PROPOSED → PREPARED: upon receiving PREPARE QC</w:t>
      </w:r>
    </w:p>
    <w:p w14:paraId="0D0AE2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PREPARED → PRECOMMITTED: upon receiving PRECOMMIT QC</w:t>
      </w:r>
    </w:p>
    <w:p w14:paraId="75AB13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PRECOMMITTED → FINALIZED: upon receiving COMMIT QC</w:t>
      </w:r>
    </w:p>
    <w:p w14:paraId="3F2791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C1092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Finalization is terminal (no further state transitions)</w:t>
      </w:r>
    </w:p>
    <w:p w14:paraId="52C0DCB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Finalization Process:</w:t>
      </w:r>
    </w:p>
    <w:p w14:paraId="4BE0FF79"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1B5A3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on_qc_formed</w:t>
      </w:r>
      <w:r w:rsidRPr="00602E4B">
        <w:rPr>
          <w:rFonts w:ascii="Inter" w:hAnsi="Inter" w:cs="Courier New"/>
          <w:color w:val="ABB2BF"/>
          <w:sz w:val="18"/>
          <w:szCs w:val="18"/>
        </w:rPr>
        <w:t>(qc: QuorumCertificate):</w:t>
      </w:r>
    </w:p>
    <w:p w14:paraId="004921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0A612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Process newly formed Quorum Certificate.</w:t>
      </w:r>
    </w:p>
    <w:p w14:paraId="4E1BD1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C5267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 </w:t>
      </w:r>
      <w:r w:rsidRPr="00602E4B">
        <w:rPr>
          <w:rFonts w:ascii="Inter" w:hAnsi="Inter" w:cs="Courier New"/>
          <w:color w:val="61AFEF"/>
          <w:sz w:val="18"/>
          <w:szCs w:val="18"/>
        </w:rPr>
        <w:t>=</w:t>
      </w:r>
      <w:r w:rsidRPr="00602E4B">
        <w:rPr>
          <w:rFonts w:ascii="Inter" w:hAnsi="Inter" w:cs="Courier New"/>
          <w:color w:val="ABB2BF"/>
          <w:sz w:val="18"/>
          <w:szCs w:val="18"/>
        </w:rPr>
        <w:t xml:space="preserve"> get_block(qc.block_hash)</w:t>
      </w:r>
    </w:p>
    <w:p w14:paraId="204AE8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4C19C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qc.phase </w:t>
      </w:r>
      <w:r w:rsidRPr="00602E4B">
        <w:rPr>
          <w:rFonts w:ascii="Inter" w:hAnsi="Inter" w:cs="Courier New"/>
          <w:color w:val="61AFEF"/>
          <w:sz w:val="18"/>
          <w:szCs w:val="18"/>
        </w:rPr>
        <w:t>==</w:t>
      </w:r>
      <w:r w:rsidRPr="00602E4B">
        <w:rPr>
          <w:rFonts w:ascii="Inter" w:hAnsi="Inter" w:cs="Courier New"/>
          <w:color w:val="ABB2BF"/>
          <w:sz w:val="18"/>
          <w:szCs w:val="18"/>
        </w:rPr>
        <w:t xml:space="preserve"> ConsensusPhase.PREPARE:</w:t>
      </w:r>
    </w:p>
    <w:p w14:paraId="428E09C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block.state </w:t>
      </w:r>
      <w:r w:rsidRPr="00602E4B">
        <w:rPr>
          <w:rFonts w:ascii="Inter" w:hAnsi="Inter" w:cs="Courier New"/>
          <w:color w:val="61AFEF"/>
          <w:sz w:val="18"/>
          <w:szCs w:val="18"/>
        </w:rPr>
        <w:t>=</w:t>
      </w:r>
      <w:r w:rsidRPr="00602E4B">
        <w:rPr>
          <w:rFonts w:ascii="Inter" w:hAnsi="Inter" w:cs="Courier New"/>
          <w:color w:val="ABB2BF"/>
          <w:sz w:val="18"/>
          <w:szCs w:val="18"/>
        </w:rPr>
        <w:t xml:space="preserve"> BlockState.PREPARED</w:t>
      </w:r>
    </w:p>
    <w:p w14:paraId="5E1AE9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PRECOMMIT vote</w:t>
      </w:r>
    </w:p>
    <w:p w14:paraId="497A8A7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broadcast_vote(create_vote(block, ConsensusPhase.PRECOMMIT))</w:t>
      </w:r>
    </w:p>
    <w:p w14:paraId="7D1DC4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9FDC13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qc.phase </w:t>
      </w:r>
      <w:r w:rsidRPr="00602E4B">
        <w:rPr>
          <w:rFonts w:ascii="Inter" w:hAnsi="Inter" w:cs="Courier New"/>
          <w:color w:val="61AFEF"/>
          <w:sz w:val="18"/>
          <w:szCs w:val="18"/>
        </w:rPr>
        <w:t>==</w:t>
      </w:r>
      <w:r w:rsidRPr="00602E4B">
        <w:rPr>
          <w:rFonts w:ascii="Inter" w:hAnsi="Inter" w:cs="Courier New"/>
          <w:color w:val="ABB2BF"/>
          <w:sz w:val="18"/>
          <w:szCs w:val="18"/>
        </w:rPr>
        <w:t xml:space="preserve"> ConsensusPhase.PRECOMMIT:</w:t>
      </w:r>
    </w:p>
    <w:p w14:paraId="16EADE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block.state </w:t>
      </w:r>
      <w:r w:rsidRPr="00602E4B">
        <w:rPr>
          <w:rFonts w:ascii="Inter" w:hAnsi="Inter" w:cs="Courier New"/>
          <w:color w:val="61AFEF"/>
          <w:sz w:val="18"/>
          <w:szCs w:val="18"/>
        </w:rPr>
        <w:t>=</w:t>
      </w:r>
      <w:r w:rsidRPr="00602E4B">
        <w:rPr>
          <w:rFonts w:ascii="Inter" w:hAnsi="Inter" w:cs="Courier New"/>
          <w:color w:val="ABB2BF"/>
          <w:sz w:val="18"/>
          <w:szCs w:val="18"/>
        </w:rPr>
        <w:t xml:space="preserve"> BlockState.PRECOMMITTED</w:t>
      </w:r>
    </w:p>
    <w:p w14:paraId="4B5F49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COMMIT vote</w:t>
      </w:r>
    </w:p>
    <w:p w14:paraId="219394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broadcast_vote(create_vote(block, ConsensusPhase.COMMIT))</w:t>
      </w:r>
    </w:p>
    <w:p w14:paraId="35AD68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88539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qc.phase </w:t>
      </w:r>
      <w:r w:rsidRPr="00602E4B">
        <w:rPr>
          <w:rFonts w:ascii="Inter" w:hAnsi="Inter" w:cs="Courier New"/>
          <w:color w:val="61AFEF"/>
          <w:sz w:val="18"/>
          <w:szCs w:val="18"/>
        </w:rPr>
        <w:t>==</w:t>
      </w:r>
      <w:r w:rsidRPr="00602E4B">
        <w:rPr>
          <w:rFonts w:ascii="Inter" w:hAnsi="Inter" w:cs="Courier New"/>
          <w:color w:val="ABB2BF"/>
          <w:sz w:val="18"/>
          <w:szCs w:val="18"/>
        </w:rPr>
        <w:t xml:space="preserve"> ConsensusPhase.COMMIT:</w:t>
      </w:r>
    </w:p>
    <w:p w14:paraId="09E919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Finalize the block</w:t>
      </w:r>
    </w:p>
    <w:p w14:paraId="4E76F1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finalize_block(block, qc)</w:t>
      </w:r>
    </w:p>
    <w:p w14:paraId="440A00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ECF54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finalize_block</w:t>
      </w:r>
      <w:r w:rsidRPr="00602E4B">
        <w:rPr>
          <w:rFonts w:ascii="Inter" w:hAnsi="Inter" w:cs="Courier New"/>
          <w:color w:val="ABB2BF"/>
          <w:sz w:val="18"/>
          <w:szCs w:val="18"/>
        </w:rPr>
        <w:t>(block: Block, commit_qc: QuorumCertificate):</w:t>
      </w:r>
    </w:p>
    <w:p w14:paraId="02DA70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1168B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Mark block as finalized and process consequences.</w:t>
      </w:r>
    </w:p>
    <w:p w14:paraId="28EC48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BA145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block state</w:t>
      </w:r>
    </w:p>
    <w:p w14:paraId="44E488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block.state </w:t>
      </w:r>
      <w:r w:rsidRPr="00602E4B">
        <w:rPr>
          <w:rFonts w:ascii="Inter" w:hAnsi="Inter" w:cs="Courier New"/>
          <w:color w:val="61AFEF"/>
          <w:sz w:val="18"/>
          <w:szCs w:val="18"/>
        </w:rPr>
        <w:t>=</w:t>
      </w:r>
      <w:r w:rsidRPr="00602E4B">
        <w:rPr>
          <w:rFonts w:ascii="Inter" w:hAnsi="Inter" w:cs="Courier New"/>
          <w:color w:val="ABB2BF"/>
          <w:sz w:val="18"/>
          <w:szCs w:val="18"/>
        </w:rPr>
        <w:t xml:space="preserve"> BlockState.FINALIZED</w:t>
      </w:r>
    </w:p>
    <w:p w14:paraId="0E5E2D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block.finalization_qc </w:t>
      </w:r>
      <w:r w:rsidRPr="00602E4B">
        <w:rPr>
          <w:rFonts w:ascii="Inter" w:hAnsi="Inter" w:cs="Courier New"/>
          <w:color w:val="61AFEF"/>
          <w:sz w:val="18"/>
          <w:szCs w:val="18"/>
        </w:rPr>
        <w:t>=</w:t>
      </w:r>
      <w:r w:rsidRPr="00602E4B">
        <w:rPr>
          <w:rFonts w:ascii="Inter" w:hAnsi="Inter" w:cs="Courier New"/>
          <w:color w:val="ABB2BF"/>
          <w:sz w:val="18"/>
          <w:szCs w:val="18"/>
        </w:rPr>
        <w:t xml:space="preserve"> commit_qc</w:t>
      </w:r>
    </w:p>
    <w:p w14:paraId="4E0BF5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block.finalization_time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current_timestamp()</w:t>
      </w:r>
    </w:p>
    <w:p w14:paraId="3BDA23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8C4B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chain tip</w:t>
      </w:r>
    </w:p>
    <w:p w14:paraId="3348CC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update_canonical_chain(block)</w:t>
      </w:r>
    </w:p>
    <w:p w14:paraId="0AEADB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F01B4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bridge events if applicable</w:t>
      </w:r>
    </w:p>
    <w:p w14:paraId="2F8319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block.header.bridge_checkpoint:</w:t>
      </w:r>
    </w:p>
    <w:p w14:paraId="537296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process_bridge_checkpoint(block.header.bridge_checkpoint)</w:t>
      </w:r>
    </w:p>
    <w:p w14:paraId="6DFCFA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D32AE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validator reputation</w:t>
      </w:r>
    </w:p>
    <w:p w14:paraId="3C6CFA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update_validator_reputations(block, commit_qc)</w:t>
      </w:r>
    </w:p>
    <w:p w14:paraId="3BD7F8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6398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Distribute rewards</w:t>
      </w:r>
    </w:p>
    <w:p w14:paraId="72CBA0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distribute_rewards(block, commit_qc)</w:t>
      </w:r>
    </w:p>
    <w:p w14:paraId="08D660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3476F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Emit finalization event</w:t>
      </w:r>
    </w:p>
    <w:p w14:paraId="06949E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emit_event(BlockFinalized {</w:t>
      </w:r>
    </w:p>
    <w:p w14:paraId="0E92C1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height: block.header.height,</w:t>
      </w:r>
    </w:p>
    <w:p w14:paraId="2F0F08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block.</w:t>
      </w:r>
      <w:r w:rsidRPr="00602E4B">
        <w:rPr>
          <w:rFonts w:ascii="Inter" w:hAnsi="Inter" w:cs="Courier New"/>
          <w:color w:val="98C379"/>
          <w:sz w:val="18"/>
          <w:szCs w:val="18"/>
        </w:rPr>
        <w:t>hash</w:t>
      </w:r>
      <w:r w:rsidRPr="00602E4B">
        <w:rPr>
          <w:rFonts w:ascii="Inter" w:hAnsi="Inter" w:cs="Courier New"/>
          <w:color w:val="ABB2BF"/>
          <w:sz w:val="18"/>
          <w:szCs w:val="18"/>
        </w:rPr>
        <w:t>(),</w:t>
      </w:r>
    </w:p>
    <w:p w14:paraId="6EBAB3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block.header.epoch,</w:t>
      </w:r>
    </w:p>
    <w:p w14:paraId="0B86B0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block.header.</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49325E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finalization_time: block.finalization_time,</w:t>
      </w:r>
    </w:p>
    <w:p w14:paraId="2C4F5C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bridge_events: block.header.bridge_checkpoint.</w:t>
      </w:r>
      <w:r w:rsidRPr="00602E4B">
        <w:rPr>
          <w:rFonts w:ascii="Inter" w:hAnsi="Inter" w:cs="Courier New"/>
          <w:color w:val="98C379"/>
          <w:sz w:val="18"/>
          <w:szCs w:val="18"/>
        </w:rPr>
        <w:t>map</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c</w:t>
      </w:r>
      <w:r w:rsidRPr="00602E4B">
        <w:rPr>
          <w:rFonts w:ascii="Inter" w:hAnsi="Inter" w:cs="Courier New"/>
          <w:color w:val="61AFEF"/>
          <w:sz w:val="18"/>
          <w:szCs w:val="18"/>
        </w:rPr>
        <w:t>|</w:t>
      </w:r>
      <w:r w:rsidRPr="00602E4B">
        <w:rPr>
          <w:rFonts w:ascii="Inter" w:hAnsi="Inter" w:cs="Courier New"/>
          <w:color w:val="ABB2BF"/>
          <w:sz w:val="18"/>
          <w:szCs w:val="18"/>
        </w:rPr>
        <w:t xml:space="preserve"> c.events.</w:t>
      </w:r>
      <w:r w:rsidRPr="00602E4B">
        <w:rPr>
          <w:rFonts w:ascii="Inter" w:hAnsi="Inter" w:cs="Courier New"/>
          <w:color w:val="98C379"/>
          <w:sz w:val="18"/>
          <w:szCs w:val="18"/>
        </w:rPr>
        <w:t>len</w:t>
      </w:r>
      <w:r w:rsidRPr="00602E4B">
        <w:rPr>
          <w:rFonts w:ascii="Inter" w:hAnsi="Inter" w:cs="Courier New"/>
          <w:color w:val="ABB2BF"/>
          <w:sz w:val="18"/>
          <w:szCs w:val="18"/>
        </w:rPr>
        <w:t>())</w:t>
      </w:r>
    </w:p>
    <w:p w14:paraId="7B9439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6EF3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8686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Reset timeout counter (successful finalization)</w:t>
      </w:r>
    </w:p>
    <w:p w14:paraId="32E353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consecutive_failures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561714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T_0</w:t>
      </w:r>
    </w:p>
    <w:p w14:paraId="4E849E7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Event Processing:</w:t>
      </w:r>
    </w:p>
    <w:p w14:paraId="50BFE6F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When a block with bridge checkpoint finalizes:</w:t>
      </w:r>
    </w:p>
    <w:p w14:paraId="6D0D54BE" w14:textId="77777777" w:rsidR="000F59A8" w:rsidRPr="00602E4B" w:rsidRDefault="000F59A8" w:rsidP="000F59A8">
      <w:pPr>
        <w:rPr>
          <w:rFonts w:ascii="Inter" w:hAnsi="Inter"/>
          <w:sz w:val="18"/>
          <w:szCs w:val="18"/>
        </w:rPr>
      </w:pPr>
      <w:r w:rsidRPr="00602E4B">
        <w:rPr>
          <w:rFonts w:ascii="Inter" w:hAnsi="Inter"/>
          <w:sz w:val="18"/>
          <w:szCs w:val="18"/>
        </w:rPr>
        <w:t>python</w:t>
      </w:r>
    </w:p>
    <w:p w14:paraId="3378FF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process_bridge_checkpoint</w:t>
      </w:r>
      <w:r w:rsidRPr="00602E4B">
        <w:rPr>
          <w:rFonts w:ascii="Inter" w:hAnsi="Inter" w:cs="Courier New"/>
          <w:color w:val="ABB2BF"/>
          <w:sz w:val="18"/>
          <w:szCs w:val="18"/>
        </w:rPr>
        <w:t>(checkpoint: BridgeCheckpoint):</w:t>
      </w:r>
    </w:p>
    <w:p w14:paraId="43E508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47A5C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Process finalized cross-chain events.</w:t>
      </w:r>
    </w:p>
    <w:p w14:paraId="2539F3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3B3418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attestation </w:t>
      </w:r>
      <w:r w:rsidRPr="00602E4B">
        <w:rPr>
          <w:rFonts w:ascii="Inter" w:hAnsi="Inter" w:cs="Courier New"/>
          <w:color w:val="C678DD"/>
          <w:sz w:val="18"/>
          <w:szCs w:val="18"/>
        </w:rPr>
        <w:t>in</w:t>
      </w:r>
      <w:r w:rsidRPr="00602E4B">
        <w:rPr>
          <w:rFonts w:ascii="Inter" w:hAnsi="Inter" w:cs="Courier New"/>
          <w:color w:val="ABB2BF"/>
          <w:sz w:val="18"/>
          <w:szCs w:val="18"/>
        </w:rPr>
        <w:t xml:space="preserve"> checkpoint.attestations.items():</w:t>
      </w:r>
    </w:p>
    <w:p w14:paraId="588A0A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event </w:t>
      </w:r>
      <w:r w:rsidRPr="00602E4B">
        <w:rPr>
          <w:rFonts w:ascii="Inter" w:hAnsi="Inter" w:cs="Courier New"/>
          <w:color w:val="C678DD"/>
          <w:sz w:val="18"/>
          <w:szCs w:val="18"/>
        </w:rPr>
        <w:t>in</w:t>
      </w:r>
      <w:r w:rsidRPr="00602E4B">
        <w:rPr>
          <w:rFonts w:ascii="Inter" w:hAnsi="Inter" w:cs="Courier New"/>
          <w:color w:val="ABB2BF"/>
          <w:sz w:val="18"/>
          <w:szCs w:val="18"/>
        </w:rPr>
        <w:t xml:space="preserve"> attestation.events:</w:t>
      </w:r>
    </w:p>
    <w:p w14:paraId="42B527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process_cross_chain_event(event, chain_id)</w:t>
      </w:r>
    </w:p>
    <w:p w14:paraId="3AA916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3C132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process_cross_chain_event</w:t>
      </w:r>
      <w:r w:rsidRPr="00602E4B">
        <w:rPr>
          <w:rFonts w:ascii="Inter" w:hAnsi="Inter" w:cs="Courier New"/>
          <w:color w:val="ABB2BF"/>
          <w:sz w:val="18"/>
          <w:szCs w:val="18"/>
        </w:rPr>
        <w:t>(event: CrossChainEvent, source_chain: ChainID):</w:t>
      </w:r>
    </w:p>
    <w:p w14:paraId="25B8FA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47B98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Execute a finalized cross-chain event.</w:t>
      </w:r>
    </w:p>
    <w:p w14:paraId="54A16E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0114F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event.event_type </w:t>
      </w:r>
      <w:r w:rsidRPr="00602E4B">
        <w:rPr>
          <w:rFonts w:ascii="Inter" w:hAnsi="Inter" w:cs="Courier New"/>
          <w:color w:val="61AFEF"/>
          <w:sz w:val="18"/>
          <w:szCs w:val="18"/>
        </w:rPr>
        <w:t>==</w:t>
      </w:r>
      <w:r w:rsidRPr="00602E4B">
        <w:rPr>
          <w:rFonts w:ascii="Inter" w:hAnsi="Inter" w:cs="Courier New"/>
          <w:color w:val="ABB2BF"/>
          <w:sz w:val="18"/>
          <w:szCs w:val="18"/>
        </w:rPr>
        <w:t xml:space="preserve"> EventType.DEPOSIT:</w:t>
      </w:r>
    </w:p>
    <w:p w14:paraId="432583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User deposited assets on external chain, mint on Synergy</w:t>
      </w:r>
    </w:p>
    <w:p w14:paraId="1143F6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mint_wrapped_asset(</w:t>
      </w:r>
    </w:p>
    <w:p w14:paraId="774790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asset</w:t>
      </w:r>
      <w:r w:rsidRPr="00602E4B">
        <w:rPr>
          <w:rFonts w:ascii="Inter" w:hAnsi="Inter" w:cs="Courier New"/>
          <w:color w:val="61AFEF"/>
          <w:sz w:val="18"/>
          <w:szCs w:val="18"/>
        </w:rPr>
        <w:t>=</w:t>
      </w:r>
      <w:r w:rsidRPr="00602E4B">
        <w:rPr>
          <w:rFonts w:ascii="Inter" w:hAnsi="Inter" w:cs="Courier New"/>
          <w:color w:val="ABB2BF"/>
          <w:sz w:val="18"/>
          <w:szCs w:val="18"/>
        </w:rPr>
        <w:t>event.asset,</w:t>
      </w:r>
    </w:p>
    <w:p w14:paraId="0F8E0F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amount</w:t>
      </w:r>
      <w:r w:rsidRPr="00602E4B">
        <w:rPr>
          <w:rFonts w:ascii="Inter" w:hAnsi="Inter" w:cs="Courier New"/>
          <w:color w:val="61AFEF"/>
          <w:sz w:val="18"/>
          <w:szCs w:val="18"/>
        </w:rPr>
        <w:t>=</w:t>
      </w:r>
      <w:r w:rsidRPr="00602E4B">
        <w:rPr>
          <w:rFonts w:ascii="Inter" w:hAnsi="Inter" w:cs="Courier New"/>
          <w:color w:val="ABB2BF"/>
          <w:sz w:val="18"/>
          <w:szCs w:val="18"/>
        </w:rPr>
        <w:t>event.amount,</w:t>
      </w:r>
    </w:p>
    <w:p w14:paraId="58070C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recipient</w:t>
      </w:r>
      <w:r w:rsidRPr="00602E4B">
        <w:rPr>
          <w:rFonts w:ascii="Inter" w:hAnsi="Inter" w:cs="Courier New"/>
          <w:color w:val="61AFEF"/>
          <w:sz w:val="18"/>
          <w:szCs w:val="18"/>
        </w:rPr>
        <w:t>=</w:t>
      </w:r>
      <w:r w:rsidRPr="00602E4B">
        <w:rPr>
          <w:rFonts w:ascii="Inter" w:hAnsi="Inter" w:cs="Courier New"/>
          <w:color w:val="ABB2BF"/>
          <w:sz w:val="18"/>
          <w:szCs w:val="18"/>
        </w:rPr>
        <w:t xml:space="preserve">event.to,  </w:t>
      </w:r>
      <w:r w:rsidRPr="00602E4B">
        <w:rPr>
          <w:rFonts w:ascii="Inter" w:hAnsi="Inter" w:cs="Courier New"/>
          <w:i/>
          <w:iCs/>
          <w:color w:val="5C6370"/>
          <w:sz w:val="18"/>
          <w:szCs w:val="18"/>
        </w:rPr>
        <w:t># UMA</w:t>
      </w:r>
    </w:p>
    <w:p w14:paraId="2172F8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source_chain</w:t>
      </w:r>
      <w:r w:rsidRPr="00602E4B">
        <w:rPr>
          <w:rFonts w:ascii="Inter" w:hAnsi="Inter" w:cs="Courier New"/>
          <w:color w:val="61AFEF"/>
          <w:sz w:val="18"/>
          <w:szCs w:val="18"/>
        </w:rPr>
        <w:t>=</w:t>
      </w:r>
      <w:r w:rsidRPr="00602E4B">
        <w:rPr>
          <w:rFonts w:ascii="Inter" w:hAnsi="Inter" w:cs="Courier New"/>
          <w:color w:val="ABB2BF"/>
          <w:sz w:val="18"/>
          <w:szCs w:val="18"/>
        </w:rPr>
        <w:t>source_chain,</w:t>
      </w:r>
    </w:p>
    <w:p w14:paraId="52B031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w:t>
      </w:r>
      <w:r w:rsidRPr="00602E4B">
        <w:rPr>
          <w:rFonts w:ascii="Inter" w:hAnsi="Inter" w:cs="Courier New"/>
          <w:color w:val="61AFEF"/>
          <w:sz w:val="18"/>
          <w:szCs w:val="18"/>
        </w:rPr>
        <w:t>=</w:t>
      </w:r>
      <w:r w:rsidRPr="00602E4B">
        <w:rPr>
          <w:rFonts w:ascii="Inter" w:hAnsi="Inter" w:cs="Courier New"/>
          <w:color w:val="ABB2BF"/>
          <w:sz w:val="18"/>
          <w:szCs w:val="18"/>
        </w:rPr>
        <w:t>event.tx_hash</w:t>
      </w:r>
    </w:p>
    <w:p w14:paraId="4C54C5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3A42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506EF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event.event_type </w:t>
      </w:r>
      <w:r w:rsidRPr="00602E4B">
        <w:rPr>
          <w:rFonts w:ascii="Inter" w:hAnsi="Inter" w:cs="Courier New"/>
          <w:color w:val="61AFEF"/>
          <w:sz w:val="18"/>
          <w:szCs w:val="18"/>
        </w:rPr>
        <w:t>==</w:t>
      </w:r>
      <w:r w:rsidRPr="00602E4B">
        <w:rPr>
          <w:rFonts w:ascii="Inter" w:hAnsi="Inter" w:cs="Courier New"/>
          <w:color w:val="ABB2BF"/>
          <w:sz w:val="18"/>
          <w:szCs w:val="18"/>
        </w:rPr>
        <w:t xml:space="preserve"> EventType.WITHDRAWAL:</w:t>
      </w:r>
    </w:p>
    <w:p w14:paraId="661779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User requested withdrawal from Synergy to external chain</w:t>
      </w:r>
    </w:p>
    <w:p w14:paraId="2DAE27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Burn wrapped asset on Synergy</w:t>
      </w:r>
    </w:p>
    <w:p w14:paraId="0D28C4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burn_wrapped_asset(</w:t>
      </w:r>
    </w:p>
    <w:p w14:paraId="6FFC83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asset</w:t>
      </w:r>
      <w:r w:rsidRPr="00602E4B">
        <w:rPr>
          <w:rFonts w:ascii="Inter" w:hAnsi="Inter" w:cs="Courier New"/>
          <w:color w:val="61AFEF"/>
          <w:sz w:val="18"/>
          <w:szCs w:val="18"/>
        </w:rPr>
        <w:t>=</w:t>
      </w:r>
      <w:r w:rsidRPr="00602E4B">
        <w:rPr>
          <w:rFonts w:ascii="Inter" w:hAnsi="Inter" w:cs="Courier New"/>
          <w:color w:val="ABB2BF"/>
          <w:sz w:val="18"/>
          <w:szCs w:val="18"/>
        </w:rPr>
        <w:t>event.asset,</w:t>
      </w:r>
    </w:p>
    <w:p w14:paraId="454789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amount</w:t>
      </w:r>
      <w:r w:rsidRPr="00602E4B">
        <w:rPr>
          <w:rFonts w:ascii="Inter" w:hAnsi="Inter" w:cs="Courier New"/>
          <w:color w:val="61AFEF"/>
          <w:sz w:val="18"/>
          <w:szCs w:val="18"/>
        </w:rPr>
        <w:t>=</w:t>
      </w:r>
      <w:r w:rsidRPr="00602E4B">
        <w:rPr>
          <w:rFonts w:ascii="Inter" w:hAnsi="Inter" w:cs="Courier New"/>
          <w:color w:val="ABB2BF"/>
          <w:sz w:val="18"/>
          <w:szCs w:val="18"/>
        </w:rPr>
        <w:t>event.amount,</w:t>
      </w:r>
    </w:p>
    <w:p w14:paraId="64649F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from_uma</w:t>
      </w:r>
      <w:r w:rsidRPr="00602E4B">
        <w:rPr>
          <w:rFonts w:ascii="Inter" w:hAnsi="Inter" w:cs="Courier New"/>
          <w:color w:val="61AFEF"/>
          <w:sz w:val="18"/>
          <w:szCs w:val="18"/>
        </w:rPr>
        <w:t>=</w:t>
      </w:r>
      <w:r w:rsidRPr="00602E4B">
        <w:rPr>
          <w:rFonts w:ascii="Inter" w:hAnsi="Inter" w:cs="Courier New"/>
          <w:color w:val="ABB2BF"/>
          <w:sz w:val="18"/>
          <w:szCs w:val="18"/>
        </w:rPr>
        <w:t>event.</w:t>
      </w:r>
      <w:r w:rsidRPr="00602E4B">
        <w:rPr>
          <w:rFonts w:ascii="Inter" w:hAnsi="Inter" w:cs="Courier New"/>
          <w:color w:val="C678DD"/>
          <w:sz w:val="18"/>
          <w:szCs w:val="18"/>
        </w:rPr>
        <w:t>from</w:t>
      </w:r>
    </w:p>
    <w:p w14:paraId="0353CC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E581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FA458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Queue withdrawal on external chain (executed by bridge relayers)</w:t>
      </w:r>
    </w:p>
    <w:p w14:paraId="1EDC30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queue_external_withdrawal(</w:t>
      </w:r>
    </w:p>
    <w:p w14:paraId="004076D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w:t>
      </w:r>
      <w:r w:rsidRPr="00602E4B">
        <w:rPr>
          <w:rFonts w:ascii="Inter" w:hAnsi="Inter" w:cs="Courier New"/>
          <w:color w:val="61AFEF"/>
          <w:sz w:val="18"/>
          <w:szCs w:val="18"/>
        </w:rPr>
        <w:t>=</w:t>
      </w:r>
      <w:r w:rsidRPr="00602E4B">
        <w:rPr>
          <w:rFonts w:ascii="Inter" w:hAnsi="Inter" w:cs="Courier New"/>
          <w:color w:val="ABB2BF"/>
          <w:sz w:val="18"/>
          <w:szCs w:val="18"/>
        </w:rPr>
        <w:t>source_chain,</w:t>
      </w:r>
    </w:p>
    <w:p w14:paraId="441C88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to_address</w:t>
      </w:r>
      <w:r w:rsidRPr="00602E4B">
        <w:rPr>
          <w:rFonts w:ascii="Inter" w:hAnsi="Inter" w:cs="Courier New"/>
          <w:color w:val="61AFEF"/>
          <w:sz w:val="18"/>
          <w:szCs w:val="18"/>
        </w:rPr>
        <w:t>=</w:t>
      </w:r>
      <w:r w:rsidRPr="00602E4B">
        <w:rPr>
          <w:rFonts w:ascii="Inter" w:hAnsi="Inter" w:cs="Courier New"/>
          <w:color w:val="ABB2BF"/>
          <w:sz w:val="18"/>
          <w:szCs w:val="18"/>
        </w:rPr>
        <w:t>event.to,</w:t>
      </w:r>
    </w:p>
    <w:p w14:paraId="15A4C1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asset</w:t>
      </w:r>
      <w:r w:rsidRPr="00602E4B">
        <w:rPr>
          <w:rFonts w:ascii="Inter" w:hAnsi="Inter" w:cs="Courier New"/>
          <w:color w:val="61AFEF"/>
          <w:sz w:val="18"/>
          <w:szCs w:val="18"/>
        </w:rPr>
        <w:t>=</w:t>
      </w:r>
      <w:r w:rsidRPr="00602E4B">
        <w:rPr>
          <w:rFonts w:ascii="Inter" w:hAnsi="Inter" w:cs="Courier New"/>
          <w:color w:val="ABB2BF"/>
          <w:sz w:val="18"/>
          <w:szCs w:val="18"/>
        </w:rPr>
        <w:t>event.asset,</w:t>
      </w:r>
    </w:p>
    <w:p w14:paraId="6CA695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amount</w:t>
      </w:r>
      <w:r w:rsidRPr="00602E4B">
        <w:rPr>
          <w:rFonts w:ascii="Inter" w:hAnsi="Inter" w:cs="Courier New"/>
          <w:color w:val="61AFEF"/>
          <w:sz w:val="18"/>
          <w:szCs w:val="18"/>
        </w:rPr>
        <w:t>=</w:t>
      </w:r>
      <w:r w:rsidRPr="00602E4B">
        <w:rPr>
          <w:rFonts w:ascii="Inter" w:hAnsi="Inter" w:cs="Courier New"/>
          <w:color w:val="ABB2BF"/>
          <w:sz w:val="18"/>
          <w:szCs w:val="18"/>
        </w:rPr>
        <w:t>event.amount,</w:t>
      </w:r>
    </w:p>
    <w:p w14:paraId="4DD4CE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synergy_proof</w:t>
      </w:r>
      <w:r w:rsidRPr="00602E4B">
        <w:rPr>
          <w:rFonts w:ascii="Inter" w:hAnsi="Inter" w:cs="Courier New"/>
          <w:color w:val="61AFEF"/>
          <w:sz w:val="18"/>
          <w:szCs w:val="18"/>
        </w:rPr>
        <w:t>=</w:t>
      </w:r>
      <w:r w:rsidRPr="00602E4B">
        <w:rPr>
          <w:rFonts w:ascii="Inter" w:hAnsi="Inter" w:cs="Courier New"/>
          <w:color w:val="ABB2BF"/>
          <w:sz w:val="18"/>
          <w:szCs w:val="18"/>
        </w:rPr>
        <w:t>get_finalization_proof(event)</w:t>
      </w:r>
    </w:p>
    <w:p w14:paraId="780B51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5432B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CEE01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event.event_type </w:t>
      </w:r>
      <w:r w:rsidRPr="00602E4B">
        <w:rPr>
          <w:rFonts w:ascii="Inter" w:hAnsi="Inter" w:cs="Courier New"/>
          <w:color w:val="61AFEF"/>
          <w:sz w:val="18"/>
          <w:szCs w:val="18"/>
        </w:rPr>
        <w:t>==</w:t>
      </w:r>
      <w:r w:rsidRPr="00602E4B">
        <w:rPr>
          <w:rFonts w:ascii="Inter" w:hAnsi="Inter" w:cs="Courier New"/>
          <w:color w:val="ABB2BF"/>
          <w:sz w:val="18"/>
          <w:szCs w:val="18"/>
        </w:rPr>
        <w:t xml:space="preserve"> EventType.MESSAGE:</w:t>
      </w:r>
    </w:p>
    <w:p w14:paraId="31C149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Cross-chain message passing</w:t>
      </w:r>
    </w:p>
    <w:p w14:paraId="5F20BB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deliver_cross_chain_message(</w:t>
      </w:r>
    </w:p>
    <w:p w14:paraId="05CAF4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from_chain</w:t>
      </w:r>
      <w:r w:rsidRPr="00602E4B">
        <w:rPr>
          <w:rFonts w:ascii="Inter" w:hAnsi="Inter" w:cs="Courier New"/>
          <w:color w:val="61AFEF"/>
          <w:sz w:val="18"/>
          <w:szCs w:val="18"/>
        </w:rPr>
        <w:t>=</w:t>
      </w:r>
      <w:r w:rsidRPr="00602E4B">
        <w:rPr>
          <w:rFonts w:ascii="Inter" w:hAnsi="Inter" w:cs="Courier New"/>
          <w:color w:val="ABB2BF"/>
          <w:sz w:val="18"/>
          <w:szCs w:val="18"/>
        </w:rPr>
        <w:t>source_chain,</w:t>
      </w:r>
    </w:p>
    <w:p w14:paraId="561259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w:t>
      </w:r>
      <w:r w:rsidRPr="00602E4B">
        <w:rPr>
          <w:rFonts w:ascii="Inter" w:hAnsi="Inter" w:cs="Courier New"/>
          <w:color w:val="61AFEF"/>
          <w:sz w:val="18"/>
          <w:szCs w:val="18"/>
        </w:rPr>
        <w:t>=</w:t>
      </w:r>
      <w:r w:rsidRPr="00602E4B">
        <w:rPr>
          <w:rFonts w:ascii="Inter" w:hAnsi="Inter" w:cs="Courier New"/>
          <w:color w:val="ABB2BF"/>
          <w:sz w:val="18"/>
          <w:szCs w:val="18"/>
        </w:rPr>
        <w:t>event.data,</w:t>
      </w:r>
    </w:p>
    <w:p w14:paraId="191065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recipient</w:t>
      </w:r>
      <w:r w:rsidRPr="00602E4B">
        <w:rPr>
          <w:rFonts w:ascii="Inter" w:hAnsi="Inter" w:cs="Courier New"/>
          <w:color w:val="61AFEF"/>
          <w:sz w:val="18"/>
          <w:szCs w:val="18"/>
        </w:rPr>
        <w:t>=</w:t>
      </w:r>
      <w:r w:rsidRPr="00602E4B">
        <w:rPr>
          <w:rFonts w:ascii="Inter" w:hAnsi="Inter" w:cs="Courier New"/>
          <w:color w:val="ABB2BF"/>
          <w:sz w:val="18"/>
          <w:szCs w:val="18"/>
        </w:rPr>
        <w:t>event.to</w:t>
      </w:r>
    </w:p>
    <w:p w14:paraId="251418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EFAF2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2C98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Emit event for indexers/users</w:t>
      </w:r>
    </w:p>
    <w:p w14:paraId="65EFE8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emit_event(CrossChainEventProcessed {</w:t>
      </w:r>
    </w:p>
    <w:p w14:paraId="3FB5E2D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event_type: event.event_type,</w:t>
      </w:r>
    </w:p>
    <w:p w14:paraId="3FCC22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source_chain: source_chain,</w:t>
      </w:r>
    </w:p>
    <w:p w14:paraId="154625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tx_hash: event.tx_hash,</w:t>
      </w:r>
    </w:p>
    <w:p w14:paraId="3F1A88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synergy_block: current_block_height()</w:t>
      </w:r>
    </w:p>
    <w:p w14:paraId="77E81C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EA457E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Finalization Proofs for External Chains:</w:t>
      </w:r>
    </w:p>
    <w:p w14:paraId="21CE1F4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When bridge relayers execute withdrawals on external chains, they provide proof of Synergy finalization:</w:t>
      </w:r>
    </w:p>
    <w:p w14:paraId="7B939EA4" w14:textId="77777777" w:rsidR="000F59A8" w:rsidRPr="00602E4B" w:rsidRDefault="000F59A8" w:rsidP="000F59A8">
      <w:pPr>
        <w:rPr>
          <w:rFonts w:ascii="Inter" w:hAnsi="Inter"/>
          <w:sz w:val="18"/>
          <w:szCs w:val="18"/>
        </w:rPr>
      </w:pPr>
      <w:r w:rsidRPr="00602E4B">
        <w:rPr>
          <w:rFonts w:ascii="Inter" w:hAnsi="Inter"/>
          <w:sz w:val="18"/>
          <w:szCs w:val="18"/>
        </w:rPr>
        <w:t>python</w:t>
      </w:r>
    </w:p>
    <w:p w14:paraId="6939F9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generate_finalization_proof</w:t>
      </w:r>
      <w:r w:rsidRPr="00602E4B">
        <w:rPr>
          <w:rFonts w:ascii="Inter" w:hAnsi="Inter" w:cs="Courier New"/>
          <w:color w:val="ABB2BF"/>
          <w:sz w:val="18"/>
          <w:szCs w:val="18"/>
        </w:rPr>
        <w:t xml:space="preserve">(block_height: u64, event_index: u32) </w:t>
      </w:r>
      <w:r w:rsidRPr="00602E4B">
        <w:rPr>
          <w:rFonts w:ascii="Inter" w:hAnsi="Inter" w:cs="Courier New"/>
          <w:color w:val="61AFEF"/>
          <w:sz w:val="18"/>
          <w:szCs w:val="18"/>
        </w:rPr>
        <w:t>-&gt;</w:t>
      </w:r>
      <w:r w:rsidRPr="00602E4B">
        <w:rPr>
          <w:rFonts w:ascii="Inter" w:hAnsi="Inter" w:cs="Courier New"/>
          <w:color w:val="ABB2BF"/>
          <w:sz w:val="18"/>
          <w:szCs w:val="18"/>
        </w:rPr>
        <w:t xml:space="preserve"> FinalizationProof:</w:t>
      </w:r>
    </w:p>
    <w:p w14:paraId="701F00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056B7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Generate cryptographic proof that an event was finalized on Synergy.</w:t>
      </w:r>
    </w:p>
    <w:p w14:paraId="49C7E5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4AFF7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 </w:t>
      </w:r>
      <w:r w:rsidRPr="00602E4B">
        <w:rPr>
          <w:rFonts w:ascii="Inter" w:hAnsi="Inter" w:cs="Courier New"/>
          <w:color w:val="61AFEF"/>
          <w:sz w:val="18"/>
          <w:szCs w:val="18"/>
        </w:rPr>
        <w:t>=</w:t>
      </w:r>
      <w:r w:rsidRPr="00602E4B">
        <w:rPr>
          <w:rFonts w:ascii="Inter" w:hAnsi="Inter" w:cs="Courier New"/>
          <w:color w:val="ABB2BF"/>
          <w:sz w:val="18"/>
          <w:szCs w:val="18"/>
        </w:rPr>
        <w:t xml:space="preserve"> get_finalized_block(block_height)</w:t>
      </w:r>
    </w:p>
    <w:p w14:paraId="3DA538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68718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Extract the specific event</w:t>
      </w:r>
    </w:p>
    <w:p w14:paraId="07C965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 </w:t>
      </w:r>
      <w:r w:rsidRPr="00602E4B">
        <w:rPr>
          <w:rFonts w:ascii="Inter" w:hAnsi="Inter" w:cs="Courier New"/>
          <w:color w:val="61AFEF"/>
          <w:sz w:val="18"/>
          <w:szCs w:val="18"/>
        </w:rPr>
        <w:t>=</w:t>
      </w:r>
      <w:r w:rsidRPr="00602E4B">
        <w:rPr>
          <w:rFonts w:ascii="Inter" w:hAnsi="Inter" w:cs="Courier New"/>
          <w:color w:val="ABB2BF"/>
          <w:sz w:val="18"/>
          <w:szCs w:val="18"/>
        </w:rPr>
        <w:t xml:space="preserve"> block.header.bridge_checkpoint.events[event_index]</w:t>
      </w:r>
    </w:p>
    <w:p w14:paraId="544CBC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EF069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Generate Merkle proof of event inclusion</w:t>
      </w:r>
    </w:p>
    <w:p w14:paraId="08000C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merkle_proof </w:t>
      </w:r>
      <w:r w:rsidRPr="00602E4B">
        <w:rPr>
          <w:rFonts w:ascii="Inter" w:hAnsi="Inter" w:cs="Courier New"/>
          <w:color w:val="61AFEF"/>
          <w:sz w:val="18"/>
          <w:szCs w:val="18"/>
        </w:rPr>
        <w:t>=</w:t>
      </w:r>
      <w:r w:rsidRPr="00602E4B">
        <w:rPr>
          <w:rFonts w:ascii="Inter" w:hAnsi="Inter" w:cs="Courier New"/>
          <w:color w:val="ABB2BF"/>
          <w:sz w:val="18"/>
          <w:szCs w:val="18"/>
        </w:rPr>
        <w:t xml:space="preserve"> generate_merkle_proof(</w:t>
      </w:r>
    </w:p>
    <w:p w14:paraId="04EAE3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tree</w:t>
      </w:r>
      <w:r w:rsidRPr="00602E4B">
        <w:rPr>
          <w:rFonts w:ascii="Inter" w:hAnsi="Inter" w:cs="Courier New"/>
          <w:color w:val="61AFEF"/>
          <w:sz w:val="18"/>
          <w:szCs w:val="18"/>
        </w:rPr>
        <w:t>=</w:t>
      </w:r>
      <w:r w:rsidRPr="00602E4B">
        <w:rPr>
          <w:rFonts w:ascii="Inter" w:hAnsi="Inter" w:cs="Courier New"/>
          <w:color w:val="ABB2BF"/>
          <w:sz w:val="18"/>
          <w:szCs w:val="18"/>
        </w:rPr>
        <w:t>block.header.bridge_checkpoint.events,</w:t>
      </w:r>
    </w:p>
    <w:p w14:paraId="421E27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index</w:t>
      </w:r>
      <w:r w:rsidRPr="00602E4B">
        <w:rPr>
          <w:rFonts w:ascii="Inter" w:hAnsi="Inter" w:cs="Courier New"/>
          <w:color w:val="61AFEF"/>
          <w:sz w:val="18"/>
          <w:szCs w:val="18"/>
        </w:rPr>
        <w:t>=</w:t>
      </w:r>
      <w:r w:rsidRPr="00602E4B">
        <w:rPr>
          <w:rFonts w:ascii="Inter" w:hAnsi="Inter" w:cs="Courier New"/>
          <w:color w:val="ABB2BF"/>
          <w:sz w:val="18"/>
          <w:szCs w:val="18"/>
        </w:rPr>
        <w:t>event_index</w:t>
      </w:r>
    </w:p>
    <w:p w14:paraId="19ECE4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FF627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14DDD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Include finalization QC (proves consensus)</w:t>
      </w:r>
    </w:p>
    <w:p w14:paraId="7335A5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 </w:t>
      </w:r>
      <w:r w:rsidRPr="00602E4B">
        <w:rPr>
          <w:rFonts w:ascii="Inter" w:hAnsi="Inter" w:cs="Courier New"/>
          <w:color w:val="61AFEF"/>
          <w:sz w:val="18"/>
          <w:szCs w:val="18"/>
        </w:rPr>
        <w:t>=</w:t>
      </w:r>
      <w:r w:rsidRPr="00602E4B">
        <w:rPr>
          <w:rFonts w:ascii="Inter" w:hAnsi="Inter" w:cs="Courier New"/>
          <w:color w:val="ABB2BF"/>
          <w:sz w:val="18"/>
          <w:szCs w:val="18"/>
        </w:rPr>
        <w:t xml:space="preserve"> FinalizationProof {</w:t>
      </w:r>
    </w:p>
    <w:p w14:paraId="6C152A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block_header: block.header,</w:t>
      </w:r>
    </w:p>
    <w:p w14:paraId="031EF5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commit_qc: block.finalization_qc,</w:t>
      </w:r>
    </w:p>
    <w:p w14:paraId="55C544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 event,</w:t>
      </w:r>
    </w:p>
    <w:p w14:paraId="0BD52B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event_merkle_proof: merkle_proof,</w:t>
      </w:r>
    </w:p>
    <w:p w14:paraId="0C01CD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validator_set_proof: generate_validator_set_proof(block.header.epoch)</w:t>
      </w:r>
    </w:p>
    <w:p w14:paraId="3C42FF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1632D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4D868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proof</w:t>
      </w:r>
    </w:p>
    <w:p w14:paraId="7D1E5F1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External chain smart contracts can verify these proofs:</w:t>
      </w:r>
    </w:p>
    <w:p w14:paraId="11341283" w14:textId="77777777" w:rsidR="000F59A8" w:rsidRPr="00602E4B" w:rsidRDefault="000F59A8" w:rsidP="000F59A8">
      <w:pPr>
        <w:rPr>
          <w:rFonts w:ascii="Inter" w:hAnsi="Inter"/>
          <w:sz w:val="18"/>
          <w:szCs w:val="18"/>
        </w:rPr>
      </w:pPr>
      <w:r w:rsidRPr="00602E4B">
        <w:rPr>
          <w:rFonts w:ascii="Inter" w:hAnsi="Inter"/>
          <w:sz w:val="18"/>
          <w:szCs w:val="18"/>
        </w:rPr>
        <w:t>solidity</w:t>
      </w:r>
    </w:p>
    <w:p w14:paraId="15B6F4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i/>
          <w:iCs/>
          <w:color w:val="5C6370"/>
          <w:sz w:val="18"/>
          <w:szCs w:val="18"/>
        </w:rPr>
        <w:t>// Ethereum example</w:t>
      </w:r>
    </w:p>
    <w:p w14:paraId="26D9FB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contract</w:t>
      </w:r>
      <w:r w:rsidRPr="00602E4B">
        <w:rPr>
          <w:rFonts w:ascii="Inter" w:hAnsi="Inter" w:cs="Courier New"/>
          <w:color w:val="ABB2BF"/>
          <w:sz w:val="18"/>
          <w:szCs w:val="18"/>
        </w:rPr>
        <w:t xml:space="preserve"> </w:t>
      </w:r>
      <w:r w:rsidRPr="00602E4B">
        <w:rPr>
          <w:rFonts w:ascii="Inter" w:hAnsi="Inter" w:cs="Courier New"/>
          <w:color w:val="D19A66"/>
          <w:sz w:val="18"/>
          <w:szCs w:val="18"/>
        </w:rPr>
        <w:t>SynergyBridgeVerifier</w:t>
      </w:r>
      <w:r w:rsidRPr="00602E4B">
        <w:rPr>
          <w:rFonts w:ascii="Inter" w:hAnsi="Inter" w:cs="Courier New"/>
          <w:color w:val="ABB2BF"/>
          <w:sz w:val="18"/>
          <w:szCs w:val="18"/>
        </w:rPr>
        <w:t xml:space="preserve"> {</w:t>
      </w:r>
    </w:p>
    <w:p w14:paraId="138C32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Stored Synergy validator set hashes per epoch</w:t>
      </w:r>
    </w:p>
    <w:p w14:paraId="047AB9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mapping</w:t>
      </w:r>
      <w:r w:rsidRPr="00602E4B">
        <w:rPr>
          <w:rFonts w:ascii="Inter" w:hAnsi="Inter" w:cs="Courier New"/>
          <w:color w:val="ABB2BF"/>
          <w:sz w:val="18"/>
          <w:szCs w:val="18"/>
        </w:rPr>
        <w:t>(</w:t>
      </w:r>
      <w:r w:rsidRPr="00602E4B">
        <w:rPr>
          <w:rFonts w:ascii="Inter" w:hAnsi="Inter" w:cs="Courier New"/>
          <w:color w:val="98C379"/>
          <w:sz w:val="18"/>
          <w:szCs w:val="18"/>
        </w:rPr>
        <w:t>uint64</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bytes32</w:t>
      </w:r>
      <w:r w:rsidRPr="00602E4B">
        <w:rPr>
          <w:rFonts w:ascii="Inter" w:hAnsi="Inter" w:cs="Courier New"/>
          <w:color w:val="ABB2BF"/>
          <w:sz w:val="18"/>
          <w:szCs w:val="18"/>
        </w:rPr>
        <w:t xml:space="preserve">) </w:t>
      </w:r>
      <w:r w:rsidRPr="00602E4B">
        <w:rPr>
          <w:rFonts w:ascii="Inter" w:hAnsi="Inter" w:cs="Courier New"/>
          <w:color w:val="C678DD"/>
          <w:sz w:val="18"/>
          <w:szCs w:val="18"/>
        </w:rPr>
        <w:t>public</w:t>
      </w:r>
      <w:r w:rsidRPr="00602E4B">
        <w:rPr>
          <w:rFonts w:ascii="Inter" w:hAnsi="Inter" w:cs="Courier New"/>
          <w:color w:val="ABB2BF"/>
          <w:sz w:val="18"/>
          <w:szCs w:val="18"/>
        </w:rPr>
        <w:t xml:space="preserve"> validatorSetHashes;</w:t>
      </w:r>
    </w:p>
    <w:p w14:paraId="73343B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5DEBE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function</w:t>
      </w:r>
      <w:r w:rsidRPr="00602E4B">
        <w:rPr>
          <w:rFonts w:ascii="Inter" w:hAnsi="Inter" w:cs="Courier New"/>
          <w:color w:val="ABB2BF"/>
          <w:sz w:val="18"/>
          <w:szCs w:val="18"/>
        </w:rPr>
        <w:t xml:space="preserve"> </w:t>
      </w:r>
      <w:r w:rsidRPr="00602E4B">
        <w:rPr>
          <w:rFonts w:ascii="Inter" w:hAnsi="Inter" w:cs="Courier New"/>
          <w:color w:val="61AFEF"/>
          <w:sz w:val="18"/>
          <w:szCs w:val="18"/>
        </w:rPr>
        <w:t>verifyFinalization</w:t>
      </w:r>
      <w:r w:rsidRPr="00602E4B">
        <w:rPr>
          <w:rFonts w:ascii="Inter" w:hAnsi="Inter" w:cs="Courier New"/>
          <w:color w:val="ABB2BF"/>
          <w:sz w:val="18"/>
          <w:szCs w:val="18"/>
        </w:rPr>
        <w:t>(</w:t>
      </w:r>
    </w:p>
    <w:p w14:paraId="3D434D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FinalizationProof </w:t>
      </w:r>
      <w:r w:rsidRPr="00602E4B">
        <w:rPr>
          <w:rFonts w:ascii="Inter" w:hAnsi="Inter" w:cs="Courier New"/>
          <w:color w:val="C678DD"/>
          <w:sz w:val="18"/>
          <w:szCs w:val="18"/>
        </w:rPr>
        <w:t>calldata</w:t>
      </w:r>
      <w:r w:rsidRPr="00602E4B">
        <w:rPr>
          <w:rFonts w:ascii="Inter" w:hAnsi="Inter" w:cs="Courier New"/>
          <w:color w:val="ABB2BF"/>
          <w:sz w:val="18"/>
          <w:szCs w:val="18"/>
        </w:rPr>
        <w:t xml:space="preserve"> proof</w:t>
      </w:r>
    </w:p>
    <w:p w14:paraId="5A089C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 </w:t>
      </w:r>
      <w:r w:rsidRPr="00602E4B">
        <w:rPr>
          <w:rFonts w:ascii="Inter" w:hAnsi="Inter" w:cs="Courier New"/>
          <w:color w:val="C678DD"/>
          <w:sz w:val="18"/>
          <w:szCs w:val="18"/>
        </w:rPr>
        <w:t>external</w:t>
      </w:r>
      <w:r w:rsidRPr="00602E4B">
        <w:rPr>
          <w:rFonts w:ascii="Inter" w:hAnsi="Inter" w:cs="Courier New"/>
          <w:color w:val="ABB2BF"/>
          <w:sz w:val="18"/>
          <w:szCs w:val="18"/>
        </w:rPr>
        <w:t xml:space="preserve"> </w:t>
      </w:r>
      <w:r w:rsidRPr="00602E4B">
        <w:rPr>
          <w:rFonts w:ascii="Inter" w:hAnsi="Inter" w:cs="Courier New"/>
          <w:color w:val="C678DD"/>
          <w:sz w:val="18"/>
          <w:szCs w:val="18"/>
        </w:rPr>
        <w:t>view</w:t>
      </w:r>
      <w:r w:rsidRPr="00602E4B">
        <w:rPr>
          <w:rFonts w:ascii="Inter" w:hAnsi="Inter" w:cs="Courier New"/>
          <w:color w:val="ABB2BF"/>
          <w:sz w:val="18"/>
          <w:szCs w:val="18"/>
        </w:rPr>
        <w:t xml:space="preserve"> </w:t>
      </w:r>
      <w:r w:rsidRPr="00602E4B">
        <w:rPr>
          <w:rFonts w:ascii="Inter" w:hAnsi="Inter" w:cs="Courier New"/>
          <w:color w:val="C678DD"/>
          <w:sz w:val="18"/>
          <w:szCs w:val="18"/>
        </w:rPr>
        <w:t>returns</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 {</w:t>
      </w:r>
    </w:p>
    <w:p w14:paraId="1768B7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1. Verify validator set is known</w:t>
      </w:r>
    </w:p>
    <w:p w14:paraId="2753F9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bytes32</w:t>
      </w:r>
      <w:r w:rsidRPr="00602E4B">
        <w:rPr>
          <w:rFonts w:ascii="Inter" w:hAnsi="Inter" w:cs="Courier New"/>
          <w:color w:val="ABB2BF"/>
          <w:sz w:val="18"/>
          <w:szCs w:val="18"/>
        </w:rPr>
        <w:t xml:space="preserve"> expectedSetHash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validatorSetHashes[proof.blockHeader.epoch];</w:t>
      </w:r>
    </w:p>
    <w:p w14:paraId="5BA4BF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require</w:t>
      </w:r>
      <w:r w:rsidRPr="00602E4B">
        <w:rPr>
          <w:rFonts w:ascii="Inter" w:hAnsi="Inter" w:cs="Courier New"/>
          <w:color w:val="ABB2BF"/>
          <w:sz w:val="18"/>
          <w:szCs w:val="18"/>
        </w:rPr>
        <w:t xml:space="preserve">(expectedSetHash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98C379"/>
          <w:sz w:val="18"/>
          <w:szCs w:val="18"/>
        </w:rPr>
        <w:t>"Unknown epoch"</w:t>
      </w:r>
      <w:r w:rsidRPr="00602E4B">
        <w:rPr>
          <w:rFonts w:ascii="Inter" w:hAnsi="Inter" w:cs="Courier New"/>
          <w:color w:val="ABB2BF"/>
          <w:sz w:val="18"/>
          <w:szCs w:val="18"/>
        </w:rPr>
        <w:t>);</w:t>
      </w:r>
    </w:p>
    <w:p w14:paraId="5A56E1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require</w:t>
      </w:r>
      <w:r w:rsidRPr="00602E4B">
        <w:rPr>
          <w:rFonts w:ascii="Inter" w:hAnsi="Inter" w:cs="Courier New"/>
          <w:color w:val="ABB2BF"/>
          <w:sz w:val="18"/>
          <w:szCs w:val="18"/>
        </w:rPr>
        <w:t>(</w:t>
      </w:r>
    </w:p>
    <w:p w14:paraId="5221E0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keccak256</w:t>
      </w:r>
      <w:r w:rsidRPr="00602E4B">
        <w:rPr>
          <w:rFonts w:ascii="Inter" w:hAnsi="Inter" w:cs="Courier New"/>
          <w:color w:val="ABB2BF"/>
          <w:sz w:val="18"/>
          <w:szCs w:val="18"/>
        </w:rPr>
        <w:t xml:space="preserve">(proof.validatorSetProof) </w:t>
      </w:r>
      <w:r w:rsidRPr="00602E4B">
        <w:rPr>
          <w:rFonts w:ascii="Inter" w:hAnsi="Inter" w:cs="Courier New"/>
          <w:color w:val="61AFEF"/>
          <w:sz w:val="18"/>
          <w:szCs w:val="18"/>
        </w:rPr>
        <w:t>==</w:t>
      </w:r>
      <w:r w:rsidRPr="00602E4B">
        <w:rPr>
          <w:rFonts w:ascii="Inter" w:hAnsi="Inter" w:cs="Courier New"/>
          <w:color w:val="ABB2BF"/>
          <w:sz w:val="18"/>
          <w:szCs w:val="18"/>
        </w:rPr>
        <w:t xml:space="preserve"> expectedSetHash,</w:t>
      </w:r>
    </w:p>
    <w:p w14:paraId="78A3C7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"Invalid validator set"</w:t>
      </w:r>
    </w:p>
    <w:p w14:paraId="3E2DDB3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4030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98D2A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2. Verify QC signatures (threshold check)</w:t>
      </w:r>
    </w:p>
    <w:p w14:paraId="77A501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require</w:t>
      </w:r>
      <w:r w:rsidRPr="00602E4B">
        <w:rPr>
          <w:rFonts w:ascii="Inter" w:hAnsi="Inter" w:cs="Courier New"/>
          <w:color w:val="ABB2BF"/>
          <w:sz w:val="18"/>
          <w:szCs w:val="18"/>
        </w:rPr>
        <w:t>(</w:t>
      </w:r>
    </w:p>
    <w:p w14:paraId="1024D0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verifyThresholdSignatures</w:t>
      </w:r>
      <w:r w:rsidRPr="00602E4B">
        <w:rPr>
          <w:rFonts w:ascii="Inter" w:hAnsi="Inter" w:cs="Courier New"/>
          <w:color w:val="ABB2BF"/>
          <w:sz w:val="18"/>
          <w:szCs w:val="18"/>
        </w:rPr>
        <w:t>(</w:t>
      </w:r>
    </w:p>
    <w:p w14:paraId="6F5A7E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proof.commitQC,</w:t>
      </w:r>
    </w:p>
    <w:p w14:paraId="7DBEE0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proof.validatorSetProof,</w:t>
      </w:r>
    </w:p>
    <w:p w14:paraId="1EBD35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proof.blockHeader</w:t>
      </w:r>
    </w:p>
    <w:p w14:paraId="5BB160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ECB01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"Invalid QC"</w:t>
      </w:r>
    </w:p>
    <w:p w14:paraId="0CFA79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1865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301C8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3. Verify event inclusion in block</w:t>
      </w:r>
    </w:p>
    <w:p w14:paraId="367FA0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require</w:t>
      </w:r>
      <w:r w:rsidRPr="00602E4B">
        <w:rPr>
          <w:rFonts w:ascii="Inter" w:hAnsi="Inter" w:cs="Courier New"/>
          <w:color w:val="ABB2BF"/>
          <w:sz w:val="18"/>
          <w:szCs w:val="18"/>
        </w:rPr>
        <w:t>(</w:t>
      </w:r>
    </w:p>
    <w:p w14:paraId="594411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verifyMerkleProof</w:t>
      </w:r>
      <w:r w:rsidRPr="00602E4B">
        <w:rPr>
          <w:rFonts w:ascii="Inter" w:hAnsi="Inter" w:cs="Courier New"/>
          <w:color w:val="ABB2BF"/>
          <w:sz w:val="18"/>
          <w:szCs w:val="18"/>
        </w:rPr>
        <w:t>(</w:t>
      </w:r>
    </w:p>
    <w:p w14:paraId="235C35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w:t>
      </w:r>
      <w:r w:rsidRPr="00602E4B">
        <w:rPr>
          <w:rFonts w:ascii="Inter" w:hAnsi="Inter" w:cs="Courier New"/>
          <w:color w:val="C678DD"/>
          <w:sz w:val="18"/>
          <w:szCs w:val="18"/>
        </w:rPr>
        <w:t>event</w:t>
      </w:r>
      <w:r w:rsidRPr="00602E4B">
        <w:rPr>
          <w:rFonts w:ascii="Inter" w:hAnsi="Inter" w:cs="Courier New"/>
          <w:color w:val="ABB2BF"/>
          <w:sz w:val="18"/>
          <w:szCs w:val="18"/>
        </w:rPr>
        <w:t>,</w:t>
      </w:r>
    </w:p>
    <w:p w14:paraId="238C62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proof.eventMerkleProof,</w:t>
      </w:r>
    </w:p>
    <w:p w14:paraId="5BB4D0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proof.blockHeader.bridgeCheckpointRoot</w:t>
      </w:r>
    </w:p>
    <w:p w14:paraId="42B3FC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DF2BE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"Event not in block"</w:t>
      </w:r>
    </w:p>
    <w:p w14:paraId="348767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9970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E6B01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r w:rsidRPr="00602E4B">
        <w:rPr>
          <w:rFonts w:ascii="Inter" w:hAnsi="Inter" w:cs="Courier New"/>
          <w:color w:val="ABB2BF"/>
          <w:sz w:val="18"/>
          <w:szCs w:val="18"/>
        </w:rPr>
        <w:t>;</w:t>
      </w:r>
    </w:p>
    <w:p w14:paraId="0A33BF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4A26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7DB4C9A1" w14:textId="77777777" w:rsidR="000F59A8" w:rsidRPr="00602E4B" w:rsidRDefault="00035578" w:rsidP="000F59A8">
      <w:pPr>
        <w:rPr>
          <w:rFonts w:ascii="Inter" w:hAnsi="Inter"/>
          <w:sz w:val="18"/>
          <w:szCs w:val="18"/>
        </w:rPr>
      </w:pPr>
      <w:r>
        <w:pict w14:anchorId="264DAF86">
          <v:rect id="Rectangle 41"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A8155C"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8. Economic Incentives and Reward Distribution</w:t>
      </w:r>
    </w:p>
    <w:p w14:paraId="1A48253E"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8.1 Reward Components</w:t>
      </w:r>
    </w:p>
    <w:p w14:paraId="5CC9858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protocol distributes rewards each round to incentivize correct behavior and maintain network security.</w:t>
      </w:r>
    </w:p>
    <w:p w14:paraId="3A155DB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Total Reward Pool per Round:</w:t>
      </w:r>
    </w:p>
    <w:p w14:paraId="60BA34F6"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total</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block</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fees</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bridge</m:t>
              </m:r>
            </m:sub>
          </m:sSub>
          <m:r>
            <m:rPr>
              <m:sty m:val="p"/>
            </m:rPr>
            <w:rPr>
              <w:rFonts w:ascii="Cambria Math" w:hAnsi="Cambria Math"/>
              <w:sz w:val="18"/>
              <w:szCs w:val="18"/>
            </w:rPr>
            <w:br/>
          </m:r>
        </m:oMath>
      </m:oMathPara>
    </w:p>
    <w:p w14:paraId="628EB3A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178E27C5" w14:textId="77777777" w:rsidR="000F59A8" w:rsidRPr="00602E4B" w:rsidRDefault="00000000">
      <w:pPr>
        <w:numPr>
          <w:ilvl w:val="0"/>
          <w:numId w:val="19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block</m:t>
            </m:r>
          </m:sub>
        </m:sSub>
      </m:oMath>
      <w:r w:rsidR="000F59A8" w:rsidRPr="00602E4B">
        <w:rPr>
          <w:rFonts w:ascii="Inter" w:hAnsi="Inter"/>
          <w:sz w:val="18"/>
          <w:szCs w:val="18"/>
        </w:rPr>
        <w:t xml:space="preserve">- Fixed block subsidy (inflation-funded, decreases over time) </w:t>
      </w:r>
    </w:p>
    <w:p w14:paraId="439862D8" w14:textId="77777777" w:rsidR="000F59A8" w:rsidRPr="00602E4B" w:rsidRDefault="00000000">
      <w:pPr>
        <w:numPr>
          <w:ilvl w:val="0"/>
          <w:numId w:val="19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fees</m:t>
            </m:r>
          </m:sub>
        </m:sSub>
      </m:oMath>
      <w:r w:rsidR="000F59A8" w:rsidRPr="00602E4B">
        <w:rPr>
          <w:rFonts w:ascii="Inter" w:hAnsi="Inter"/>
          <w:sz w:val="18"/>
          <w:szCs w:val="18"/>
        </w:rPr>
        <w:t xml:space="preserve">- Transaction fees from included transactions </w:t>
      </w:r>
    </w:p>
    <w:p w14:paraId="4814CDBD" w14:textId="77777777" w:rsidR="000F59A8" w:rsidRPr="00602E4B" w:rsidRDefault="00000000">
      <w:pPr>
        <w:numPr>
          <w:ilvl w:val="0"/>
          <w:numId w:val="199"/>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bridge</m:t>
            </m:r>
          </m:sub>
        </m:sSub>
      </m:oMath>
      <w:r w:rsidR="000F59A8" w:rsidRPr="00602E4B">
        <w:rPr>
          <w:rFonts w:ascii="Inter" w:hAnsi="Inter"/>
          <w:sz w:val="18"/>
          <w:szCs w:val="18"/>
        </w:rPr>
        <w:t xml:space="preserve">- Bridge operation fees (for rounds with cross-chain checkpoints) </w:t>
      </w:r>
    </w:p>
    <w:p w14:paraId="61259A4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Distribution Split:</w:t>
      </w:r>
    </w:p>
    <w:p w14:paraId="7A9BC49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total reward is split between:</w:t>
      </w:r>
    </w:p>
    <w:p w14:paraId="44D0F2C6" w14:textId="77777777" w:rsidR="000F59A8" w:rsidRPr="00602E4B" w:rsidRDefault="000F59A8">
      <w:pPr>
        <w:numPr>
          <w:ilvl w:val="0"/>
          <w:numId w:val="200"/>
        </w:numPr>
        <w:spacing w:before="100" w:beforeAutospacing="1" w:after="100" w:afterAutospacing="1"/>
        <w:rPr>
          <w:rFonts w:ascii="Inter" w:hAnsi="Inter"/>
          <w:sz w:val="18"/>
          <w:szCs w:val="18"/>
        </w:rPr>
      </w:pPr>
      <w:r w:rsidRPr="00602E4B">
        <w:rPr>
          <w:rFonts w:ascii="Inter" w:hAnsi="Inter"/>
          <w:b/>
          <w:bCs/>
          <w:sz w:val="18"/>
          <w:szCs w:val="18"/>
        </w:rPr>
        <w:t>Proposer share:</w:t>
      </w:r>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total</m:t>
            </m:r>
          </m:sub>
        </m:sSub>
      </m:oMath>
      <w:r w:rsidRPr="00602E4B">
        <w:rPr>
          <w:rFonts w:ascii="Inter" w:hAnsi="Inter"/>
          <w:sz w:val="18"/>
          <w:szCs w:val="18"/>
        </w:rPr>
        <w:t xml:space="preserve">(typically </w:t>
      </w:r>
      <m:oMath>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r>
          <w:rPr>
            <w:rFonts w:ascii="Cambria Math" w:hAnsi="Cambria Math"/>
            <w:sz w:val="18"/>
            <w:szCs w:val="18"/>
          </w:rPr>
          <m:t>=0.1</m:t>
        </m:r>
      </m:oMath>
      <w:r w:rsidRPr="00602E4B">
        <w:rPr>
          <w:rFonts w:ascii="Inter" w:hAnsi="Inter"/>
          <w:sz w:val="18"/>
          <w:szCs w:val="18"/>
        </w:rPr>
        <w:t xml:space="preserve">or 10%) </w:t>
      </w:r>
    </w:p>
    <w:p w14:paraId="1EFE78C3" w14:textId="77777777" w:rsidR="000F59A8" w:rsidRPr="00602E4B" w:rsidRDefault="000F59A8">
      <w:pPr>
        <w:numPr>
          <w:ilvl w:val="0"/>
          <w:numId w:val="200"/>
        </w:numPr>
        <w:spacing w:before="100" w:beforeAutospacing="1" w:after="100" w:afterAutospacing="1"/>
        <w:rPr>
          <w:rFonts w:ascii="Inter" w:hAnsi="Inter"/>
          <w:sz w:val="18"/>
          <w:szCs w:val="18"/>
        </w:rPr>
      </w:pPr>
      <w:r w:rsidRPr="00602E4B">
        <w:rPr>
          <w:rFonts w:ascii="Inter" w:hAnsi="Inter"/>
          <w:b/>
          <w:bCs/>
          <w:sz w:val="18"/>
          <w:szCs w:val="18"/>
        </w:rPr>
        <w:t>Committee share:</w:t>
      </w:r>
      <w:r w:rsidRPr="00602E4B">
        <w:rPr>
          <w:rFonts w:ascii="Inter" w:hAnsi="Inter"/>
          <w:sz w:val="18"/>
          <w:szCs w:val="18"/>
        </w:rPr>
        <w:t xml:space="preserve"> </w:t>
      </w:r>
      <m:oMath>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total</m:t>
            </m:r>
          </m:sub>
        </m:sSub>
      </m:oMath>
      <w:r w:rsidRPr="00602E4B">
        <w:rPr>
          <w:rFonts w:ascii="Inter" w:hAnsi="Inter"/>
          <w:sz w:val="18"/>
          <w:szCs w:val="18"/>
        </w:rPr>
        <w:t xml:space="preserve">(remaining 90%) </w:t>
      </w:r>
    </w:p>
    <w:p w14:paraId="236B9AB9" w14:textId="77777777" w:rsidR="000F59A8" w:rsidRPr="00602E4B" w:rsidRDefault="000F59A8">
      <w:pPr>
        <w:numPr>
          <w:ilvl w:val="0"/>
          <w:numId w:val="200"/>
        </w:numPr>
        <w:spacing w:before="100" w:beforeAutospacing="1" w:after="100" w:afterAutospacing="1"/>
        <w:rPr>
          <w:rFonts w:ascii="Inter" w:hAnsi="Inter"/>
          <w:sz w:val="18"/>
          <w:szCs w:val="18"/>
        </w:rPr>
      </w:pPr>
      <w:r w:rsidRPr="00602E4B">
        <w:rPr>
          <w:rFonts w:ascii="Inter" w:hAnsi="Inter"/>
          <w:b/>
          <w:bCs/>
          <w:sz w:val="18"/>
          <w:szCs w:val="18"/>
        </w:rPr>
        <w:t>Bridge relayer bonus:</w:t>
      </w:r>
      <w:r w:rsidRPr="00602E4B">
        <w:rPr>
          <w:rFonts w:ascii="Inter" w:hAnsi="Inter"/>
          <w:sz w:val="18"/>
          <w:szCs w:val="18"/>
        </w:rPr>
        <w:t xml:space="preserve"> Additional rewards for bridge checkpoint participants (if applicable)</w:t>
      </w:r>
    </w:p>
    <w:p w14:paraId="721B626D"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8.2 Proposer Rewards</w:t>
      </w:r>
    </w:p>
    <w:p w14:paraId="1F9BEAC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The leader (proposer) of round </w:t>
      </w:r>
      <m:oMath>
        <m:r>
          <w:rPr>
            <w:rFonts w:ascii="Cambria Math" w:hAnsi="Cambria Math"/>
            <w:sz w:val="18"/>
            <w:szCs w:val="18"/>
          </w:rPr>
          <m:t>r</m:t>
        </m:r>
      </m:oMath>
      <w:r w:rsidRPr="00602E4B">
        <w:rPr>
          <w:rFonts w:ascii="Inter" w:hAnsi="Inter"/>
          <w:sz w:val="18"/>
          <w:szCs w:val="18"/>
        </w:rPr>
        <w:t xml:space="preserve">receives: </w:t>
      </w:r>
    </w:p>
    <w:p w14:paraId="3B8AC5CF"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proposer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block</m:t>
              </m:r>
            </m:sub>
          </m:sSub>
          <m:r>
            <w:rPr>
              <w:rFonts w:ascii="Cambria Math" w:hAnsi="Cambria Math"/>
              <w:sz w:val="18"/>
              <w:szCs w:val="18"/>
            </w:rPr>
            <m:t>+</m:t>
          </m:r>
          <m:nary>
            <m:naryPr>
              <m:chr m:val="∑"/>
              <m:limLoc m:val="undOvr"/>
              <m:grow m:val="1"/>
              <m:supHide m:val="1"/>
              <m:ctrlPr>
                <w:rPr>
                  <w:rFonts w:ascii="Cambria Math" w:hAnsi="Cambria Math"/>
                  <w:sz w:val="18"/>
                  <w:szCs w:val="18"/>
                </w:rPr>
              </m:ctrlPr>
            </m:naryPr>
            <m:sub>
              <m:r>
                <m:rPr>
                  <m:nor/>
                </m:rPr>
                <w:rPr>
                  <w:rFonts w:ascii="Inter" w:hAnsi="Inter"/>
                  <w:sz w:val="18"/>
                  <w:szCs w:val="18"/>
                </w:rPr>
                <m:t>tx</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r</m:t>
                  </m:r>
                </m:sub>
              </m:sSub>
            </m:sub>
            <m:sup/>
            <m:e/>
          </m:nary>
          <m:sSub>
            <m:sSubPr>
              <m:ctrlPr>
                <w:rPr>
                  <w:rFonts w:ascii="Cambria Math" w:hAnsi="Cambria Math"/>
                  <w:sz w:val="18"/>
                  <w:szCs w:val="18"/>
                </w:rPr>
              </m:ctrlPr>
            </m:sSubPr>
            <m:e>
              <m:r>
                <m:rPr>
                  <m:nor/>
                </m:rPr>
                <w:rPr>
                  <w:rFonts w:ascii="Inter" w:hAnsi="Inter"/>
                  <w:sz w:val="18"/>
                  <w:szCs w:val="18"/>
                </w:rPr>
                <m:t>fee</m:t>
              </m:r>
            </m:e>
            <m:sub>
              <m:r>
                <m:rPr>
                  <m:nor/>
                </m:rPr>
                <w:rPr>
                  <w:rFonts w:ascii="Inter" w:hAnsi="Inter"/>
                  <w:sz w:val="18"/>
                  <w:szCs w:val="18"/>
                </w:rPr>
                <m:t>tx</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bridge</m:t>
              </m:r>
            </m:sub>
          </m:sSub>
          <m:r>
            <w:rPr>
              <w:rFonts w:ascii="Cambria Math" w:hAnsi="Cambria Math"/>
              <w:sz w:val="18"/>
              <w:szCs w:val="18"/>
            </w:rPr>
            <m:t>)</m:t>
          </m:r>
          <m:r>
            <m:rPr>
              <m:sty m:val="p"/>
            </m:rPr>
            <w:rPr>
              <w:rFonts w:ascii="Cambria Math" w:hAnsi="Cambria Math"/>
              <w:sz w:val="18"/>
              <w:szCs w:val="18"/>
            </w:rPr>
            <w:br/>
          </m:r>
        </m:oMath>
      </m:oMathPara>
    </w:p>
    <w:p w14:paraId="55D3772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Checkpoint Bonus:</w:t>
      </w:r>
    </w:p>
    <w:p w14:paraId="2C8F150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rounds that finalize bridge checkpoints, proposer receives additional reward:</w:t>
      </w:r>
    </w:p>
    <w:p w14:paraId="08263258"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R</m:t>
              </m:r>
            </m:e>
            <m:sub>
              <m:r>
                <m:rPr>
                  <m:nor/>
                </m:rPr>
                <w:rPr>
                  <w:rFonts w:ascii="Inter" w:hAnsi="Inter"/>
                  <w:sz w:val="18"/>
                  <w:szCs w:val="18"/>
                </w:rPr>
                <m:t>proposer</m:t>
              </m:r>
            </m:sub>
            <m:sup>
              <m:r>
                <m:rPr>
                  <m:nor/>
                </m:rPr>
                <w:rPr>
                  <w:rFonts w:ascii="Inter" w:hAnsi="Inter"/>
                  <w:sz w:val="18"/>
                  <w:szCs w:val="18"/>
                </w:rPr>
                <m:t>bridge</m:t>
              </m:r>
            </m:sup>
          </m:sSub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bridge</m:t>
              </m:r>
            </m:sub>
          </m:sSub>
          <m:r>
            <w:rPr>
              <w:rFonts w:ascii="Cambria Math" w:hAnsi="Cambria Math"/>
              <w:sz w:val="18"/>
              <w:szCs w:val="18"/>
            </w:rPr>
            <m:t>×</m:t>
          </m:r>
          <m:r>
            <m:rPr>
              <m:nor/>
            </m:rPr>
            <w:rPr>
              <w:rFonts w:ascii="Inter" w:hAnsi="Inter"/>
              <w:sz w:val="18"/>
              <w:szCs w:val="18"/>
            </w:rPr>
            <m:t>complexity_factor</m:t>
          </m:r>
          <m:r>
            <m:rPr>
              <m:sty m:val="p"/>
            </m:rPr>
            <w:rPr>
              <w:rFonts w:ascii="Cambria Math" w:hAnsi="Cambria Math"/>
              <w:sz w:val="18"/>
              <w:szCs w:val="18"/>
            </w:rPr>
            <w:br/>
          </m:r>
        </m:oMath>
      </m:oMathPara>
    </w:p>
    <w:p w14:paraId="3C65FF0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 complexity_factor depends on:</w:t>
      </w:r>
    </w:p>
    <w:p w14:paraId="2FF6B8EB" w14:textId="77777777" w:rsidR="000F59A8" w:rsidRPr="00602E4B" w:rsidRDefault="000F59A8">
      <w:pPr>
        <w:numPr>
          <w:ilvl w:val="0"/>
          <w:numId w:val="201"/>
        </w:numPr>
        <w:spacing w:before="100" w:beforeAutospacing="1" w:after="100" w:afterAutospacing="1"/>
        <w:rPr>
          <w:rFonts w:ascii="Inter" w:hAnsi="Inter"/>
          <w:sz w:val="18"/>
          <w:szCs w:val="18"/>
        </w:rPr>
      </w:pPr>
      <w:r w:rsidRPr="00602E4B">
        <w:rPr>
          <w:rFonts w:ascii="Inter" w:hAnsi="Inter"/>
          <w:sz w:val="18"/>
          <w:szCs w:val="18"/>
        </w:rPr>
        <w:t>Number of chains included</w:t>
      </w:r>
    </w:p>
    <w:p w14:paraId="2720DA60" w14:textId="77777777" w:rsidR="000F59A8" w:rsidRPr="00602E4B" w:rsidRDefault="000F59A8">
      <w:pPr>
        <w:numPr>
          <w:ilvl w:val="0"/>
          <w:numId w:val="201"/>
        </w:numPr>
        <w:spacing w:before="100" w:beforeAutospacing="1" w:after="100" w:afterAutospacing="1"/>
        <w:rPr>
          <w:rFonts w:ascii="Inter" w:hAnsi="Inter"/>
          <w:sz w:val="18"/>
          <w:szCs w:val="18"/>
        </w:rPr>
      </w:pPr>
      <w:r w:rsidRPr="00602E4B">
        <w:rPr>
          <w:rFonts w:ascii="Inter" w:hAnsi="Inter"/>
          <w:sz w:val="18"/>
          <w:szCs w:val="18"/>
        </w:rPr>
        <w:t>Number of events processed</w:t>
      </w:r>
    </w:p>
    <w:p w14:paraId="326667E6" w14:textId="77777777" w:rsidR="000F59A8" w:rsidRPr="00602E4B" w:rsidRDefault="000F59A8">
      <w:pPr>
        <w:numPr>
          <w:ilvl w:val="0"/>
          <w:numId w:val="201"/>
        </w:numPr>
        <w:spacing w:before="100" w:beforeAutospacing="1" w:after="100" w:afterAutospacing="1"/>
        <w:rPr>
          <w:rFonts w:ascii="Inter" w:hAnsi="Inter"/>
          <w:sz w:val="18"/>
          <w:szCs w:val="18"/>
        </w:rPr>
      </w:pPr>
      <w:r w:rsidRPr="00602E4B">
        <w:rPr>
          <w:rFonts w:ascii="Inter" w:hAnsi="Inter"/>
          <w:sz w:val="18"/>
          <w:szCs w:val="18"/>
        </w:rPr>
        <w:t>Threshold signature coordination effort</w:t>
      </w:r>
    </w:p>
    <w:p w14:paraId="1DAC9FE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Rationale:</w:t>
      </w:r>
    </w:p>
    <w:p w14:paraId="027FF18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Leaders perform additional work:</w:t>
      </w:r>
    </w:p>
    <w:p w14:paraId="0160DABA" w14:textId="77777777" w:rsidR="000F59A8" w:rsidRPr="00602E4B" w:rsidRDefault="000F59A8">
      <w:pPr>
        <w:numPr>
          <w:ilvl w:val="0"/>
          <w:numId w:val="202"/>
        </w:numPr>
        <w:spacing w:before="100" w:beforeAutospacing="1" w:after="100" w:afterAutospacing="1"/>
        <w:rPr>
          <w:rFonts w:ascii="Inter" w:hAnsi="Inter"/>
          <w:sz w:val="18"/>
          <w:szCs w:val="18"/>
        </w:rPr>
      </w:pPr>
      <w:r w:rsidRPr="00602E4B">
        <w:rPr>
          <w:rFonts w:ascii="Inter" w:hAnsi="Inter"/>
          <w:sz w:val="18"/>
          <w:szCs w:val="18"/>
        </w:rPr>
        <w:t>Selecting and ordering transactions from mempool</w:t>
      </w:r>
    </w:p>
    <w:p w14:paraId="7BB3C485" w14:textId="77777777" w:rsidR="000F59A8" w:rsidRPr="00602E4B" w:rsidRDefault="000F59A8">
      <w:pPr>
        <w:numPr>
          <w:ilvl w:val="0"/>
          <w:numId w:val="202"/>
        </w:numPr>
        <w:spacing w:before="100" w:beforeAutospacing="1" w:after="100" w:afterAutospacing="1"/>
        <w:rPr>
          <w:rFonts w:ascii="Inter" w:hAnsi="Inter"/>
          <w:sz w:val="18"/>
          <w:szCs w:val="18"/>
        </w:rPr>
      </w:pPr>
      <w:r w:rsidRPr="00602E4B">
        <w:rPr>
          <w:rFonts w:ascii="Inter" w:hAnsi="Inter"/>
          <w:sz w:val="18"/>
          <w:szCs w:val="18"/>
        </w:rPr>
        <w:t>Computing state transitions and Merkle roots</w:t>
      </w:r>
    </w:p>
    <w:p w14:paraId="3A8726EF" w14:textId="77777777" w:rsidR="000F59A8" w:rsidRPr="00602E4B" w:rsidRDefault="000F59A8">
      <w:pPr>
        <w:numPr>
          <w:ilvl w:val="0"/>
          <w:numId w:val="202"/>
        </w:numPr>
        <w:spacing w:before="100" w:beforeAutospacing="1" w:after="100" w:afterAutospacing="1"/>
        <w:rPr>
          <w:rFonts w:ascii="Inter" w:hAnsi="Inter"/>
          <w:sz w:val="18"/>
          <w:szCs w:val="18"/>
        </w:rPr>
      </w:pPr>
      <w:r w:rsidRPr="00602E4B">
        <w:rPr>
          <w:rFonts w:ascii="Inter" w:hAnsi="Inter"/>
          <w:sz w:val="18"/>
          <w:szCs w:val="18"/>
        </w:rPr>
        <w:t>Broadcasting the block to the network</w:t>
      </w:r>
    </w:p>
    <w:p w14:paraId="6DED78D0" w14:textId="77777777" w:rsidR="000F59A8" w:rsidRPr="00602E4B" w:rsidRDefault="000F59A8">
      <w:pPr>
        <w:numPr>
          <w:ilvl w:val="0"/>
          <w:numId w:val="202"/>
        </w:numPr>
        <w:spacing w:before="100" w:beforeAutospacing="1" w:after="100" w:afterAutospacing="1"/>
        <w:rPr>
          <w:rFonts w:ascii="Inter" w:hAnsi="Inter"/>
          <w:sz w:val="18"/>
          <w:szCs w:val="18"/>
        </w:rPr>
      </w:pPr>
      <w:r w:rsidRPr="00602E4B">
        <w:rPr>
          <w:rFonts w:ascii="Inter" w:hAnsi="Inter"/>
          <w:sz w:val="18"/>
          <w:szCs w:val="18"/>
        </w:rPr>
        <w:t>Aggregating PREPARE votes into QC</w:t>
      </w:r>
    </w:p>
    <w:p w14:paraId="4A40A32C" w14:textId="77777777" w:rsidR="000F59A8" w:rsidRPr="00602E4B" w:rsidRDefault="000F59A8">
      <w:pPr>
        <w:numPr>
          <w:ilvl w:val="0"/>
          <w:numId w:val="202"/>
        </w:numPr>
        <w:spacing w:before="100" w:beforeAutospacing="1" w:after="100" w:afterAutospacing="1"/>
        <w:rPr>
          <w:rFonts w:ascii="Inter" w:hAnsi="Inter"/>
          <w:sz w:val="18"/>
          <w:szCs w:val="18"/>
        </w:rPr>
      </w:pPr>
      <w:r w:rsidRPr="00602E4B">
        <w:rPr>
          <w:rFonts w:ascii="Inter" w:hAnsi="Inter"/>
          <w:b/>
          <w:bCs/>
          <w:sz w:val="18"/>
          <w:szCs w:val="18"/>
        </w:rPr>
        <w:t>For bridge blocks:</w:t>
      </w:r>
      <w:r w:rsidRPr="00602E4B">
        <w:rPr>
          <w:rFonts w:ascii="Inter" w:hAnsi="Inter"/>
          <w:sz w:val="18"/>
          <w:szCs w:val="18"/>
        </w:rPr>
        <w:t xml:space="preserve"> Coordinating with bridge relayers, aggregating attestations, forming threshold signature QCs</w:t>
      </w:r>
    </w:p>
    <w:p w14:paraId="2CC0A02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proposer share incentivizes validators to seek leader role (improves liveness) and compensates for extra computational/bandwidth costs.</w:t>
      </w:r>
    </w:p>
    <w:p w14:paraId="74CC0753"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8.3 Committee Rewards</w:t>
      </w:r>
    </w:p>
    <w:p w14:paraId="5241E63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The remaining </w:t>
      </w:r>
      <m:oMath>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total</m:t>
            </m:r>
          </m:sub>
        </m:sSub>
      </m:oMath>
      <w:r w:rsidRPr="00602E4B">
        <w:rPr>
          <w:rFonts w:ascii="Inter" w:hAnsi="Inter"/>
          <w:sz w:val="18"/>
          <w:szCs w:val="18"/>
        </w:rPr>
        <w:t xml:space="preserve">is distributed among committee members proportional to their weighted punctuality: </w:t>
      </w:r>
    </w:p>
    <w:p w14:paraId="452A0846"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total</m:t>
              </m:r>
            </m:sub>
          </m:sSub>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num>
            <m:den>
              <m:nary>
                <m:naryPr>
                  <m:chr m:val="∑"/>
                  <m:limLoc m:val="undOvr"/>
                  <m:grow m:val="1"/>
                  <m:supHide m:val="1"/>
                  <m:ctrlPr>
                    <w:rPr>
                      <w:rFonts w:ascii="Cambria Math" w:hAnsi="Cambria Math"/>
                      <w:sz w:val="18"/>
                      <w:szCs w:val="18"/>
                    </w:rPr>
                  </m:ctrlPr>
                </m:naryPr>
                <m:sub>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sub>
                <m:sup/>
                <m:e/>
              </m:nary>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j</m:t>
                  </m:r>
                </m:sub>
              </m:sSub>
            </m:den>
          </m:f>
          <m:r>
            <m:rPr>
              <m:sty m:val="p"/>
            </m:rPr>
            <w:rPr>
              <w:rFonts w:ascii="Cambria Math" w:hAnsi="Cambria Math"/>
              <w:sz w:val="18"/>
              <w:szCs w:val="18"/>
            </w:rPr>
            <w:br/>
          </m:r>
        </m:oMath>
      </m:oMathPara>
    </w:p>
    <w:p w14:paraId="788C510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3A0D4D17" w14:textId="77777777" w:rsidR="000F59A8" w:rsidRPr="00602E4B" w:rsidRDefault="00000000">
      <w:pPr>
        <w:numPr>
          <w:ilvl w:val="0"/>
          <w:numId w:val="203"/>
        </w:numPr>
        <w:spacing w:before="100" w:beforeAutospacing="1" w:after="100" w:afterAutospacing="1"/>
        <w:rPr>
          <w:rFonts w:ascii="Inter" w:hAnsi="Inte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oMath>
      <w:r w:rsidR="000F59A8" w:rsidRPr="00602E4B">
        <w:rPr>
          <w:rFonts w:ascii="Inter" w:hAnsi="Inter"/>
          <w:sz w:val="18"/>
          <w:szCs w:val="18"/>
        </w:rPr>
        <w:t xml:space="preserve">- Normalized weight from Equation 2 </w:t>
      </w:r>
    </w:p>
    <w:p w14:paraId="2B533337" w14:textId="77777777" w:rsidR="000F59A8" w:rsidRPr="00602E4B" w:rsidRDefault="00000000">
      <w:pPr>
        <w:numPr>
          <w:ilvl w:val="0"/>
          <w:numId w:val="203"/>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000F59A8" w:rsidRPr="00602E4B">
        <w:rPr>
          <w:rFonts w:ascii="Inter" w:hAnsi="Inter"/>
          <w:sz w:val="18"/>
          <w:szCs w:val="18"/>
        </w:rPr>
        <w:t xml:space="preserve">- Punctuality multiplier from Equation 6 (Section 5.6.1 with decentralized attestation) </w:t>
      </w:r>
    </w:p>
    <w:p w14:paraId="31E07FE0" w14:textId="77777777" w:rsidR="000F59A8" w:rsidRPr="00602E4B" w:rsidRDefault="00000000">
      <w:pPr>
        <w:numPr>
          <w:ilvl w:val="0"/>
          <w:numId w:val="203"/>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sub>
        </m:sSub>
      </m:oMath>
      <w:r w:rsidR="000F59A8" w:rsidRPr="00602E4B">
        <w:rPr>
          <w:rFonts w:ascii="Inter" w:hAnsi="Inter"/>
          <w:sz w:val="18"/>
          <w:szCs w:val="18"/>
        </w:rPr>
        <w:t xml:space="preserve">- Committee for round </w:t>
      </w:r>
      <m:oMath>
        <m:r>
          <w:rPr>
            <w:rFonts w:ascii="Cambria Math" w:hAnsi="Cambria Math"/>
            <w:sz w:val="18"/>
            <w:szCs w:val="18"/>
          </w:rPr>
          <m:t>r</m:t>
        </m:r>
      </m:oMath>
    </w:p>
    <w:p w14:paraId="0C96856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Participant Rewards:</w:t>
      </w:r>
    </w:p>
    <w:p w14:paraId="058774E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validators who participated in bridge attestations:</w:t>
      </w:r>
    </w:p>
    <w:p w14:paraId="389D01F6"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R</m:t>
              </m:r>
            </m:e>
            <m:sub>
              <m:r>
                <w:rPr>
                  <w:rFonts w:ascii="Cambria Math" w:hAnsi="Cambria Math"/>
                  <w:sz w:val="18"/>
                  <w:szCs w:val="18"/>
                </w:rPr>
                <m:t>i</m:t>
              </m:r>
            </m:sub>
            <m:sup>
              <m:r>
                <m:rPr>
                  <m:nor/>
                </m:rPr>
                <w:rPr>
                  <w:rFonts w:ascii="Inter" w:hAnsi="Inter"/>
                  <w:sz w:val="18"/>
                  <w:szCs w:val="18"/>
                </w:rPr>
                <m:t>bridge</m:t>
              </m:r>
            </m:sup>
          </m:sSub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bridge</m:t>
              </m:r>
            </m:sub>
          </m:sSub>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num>
            <m:den>
              <m:nary>
                <m:naryPr>
                  <m:chr m:val="∑"/>
                  <m:limLoc m:val="undOvr"/>
                  <m:grow m:val="1"/>
                  <m:supHide m:val="1"/>
                  <m:ctrlPr>
                    <w:rPr>
                      <w:rFonts w:ascii="Cambria Math" w:hAnsi="Cambria Math"/>
                      <w:sz w:val="18"/>
                      <w:szCs w:val="18"/>
                    </w:rPr>
                  </m:ctrlPr>
                </m:naryPr>
                <m:sub>
                  <m:r>
                    <w:rPr>
                      <w:rFonts w:ascii="Cambria Math" w:hAnsi="Cambria Math"/>
                      <w:sz w:val="18"/>
                      <w:szCs w:val="18"/>
                    </w:rPr>
                    <m:t>j∈</m:t>
                  </m:r>
                  <m:r>
                    <m:rPr>
                      <m:nor/>
                    </m:rPr>
                    <w:rPr>
                      <w:rFonts w:ascii="Inter" w:hAnsi="Inter"/>
                      <w:sz w:val="18"/>
                      <w:szCs w:val="18"/>
                    </w:rPr>
                    <m:t>bridge_participants</m:t>
                  </m:r>
                </m:sub>
                <m:sup/>
                <m:e/>
              </m:nary>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j</m:t>
                  </m:r>
                </m:sub>
              </m:sSub>
            </m:den>
          </m:f>
          <m:r>
            <m:rPr>
              <m:sty m:val="p"/>
            </m:rPr>
            <w:rPr>
              <w:rFonts w:ascii="Cambria Math" w:hAnsi="Cambria Math"/>
              <w:sz w:val="18"/>
              <w:szCs w:val="18"/>
            </w:rPr>
            <w:br/>
          </m:r>
        </m:oMath>
      </m:oMathPara>
    </w:p>
    <w:p w14:paraId="7A6102B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oMath>
      <w:r w:rsidRPr="00602E4B">
        <w:rPr>
          <w:rFonts w:ascii="Inter" w:hAnsi="Inter"/>
          <w:sz w:val="18"/>
          <w:szCs w:val="18"/>
        </w:rPr>
        <w:t xml:space="preserve">is bridge participation quality factor: </w:t>
      </w:r>
    </w:p>
    <w:p w14:paraId="76B3450E" w14:textId="77777777" w:rsidR="000F59A8" w:rsidRPr="00602E4B" w:rsidRDefault="00000000">
      <w:pPr>
        <w:numPr>
          <w:ilvl w:val="0"/>
          <w:numId w:val="204"/>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r>
          <w:rPr>
            <w:rFonts w:ascii="Cambria Math" w:hAnsi="Cambria Math"/>
            <w:sz w:val="18"/>
            <w:szCs w:val="18"/>
          </w:rPr>
          <m:t>=1.0</m:t>
        </m:r>
      </m:oMath>
      <w:r w:rsidR="000F59A8" w:rsidRPr="00602E4B">
        <w:rPr>
          <w:rFonts w:ascii="Inter" w:hAnsi="Inter"/>
          <w:sz w:val="18"/>
          <w:szCs w:val="18"/>
        </w:rPr>
        <w:t xml:space="preserve">if provided accurate attestation </w:t>
      </w:r>
    </w:p>
    <w:p w14:paraId="566D2B09" w14:textId="77777777" w:rsidR="000F59A8" w:rsidRPr="00602E4B" w:rsidRDefault="00000000">
      <w:pPr>
        <w:numPr>
          <w:ilvl w:val="0"/>
          <w:numId w:val="204"/>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r>
          <w:rPr>
            <w:rFonts w:ascii="Cambria Math" w:hAnsi="Cambria Math"/>
            <w:sz w:val="18"/>
            <w:szCs w:val="18"/>
          </w:rPr>
          <m:t>=0.8</m:t>
        </m:r>
      </m:oMath>
      <w:r w:rsidR="000F59A8" w:rsidRPr="00602E4B">
        <w:rPr>
          <w:rFonts w:ascii="Inter" w:hAnsi="Inter"/>
          <w:sz w:val="18"/>
          <w:szCs w:val="18"/>
        </w:rPr>
        <w:t xml:space="preserve">if attestation was correct but slow </w:t>
      </w:r>
    </w:p>
    <w:p w14:paraId="3518E956" w14:textId="77777777" w:rsidR="000F59A8" w:rsidRPr="00602E4B" w:rsidRDefault="00000000">
      <w:pPr>
        <w:numPr>
          <w:ilvl w:val="0"/>
          <w:numId w:val="204"/>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r>
          <w:rPr>
            <w:rFonts w:ascii="Cambria Math" w:hAnsi="Cambria Math"/>
            <w:sz w:val="18"/>
            <w:szCs w:val="18"/>
          </w:rPr>
          <m:t>=0.5</m:t>
        </m:r>
      </m:oMath>
      <w:r w:rsidR="000F59A8" w:rsidRPr="00602E4B">
        <w:rPr>
          <w:rFonts w:ascii="Inter" w:hAnsi="Inter"/>
          <w:sz w:val="18"/>
          <w:szCs w:val="18"/>
        </w:rPr>
        <w:t xml:space="preserve">if partial participation (some chains verified, others not) </w:t>
      </w:r>
    </w:p>
    <w:p w14:paraId="17BC65C1" w14:textId="77777777" w:rsidR="000F59A8" w:rsidRPr="00602E4B" w:rsidRDefault="00000000">
      <w:pPr>
        <w:numPr>
          <w:ilvl w:val="0"/>
          <w:numId w:val="204"/>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r>
          <w:rPr>
            <w:rFonts w:ascii="Cambria Math" w:hAnsi="Cambria Math"/>
            <w:sz w:val="18"/>
            <w:szCs w:val="18"/>
          </w:rPr>
          <m:t>=0.0</m:t>
        </m:r>
      </m:oMath>
      <w:r w:rsidR="000F59A8" w:rsidRPr="00602E4B">
        <w:rPr>
          <w:rFonts w:ascii="Inter" w:hAnsi="Inter"/>
          <w:sz w:val="18"/>
          <w:szCs w:val="18"/>
        </w:rPr>
        <w:t xml:space="preserve">if no participation or incorrect attestation </w:t>
      </w:r>
    </w:p>
    <w:p w14:paraId="31986AF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Explanation:</w:t>
      </w:r>
    </w:p>
    <w:p w14:paraId="3F4C550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Higher weight validators receive proportionally more rewards (reflecting their larger security deposit and reputation). The punctuality multiplier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602E4B">
        <w:rPr>
          <w:rFonts w:ascii="Inter" w:hAnsi="Inter"/>
          <w:sz w:val="18"/>
          <w:szCs w:val="18"/>
        </w:rPr>
        <w:t xml:space="preserve">provides additional reward for fast voting, encouraging low-latency participation. Bridge participation rewards compensate for the extra infrastructure and monitoring costs of running external chain nodes. </w:t>
      </w:r>
    </w:p>
    <w:p w14:paraId="6E65E7F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Worked Example:</w:t>
      </w:r>
    </w:p>
    <w:p w14:paraId="56800DE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Setup:</w:t>
      </w:r>
    </w:p>
    <w:p w14:paraId="09A2FCDE" w14:textId="77777777" w:rsidR="000F59A8" w:rsidRPr="00602E4B" w:rsidRDefault="00000000">
      <w:pPr>
        <w:numPr>
          <w:ilvl w:val="0"/>
          <w:numId w:val="20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total</m:t>
            </m:r>
          </m:sub>
        </m:sSub>
        <m:r>
          <w:rPr>
            <w:rFonts w:ascii="Cambria Math" w:hAnsi="Cambria Math"/>
            <w:sz w:val="18"/>
            <w:szCs w:val="18"/>
          </w:rPr>
          <m:t>=10</m:t>
        </m:r>
      </m:oMath>
      <w:r w:rsidR="000F59A8" w:rsidRPr="00602E4B">
        <w:rPr>
          <w:rFonts w:ascii="Inter" w:hAnsi="Inter"/>
          <w:sz w:val="18"/>
          <w:szCs w:val="18"/>
        </w:rPr>
        <w:t xml:space="preserve">SNRG (8 SNRG block subsidy + 2 SNRG fees) </w:t>
      </w:r>
    </w:p>
    <w:p w14:paraId="4CCB73DD" w14:textId="77777777" w:rsidR="000F59A8" w:rsidRPr="00602E4B" w:rsidRDefault="00000000">
      <w:pPr>
        <w:numPr>
          <w:ilvl w:val="0"/>
          <w:numId w:val="20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bridge</m:t>
            </m:r>
          </m:sub>
        </m:sSub>
        <m:r>
          <w:rPr>
            <w:rFonts w:ascii="Cambria Math" w:hAnsi="Cambria Math"/>
            <w:sz w:val="18"/>
            <w:szCs w:val="18"/>
          </w:rPr>
          <m:t>=5</m:t>
        </m:r>
      </m:oMath>
      <w:r w:rsidR="000F59A8" w:rsidRPr="00602E4B">
        <w:rPr>
          <w:rFonts w:ascii="Inter" w:hAnsi="Inter"/>
          <w:sz w:val="18"/>
          <w:szCs w:val="18"/>
        </w:rPr>
        <w:t xml:space="preserve">SNRG (this is a bridge checkpoint round) </w:t>
      </w:r>
    </w:p>
    <w:p w14:paraId="3428CD5D" w14:textId="77777777" w:rsidR="000F59A8" w:rsidRPr="00602E4B" w:rsidRDefault="000F59A8">
      <w:pPr>
        <w:numPr>
          <w:ilvl w:val="0"/>
          <w:numId w:val="205"/>
        </w:numPr>
        <w:spacing w:before="100" w:beforeAutospacing="1" w:after="100" w:afterAutospacing="1"/>
        <w:rPr>
          <w:rFonts w:ascii="Inter" w:hAnsi="Inter"/>
          <w:sz w:val="18"/>
          <w:szCs w:val="18"/>
        </w:rPr>
      </w:pPr>
      <w:r w:rsidRPr="00602E4B">
        <w:rPr>
          <w:rFonts w:ascii="Inter" w:hAnsi="Inter"/>
          <w:sz w:val="18"/>
          <w:szCs w:val="18"/>
        </w:rPr>
        <w:t>Total available: 15 SNRG</w:t>
      </w:r>
    </w:p>
    <w:p w14:paraId="1C5B27BA" w14:textId="77777777" w:rsidR="000F59A8" w:rsidRPr="00602E4B" w:rsidRDefault="00000000">
      <w:pPr>
        <w:numPr>
          <w:ilvl w:val="0"/>
          <w:numId w:val="20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r>
          <w:rPr>
            <w:rFonts w:ascii="Cambria Math" w:hAnsi="Cambria Math"/>
            <w:sz w:val="18"/>
            <w:szCs w:val="18"/>
          </w:rPr>
          <m:t>=0.1</m:t>
        </m:r>
      </m:oMath>
    </w:p>
    <w:p w14:paraId="700FD439" w14:textId="77777777" w:rsidR="000F59A8" w:rsidRPr="00602E4B" w:rsidRDefault="000F59A8">
      <w:pPr>
        <w:numPr>
          <w:ilvl w:val="0"/>
          <w:numId w:val="205"/>
        </w:numPr>
        <w:spacing w:before="100" w:beforeAutospacing="1" w:after="100" w:afterAutospacing="1"/>
        <w:rPr>
          <w:rFonts w:ascii="Inter" w:hAnsi="Inter"/>
          <w:sz w:val="18"/>
          <w:szCs w:val="18"/>
        </w:rPr>
      </w:pPr>
      <w:r w:rsidRPr="00602E4B">
        <w:rPr>
          <w:rFonts w:ascii="Inter" w:hAnsi="Inter"/>
          <w:sz w:val="18"/>
          <w:szCs w:val="18"/>
        </w:rPr>
        <w:t xml:space="preserve">Committee size </w:t>
      </w:r>
      <m:oMath>
        <m:r>
          <w:rPr>
            <w:rFonts w:ascii="Cambria Math" w:hAnsi="Cambria Math"/>
            <w:sz w:val="18"/>
            <w:szCs w:val="18"/>
          </w:rPr>
          <m:t>m=3</m:t>
        </m:r>
      </m:oMath>
      <w:r w:rsidRPr="00602E4B">
        <w:rPr>
          <w:rFonts w:ascii="Inter" w:hAnsi="Inter"/>
          <w:sz w:val="18"/>
          <w:szCs w:val="18"/>
        </w:rPr>
        <w:t xml:space="preserve">(simplified) </w:t>
      </w:r>
    </w:p>
    <w:p w14:paraId="2A4D7DC1" w14:textId="77777777" w:rsidR="000F59A8" w:rsidRPr="00602E4B" w:rsidRDefault="000F59A8">
      <w:pPr>
        <w:numPr>
          <w:ilvl w:val="0"/>
          <w:numId w:val="205"/>
        </w:numPr>
        <w:spacing w:before="100" w:beforeAutospacing="1" w:after="100" w:afterAutospacing="1"/>
        <w:rPr>
          <w:rFonts w:ascii="Inter" w:hAnsi="Inter"/>
          <w:sz w:val="18"/>
          <w:szCs w:val="18"/>
        </w:rPr>
      </w:pPr>
      <w:r w:rsidRPr="00602E4B">
        <w:rPr>
          <w:rFonts w:ascii="Inter" w:hAnsi="Inter"/>
          <w:sz w:val="18"/>
          <w:szCs w:val="18"/>
        </w:rPr>
        <w:t>Committee members: Alice, Bob, Carol</w:t>
      </w:r>
    </w:p>
    <w:p w14:paraId="79DE0FE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Weights and punctuality: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337"/>
        <w:gridCol w:w="338"/>
        <w:gridCol w:w="576"/>
        <w:gridCol w:w="2455"/>
      </w:tblGrid>
      <w:tr w:rsidR="000F59A8" w:rsidRPr="00602E4B" w14:paraId="61E11E20" w14:textId="77777777">
        <w:trPr>
          <w:tblHeader/>
          <w:tblCellSpacing w:w="15" w:type="dxa"/>
        </w:trPr>
        <w:tc>
          <w:tcPr>
            <w:tcW w:w="0" w:type="auto"/>
            <w:vAlign w:val="center"/>
            <w:hideMark/>
          </w:tcPr>
          <w:p w14:paraId="57160DDA"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w:t>
            </w:r>
          </w:p>
        </w:tc>
        <w:tc>
          <w:tcPr>
            <w:tcW w:w="0" w:type="auto"/>
            <w:vAlign w:val="center"/>
            <w:hideMark/>
          </w:tcPr>
          <w:p w14:paraId="041E4FB9"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oMath>
            </m:oMathPara>
          </w:p>
        </w:tc>
        <w:tc>
          <w:tcPr>
            <w:tcW w:w="0" w:type="auto"/>
            <w:vAlign w:val="center"/>
            <w:hideMark/>
          </w:tcPr>
          <w:p w14:paraId="19E5126C"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m:oMathPara>
          </w:p>
        </w:tc>
        <w:tc>
          <w:tcPr>
            <w:tcW w:w="0" w:type="auto"/>
            <w:vAlign w:val="center"/>
            <w:hideMark/>
          </w:tcPr>
          <w:p w14:paraId="04008524"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m:oMathPara>
          </w:p>
        </w:tc>
        <w:tc>
          <w:tcPr>
            <w:tcW w:w="0" w:type="auto"/>
            <w:vAlign w:val="center"/>
            <w:hideMark/>
          </w:tcPr>
          <w:p w14:paraId="230069A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Bridge Participation (</w:t>
            </w:r>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i</m:t>
                  </m:r>
                </m:sub>
              </m:sSub>
            </m:oMath>
            <w:r w:rsidRPr="00602E4B">
              <w:rPr>
                <w:rFonts w:ascii="Inter" w:hAnsi="Inter"/>
                <w:b/>
                <w:bCs/>
                <w:sz w:val="18"/>
                <w:szCs w:val="18"/>
              </w:rPr>
              <w:t xml:space="preserve">) </w:t>
            </w:r>
          </w:p>
        </w:tc>
      </w:tr>
      <w:tr w:rsidR="000F59A8" w:rsidRPr="00602E4B" w14:paraId="2D0DCD47" w14:textId="77777777">
        <w:trPr>
          <w:tblCellSpacing w:w="15" w:type="dxa"/>
        </w:trPr>
        <w:tc>
          <w:tcPr>
            <w:tcW w:w="0" w:type="auto"/>
            <w:vAlign w:val="center"/>
            <w:hideMark/>
          </w:tcPr>
          <w:p w14:paraId="144DAD42" w14:textId="77777777" w:rsidR="000F59A8" w:rsidRPr="00602E4B" w:rsidRDefault="000F59A8" w:rsidP="000F59A8">
            <w:pPr>
              <w:rPr>
                <w:rFonts w:ascii="Inter" w:hAnsi="Inter"/>
                <w:sz w:val="18"/>
                <w:szCs w:val="18"/>
              </w:rPr>
            </w:pPr>
            <w:r w:rsidRPr="00602E4B">
              <w:rPr>
                <w:rFonts w:ascii="Inter" w:hAnsi="Inter"/>
                <w:sz w:val="18"/>
                <w:szCs w:val="18"/>
              </w:rPr>
              <w:t>Alice</w:t>
            </w:r>
          </w:p>
        </w:tc>
        <w:tc>
          <w:tcPr>
            <w:tcW w:w="0" w:type="auto"/>
            <w:vAlign w:val="center"/>
            <w:hideMark/>
          </w:tcPr>
          <w:p w14:paraId="02FC8B95" w14:textId="77777777" w:rsidR="000F59A8" w:rsidRPr="00602E4B" w:rsidRDefault="000F59A8" w:rsidP="000F59A8">
            <w:pPr>
              <w:rPr>
                <w:rFonts w:ascii="Inter" w:hAnsi="Inter"/>
                <w:sz w:val="18"/>
                <w:szCs w:val="18"/>
              </w:rPr>
            </w:pPr>
            <w:r w:rsidRPr="00602E4B">
              <w:rPr>
                <w:rFonts w:ascii="Inter" w:hAnsi="Inter"/>
                <w:sz w:val="18"/>
                <w:szCs w:val="18"/>
              </w:rPr>
              <w:t>0.5</w:t>
            </w:r>
          </w:p>
        </w:tc>
        <w:tc>
          <w:tcPr>
            <w:tcW w:w="0" w:type="auto"/>
            <w:vAlign w:val="center"/>
            <w:hideMark/>
          </w:tcPr>
          <w:p w14:paraId="2D8374FF"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272C3860" w14:textId="77777777" w:rsidR="000F59A8" w:rsidRPr="00602E4B" w:rsidRDefault="000F59A8" w:rsidP="000F59A8">
            <w:pPr>
              <w:rPr>
                <w:rFonts w:ascii="Inter" w:hAnsi="Inter"/>
                <w:sz w:val="18"/>
                <w:szCs w:val="18"/>
              </w:rPr>
            </w:pPr>
            <w:r w:rsidRPr="00602E4B">
              <w:rPr>
                <w:rFonts w:ascii="Inter" w:hAnsi="Inter"/>
                <w:sz w:val="18"/>
                <w:szCs w:val="18"/>
              </w:rPr>
              <w:t>0.5</w:t>
            </w:r>
          </w:p>
        </w:tc>
        <w:tc>
          <w:tcPr>
            <w:tcW w:w="0" w:type="auto"/>
            <w:vAlign w:val="center"/>
            <w:hideMark/>
          </w:tcPr>
          <w:p w14:paraId="667B8E45" w14:textId="77777777" w:rsidR="000F59A8" w:rsidRPr="00602E4B" w:rsidRDefault="000F59A8" w:rsidP="000F59A8">
            <w:pPr>
              <w:rPr>
                <w:rFonts w:ascii="Inter" w:hAnsi="Inter"/>
                <w:sz w:val="18"/>
                <w:szCs w:val="18"/>
              </w:rPr>
            </w:pPr>
            <w:r w:rsidRPr="00602E4B">
              <w:rPr>
                <w:rFonts w:ascii="Inter" w:hAnsi="Inter"/>
                <w:sz w:val="18"/>
                <w:szCs w:val="18"/>
              </w:rPr>
              <w:t>1.0 (full, accurate)</w:t>
            </w:r>
          </w:p>
        </w:tc>
      </w:tr>
      <w:tr w:rsidR="000F59A8" w:rsidRPr="00602E4B" w14:paraId="467A2BEC" w14:textId="77777777">
        <w:trPr>
          <w:tblCellSpacing w:w="15" w:type="dxa"/>
        </w:trPr>
        <w:tc>
          <w:tcPr>
            <w:tcW w:w="0" w:type="auto"/>
            <w:vAlign w:val="center"/>
            <w:hideMark/>
          </w:tcPr>
          <w:p w14:paraId="0588D8F7" w14:textId="77777777" w:rsidR="000F59A8" w:rsidRPr="00602E4B" w:rsidRDefault="000F59A8" w:rsidP="000F59A8">
            <w:pPr>
              <w:rPr>
                <w:rFonts w:ascii="Inter" w:hAnsi="Inter"/>
                <w:sz w:val="18"/>
                <w:szCs w:val="18"/>
              </w:rPr>
            </w:pPr>
            <w:r w:rsidRPr="00602E4B">
              <w:rPr>
                <w:rFonts w:ascii="Inter" w:hAnsi="Inter"/>
                <w:sz w:val="18"/>
                <w:szCs w:val="18"/>
              </w:rPr>
              <w:t>Bob</w:t>
            </w:r>
          </w:p>
        </w:tc>
        <w:tc>
          <w:tcPr>
            <w:tcW w:w="0" w:type="auto"/>
            <w:vAlign w:val="center"/>
            <w:hideMark/>
          </w:tcPr>
          <w:p w14:paraId="6DF829BC" w14:textId="77777777" w:rsidR="000F59A8" w:rsidRPr="00602E4B" w:rsidRDefault="000F59A8" w:rsidP="000F59A8">
            <w:pPr>
              <w:rPr>
                <w:rFonts w:ascii="Inter" w:hAnsi="Inter"/>
                <w:sz w:val="18"/>
                <w:szCs w:val="18"/>
              </w:rPr>
            </w:pPr>
            <w:r w:rsidRPr="00602E4B">
              <w:rPr>
                <w:rFonts w:ascii="Inter" w:hAnsi="Inter"/>
                <w:sz w:val="18"/>
                <w:szCs w:val="18"/>
              </w:rPr>
              <w:t>0.3</w:t>
            </w:r>
          </w:p>
        </w:tc>
        <w:tc>
          <w:tcPr>
            <w:tcW w:w="0" w:type="auto"/>
            <w:vAlign w:val="center"/>
            <w:hideMark/>
          </w:tcPr>
          <w:p w14:paraId="6465FF5D" w14:textId="77777777" w:rsidR="000F59A8" w:rsidRPr="00602E4B" w:rsidRDefault="000F59A8" w:rsidP="000F59A8">
            <w:pPr>
              <w:rPr>
                <w:rFonts w:ascii="Inter" w:hAnsi="Inter"/>
                <w:sz w:val="18"/>
                <w:szCs w:val="18"/>
              </w:rPr>
            </w:pPr>
            <w:r w:rsidRPr="00602E4B">
              <w:rPr>
                <w:rFonts w:ascii="Inter" w:hAnsi="Inter"/>
                <w:sz w:val="18"/>
                <w:szCs w:val="18"/>
              </w:rPr>
              <w:t>0.8</w:t>
            </w:r>
          </w:p>
        </w:tc>
        <w:tc>
          <w:tcPr>
            <w:tcW w:w="0" w:type="auto"/>
            <w:vAlign w:val="center"/>
            <w:hideMark/>
          </w:tcPr>
          <w:p w14:paraId="38028C8B" w14:textId="77777777" w:rsidR="000F59A8" w:rsidRPr="00602E4B" w:rsidRDefault="000F59A8" w:rsidP="000F59A8">
            <w:pPr>
              <w:rPr>
                <w:rFonts w:ascii="Inter" w:hAnsi="Inter"/>
                <w:sz w:val="18"/>
                <w:szCs w:val="18"/>
              </w:rPr>
            </w:pPr>
            <w:r w:rsidRPr="00602E4B">
              <w:rPr>
                <w:rFonts w:ascii="Inter" w:hAnsi="Inter"/>
                <w:sz w:val="18"/>
                <w:szCs w:val="18"/>
              </w:rPr>
              <w:t>0.24</w:t>
            </w:r>
          </w:p>
        </w:tc>
        <w:tc>
          <w:tcPr>
            <w:tcW w:w="0" w:type="auto"/>
            <w:vAlign w:val="center"/>
            <w:hideMark/>
          </w:tcPr>
          <w:p w14:paraId="54D690B4" w14:textId="77777777" w:rsidR="000F59A8" w:rsidRPr="00602E4B" w:rsidRDefault="000F59A8" w:rsidP="000F59A8">
            <w:pPr>
              <w:rPr>
                <w:rFonts w:ascii="Inter" w:hAnsi="Inter"/>
                <w:sz w:val="18"/>
                <w:szCs w:val="18"/>
              </w:rPr>
            </w:pPr>
            <w:r w:rsidRPr="00602E4B">
              <w:rPr>
                <w:rFonts w:ascii="Inter" w:hAnsi="Inter"/>
                <w:sz w:val="18"/>
                <w:szCs w:val="18"/>
              </w:rPr>
              <w:t>0.8 (accurate but slow)</w:t>
            </w:r>
          </w:p>
        </w:tc>
      </w:tr>
      <w:tr w:rsidR="000F59A8" w:rsidRPr="00602E4B" w14:paraId="61715ACB" w14:textId="77777777">
        <w:trPr>
          <w:tblCellSpacing w:w="15" w:type="dxa"/>
        </w:trPr>
        <w:tc>
          <w:tcPr>
            <w:tcW w:w="0" w:type="auto"/>
            <w:vAlign w:val="center"/>
            <w:hideMark/>
          </w:tcPr>
          <w:p w14:paraId="57F3D11A" w14:textId="77777777" w:rsidR="000F59A8" w:rsidRPr="00602E4B" w:rsidRDefault="000F59A8" w:rsidP="000F59A8">
            <w:pPr>
              <w:rPr>
                <w:rFonts w:ascii="Inter" w:hAnsi="Inter"/>
                <w:sz w:val="18"/>
                <w:szCs w:val="18"/>
              </w:rPr>
            </w:pPr>
            <w:r w:rsidRPr="00602E4B">
              <w:rPr>
                <w:rFonts w:ascii="Inter" w:hAnsi="Inter"/>
                <w:sz w:val="18"/>
                <w:szCs w:val="18"/>
              </w:rPr>
              <w:t>Carol</w:t>
            </w:r>
          </w:p>
        </w:tc>
        <w:tc>
          <w:tcPr>
            <w:tcW w:w="0" w:type="auto"/>
            <w:vAlign w:val="center"/>
            <w:hideMark/>
          </w:tcPr>
          <w:p w14:paraId="3FA9C084" w14:textId="77777777" w:rsidR="000F59A8" w:rsidRPr="00602E4B" w:rsidRDefault="000F59A8" w:rsidP="000F59A8">
            <w:pPr>
              <w:rPr>
                <w:rFonts w:ascii="Inter" w:hAnsi="Inter"/>
                <w:sz w:val="18"/>
                <w:szCs w:val="18"/>
              </w:rPr>
            </w:pPr>
            <w:r w:rsidRPr="00602E4B">
              <w:rPr>
                <w:rFonts w:ascii="Inter" w:hAnsi="Inter"/>
                <w:sz w:val="18"/>
                <w:szCs w:val="18"/>
              </w:rPr>
              <w:t>0.2</w:t>
            </w:r>
          </w:p>
        </w:tc>
        <w:tc>
          <w:tcPr>
            <w:tcW w:w="0" w:type="auto"/>
            <w:vAlign w:val="center"/>
            <w:hideMark/>
          </w:tcPr>
          <w:p w14:paraId="6E4B5B45" w14:textId="77777777" w:rsidR="000F59A8" w:rsidRPr="00602E4B" w:rsidRDefault="000F59A8" w:rsidP="000F59A8">
            <w:pPr>
              <w:rPr>
                <w:rFonts w:ascii="Inter" w:hAnsi="Inter"/>
                <w:sz w:val="18"/>
                <w:szCs w:val="18"/>
              </w:rPr>
            </w:pPr>
            <w:r w:rsidRPr="00602E4B">
              <w:rPr>
                <w:rFonts w:ascii="Inter" w:hAnsi="Inter"/>
                <w:sz w:val="18"/>
                <w:szCs w:val="18"/>
              </w:rPr>
              <w:t>0.6</w:t>
            </w:r>
          </w:p>
        </w:tc>
        <w:tc>
          <w:tcPr>
            <w:tcW w:w="0" w:type="auto"/>
            <w:vAlign w:val="center"/>
            <w:hideMark/>
          </w:tcPr>
          <w:p w14:paraId="5BF965AB" w14:textId="77777777" w:rsidR="000F59A8" w:rsidRPr="00602E4B" w:rsidRDefault="000F59A8" w:rsidP="000F59A8">
            <w:pPr>
              <w:rPr>
                <w:rFonts w:ascii="Inter" w:hAnsi="Inter"/>
                <w:sz w:val="18"/>
                <w:szCs w:val="18"/>
              </w:rPr>
            </w:pPr>
            <w:r w:rsidRPr="00602E4B">
              <w:rPr>
                <w:rFonts w:ascii="Inter" w:hAnsi="Inter"/>
                <w:sz w:val="18"/>
                <w:szCs w:val="18"/>
              </w:rPr>
              <w:t>0.12</w:t>
            </w:r>
          </w:p>
        </w:tc>
        <w:tc>
          <w:tcPr>
            <w:tcW w:w="0" w:type="auto"/>
            <w:vAlign w:val="center"/>
            <w:hideMark/>
          </w:tcPr>
          <w:p w14:paraId="09BE37DA" w14:textId="77777777" w:rsidR="000F59A8" w:rsidRPr="00602E4B" w:rsidRDefault="000F59A8" w:rsidP="000F59A8">
            <w:pPr>
              <w:rPr>
                <w:rFonts w:ascii="Inter" w:hAnsi="Inter"/>
                <w:sz w:val="18"/>
                <w:szCs w:val="18"/>
              </w:rPr>
            </w:pPr>
            <w:r w:rsidRPr="00602E4B">
              <w:rPr>
                <w:rFonts w:ascii="Inter" w:hAnsi="Inter"/>
                <w:sz w:val="18"/>
                <w:szCs w:val="18"/>
              </w:rPr>
              <w:t>0.0 (no bridge participation)</w:t>
            </w:r>
          </w:p>
        </w:tc>
      </w:tr>
      <w:tr w:rsidR="000F59A8" w:rsidRPr="00602E4B" w14:paraId="2553CC5C" w14:textId="77777777">
        <w:trPr>
          <w:tblCellSpacing w:w="15" w:type="dxa"/>
        </w:trPr>
        <w:tc>
          <w:tcPr>
            <w:tcW w:w="0" w:type="auto"/>
            <w:vAlign w:val="center"/>
            <w:hideMark/>
          </w:tcPr>
          <w:p w14:paraId="54B50B37" w14:textId="77777777" w:rsidR="000F59A8" w:rsidRPr="00602E4B" w:rsidRDefault="000F59A8" w:rsidP="000F59A8">
            <w:pPr>
              <w:rPr>
                <w:rFonts w:ascii="Inter" w:hAnsi="Inter"/>
                <w:sz w:val="18"/>
                <w:szCs w:val="18"/>
              </w:rPr>
            </w:pPr>
            <w:r w:rsidRPr="00602E4B">
              <w:rPr>
                <w:rFonts w:ascii="Inter" w:hAnsi="Inter"/>
                <w:b/>
                <w:bCs/>
                <w:sz w:val="18"/>
                <w:szCs w:val="18"/>
              </w:rPr>
              <w:t>Sum</w:t>
            </w:r>
          </w:p>
        </w:tc>
        <w:tc>
          <w:tcPr>
            <w:tcW w:w="0" w:type="auto"/>
            <w:vAlign w:val="center"/>
            <w:hideMark/>
          </w:tcPr>
          <w:p w14:paraId="407C2548"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75AF0F00" w14:textId="77777777" w:rsidR="000F59A8" w:rsidRPr="00602E4B" w:rsidRDefault="000F59A8" w:rsidP="000F59A8">
            <w:pPr>
              <w:rPr>
                <w:rFonts w:ascii="Inter" w:hAnsi="Inter"/>
                <w:sz w:val="18"/>
                <w:szCs w:val="18"/>
              </w:rPr>
            </w:pPr>
            <w:r w:rsidRPr="00602E4B">
              <w:rPr>
                <w:rFonts w:ascii="Inter" w:hAnsi="Inter"/>
                <w:sz w:val="18"/>
                <w:szCs w:val="18"/>
              </w:rPr>
              <w:t>---</w:t>
            </w:r>
          </w:p>
        </w:tc>
        <w:tc>
          <w:tcPr>
            <w:tcW w:w="0" w:type="auto"/>
            <w:vAlign w:val="center"/>
            <w:hideMark/>
          </w:tcPr>
          <w:p w14:paraId="57DF56A7" w14:textId="77777777" w:rsidR="000F59A8" w:rsidRPr="00602E4B" w:rsidRDefault="000F59A8" w:rsidP="000F59A8">
            <w:pPr>
              <w:rPr>
                <w:rFonts w:ascii="Inter" w:hAnsi="Inter"/>
                <w:sz w:val="18"/>
                <w:szCs w:val="18"/>
              </w:rPr>
            </w:pPr>
            <w:r w:rsidRPr="00602E4B">
              <w:rPr>
                <w:rFonts w:ascii="Inter" w:hAnsi="Inter"/>
                <w:b/>
                <w:bCs/>
                <w:sz w:val="18"/>
                <w:szCs w:val="18"/>
              </w:rPr>
              <w:t>0.86</w:t>
            </w:r>
          </w:p>
        </w:tc>
        <w:tc>
          <w:tcPr>
            <w:tcW w:w="0" w:type="auto"/>
            <w:vAlign w:val="center"/>
            <w:hideMark/>
          </w:tcPr>
          <w:p w14:paraId="2E0C34D6" w14:textId="77777777" w:rsidR="000F59A8" w:rsidRPr="00602E4B" w:rsidRDefault="000F59A8" w:rsidP="000F59A8">
            <w:pPr>
              <w:rPr>
                <w:rFonts w:ascii="Inter" w:hAnsi="Inter"/>
                <w:sz w:val="18"/>
                <w:szCs w:val="18"/>
              </w:rPr>
            </w:pPr>
            <w:r w:rsidRPr="00602E4B">
              <w:rPr>
                <w:rFonts w:ascii="Inter" w:hAnsi="Inter"/>
                <w:sz w:val="18"/>
                <w:szCs w:val="18"/>
              </w:rPr>
              <w:t>---</w:t>
            </w:r>
          </w:p>
        </w:tc>
      </w:tr>
    </w:tbl>
    <w:p w14:paraId="1AD3BE5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Proposer (Alice):</w:t>
      </w:r>
    </w:p>
    <w:p w14:paraId="483AC090"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proposer</m:t>
              </m:r>
            </m:sub>
          </m:sSub>
          <m:r>
            <w:rPr>
              <w:rFonts w:ascii="Cambria Math" w:hAnsi="Cambria Math"/>
              <w:sz w:val="18"/>
              <w:szCs w:val="18"/>
            </w:rPr>
            <m:t>=0.1×(10+5)=1.5</m:t>
          </m:r>
          <m:r>
            <m:rPr>
              <m:nor/>
            </m:rPr>
            <w:rPr>
              <w:rFonts w:ascii="Inter" w:hAnsi="Inter"/>
              <w:sz w:val="18"/>
              <w:szCs w:val="18"/>
            </w:rPr>
            <m:t xml:space="preserve"> SNRG</m:t>
          </m:r>
          <m:r>
            <m:rPr>
              <m:sty m:val="p"/>
            </m:rPr>
            <w:rPr>
              <w:rFonts w:ascii="Cambria Math" w:hAnsi="Cambria Math"/>
              <w:sz w:val="18"/>
              <w:szCs w:val="18"/>
            </w:rPr>
            <w:br/>
          </m:r>
        </m:oMath>
      </m:oMathPara>
    </w:p>
    <w:p w14:paraId="10FA38C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Committee pool (consensus):</w:t>
      </w:r>
    </w:p>
    <w:p w14:paraId="6A618D79" w14:textId="77777777" w:rsidR="000F59A8" w:rsidRPr="00602E4B" w:rsidRDefault="000F59A8" w:rsidP="000F59A8">
      <w:pPr>
        <w:rPr>
          <w:rFonts w:ascii="Inter" w:hAnsi="Inter"/>
          <w:sz w:val="18"/>
          <w:szCs w:val="18"/>
        </w:rPr>
      </w:pPr>
      <m:oMathPara>
        <m:oMath>
          <m:r>
            <w:rPr>
              <w:rFonts w:ascii="Cambria Math" w:hAnsi="Cambria Math"/>
              <w:sz w:val="18"/>
              <w:szCs w:val="18"/>
            </w:rPr>
            <m:t>(1-0.1)×10=9</m:t>
          </m:r>
          <m:r>
            <m:rPr>
              <m:nor/>
            </m:rPr>
            <w:rPr>
              <w:rFonts w:ascii="Inter" w:hAnsi="Inter"/>
              <w:sz w:val="18"/>
              <w:szCs w:val="18"/>
            </w:rPr>
            <m:t xml:space="preserve"> SNRG</m:t>
          </m:r>
          <m:r>
            <m:rPr>
              <m:sty m:val="p"/>
            </m:rPr>
            <w:rPr>
              <w:rFonts w:ascii="Cambria Math" w:hAnsi="Cambria Math"/>
              <w:sz w:val="18"/>
              <w:szCs w:val="18"/>
            </w:rPr>
            <w:br/>
          </m:r>
        </m:oMath>
      </m:oMathPara>
    </w:p>
    <w:p w14:paraId="3B7D50F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pool:</w:t>
      </w:r>
    </w:p>
    <w:p w14:paraId="51981727" w14:textId="77777777" w:rsidR="000F59A8" w:rsidRPr="00602E4B" w:rsidRDefault="000F59A8" w:rsidP="000F59A8">
      <w:pPr>
        <w:rPr>
          <w:rFonts w:ascii="Inter" w:hAnsi="Inter"/>
          <w:sz w:val="18"/>
          <w:szCs w:val="18"/>
        </w:rPr>
      </w:pPr>
      <m:oMathPara>
        <m:oMath>
          <m:r>
            <w:rPr>
              <w:rFonts w:ascii="Cambria Math" w:hAnsi="Cambria Math"/>
              <w:sz w:val="18"/>
              <w:szCs w:val="18"/>
            </w:rPr>
            <w:lastRenderedPageBreak/>
            <m:t>(1-0.1)×5=4.5</m:t>
          </m:r>
          <m:r>
            <m:rPr>
              <m:nor/>
            </m:rPr>
            <w:rPr>
              <w:rFonts w:ascii="Inter" w:hAnsi="Inter"/>
              <w:sz w:val="18"/>
              <w:szCs w:val="18"/>
            </w:rPr>
            <m:t xml:space="preserve"> SNRG</m:t>
          </m:r>
          <m:r>
            <m:rPr>
              <m:sty m:val="p"/>
            </m:rPr>
            <w:rPr>
              <w:rFonts w:ascii="Cambria Math" w:hAnsi="Cambria Math"/>
              <w:sz w:val="18"/>
              <w:szCs w:val="18"/>
            </w:rPr>
            <w:br/>
          </m:r>
        </m:oMath>
      </m:oMathPara>
    </w:p>
    <w:p w14:paraId="52BD23E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Individual consensus rewards:</w:t>
      </w:r>
    </w:p>
    <w:p w14:paraId="3D186FD3" w14:textId="77777777" w:rsidR="000F59A8" w:rsidRPr="00602E4B" w:rsidRDefault="000F59A8">
      <w:pPr>
        <w:numPr>
          <w:ilvl w:val="0"/>
          <w:numId w:val="206"/>
        </w:numPr>
        <w:spacing w:before="100" w:beforeAutospacing="1" w:after="100" w:afterAutospacing="1"/>
        <w:rPr>
          <w:rFonts w:ascii="Inter" w:hAnsi="Inter"/>
          <w:sz w:val="18"/>
          <w:szCs w:val="18"/>
        </w:rPr>
      </w:pPr>
      <w:r w:rsidRPr="00602E4B">
        <w:rPr>
          <w:rFonts w:ascii="Inter" w:hAnsi="Inter"/>
          <w:sz w:val="18"/>
          <w:szCs w:val="18"/>
        </w:rPr>
        <w:t xml:space="preserve">Alice: </w:t>
      </w:r>
      <m:oMath>
        <m:r>
          <w:rPr>
            <w:rFonts w:ascii="Cambria Math" w:hAnsi="Cambria Math"/>
            <w:sz w:val="18"/>
            <w:szCs w:val="18"/>
          </w:rPr>
          <m:t>9×</m:t>
        </m:r>
        <m:f>
          <m:fPr>
            <m:ctrlPr>
              <w:rPr>
                <w:rFonts w:ascii="Cambria Math" w:hAnsi="Cambria Math"/>
                <w:sz w:val="18"/>
                <w:szCs w:val="18"/>
              </w:rPr>
            </m:ctrlPr>
          </m:fPr>
          <m:num>
            <m:r>
              <w:rPr>
                <w:rFonts w:ascii="Cambria Math" w:hAnsi="Cambria Math"/>
                <w:sz w:val="18"/>
                <w:szCs w:val="18"/>
              </w:rPr>
              <m:t>0.5</m:t>
            </m:r>
          </m:num>
          <m:den>
            <m:r>
              <w:rPr>
                <w:rFonts w:ascii="Cambria Math" w:hAnsi="Cambria Math"/>
                <w:sz w:val="18"/>
                <w:szCs w:val="18"/>
              </w:rPr>
              <m:t>0.86</m:t>
            </m:r>
          </m:den>
        </m:f>
        <m:r>
          <w:rPr>
            <w:rFonts w:ascii="Cambria Math" w:hAnsi="Cambria Math"/>
            <w:sz w:val="18"/>
            <w:szCs w:val="18"/>
          </w:rPr>
          <m:t>=5.23</m:t>
        </m:r>
      </m:oMath>
      <w:r w:rsidRPr="00602E4B">
        <w:rPr>
          <w:rFonts w:ascii="Inter" w:hAnsi="Inter"/>
          <w:sz w:val="18"/>
          <w:szCs w:val="18"/>
        </w:rPr>
        <w:t xml:space="preserve">SNRG </w:t>
      </w:r>
    </w:p>
    <w:p w14:paraId="6D86CFFC" w14:textId="77777777" w:rsidR="000F59A8" w:rsidRPr="00602E4B" w:rsidRDefault="000F59A8">
      <w:pPr>
        <w:numPr>
          <w:ilvl w:val="0"/>
          <w:numId w:val="206"/>
        </w:numPr>
        <w:spacing w:before="100" w:beforeAutospacing="1" w:after="100" w:afterAutospacing="1"/>
        <w:rPr>
          <w:rFonts w:ascii="Inter" w:hAnsi="Inter"/>
          <w:sz w:val="18"/>
          <w:szCs w:val="18"/>
        </w:rPr>
      </w:pPr>
      <w:r w:rsidRPr="00602E4B">
        <w:rPr>
          <w:rFonts w:ascii="Inter" w:hAnsi="Inter"/>
          <w:sz w:val="18"/>
          <w:szCs w:val="18"/>
        </w:rPr>
        <w:t xml:space="preserve">Bob: </w:t>
      </w:r>
      <m:oMath>
        <m:r>
          <w:rPr>
            <w:rFonts w:ascii="Cambria Math" w:hAnsi="Cambria Math"/>
            <w:sz w:val="18"/>
            <w:szCs w:val="18"/>
          </w:rPr>
          <m:t>9×</m:t>
        </m:r>
        <m:f>
          <m:fPr>
            <m:ctrlPr>
              <w:rPr>
                <w:rFonts w:ascii="Cambria Math" w:hAnsi="Cambria Math"/>
                <w:sz w:val="18"/>
                <w:szCs w:val="18"/>
              </w:rPr>
            </m:ctrlPr>
          </m:fPr>
          <m:num>
            <m:r>
              <w:rPr>
                <w:rFonts w:ascii="Cambria Math" w:hAnsi="Cambria Math"/>
                <w:sz w:val="18"/>
                <w:szCs w:val="18"/>
              </w:rPr>
              <m:t>0.24</m:t>
            </m:r>
          </m:num>
          <m:den>
            <m:r>
              <w:rPr>
                <w:rFonts w:ascii="Cambria Math" w:hAnsi="Cambria Math"/>
                <w:sz w:val="18"/>
                <w:szCs w:val="18"/>
              </w:rPr>
              <m:t>0.86</m:t>
            </m:r>
          </m:den>
        </m:f>
        <m:r>
          <w:rPr>
            <w:rFonts w:ascii="Cambria Math" w:hAnsi="Cambria Math"/>
            <w:sz w:val="18"/>
            <w:szCs w:val="18"/>
          </w:rPr>
          <m:t>=2.51</m:t>
        </m:r>
      </m:oMath>
      <w:r w:rsidRPr="00602E4B">
        <w:rPr>
          <w:rFonts w:ascii="Inter" w:hAnsi="Inter"/>
          <w:sz w:val="18"/>
          <w:szCs w:val="18"/>
        </w:rPr>
        <w:t xml:space="preserve">SNRG </w:t>
      </w:r>
    </w:p>
    <w:p w14:paraId="67E5EAAF" w14:textId="77777777" w:rsidR="000F59A8" w:rsidRPr="00602E4B" w:rsidRDefault="000F59A8">
      <w:pPr>
        <w:numPr>
          <w:ilvl w:val="0"/>
          <w:numId w:val="206"/>
        </w:numPr>
        <w:spacing w:before="100" w:beforeAutospacing="1" w:after="100" w:afterAutospacing="1"/>
        <w:rPr>
          <w:rFonts w:ascii="Inter" w:hAnsi="Inter"/>
          <w:sz w:val="18"/>
          <w:szCs w:val="18"/>
        </w:rPr>
      </w:pPr>
      <w:r w:rsidRPr="00602E4B">
        <w:rPr>
          <w:rFonts w:ascii="Inter" w:hAnsi="Inter"/>
          <w:sz w:val="18"/>
          <w:szCs w:val="18"/>
        </w:rPr>
        <w:t xml:space="preserve">Carol: </w:t>
      </w:r>
      <m:oMath>
        <m:r>
          <w:rPr>
            <w:rFonts w:ascii="Cambria Math" w:hAnsi="Cambria Math"/>
            <w:sz w:val="18"/>
            <w:szCs w:val="18"/>
          </w:rPr>
          <m:t>9×</m:t>
        </m:r>
        <m:f>
          <m:fPr>
            <m:ctrlPr>
              <w:rPr>
                <w:rFonts w:ascii="Cambria Math" w:hAnsi="Cambria Math"/>
                <w:sz w:val="18"/>
                <w:szCs w:val="18"/>
              </w:rPr>
            </m:ctrlPr>
          </m:fPr>
          <m:num>
            <m:r>
              <w:rPr>
                <w:rFonts w:ascii="Cambria Math" w:hAnsi="Cambria Math"/>
                <w:sz w:val="18"/>
                <w:szCs w:val="18"/>
              </w:rPr>
              <m:t>0.12</m:t>
            </m:r>
          </m:num>
          <m:den>
            <m:r>
              <w:rPr>
                <w:rFonts w:ascii="Cambria Math" w:hAnsi="Cambria Math"/>
                <w:sz w:val="18"/>
                <w:szCs w:val="18"/>
              </w:rPr>
              <m:t>0.86</m:t>
            </m:r>
          </m:den>
        </m:f>
        <m:r>
          <w:rPr>
            <w:rFonts w:ascii="Cambria Math" w:hAnsi="Cambria Math"/>
            <w:sz w:val="18"/>
            <w:szCs w:val="18"/>
          </w:rPr>
          <m:t>=1.26</m:t>
        </m:r>
      </m:oMath>
      <w:r w:rsidRPr="00602E4B">
        <w:rPr>
          <w:rFonts w:ascii="Inter" w:hAnsi="Inter"/>
          <w:sz w:val="18"/>
          <w:szCs w:val="18"/>
        </w:rPr>
        <w:t xml:space="preserve">SNRG </w:t>
      </w:r>
    </w:p>
    <w:p w14:paraId="7A692A3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Individual bridge rewards:</w:t>
      </w:r>
    </w:p>
    <w:p w14:paraId="2F86713A" w14:textId="77777777" w:rsidR="000F59A8" w:rsidRPr="00602E4B" w:rsidRDefault="000F59A8">
      <w:pPr>
        <w:numPr>
          <w:ilvl w:val="0"/>
          <w:numId w:val="207"/>
        </w:numPr>
        <w:spacing w:before="100" w:beforeAutospacing="1" w:after="100" w:afterAutospacing="1"/>
        <w:rPr>
          <w:rFonts w:ascii="Inter" w:hAnsi="Inter"/>
          <w:sz w:val="18"/>
          <w:szCs w:val="18"/>
        </w:rPr>
      </w:pPr>
      <w:r w:rsidRPr="00602E4B">
        <w:rPr>
          <w:rFonts w:ascii="Inter" w:hAnsi="Inter"/>
          <w:sz w:val="18"/>
          <w:szCs w:val="18"/>
        </w:rPr>
        <w:t xml:space="preserve">Alice: </w:t>
      </w:r>
      <m:oMath>
        <m:r>
          <w:rPr>
            <w:rFonts w:ascii="Cambria Math" w:hAnsi="Cambria Math"/>
            <w:sz w:val="18"/>
            <w:szCs w:val="18"/>
          </w:rPr>
          <m:t>4.5×</m:t>
        </m:r>
        <m:f>
          <m:fPr>
            <m:ctrlPr>
              <w:rPr>
                <w:rFonts w:ascii="Cambria Math" w:hAnsi="Cambria Math"/>
                <w:sz w:val="18"/>
                <w:szCs w:val="18"/>
              </w:rPr>
            </m:ctrlPr>
          </m:fPr>
          <m:num>
            <m:r>
              <w:rPr>
                <w:rFonts w:ascii="Cambria Math" w:hAnsi="Cambria Math"/>
                <w:sz w:val="18"/>
                <w:szCs w:val="18"/>
              </w:rPr>
              <m:t>0.5×1.0</m:t>
            </m:r>
          </m:num>
          <m:den>
            <m:r>
              <w:rPr>
                <w:rFonts w:ascii="Cambria Math" w:hAnsi="Cambria Math"/>
                <w:sz w:val="18"/>
                <w:szCs w:val="18"/>
              </w:rPr>
              <m:t>0.5×1.0+0.3×0.8</m:t>
            </m:r>
          </m:den>
        </m:f>
        <m:r>
          <w:rPr>
            <w:rFonts w:ascii="Cambria Math" w:hAnsi="Cambria Math"/>
            <w:sz w:val="18"/>
            <w:szCs w:val="18"/>
          </w:rPr>
          <m:t>=4.5×</m:t>
        </m:r>
        <m:f>
          <m:fPr>
            <m:ctrlPr>
              <w:rPr>
                <w:rFonts w:ascii="Cambria Math" w:hAnsi="Cambria Math"/>
                <w:sz w:val="18"/>
                <w:szCs w:val="18"/>
              </w:rPr>
            </m:ctrlPr>
          </m:fPr>
          <m:num>
            <m:r>
              <w:rPr>
                <w:rFonts w:ascii="Cambria Math" w:hAnsi="Cambria Math"/>
                <w:sz w:val="18"/>
                <w:szCs w:val="18"/>
              </w:rPr>
              <m:t>0.5</m:t>
            </m:r>
          </m:num>
          <m:den>
            <m:r>
              <w:rPr>
                <w:rFonts w:ascii="Cambria Math" w:hAnsi="Cambria Math"/>
                <w:sz w:val="18"/>
                <w:szCs w:val="18"/>
              </w:rPr>
              <m:t>0.74</m:t>
            </m:r>
          </m:den>
        </m:f>
        <m:r>
          <w:rPr>
            <w:rFonts w:ascii="Cambria Math" w:hAnsi="Cambria Math"/>
            <w:sz w:val="18"/>
            <w:szCs w:val="18"/>
          </w:rPr>
          <m:t>=3.04</m:t>
        </m:r>
      </m:oMath>
      <w:r w:rsidRPr="00602E4B">
        <w:rPr>
          <w:rFonts w:ascii="Inter" w:hAnsi="Inter"/>
          <w:sz w:val="18"/>
          <w:szCs w:val="18"/>
        </w:rPr>
        <w:t xml:space="preserve">SNRG </w:t>
      </w:r>
    </w:p>
    <w:p w14:paraId="53B29CB4" w14:textId="77777777" w:rsidR="000F59A8" w:rsidRPr="00602E4B" w:rsidRDefault="000F59A8">
      <w:pPr>
        <w:numPr>
          <w:ilvl w:val="0"/>
          <w:numId w:val="207"/>
        </w:numPr>
        <w:spacing w:before="100" w:beforeAutospacing="1" w:after="100" w:afterAutospacing="1"/>
        <w:rPr>
          <w:rFonts w:ascii="Inter" w:hAnsi="Inter"/>
          <w:sz w:val="18"/>
          <w:szCs w:val="18"/>
        </w:rPr>
      </w:pPr>
      <w:r w:rsidRPr="00602E4B">
        <w:rPr>
          <w:rFonts w:ascii="Inter" w:hAnsi="Inter"/>
          <w:sz w:val="18"/>
          <w:szCs w:val="18"/>
        </w:rPr>
        <w:t xml:space="preserve">Bob: </w:t>
      </w:r>
      <m:oMath>
        <m:r>
          <w:rPr>
            <w:rFonts w:ascii="Cambria Math" w:hAnsi="Cambria Math"/>
            <w:sz w:val="18"/>
            <w:szCs w:val="18"/>
          </w:rPr>
          <m:t>4.5×</m:t>
        </m:r>
        <m:f>
          <m:fPr>
            <m:ctrlPr>
              <w:rPr>
                <w:rFonts w:ascii="Cambria Math" w:hAnsi="Cambria Math"/>
                <w:sz w:val="18"/>
                <w:szCs w:val="18"/>
              </w:rPr>
            </m:ctrlPr>
          </m:fPr>
          <m:num>
            <m:r>
              <w:rPr>
                <w:rFonts w:ascii="Cambria Math" w:hAnsi="Cambria Math"/>
                <w:sz w:val="18"/>
                <w:szCs w:val="18"/>
              </w:rPr>
              <m:t>0.24</m:t>
            </m:r>
          </m:num>
          <m:den>
            <m:r>
              <w:rPr>
                <w:rFonts w:ascii="Cambria Math" w:hAnsi="Cambria Math"/>
                <w:sz w:val="18"/>
                <w:szCs w:val="18"/>
              </w:rPr>
              <m:t>0.74</m:t>
            </m:r>
          </m:den>
        </m:f>
        <m:r>
          <w:rPr>
            <w:rFonts w:ascii="Cambria Math" w:hAnsi="Cambria Math"/>
            <w:sz w:val="18"/>
            <w:szCs w:val="18"/>
          </w:rPr>
          <m:t>=1.46</m:t>
        </m:r>
      </m:oMath>
      <w:r w:rsidRPr="00602E4B">
        <w:rPr>
          <w:rFonts w:ascii="Inter" w:hAnsi="Inter"/>
          <w:sz w:val="18"/>
          <w:szCs w:val="18"/>
        </w:rPr>
        <w:t xml:space="preserve">SNRG </w:t>
      </w:r>
    </w:p>
    <w:p w14:paraId="06328F0B" w14:textId="77777777" w:rsidR="000F59A8" w:rsidRPr="00602E4B" w:rsidRDefault="000F59A8">
      <w:pPr>
        <w:numPr>
          <w:ilvl w:val="0"/>
          <w:numId w:val="207"/>
        </w:numPr>
        <w:spacing w:before="100" w:beforeAutospacing="1" w:after="100" w:afterAutospacing="1"/>
        <w:rPr>
          <w:rFonts w:ascii="Inter" w:hAnsi="Inter"/>
          <w:sz w:val="18"/>
          <w:szCs w:val="18"/>
        </w:rPr>
      </w:pPr>
      <w:r w:rsidRPr="00602E4B">
        <w:rPr>
          <w:rFonts w:ascii="Inter" w:hAnsi="Inter"/>
          <w:sz w:val="18"/>
          <w:szCs w:val="18"/>
        </w:rPr>
        <w:t xml:space="preserve">Carol: </w:t>
      </w:r>
      <m:oMath>
        <m:r>
          <w:rPr>
            <w:rFonts w:ascii="Cambria Math" w:hAnsi="Cambria Math"/>
            <w:sz w:val="18"/>
            <w:szCs w:val="18"/>
          </w:rPr>
          <m:t>0</m:t>
        </m:r>
      </m:oMath>
      <w:r w:rsidRPr="00602E4B">
        <w:rPr>
          <w:rFonts w:ascii="Inter" w:hAnsi="Inter"/>
          <w:sz w:val="18"/>
          <w:szCs w:val="18"/>
        </w:rPr>
        <w:t xml:space="preserve">SNRG (no bridge participation) </w:t>
      </w:r>
    </w:p>
    <w:p w14:paraId="5CA650D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Total rewards:</w:t>
      </w:r>
    </w:p>
    <w:p w14:paraId="73774820" w14:textId="77777777" w:rsidR="000F59A8" w:rsidRPr="00602E4B" w:rsidRDefault="000F59A8">
      <w:pPr>
        <w:numPr>
          <w:ilvl w:val="0"/>
          <w:numId w:val="208"/>
        </w:numPr>
        <w:spacing w:before="100" w:beforeAutospacing="1" w:after="100" w:afterAutospacing="1"/>
        <w:rPr>
          <w:rFonts w:ascii="Inter" w:hAnsi="Inter"/>
          <w:sz w:val="18"/>
          <w:szCs w:val="18"/>
        </w:rPr>
      </w:pPr>
      <w:r w:rsidRPr="00602E4B">
        <w:rPr>
          <w:rFonts w:ascii="Inter" w:hAnsi="Inter"/>
          <w:sz w:val="18"/>
          <w:szCs w:val="18"/>
        </w:rPr>
        <w:t xml:space="preserve">Alice: </w:t>
      </w:r>
      <m:oMath>
        <m:r>
          <w:rPr>
            <w:rFonts w:ascii="Cambria Math" w:hAnsi="Cambria Math"/>
            <w:sz w:val="18"/>
            <w:szCs w:val="18"/>
          </w:rPr>
          <m:t>1.5+5.23+3.04=9.77</m:t>
        </m:r>
      </m:oMath>
      <w:r w:rsidRPr="00602E4B">
        <w:rPr>
          <w:rFonts w:ascii="Inter" w:hAnsi="Inter"/>
          <w:sz w:val="18"/>
          <w:szCs w:val="18"/>
        </w:rPr>
        <w:t xml:space="preserve">SNRG (proposer + committee + bridge) </w:t>
      </w:r>
    </w:p>
    <w:p w14:paraId="4216EA89" w14:textId="77777777" w:rsidR="000F59A8" w:rsidRPr="00602E4B" w:rsidRDefault="000F59A8">
      <w:pPr>
        <w:numPr>
          <w:ilvl w:val="0"/>
          <w:numId w:val="208"/>
        </w:numPr>
        <w:spacing w:before="100" w:beforeAutospacing="1" w:after="100" w:afterAutospacing="1"/>
        <w:rPr>
          <w:rFonts w:ascii="Inter" w:hAnsi="Inter"/>
          <w:sz w:val="18"/>
          <w:szCs w:val="18"/>
        </w:rPr>
      </w:pPr>
      <w:r w:rsidRPr="00602E4B">
        <w:rPr>
          <w:rFonts w:ascii="Inter" w:hAnsi="Inter"/>
          <w:sz w:val="18"/>
          <w:szCs w:val="18"/>
        </w:rPr>
        <w:t xml:space="preserve">Bob: </w:t>
      </w:r>
      <m:oMath>
        <m:r>
          <w:rPr>
            <w:rFonts w:ascii="Cambria Math" w:hAnsi="Cambria Math"/>
            <w:sz w:val="18"/>
            <w:szCs w:val="18"/>
          </w:rPr>
          <m:t>2.51+1.46=3.97</m:t>
        </m:r>
      </m:oMath>
      <w:r w:rsidRPr="00602E4B">
        <w:rPr>
          <w:rFonts w:ascii="Inter" w:hAnsi="Inter"/>
          <w:sz w:val="18"/>
          <w:szCs w:val="18"/>
        </w:rPr>
        <w:t xml:space="preserve">SNRG </w:t>
      </w:r>
    </w:p>
    <w:p w14:paraId="04306DCE" w14:textId="77777777" w:rsidR="000F59A8" w:rsidRPr="00602E4B" w:rsidRDefault="000F59A8">
      <w:pPr>
        <w:numPr>
          <w:ilvl w:val="0"/>
          <w:numId w:val="208"/>
        </w:numPr>
        <w:spacing w:before="100" w:beforeAutospacing="1" w:after="100" w:afterAutospacing="1"/>
        <w:rPr>
          <w:rFonts w:ascii="Inter" w:hAnsi="Inter"/>
          <w:sz w:val="18"/>
          <w:szCs w:val="18"/>
        </w:rPr>
      </w:pPr>
      <w:r w:rsidRPr="00602E4B">
        <w:rPr>
          <w:rFonts w:ascii="Inter" w:hAnsi="Inter"/>
          <w:sz w:val="18"/>
          <w:szCs w:val="18"/>
        </w:rPr>
        <w:t xml:space="preserve">Carol: </w:t>
      </w:r>
      <m:oMath>
        <m:r>
          <w:rPr>
            <w:rFonts w:ascii="Cambria Math" w:hAnsi="Cambria Math"/>
            <w:sz w:val="18"/>
            <w:szCs w:val="18"/>
          </w:rPr>
          <m:t>1.26</m:t>
        </m:r>
      </m:oMath>
      <w:r w:rsidRPr="00602E4B">
        <w:rPr>
          <w:rFonts w:ascii="Inter" w:hAnsi="Inter"/>
          <w:sz w:val="18"/>
          <w:szCs w:val="18"/>
        </w:rPr>
        <w:t xml:space="preserve">SNRG (missed bridge rewards due to non-participation) </w:t>
      </w:r>
    </w:p>
    <w:p w14:paraId="50F117C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Total distributed: </w:t>
      </w:r>
      <m:oMath>
        <m:r>
          <w:rPr>
            <w:rFonts w:ascii="Cambria Math" w:hAnsi="Cambria Math"/>
            <w:sz w:val="18"/>
            <w:szCs w:val="18"/>
          </w:rPr>
          <m:t>9.77+3.97+1.26=15</m:t>
        </m:r>
      </m:oMath>
      <w:r w:rsidRPr="00602E4B">
        <w:rPr>
          <w:rFonts w:ascii="Inter" w:hAnsi="Inter"/>
          <w:sz w:val="18"/>
          <w:szCs w:val="18"/>
        </w:rPr>
        <w:t xml:space="preserve">SNRG </w:t>
      </w:r>
      <w:r w:rsidRPr="00602E4B">
        <w:rPr>
          <w:rFonts w:ascii="Inter" w:hAnsi="Inter" w:cs="Segoe UI Symbol"/>
          <w:sz w:val="18"/>
          <w:szCs w:val="18"/>
        </w:rPr>
        <w:t>✓</w:t>
      </w:r>
      <w:r w:rsidRPr="00602E4B">
        <w:rPr>
          <w:rFonts w:ascii="Inter" w:hAnsi="Inter"/>
          <w:sz w:val="18"/>
          <w:szCs w:val="18"/>
        </w:rPr>
        <w:t xml:space="preserve"> </w:t>
      </w:r>
    </w:p>
    <w:p w14:paraId="4C292F7D"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8.4 Punctuality Measurement and Anti-Gaming</w:t>
      </w:r>
    </w:p>
    <w:p w14:paraId="630FA93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See Section 5.6.1 for complete details on decentralized latency attestation mechanism.</w:t>
      </w:r>
    </w:p>
    <w:p w14:paraId="6ADBCF3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Summary:</w:t>
      </w:r>
    </w:p>
    <w:p w14:paraId="0DAA47B5" w14:textId="77777777" w:rsidR="000F59A8" w:rsidRPr="00602E4B" w:rsidRDefault="000F59A8">
      <w:pPr>
        <w:numPr>
          <w:ilvl w:val="0"/>
          <w:numId w:val="209"/>
        </w:numPr>
        <w:spacing w:before="100" w:beforeAutospacing="1" w:after="100" w:afterAutospacing="1"/>
        <w:rPr>
          <w:rFonts w:ascii="Inter" w:hAnsi="Inter"/>
          <w:sz w:val="18"/>
          <w:szCs w:val="18"/>
        </w:rPr>
      </w:pPr>
      <w:r w:rsidRPr="00602E4B">
        <w:rPr>
          <w:rFonts w:ascii="Inter" w:hAnsi="Inter"/>
          <w:sz w:val="18"/>
          <w:szCs w:val="18"/>
        </w:rPr>
        <w:t>Multi-witness measurement prevents leader manipulation</w:t>
      </w:r>
    </w:p>
    <w:p w14:paraId="588D977C" w14:textId="77777777" w:rsidR="000F59A8" w:rsidRPr="00602E4B" w:rsidRDefault="000F59A8">
      <w:pPr>
        <w:numPr>
          <w:ilvl w:val="0"/>
          <w:numId w:val="209"/>
        </w:numPr>
        <w:spacing w:before="100" w:beforeAutospacing="1" w:after="100" w:afterAutospacing="1"/>
        <w:rPr>
          <w:rFonts w:ascii="Inter" w:hAnsi="Inter"/>
          <w:sz w:val="18"/>
          <w:szCs w:val="18"/>
        </w:rPr>
      </w:pPr>
      <w:r w:rsidRPr="00602E4B">
        <w:rPr>
          <w:rFonts w:ascii="Inter" w:hAnsi="Inter"/>
          <w:sz w:val="18"/>
          <w:szCs w:val="18"/>
        </w:rPr>
        <w:t>Median aggregation across 10 random witnesses</w:t>
      </w:r>
    </w:p>
    <w:p w14:paraId="4AF95ABF" w14:textId="77777777" w:rsidR="000F59A8" w:rsidRPr="00602E4B" w:rsidRDefault="000F59A8">
      <w:pPr>
        <w:numPr>
          <w:ilvl w:val="0"/>
          <w:numId w:val="209"/>
        </w:numPr>
        <w:spacing w:before="100" w:beforeAutospacing="1" w:after="100" w:afterAutospacing="1"/>
        <w:rPr>
          <w:rFonts w:ascii="Inter" w:hAnsi="Inter"/>
          <w:sz w:val="18"/>
          <w:szCs w:val="18"/>
        </w:rPr>
      </w:pPr>
      <w:r w:rsidRPr="00602E4B">
        <w:rPr>
          <w:rFonts w:ascii="Inter" w:hAnsi="Inter"/>
          <w:sz w:val="18"/>
          <w:szCs w:val="18"/>
        </w:rPr>
        <w:t>Challenge mechanism allows disputing false latency reports</w:t>
      </w:r>
    </w:p>
    <w:p w14:paraId="5B1B1E09" w14:textId="77777777" w:rsidR="000F59A8" w:rsidRPr="00602E4B" w:rsidRDefault="000F59A8">
      <w:pPr>
        <w:numPr>
          <w:ilvl w:val="0"/>
          <w:numId w:val="209"/>
        </w:numPr>
        <w:spacing w:before="100" w:beforeAutospacing="1" w:after="100" w:afterAutospacing="1"/>
        <w:rPr>
          <w:rFonts w:ascii="Inter" w:hAnsi="Inter"/>
          <w:sz w:val="18"/>
          <w:szCs w:val="18"/>
        </w:rPr>
      </w:pPr>
      <w:r w:rsidRPr="00602E4B">
        <w:rPr>
          <w:rFonts w:ascii="Inter" w:hAnsi="Inter"/>
          <w:sz w:val="18"/>
          <w:szCs w:val="18"/>
        </w:rPr>
        <w:t>Leader slashed 1% for false reporting if challenge succeeds</w:t>
      </w:r>
    </w:p>
    <w:p w14:paraId="3A5C388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Signature Latency:</w:t>
      </w:r>
    </w:p>
    <w:p w14:paraId="7EF082A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threshold signature contributions:</w:t>
      </w:r>
    </w:p>
    <w:p w14:paraId="6BD1400B" w14:textId="77777777" w:rsidR="000F59A8" w:rsidRPr="00602E4B" w:rsidRDefault="00000000" w:rsidP="000F59A8">
      <w:pPr>
        <w:rPr>
          <w:rFonts w:ascii="Inter" w:hAnsi="Inter"/>
          <w:sz w:val="18"/>
          <w:szCs w:val="18"/>
        </w:rPr>
      </w:pPr>
      <m:oMathPara>
        <m:oMath>
          <m:sSubSup>
            <m:sSubSupPr>
              <m:ctrlPr>
                <w:rPr>
                  <w:rFonts w:ascii="Cambria Math" w:hAnsi="Cambria Math"/>
                  <w:sz w:val="18"/>
                  <w:szCs w:val="18"/>
                </w:rPr>
              </m:ctrlPr>
            </m:sSubSupPr>
            <m:e>
              <m:r>
                <w:rPr>
                  <w:rFonts w:ascii="Cambria Math" w:hAnsi="Cambria Math"/>
                  <w:sz w:val="18"/>
                  <w:szCs w:val="18"/>
                </w:rPr>
                <m:t>M</m:t>
              </m:r>
            </m:e>
            <m:sub>
              <m:r>
                <w:rPr>
                  <w:rFonts w:ascii="Cambria Math" w:hAnsi="Cambria Math"/>
                  <w:sz w:val="18"/>
                  <w:szCs w:val="18"/>
                </w:rPr>
                <m:t>i</m:t>
              </m:r>
            </m:sub>
            <m:sup>
              <m:r>
                <m:rPr>
                  <m:nor/>
                </m:rPr>
                <w:rPr>
                  <w:rFonts w:ascii="Inter" w:hAnsi="Inter"/>
                  <w:sz w:val="18"/>
                  <w:szCs w:val="18"/>
                </w:rPr>
                <m:t>bridge</m:t>
              </m:r>
            </m:sup>
          </m:sSubSup>
          <m:r>
            <w:rPr>
              <w:rFonts w:ascii="Cambria Math" w:hAnsi="Cambria Math"/>
              <w:sz w:val="18"/>
              <w:szCs w:val="18"/>
            </w:rPr>
            <m:t>=</m:t>
          </m:r>
          <m:r>
            <m:rPr>
              <m:sty m:val="p"/>
            </m:rPr>
            <w:rPr>
              <w:rFonts w:ascii="Cambria Math" w:hAnsi="Cambria Math"/>
              <w:sz w:val="18"/>
              <w:szCs w:val="18"/>
            </w:rPr>
            <m:t>min</m:t>
          </m:r>
          <m:r>
            <w:rPr>
              <w:rFonts w:ascii="Cambria Math" w:hAnsi="Cambria Math"/>
              <w:sz w:val="18"/>
              <w:szCs w:val="18"/>
            </w:rPr>
            <m:t>⁡(1,</m:t>
          </m:r>
          <m:f>
            <m:fPr>
              <m:ctrlPr>
                <w:rPr>
                  <w:rFonts w:ascii="Cambria Math" w:hAnsi="Cambria Math"/>
                  <w:sz w:val="18"/>
                  <w:szCs w:val="18"/>
                </w:rPr>
              </m:ctrlPr>
            </m:fPr>
            <m:num>
              <m:sSubSup>
                <m:sSubSupPr>
                  <m:ctrlPr>
                    <w:rPr>
                      <w:rFonts w:ascii="Cambria Math" w:hAnsi="Cambria Math"/>
                      <w:sz w:val="18"/>
                      <w:szCs w:val="18"/>
                    </w:rPr>
                  </m:ctrlPr>
                </m:sSubSupPr>
                <m:e>
                  <m:r>
                    <m:rPr>
                      <m:sty m:val="p"/>
                    </m:rPr>
                    <w:rPr>
                      <w:rFonts w:ascii="Cambria Math" w:hAnsi="Cambria Math"/>
                      <w:sz w:val="18"/>
                      <w:szCs w:val="18"/>
                    </w:rPr>
                    <m:t>Δ</m:t>
                  </m:r>
                </m:e>
                <m:sub>
                  <m:r>
                    <m:rPr>
                      <m:nor/>
                    </m:rPr>
                    <w:rPr>
                      <w:rFonts w:ascii="Inter" w:hAnsi="Inter"/>
                      <w:sz w:val="18"/>
                      <w:szCs w:val="18"/>
                    </w:rPr>
                    <m:t>ref</m:t>
                  </m:r>
                </m:sub>
                <m:sup>
                  <m:r>
                    <m:rPr>
                      <m:nor/>
                    </m:rPr>
                    <w:rPr>
                      <w:rFonts w:ascii="Inter" w:hAnsi="Inter"/>
                      <w:sz w:val="18"/>
                      <w:szCs w:val="18"/>
                    </w:rPr>
                    <m:t>bridge</m:t>
                  </m:r>
                </m:sup>
              </m:sSubSup>
            </m:num>
            <m:den>
              <m:sSub>
                <m:sSubPr>
                  <m:ctrlPr>
                    <w:rPr>
                      <w:rFonts w:ascii="Cambria Math" w:hAnsi="Cambria Math"/>
                      <w:sz w:val="18"/>
                      <w:szCs w:val="18"/>
                    </w:rPr>
                  </m:ctrlPr>
                </m:sSubPr>
                <m:e>
                  <m:r>
                    <m:rPr>
                      <m:sty m:val="p"/>
                    </m:rPr>
                    <w:rPr>
                      <w:rFonts w:ascii="Cambria Math" w:hAnsi="Cambria Math"/>
                      <w:sz w:val="18"/>
                      <w:szCs w:val="18"/>
                    </w:rPr>
                    <m:t>Δ</m:t>
                  </m:r>
                </m:e>
                <m:sub>
                  <m:sSub>
                    <m:sSubPr>
                      <m:ctrlPr>
                        <w:rPr>
                          <w:rFonts w:ascii="Cambria Math" w:hAnsi="Cambria Math"/>
                          <w:sz w:val="18"/>
                          <w:szCs w:val="18"/>
                        </w:rPr>
                      </m:ctrlPr>
                    </m:sSubPr>
                    <m:e>
                      <m:r>
                        <m:rPr>
                          <m:nor/>
                        </m:rPr>
                        <w:rPr>
                          <w:rFonts w:ascii="Inter" w:hAnsi="Inter"/>
                          <w:sz w:val="18"/>
                          <w:szCs w:val="18"/>
                        </w:rPr>
                        <m:t>sig</m:t>
                      </m:r>
                    </m:e>
                    <m:sub>
                      <m:r>
                        <w:rPr>
                          <w:rFonts w:ascii="Cambria Math" w:hAnsi="Cambria Math"/>
                          <w:sz w:val="18"/>
                          <w:szCs w:val="18"/>
                        </w:rPr>
                        <m:t>i</m:t>
                      </m:r>
                    </m:sub>
                  </m:sSub>
                </m:sub>
              </m:sSub>
            </m:den>
          </m:f>
          <m:r>
            <w:rPr>
              <w:rFonts w:ascii="Cambria Math" w:hAnsi="Cambria Math"/>
              <w:sz w:val="18"/>
              <w:szCs w:val="18"/>
            </w:rPr>
            <m:t>)</m:t>
          </m:r>
          <m:r>
            <m:rPr>
              <m:sty m:val="p"/>
            </m:rPr>
            <w:rPr>
              <w:rFonts w:ascii="Cambria Math" w:hAnsi="Cambria Math"/>
              <w:sz w:val="18"/>
              <w:szCs w:val="18"/>
            </w:rPr>
            <w:br/>
          </m:r>
        </m:oMath>
      </m:oMathPara>
    </w:p>
    <w:p w14:paraId="5592DE1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sSubSup>
          <m:sSubSupPr>
            <m:ctrlPr>
              <w:rPr>
                <w:rFonts w:ascii="Cambria Math" w:hAnsi="Cambria Math"/>
                <w:sz w:val="18"/>
                <w:szCs w:val="18"/>
              </w:rPr>
            </m:ctrlPr>
          </m:sSubSupPr>
          <m:e>
            <m:r>
              <m:rPr>
                <m:sty m:val="p"/>
              </m:rPr>
              <w:rPr>
                <w:rFonts w:ascii="Cambria Math" w:hAnsi="Cambria Math"/>
                <w:sz w:val="18"/>
                <w:szCs w:val="18"/>
              </w:rPr>
              <m:t>Δ</m:t>
            </m:r>
          </m:e>
          <m:sub>
            <m:r>
              <m:rPr>
                <m:nor/>
              </m:rPr>
              <w:rPr>
                <w:rFonts w:ascii="Inter" w:hAnsi="Inter"/>
                <w:sz w:val="18"/>
                <w:szCs w:val="18"/>
              </w:rPr>
              <m:t>ref</m:t>
            </m:r>
          </m:sub>
          <m:sup>
            <m:r>
              <m:rPr>
                <m:nor/>
              </m:rPr>
              <w:rPr>
                <w:rFonts w:ascii="Inter" w:hAnsi="Inter"/>
                <w:sz w:val="18"/>
                <w:szCs w:val="18"/>
              </w:rPr>
              <m:t>bridge</m:t>
            </m:r>
          </m:sup>
        </m:sSubSup>
        <m:r>
          <w:rPr>
            <w:rFonts w:ascii="Cambria Math" w:hAnsi="Cambria Math"/>
            <w:sz w:val="18"/>
            <w:szCs w:val="18"/>
          </w:rPr>
          <m:t>=2000ms</m:t>
        </m:r>
      </m:oMath>
      <w:r w:rsidRPr="00602E4B">
        <w:rPr>
          <w:rFonts w:ascii="Inter" w:hAnsi="Inter"/>
          <w:sz w:val="18"/>
          <w:szCs w:val="18"/>
        </w:rPr>
        <w:t xml:space="preserve">(longer than consensus due to MPC coordination overhead) </w:t>
      </w:r>
    </w:p>
    <w:p w14:paraId="7E5F923D"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8.5 Optional Reputation Micro-Bonus</w:t>
      </w:r>
    </w:p>
    <w:p w14:paraId="337A259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validators in the top decile of punctuality (fastest 10%), an additional micro-bonus may be awarded:</w:t>
      </w:r>
    </w:p>
    <w:p w14:paraId="70012696"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sSub>
                <m:sSubPr>
                  <m:ctrlPr>
                    <w:rPr>
                      <w:rFonts w:ascii="Cambria Math" w:hAnsi="Cambria Math"/>
                      <w:sz w:val="18"/>
                      <w:szCs w:val="18"/>
                    </w:rPr>
                  </m:ctrlPr>
                </m:sSubPr>
                <m:e>
                  <m:r>
                    <m:rPr>
                      <m:nor/>
                    </m:rPr>
                    <w:rPr>
                      <w:rFonts w:ascii="Inter" w:hAnsi="Inter"/>
                      <w:sz w:val="18"/>
                      <w:szCs w:val="18"/>
                    </w:rPr>
                    <m:t>bonus</m:t>
                  </m:r>
                </m:e>
                <m:sub>
                  <m:r>
                    <w:rPr>
                      <w:rFonts w:ascii="Cambria Math" w:hAnsi="Cambria Math"/>
                      <w:sz w:val="18"/>
                      <w:szCs w:val="18"/>
                    </w:rPr>
                    <m:t>i</m:t>
                  </m:r>
                </m:sub>
              </m:sSub>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m:rPr>
                  <m:nor/>
                </m:rPr>
                <w:rPr>
                  <w:rFonts w:ascii="Inter" w:hAnsi="Inter"/>
                  <w:sz w:val="18"/>
                  <w:szCs w:val="18"/>
                </w:rPr>
                <m:t>rep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total</m:t>
              </m:r>
            </m:sub>
          </m:sSub>
          <m:r>
            <m:rPr>
              <m:nor/>
            </m:rPr>
            <w:rPr>
              <w:rFonts w:ascii="Inter" w:hAnsi="Inter"/>
              <w:sz w:val="18"/>
              <w:szCs w:val="18"/>
            </w:rPr>
            <m:t xml:space="preserve"> if </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90</m:t>
              </m:r>
              <m:r>
                <m:rPr>
                  <m:nor/>
                </m:rPr>
                <w:rPr>
                  <w:rFonts w:ascii="Inter" w:hAnsi="Inter"/>
                  <w:sz w:val="18"/>
                  <w:szCs w:val="18"/>
                </w:rPr>
                <m:t>th percentile</m:t>
              </m:r>
            </m:sub>
          </m:sSub>
          <m:r>
            <m:rPr>
              <m:sty m:val="p"/>
            </m:rPr>
            <w:rPr>
              <w:rFonts w:ascii="Cambria Math" w:hAnsi="Cambria Math"/>
              <w:sz w:val="18"/>
              <w:szCs w:val="18"/>
            </w:rPr>
            <w:br/>
          </m:r>
        </m:oMath>
      </m:oMathPara>
    </w:p>
    <w:p w14:paraId="773237A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sSub>
          <m:sSubPr>
            <m:ctrlPr>
              <w:rPr>
                <w:rFonts w:ascii="Cambria Math" w:hAnsi="Cambria Math"/>
                <w:sz w:val="18"/>
                <w:szCs w:val="18"/>
              </w:rPr>
            </m:ctrlPr>
          </m:sSubPr>
          <m:e>
            <m:r>
              <w:rPr>
                <w:rFonts w:ascii="Cambria Math" w:hAnsi="Cambria Math"/>
                <w:sz w:val="18"/>
                <w:szCs w:val="18"/>
              </w:rPr>
              <m:t>β</m:t>
            </m:r>
          </m:e>
          <m:sub>
            <m:r>
              <m:rPr>
                <m:nor/>
              </m:rPr>
              <w:rPr>
                <w:rFonts w:ascii="Inter" w:hAnsi="Inter"/>
                <w:sz w:val="18"/>
                <w:szCs w:val="18"/>
              </w:rPr>
              <m:t>rep</m:t>
            </m:r>
          </m:sub>
        </m:sSub>
      </m:oMath>
      <w:r w:rsidRPr="00602E4B">
        <w:rPr>
          <w:rFonts w:ascii="Inter" w:hAnsi="Inter"/>
          <w:sz w:val="18"/>
          <w:szCs w:val="18"/>
        </w:rPr>
        <w:t xml:space="preserve">is a small fraction (e.g., 0.01 = 1% bonus). </w:t>
      </w:r>
    </w:p>
    <w:p w14:paraId="5C8F23B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This creates additional incentive for infrastructure excellence without dominating the reward structure.</w:t>
      </w:r>
    </w:p>
    <w:p w14:paraId="7A59258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Bridge Excellence Bonus:</w:t>
      </w:r>
    </w:p>
    <w:p w14:paraId="490178E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Validators with perfect bridge attestation records over an epoch:</w:t>
      </w:r>
    </w:p>
    <w:p w14:paraId="5888B725"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sSub>
                <m:sSubPr>
                  <m:ctrlPr>
                    <w:rPr>
                      <w:rFonts w:ascii="Cambria Math" w:hAnsi="Cambria Math"/>
                      <w:sz w:val="18"/>
                      <w:szCs w:val="18"/>
                    </w:rPr>
                  </m:ctrlPr>
                </m:sSubPr>
                <m:e>
                  <m:r>
                    <m:rPr>
                      <m:nor/>
                    </m:rPr>
                    <w:rPr>
                      <w:rFonts w:ascii="Inter" w:hAnsi="Inter"/>
                      <w:sz w:val="18"/>
                      <w:szCs w:val="18"/>
                    </w:rPr>
                    <m:t>bridge_excellence</m:t>
                  </m:r>
                </m:e>
                <m:sub>
                  <m:r>
                    <w:rPr>
                      <w:rFonts w:ascii="Cambria Math" w:hAnsi="Cambria Math"/>
                      <w:sz w:val="18"/>
                      <w:szCs w:val="18"/>
                    </w:rPr>
                    <m:t>i</m:t>
                  </m:r>
                </m:sub>
              </m:sSub>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m:rPr>
                  <m:nor/>
                </m:rPr>
                <w:rPr>
                  <w:rFonts w:ascii="Inter" w:hAnsi="Inter"/>
                  <w:sz w:val="18"/>
                  <w:szCs w:val="18"/>
                </w:rPr>
                <m:t>bridge</m:t>
              </m:r>
            </m:sub>
          </m:sSub>
          <m:r>
            <w:rPr>
              <w:rFonts w:ascii="Cambria Math" w:hAnsi="Cambria Math"/>
              <w:sz w:val="18"/>
              <w:szCs w:val="18"/>
            </w:rPr>
            <m:t>×</m:t>
          </m:r>
          <m:sSub>
            <m:sSubPr>
              <m:ctrlPr>
                <w:rPr>
                  <w:rFonts w:ascii="Cambria Math" w:hAnsi="Cambria Math"/>
                  <w:sz w:val="18"/>
                  <w:szCs w:val="18"/>
                </w:rPr>
              </m:ctrlPr>
            </m:sSubPr>
            <m:e>
              <m:r>
                <m:rPr>
                  <m:nor/>
                </m:rPr>
                <w:rPr>
                  <w:rFonts w:ascii="Inter" w:hAnsi="Inter"/>
                  <w:sz w:val="18"/>
                  <w:szCs w:val="18"/>
                </w:rPr>
                <m:t>total_bridge_rewards</m:t>
              </m:r>
            </m:e>
            <m:sub>
              <m:r>
                <m:rPr>
                  <m:nor/>
                </m:rPr>
                <w:rPr>
                  <w:rFonts w:ascii="Inter" w:hAnsi="Inter"/>
                  <w:sz w:val="18"/>
                  <w:szCs w:val="18"/>
                </w:rPr>
                <m:t>epoch</m:t>
              </m:r>
            </m:sub>
          </m:sSub>
          <m:r>
            <m:rPr>
              <m:sty m:val="p"/>
            </m:rPr>
            <w:rPr>
              <w:rFonts w:ascii="Cambria Math" w:hAnsi="Cambria Math"/>
              <w:sz w:val="18"/>
              <w:szCs w:val="18"/>
            </w:rPr>
            <w:br/>
          </m:r>
        </m:oMath>
      </m:oMathPara>
    </w:p>
    <w:p w14:paraId="0FE6F63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where </w:t>
      </w:r>
      <m:oMath>
        <m:sSub>
          <m:sSubPr>
            <m:ctrlPr>
              <w:rPr>
                <w:rFonts w:ascii="Cambria Math" w:hAnsi="Cambria Math"/>
                <w:sz w:val="18"/>
                <w:szCs w:val="18"/>
              </w:rPr>
            </m:ctrlPr>
          </m:sSubPr>
          <m:e>
            <m:r>
              <w:rPr>
                <w:rFonts w:ascii="Cambria Math" w:hAnsi="Cambria Math"/>
                <w:sz w:val="18"/>
                <w:szCs w:val="18"/>
              </w:rPr>
              <m:t>β</m:t>
            </m:r>
          </m:e>
          <m:sub>
            <m:r>
              <m:rPr>
                <m:nor/>
              </m:rPr>
              <w:rPr>
                <w:rFonts w:ascii="Inter" w:hAnsi="Inter"/>
                <w:sz w:val="18"/>
                <w:szCs w:val="18"/>
              </w:rPr>
              <m:t>bridge</m:t>
            </m:r>
          </m:sub>
        </m:sSub>
        <m:r>
          <w:rPr>
            <w:rFonts w:ascii="Cambria Math" w:hAnsi="Cambria Math"/>
            <w:sz w:val="18"/>
            <w:szCs w:val="18"/>
          </w:rPr>
          <m:t>=0.02</m:t>
        </m:r>
      </m:oMath>
      <w:r w:rsidRPr="00602E4B">
        <w:rPr>
          <w:rFonts w:ascii="Inter" w:hAnsi="Inter"/>
          <w:sz w:val="18"/>
          <w:szCs w:val="18"/>
        </w:rPr>
        <w:t xml:space="preserve">(2% bonus pool split among excellent bridge operators) </w:t>
      </w:r>
    </w:p>
    <w:p w14:paraId="2A8135F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Criteria for excellence:</w:t>
      </w:r>
    </w:p>
    <w:p w14:paraId="39FEFF5F" w14:textId="77777777" w:rsidR="000F59A8" w:rsidRPr="00602E4B" w:rsidRDefault="000F59A8">
      <w:pPr>
        <w:numPr>
          <w:ilvl w:val="0"/>
          <w:numId w:val="210"/>
        </w:numPr>
        <w:spacing w:before="100" w:beforeAutospacing="1" w:after="100" w:afterAutospacing="1"/>
        <w:rPr>
          <w:rFonts w:ascii="Inter" w:hAnsi="Inter"/>
          <w:sz w:val="18"/>
          <w:szCs w:val="18"/>
        </w:rPr>
      </w:pPr>
      <w:r w:rsidRPr="00602E4B">
        <w:rPr>
          <w:rFonts w:ascii="Inter" w:hAnsi="Inter"/>
          <w:sz w:val="18"/>
          <w:szCs w:val="18"/>
        </w:rPr>
        <w:t>100% uptime on all registered chains</w:t>
      </w:r>
    </w:p>
    <w:p w14:paraId="0697A86C" w14:textId="77777777" w:rsidR="000F59A8" w:rsidRPr="00602E4B" w:rsidRDefault="000F59A8">
      <w:pPr>
        <w:numPr>
          <w:ilvl w:val="0"/>
          <w:numId w:val="210"/>
        </w:numPr>
        <w:spacing w:before="100" w:beforeAutospacing="1" w:after="100" w:afterAutospacing="1"/>
        <w:rPr>
          <w:rFonts w:ascii="Inter" w:hAnsi="Inter"/>
          <w:sz w:val="18"/>
          <w:szCs w:val="18"/>
        </w:rPr>
      </w:pPr>
      <w:r w:rsidRPr="00602E4B">
        <w:rPr>
          <w:rFonts w:ascii="Inter" w:hAnsi="Inter"/>
          <w:sz w:val="18"/>
          <w:szCs w:val="18"/>
        </w:rPr>
        <w:t>Zero fraud proofs</w:t>
      </w:r>
    </w:p>
    <w:p w14:paraId="0324E099" w14:textId="77777777" w:rsidR="000F59A8" w:rsidRPr="00602E4B" w:rsidRDefault="000F59A8">
      <w:pPr>
        <w:numPr>
          <w:ilvl w:val="0"/>
          <w:numId w:val="210"/>
        </w:numPr>
        <w:spacing w:before="100" w:beforeAutospacing="1" w:after="100" w:afterAutospacing="1"/>
        <w:rPr>
          <w:rFonts w:ascii="Inter" w:hAnsi="Inter"/>
          <w:sz w:val="18"/>
          <w:szCs w:val="18"/>
        </w:rPr>
      </w:pPr>
      <w:r w:rsidRPr="00602E4B">
        <w:rPr>
          <w:rFonts w:ascii="Inter" w:hAnsi="Inter"/>
          <w:sz w:val="18"/>
          <w:szCs w:val="18"/>
        </w:rPr>
        <w:t xml:space="preserve">Average attestation latency &lt; </w:t>
      </w:r>
      <m:oMath>
        <m:sSubSup>
          <m:sSubSupPr>
            <m:ctrlPr>
              <w:rPr>
                <w:rFonts w:ascii="Cambria Math" w:hAnsi="Cambria Math"/>
                <w:sz w:val="18"/>
                <w:szCs w:val="18"/>
              </w:rPr>
            </m:ctrlPr>
          </m:sSubSupPr>
          <m:e>
            <m:r>
              <m:rPr>
                <m:sty m:val="p"/>
              </m:rPr>
              <w:rPr>
                <w:rFonts w:ascii="Cambria Math" w:hAnsi="Cambria Math"/>
                <w:sz w:val="18"/>
                <w:szCs w:val="18"/>
              </w:rPr>
              <m:t>Δ</m:t>
            </m:r>
          </m:e>
          <m:sub>
            <m:r>
              <m:rPr>
                <m:nor/>
              </m:rPr>
              <w:rPr>
                <w:rFonts w:ascii="Inter" w:hAnsi="Inter"/>
                <w:sz w:val="18"/>
                <w:szCs w:val="18"/>
              </w:rPr>
              <m:t>ref</m:t>
            </m:r>
          </m:sub>
          <m:sup>
            <m:r>
              <m:rPr>
                <m:nor/>
              </m:rPr>
              <w:rPr>
                <w:rFonts w:ascii="Inter" w:hAnsi="Inter"/>
                <w:sz w:val="18"/>
                <w:szCs w:val="18"/>
              </w:rPr>
              <m:t>bridge</m:t>
            </m:r>
          </m:sup>
        </m:sSubSup>
      </m:oMath>
    </w:p>
    <w:p w14:paraId="38C90B40" w14:textId="77777777" w:rsidR="000F59A8" w:rsidRPr="00602E4B" w:rsidRDefault="000F59A8">
      <w:pPr>
        <w:numPr>
          <w:ilvl w:val="0"/>
          <w:numId w:val="210"/>
        </w:numPr>
        <w:spacing w:before="100" w:beforeAutospacing="1" w:after="100" w:afterAutospacing="1"/>
        <w:rPr>
          <w:rFonts w:ascii="Inter" w:hAnsi="Inter"/>
          <w:sz w:val="18"/>
          <w:szCs w:val="18"/>
        </w:rPr>
      </w:pPr>
      <w:r w:rsidRPr="00602E4B">
        <w:rPr>
          <w:rFonts w:ascii="Inter" w:hAnsi="Inter"/>
          <w:sz w:val="18"/>
          <w:szCs w:val="18"/>
        </w:rPr>
        <w:t>Participation in ≥95% of threshold signatures</w:t>
      </w:r>
    </w:p>
    <w:p w14:paraId="13C15C8A"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8.6 Long-Term Inflation Schedule</w:t>
      </w:r>
    </w:p>
    <w:p w14:paraId="7C07CCC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Block subsidies follow a decreasing schedule to balance:</w:t>
      </w:r>
    </w:p>
    <w:p w14:paraId="52480CC4" w14:textId="77777777" w:rsidR="000F59A8" w:rsidRPr="00602E4B" w:rsidRDefault="000F59A8">
      <w:pPr>
        <w:numPr>
          <w:ilvl w:val="0"/>
          <w:numId w:val="211"/>
        </w:numPr>
        <w:spacing w:before="100" w:beforeAutospacing="1" w:after="100" w:afterAutospacing="1"/>
        <w:rPr>
          <w:rFonts w:ascii="Inter" w:hAnsi="Inter"/>
          <w:sz w:val="18"/>
          <w:szCs w:val="18"/>
        </w:rPr>
      </w:pPr>
      <w:r w:rsidRPr="00602E4B">
        <w:rPr>
          <w:rFonts w:ascii="Inter" w:hAnsi="Inter"/>
          <w:b/>
          <w:bCs/>
          <w:sz w:val="18"/>
          <w:szCs w:val="18"/>
        </w:rPr>
        <w:t>Early phase:</w:t>
      </w:r>
      <w:r w:rsidRPr="00602E4B">
        <w:rPr>
          <w:rFonts w:ascii="Inter" w:hAnsi="Inter"/>
          <w:sz w:val="18"/>
          <w:szCs w:val="18"/>
        </w:rPr>
        <w:t xml:space="preserve"> High rewards attract validators and bootstrap security</w:t>
      </w:r>
    </w:p>
    <w:p w14:paraId="311E9BA3" w14:textId="77777777" w:rsidR="000F59A8" w:rsidRPr="00602E4B" w:rsidRDefault="000F59A8">
      <w:pPr>
        <w:numPr>
          <w:ilvl w:val="0"/>
          <w:numId w:val="211"/>
        </w:numPr>
        <w:spacing w:before="100" w:beforeAutospacing="1" w:after="100" w:afterAutospacing="1"/>
        <w:rPr>
          <w:rFonts w:ascii="Inter" w:hAnsi="Inter"/>
          <w:sz w:val="18"/>
          <w:szCs w:val="18"/>
        </w:rPr>
      </w:pPr>
      <w:r w:rsidRPr="00602E4B">
        <w:rPr>
          <w:rFonts w:ascii="Inter" w:hAnsi="Inter"/>
          <w:b/>
          <w:bCs/>
          <w:sz w:val="18"/>
          <w:szCs w:val="18"/>
        </w:rPr>
        <w:t>Mature phase:</w:t>
      </w:r>
      <w:r w:rsidRPr="00602E4B">
        <w:rPr>
          <w:rFonts w:ascii="Inter" w:hAnsi="Inter"/>
          <w:sz w:val="18"/>
          <w:szCs w:val="18"/>
        </w:rPr>
        <w:t xml:space="preserve"> Transaction fees become primary revenue source</w:t>
      </w:r>
    </w:p>
    <w:p w14:paraId="7E458D4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 Schedule:</w:t>
      </w:r>
    </w:p>
    <w:p w14:paraId="4D4A17E3"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block</m:t>
              </m:r>
            </m:sub>
          </m:sSub>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r>
            <w:rPr>
              <w:rFonts w:ascii="Cambria Math" w:hAnsi="Cambria Math"/>
              <w:sz w:val="18"/>
              <w:szCs w:val="18"/>
            </w:rPr>
            <m:t>×(0.99</m:t>
          </m:r>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e</m:t>
              </m:r>
              <m:r>
                <m:rPr>
                  <m:sty m:val="p"/>
                </m:rPr>
                <w:rPr>
                  <w:rFonts w:ascii="Cambria Math" w:hAnsi="Cambria Math"/>
                  <w:sz w:val="18"/>
                  <w:szCs w:val="18"/>
                </w:rPr>
                <m:t>/</m:t>
              </m:r>
              <m:r>
                <w:rPr>
                  <w:rFonts w:ascii="Cambria Math" w:hAnsi="Cambria Math"/>
                  <w:sz w:val="18"/>
                  <w:szCs w:val="18"/>
                </w:rPr>
                <m:t>365</m:t>
              </m:r>
            </m:sup>
          </m:sSup>
          <m:r>
            <m:rPr>
              <m:sty m:val="p"/>
            </m:rPr>
            <w:rPr>
              <w:rFonts w:ascii="Cambria Math" w:hAnsi="Cambria Math"/>
              <w:sz w:val="18"/>
              <w:szCs w:val="18"/>
            </w:rPr>
            <w:br/>
          </m:r>
        </m:oMath>
      </m:oMathPara>
    </w:p>
    <w:p w14:paraId="2E834EB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7E705204" w14:textId="77777777" w:rsidR="000F59A8" w:rsidRPr="00602E4B" w:rsidRDefault="00000000">
      <w:pPr>
        <w:numPr>
          <w:ilvl w:val="0"/>
          <w:numId w:val="212"/>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r>
          <w:rPr>
            <w:rFonts w:ascii="Cambria Math" w:hAnsi="Cambria Math"/>
            <w:sz w:val="18"/>
            <w:szCs w:val="18"/>
          </w:rPr>
          <m:t>=10</m:t>
        </m:r>
      </m:oMath>
      <w:r w:rsidR="000F59A8" w:rsidRPr="00602E4B">
        <w:rPr>
          <w:rFonts w:ascii="Inter" w:hAnsi="Inter"/>
          <w:sz w:val="18"/>
          <w:szCs w:val="18"/>
        </w:rPr>
        <w:t xml:space="preserve">SNRG (initial block reward) </w:t>
      </w:r>
    </w:p>
    <w:p w14:paraId="36076DD9" w14:textId="77777777" w:rsidR="000F59A8" w:rsidRPr="00602E4B" w:rsidRDefault="000F59A8">
      <w:pPr>
        <w:numPr>
          <w:ilvl w:val="0"/>
          <w:numId w:val="212"/>
        </w:numPr>
        <w:spacing w:before="100" w:beforeAutospacing="1" w:after="100" w:afterAutospacing="1"/>
        <w:rPr>
          <w:rFonts w:ascii="Inter" w:hAnsi="Inter"/>
          <w:sz w:val="18"/>
          <w:szCs w:val="18"/>
        </w:rPr>
      </w:pPr>
      <m:oMath>
        <m:r>
          <w:rPr>
            <w:rFonts w:ascii="Cambria Math" w:hAnsi="Cambria Math"/>
            <w:sz w:val="18"/>
            <w:szCs w:val="18"/>
          </w:rPr>
          <m:t>e</m:t>
        </m:r>
      </m:oMath>
      <w:r w:rsidRPr="00602E4B">
        <w:rPr>
          <w:rFonts w:ascii="Inter" w:hAnsi="Inter"/>
          <w:sz w:val="18"/>
          <w:szCs w:val="18"/>
        </w:rPr>
        <w:t xml:space="preserve">- Epoch number </w:t>
      </w:r>
    </w:p>
    <w:p w14:paraId="560DE430" w14:textId="77777777" w:rsidR="000F59A8" w:rsidRPr="00602E4B" w:rsidRDefault="000F59A8">
      <w:pPr>
        <w:numPr>
          <w:ilvl w:val="0"/>
          <w:numId w:val="212"/>
        </w:numPr>
        <w:spacing w:before="100" w:beforeAutospacing="1" w:after="100" w:afterAutospacing="1"/>
        <w:rPr>
          <w:rFonts w:ascii="Inter" w:hAnsi="Inter"/>
          <w:sz w:val="18"/>
          <w:szCs w:val="18"/>
        </w:rPr>
      </w:pPr>
      <w:r w:rsidRPr="00602E4B">
        <w:rPr>
          <w:rFonts w:ascii="Inter" w:hAnsi="Inter"/>
          <w:sz w:val="18"/>
          <w:szCs w:val="18"/>
        </w:rPr>
        <w:t>Annual decay: ~37% per year (reaches half-life in ~2 years)</w:t>
      </w:r>
    </w:p>
    <w:p w14:paraId="6DF7F4C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Long-term equilibrium: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1006"/>
        <w:gridCol w:w="2930"/>
      </w:tblGrid>
      <w:tr w:rsidR="000F59A8" w:rsidRPr="00602E4B" w14:paraId="337F0575" w14:textId="77777777">
        <w:trPr>
          <w:tblHeader/>
          <w:tblCellSpacing w:w="15" w:type="dxa"/>
        </w:trPr>
        <w:tc>
          <w:tcPr>
            <w:tcW w:w="0" w:type="auto"/>
            <w:vAlign w:val="center"/>
            <w:hideMark/>
          </w:tcPr>
          <w:p w14:paraId="5C767359"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Year</w:t>
            </w:r>
          </w:p>
        </w:tc>
        <w:tc>
          <w:tcPr>
            <w:tcW w:w="0" w:type="auto"/>
            <w:vAlign w:val="center"/>
            <w:hideMark/>
          </w:tcPr>
          <w:p w14:paraId="4733FD51" w14:textId="77777777" w:rsidR="000F59A8" w:rsidRPr="00602E4B" w:rsidRDefault="00000000" w:rsidP="000F59A8">
            <w:pPr>
              <w:jc w:val="center"/>
              <w:rPr>
                <w:rFonts w:ascii="Inter" w:hAnsi="Inter"/>
                <w:b/>
                <w:bCs/>
                <w:sz w:val="18"/>
                <w:szCs w:val="18"/>
              </w:rPr>
            </w:pPr>
            <m:oMathPara>
              <m:oMath>
                <m:sSub>
                  <m:sSubPr>
                    <m:ctrlPr>
                      <w:rPr>
                        <w:rFonts w:ascii="Cambria Math" w:hAnsi="Cambria Math"/>
                        <w:sz w:val="18"/>
                        <w:szCs w:val="18"/>
                      </w:rPr>
                    </m:ctrlPr>
                  </m:sSubPr>
                  <m:e>
                    <m:r>
                      <w:rPr>
                        <w:rFonts w:ascii="Cambria Math" w:hAnsi="Cambria Math"/>
                        <w:sz w:val="18"/>
                        <w:szCs w:val="18"/>
                      </w:rPr>
                      <m:t>R</m:t>
                    </m:r>
                  </m:e>
                  <m:sub>
                    <m:r>
                      <m:rPr>
                        <m:nor/>
                      </m:rPr>
                      <w:rPr>
                        <w:rFonts w:ascii="Inter" w:hAnsi="Inter"/>
                        <w:sz w:val="18"/>
                        <w:szCs w:val="18"/>
                      </w:rPr>
                      <m:t>block</m:t>
                    </m:r>
                  </m:sub>
                </m:sSub>
              </m:oMath>
            </m:oMathPara>
          </w:p>
        </w:tc>
        <w:tc>
          <w:tcPr>
            <w:tcW w:w="0" w:type="auto"/>
            <w:vAlign w:val="center"/>
            <w:hideMark/>
          </w:tcPr>
          <w:p w14:paraId="3089DA0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Primary Revenue Source</w:t>
            </w:r>
          </w:p>
        </w:tc>
      </w:tr>
      <w:tr w:rsidR="000F59A8" w:rsidRPr="00602E4B" w14:paraId="3F3B7835" w14:textId="77777777">
        <w:trPr>
          <w:tblCellSpacing w:w="15" w:type="dxa"/>
        </w:trPr>
        <w:tc>
          <w:tcPr>
            <w:tcW w:w="0" w:type="auto"/>
            <w:vAlign w:val="center"/>
            <w:hideMark/>
          </w:tcPr>
          <w:p w14:paraId="2B012017" w14:textId="77777777" w:rsidR="000F59A8" w:rsidRPr="00602E4B" w:rsidRDefault="000F59A8" w:rsidP="000F59A8">
            <w:pPr>
              <w:rPr>
                <w:rFonts w:ascii="Inter" w:hAnsi="Inter"/>
                <w:sz w:val="18"/>
                <w:szCs w:val="18"/>
              </w:rPr>
            </w:pPr>
            <w:r w:rsidRPr="00602E4B">
              <w:rPr>
                <w:rFonts w:ascii="Inter" w:hAnsi="Inter"/>
                <w:sz w:val="18"/>
                <w:szCs w:val="18"/>
              </w:rPr>
              <w:t>1</w:t>
            </w:r>
          </w:p>
        </w:tc>
        <w:tc>
          <w:tcPr>
            <w:tcW w:w="0" w:type="auto"/>
            <w:vAlign w:val="center"/>
            <w:hideMark/>
          </w:tcPr>
          <w:p w14:paraId="6538C9E0" w14:textId="77777777" w:rsidR="000F59A8" w:rsidRPr="00602E4B" w:rsidRDefault="000F59A8" w:rsidP="000F59A8">
            <w:pPr>
              <w:rPr>
                <w:rFonts w:ascii="Inter" w:hAnsi="Inter"/>
                <w:sz w:val="18"/>
                <w:szCs w:val="18"/>
              </w:rPr>
            </w:pPr>
            <w:r w:rsidRPr="00602E4B">
              <w:rPr>
                <w:rFonts w:ascii="Inter" w:hAnsi="Inter"/>
                <w:sz w:val="18"/>
                <w:szCs w:val="18"/>
              </w:rPr>
              <w:t>~10 SNRG</w:t>
            </w:r>
          </w:p>
        </w:tc>
        <w:tc>
          <w:tcPr>
            <w:tcW w:w="0" w:type="auto"/>
            <w:vAlign w:val="center"/>
            <w:hideMark/>
          </w:tcPr>
          <w:p w14:paraId="4EA58711" w14:textId="77777777" w:rsidR="000F59A8" w:rsidRPr="00602E4B" w:rsidRDefault="000F59A8" w:rsidP="000F59A8">
            <w:pPr>
              <w:rPr>
                <w:rFonts w:ascii="Inter" w:hAnsi="Inter"/>
                <w:sz w:val="18"/>
                <w:szCs w:val="18"/>
              </w:rPr>
            </w:pPr>
            <w:r w:rsidRPr="00602E4B">
              <w:rPr>
                <w:rFonts w:ascii="Inter" w:hAnsi="Inter"/>
                <w:sz w:val="18"/>
                <w:szCs w:val="18"/>
              </w:rPr>
              <w:t>Block subsidy (70%), Fees (30%)</w:t>
            </w:r>
          </w:p>
        </w:tc>
      </w:tr>
      <w:tr w:rsidR="000F59A8" w:rsidRPr="00602E4B" w14:paraId="2924F264" w14:textId="77777777">
        <w:trPr>
          <w:tblCellSpacing w:w="15" w:type="dxa"/>
        </w:trPr>
        <w:tc>
          <w:tcPr>
            <w:tcW w:w="0" w:type="auto"/>
            <w:vAlign w:val="center"/>
            <w:hideMark/>
          </w:tcPr>
          <w:p w14:paraId="677F6BB5" w14:textId="77777777" w:rsidR="000F59A8" w:rsidRPr="00602E4B" w:rsidRDefault="000F59A8" w:rsidP="000F59A8">
            <w:pPr>
              <w:rPr>
                <w:rFonts w:ascii="Inter" w:hAnsi="Inter"/>
                <w:sz w:val="18"/>
                <w:szCs w:val="18"/>
              </w:rPr>
            </w:pPr>
            <w:r w:rsidRPr="00602E4B">
              <w:rPr>
                <w:rFonts w:ascii="Inter" w:hAnsi="Inter"/>
                <w:sz w:val="18"/>
                <w:szCs w:val="18"/>
              </w:rPr>
              <w:t>2</w:t>
            </w:r>
          </w:p>
        </w:tc>
        <w:tc>
          <w:tcPr>
            <w:tcW w:w="0" w:type="auto"/>
            <w:vAlign w:val="center"/>
            <w:hideMark/>
          </w:tcPr>
          <w:p w14:paraId="1E53F285" w14:textId="77777777" w:rsidR="000F59A8" w:rsidRPr="00602E4B" w:rsidRDefault="000F59A8" w:rsidP="000F59A8">
            <w:pPr>
              <w:rPr>
                <w:rFonts w:ascii="Inter" w:hAnsi="Inter"/>
                <w:sz w:val="18"/>
                <w:szCs w:val="18"/>
              </w:rPr>
            </w:pPr>
            <w:r w:rsidRPr="00602E4B">
              <w:rPr>
                <w:rFonts w:ascii="Inter" w:hAnsi="Inter"/>
                <w:sz w:val="18"/>
                <w:szCs w:val="18"/>
              </w:rPr>
              <w:t>~6.3 SNRG</w:t>
            </w:r>
          </w:p>
        </w:tc>
        <w:tc>
          <w:tcPr>
            <w:tcW w:w="0" w:type="auto"/>
            <w:vAlign w:val="center"/>
            <w:hideMark/>
          </w:tcPr>
          <w:p w14:paraId="158BA426" w14:textId="77777777" w:rsidR="000F59A8" w:rsidRPr="00602E4B" w:rsidRDefault="000F59A8" w:rsidP="000F59A8">
            <w:pPr>
              <w:rPr>
                <w:rFonts w:ascii="Inter" w:hAnsi="Inter"/>
                <w:sz w:val="18"/>
                <w:szCs w:val="18"/>
              </w:rPr>
            </w:pPr>
            <w:r w:rsidRPr="00602E4B">
              <w:rPr>
                <w:rFonts w:ascii="Inter" w:hAnsi="Inter"/>
                <w:sz w:val="18"/>
                <w:szCs w:val="18"/>
              </w:rPr>
              <w:t>Block subsidy (55%), Fees (45%)</w:t>
            </w:r>
          </w:p>
        </w:tc>
      </w:tr>
      <w:tr w:rsidR="000F59A8" w:rsidRPr="00602E4B" w14:paraId="43026488" w14:textId="77777777">
        <w:trPr>
          <w:tblCellSpacing w:w="15" w:type="dxa"/>
        </w:trPr>
        <w:tc>
          <w:tcPr>
            <w:tcW w:w="0" w:type="auto"/>
            <w:vAlign w:val="center"/>
            <w:hideMark/>
          </w:tcPr>
          <w:p w14:paraId="09739CBB" w14:textId="77777777" w:rsidR="000F59A8" w:rsidRPr="00602E4B" w:rsidRDefault="000F59A8" w:rsidP="000F59A8">
            <w:pPr>
              <w:rPr>
                <w:rFonts w:ascii="Inter" w:hAnsi="Inter"/>
                <w:sz w:val="18"/>
                <w:szCs w:val="18"/>
              </w:rPr>
            </w:pPr>
            <w:r w:rsidRPr="00602E4B">
              <w:rPr>
                <w:rFonts w:ascii="Inter" w:hAnsi="Inter"/>
                <w:sz w:val="18"/>
                <w:szCs w:val="18"/>
              </w:rPr>
              <w:t>5</w:t>
            </w:r>
          </w:p>
        </w:tc>
        <w:tc>
          <w:tcPr>
            <w:tcW w:w="0" w:type="auto"/>
            <w:vAlign w:val="center"/>
            <w:hideMark/>
          </w:tcPr>
          <w:p w14:paraId="33506077" w14:textId="77777777" w:rsidR="000F59A8" w:rsidRPr="00602E4B" w:rsidRDefault="000F59A8" w:rsidP="000F59A8">
            <w:pPr>
              <w:rPr>
                <w:rFonts w:ascii="Inter" w:hAnsi="Inter"/>
                <w:sz w:val="18"/>
                <w:szCs w:val="18"/>
              </w:rPr>
            </w:pPr>
            <w:r w:rsidRPr="00602E4B">
              <w:rPr>
                <w:rFonts w:ascii="Inter" w:hAnsi="Inter"/>
                <w:sz w:val="18"/>
                <w:szCs w:val="18"/>
              </w:rPr>
              <w:t>~2.3 SNRG</w:t>
            </w:r>
          </w:p>
        </w:tc>
        <w:tc>
          <w:tcPr>
            <w:tcW w:w="0" w:type="auto"/>
            <w:vAlign w:val="center"/>
            <w:hideMark/>
          </w:tcPr>
          <w:p w14:paraId="2D91875A" w14:textId="77777777" w:rsidR="000F59A8" w:rsidRPr="00602E4B" w:rsidRDefault="000F59A8" w:rsidP="000F59A8">
            <w:pPr>
              <w:rPr>
                <w:rFonts w:ascii="Inter" w:hAnsi="Inter"/>
                <w:sz w:val="18"/>
                <w:szCs w:val="18"/>
              </w:rPr>
            </w:pPr>
            <w:r w:rsidRPr="00602E4B">
              <w:rPr>
                <w:rFonts w:ascii="Inter" w:hAnsi="Inter"/>
                <w:sz w:val="18"/>
                <w:szCs w:val="18"/>
              </w:rPr>
              <w:t>Block subsidy (30%), Fees (70%)</w:t>
            </w:r>
          </w:p>
        </w:tc>
      </w:tr>
      <w:tr w:rsidR="000F59A8" w:rsidRPr="00602E4B" w14:paraId="2145B54F" w14:textId="77777777">
        <w:trPr>
          <w:tblCellSpacing w:w="15" w:type="dxa"/>
        </w:trPr>
        <w:tc>
          <w:tcPr>
            <w:tcW w:w="0" w:type="auto"/>
            <w:vAlign w:val="center"/>
            <w:hideMark/>
          </w:tcPr>
          <w:p w14:paraId="4DD79145"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61ECD211" w14:textId="77777777" w:rsidR="000F59A8" w:rsidRPr="00602E4B" w:rsidRDefault="000F59A8" w:rsidP="000F59A8">
            <w:pPr>
              <w:rPr>
                <w:rFonts w:ascii="Inter" w:hAnsi="Inter"/>
                <w:sz w:val="18"/>
                <w:szCs w:val="18"/>
              </w:rPr>
            </w:pPr>
            <w:r w:rsidRPr="00602E4B">
              <w:rPr>
                <w:rFonts w:ascii="Inter" w:hAnsi="Inter"/>
                <w:sz w:val="18"/>
                <w:szCs w:val="18"/>
              </w:rPr>
              <w:t>~0.5 SNRG</w:t>
            </w:r>
          </w:p>
        </w:tc>
        <w:tc>
          <w:tcPr>
            <w:tcW w:w="0" w:type="auto"/>
            <w:vAlign w:val="center"/>
            <w:hideMark/>
          </w:tcPr>
          <w:p w14:paraId="5543B363" w14:textId="77777777" w:rsidR="000F59A8" w:rsidRPr="00602E4B" w:rsidRDefault="000F59A8" w:rsidP="000F59A8">
            <w:pPr>
              <w:rPr>
                <w:rFonts w:ascii="Inter" w:hAnsi="Inter"/>
                <w:sz w:val="18"/>
                <w:szCs w:val="18"/>
              </w:rPr>
            </w:pPr>
            <w:r w:rsidRPr="00602E4B">
              <w:rPr>
                <w:rFonts w:ascii="Inter" w:hAnsi="Inter"/>
                <w:sz w:val="18"/>
                <w:szCs w:val="18"/>
              </w:rPr>
              <w:t>Block subsidy (10%), Fees (90%)</w:t>
            </w:r>
          </w:p>
        </w:tc>
      </w:tr>
    </w:tbl>
    <w:p w14:paraId="0A49511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As block rewards decrease, transaction fees and </w:t>
      </w:r>
      <w:r w:rsidRPr="00602E4B">
        <w:rPr>
          <w:rFonts w:ascii="Inter" w:hAnsi="Inter"/>
          <w:b/>
          <w:bCs/>
          <w:sz w:val="18"/>
          <w:szCs w:val="18"/>
        </w:rPr>
        <w:t>bridge operation fees</w:t>
      </w:r>
      <w:r w:rsidRPr="00602E4B">
        <w:rPr>
          <w:rFonts w:ascii="Inter" w:hAnsi="Inter"/>
          <w:sz w:val="18"/>
          <w:szCs w:val="18"/>
        </w:rPr>
        <w:t xml:space="preserve"> must increase (via network usage) to maintain validator revenue and security.</w:t>
      </w:r>
    </w:p>
    <w:p w14:paraId="39B8E4C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Fee Economics:</w:t>
      </w:r>
    </w:p>
    <w:p w14:paraId="052E799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Cross-chain operations generate additional fee revenue:</w:t>
      </w:r>
    </w:p>
    <w:p w14:paraId="62FA9B7F" w14:textId="77777777" w:rsidR="000F59A8" w:rsidRPr="00602E4B" w:rsidRDefault="000F59A8">
      <w:pPr>
        <w:numPr>
          <w:ilvl w:val="0"/>
          <w:numId w:val="213"/>
        </w:numPr>
        <w:spacing w:before="100" w:beforeAutospacing="1" w:after="100" w:afterAutospacing="1"/>
        <w:rPr>
          <w:rFonts w:ascii="Inter" w:hAnsi="Inter"/>
          <w:sz w:val="18"/>
          <w:szCs w:val="18"/>
        </w:rPr>
      </w:pPr>
      <w:r w:rsidRPr="00602E4B">
        <w:rPr>
          <w:rFonts w:ascii="Inter" w:hAnsi="Inter"/>
          <w:sz w:val="18"/>
          <w:szCs w:val="18"/>
        </w:rPr>
        <w:t>User pays base fee + bridge fee</w:t>
      </w:r>
    </w:p>
    <w:p w14:paraId="432C3F96" w14:textId="77777777" w:rsidR="000F59A8" w:rsidRPr="00602E4B" w:rsidRDefault="000F59A8">
      <w:pPr>
        <w:numPr>
          <w:ilvl w:val="0"/>
          <w:numId w:val="213"/>
        </w:numPr>
        <w:spacing w:before="100" w:beforeAutospacing="1" w:after="100" w:afterAutospacing="1"/>
        <w:rPr>
          <w:rFonts w:ascii="Inter" w:hAnsi="Inter"/>
          <w:sz w:val="18"/>
          <w:szCs w:val="18"/>
        </w:rPr>
      </w:pPr>
      <w:r w:rsidRPr="00602E4B">
        <w:rPr>
          <w:rFonts w:ascii="Inter" w:hAnsi="Inter"/>
          <w:sz w:val="18"/>
          <w:szCs w:val="18"/>
        </w:rPr>
        <w:t>Bridge fee split: 60% to bridge relayers, 40% to treasury</w:t>
      </w:r>
    </w:p>
    <w:p w14:paraId="13903F47" w14:textId="77777777" w:rsidR="000F59A8" w:rsidRPr="00602E4B" w:rsidRDefault="000F59A8">
      <w:pPr>
        <w:numPr>
          <w:ilvl w:val="0"/>
          <w:numId w:val="213"/>
        </w:numPr>
        <w:spacing w:before="100" w:beforeAutospacing="1" w:after="100" w:afterAutospacing="1"/>
        <w:rPr>
          <w:rFonts w:ascii="Inter" w:hAnsi="Inter"/>
          <w:sz w:val="18"/>
          <w:szCs w:val="18"/>
        </w:rPr>
      </w:pPr>
      <w:r w:rsidRPr="00602E4B">
        <w:rPr>
          <w:rFonts w:ascii="Inter" w:hAnsi="Inter"/>
          <w:sz w:val="18"/>
          <w:szCs w:val="18"/>
        </w:rPr>
        <w:t xml:space="preserve">Fee scales with: </w:t>
      </w:r>
    </w:p>
    <w:p w14:paraId="1FD83BD8" w14:textId="77777777" w:rsidR="000F59A8" w:rsidRPr="00602E4B" w:rsidRDefault="000F59A8">
      <w:pPr>
        <w:numPr>
          <w:ilvl w:val="1"/>
          <w:numId w:val="213"/>
        </w:numPr>
        <w:spacing w:before="100" w:beforeAutospacing="1" w:after="100" w:afterAutospacing="1"/>
        <w:rPr>
          <w:rFonts w:ascii="Inter" w:hAnsi="Inter"/>
          <w:sz w:val="18"/>
          <w:szCs w:val="18"/>
        </w:rPr>
      </w:pPr>
      <w:r w:rsidRPr="00602E4B">
        <w:rPr>
          <w:rFonts w:ascii="Inter" w:hAnsi="Inter"/>
          <w:sz w:val="18"/>
          <w:szCs w:val="18"/>
        </w:rPr>
        <w:t>External chain gas costs (e.g., Ethereum mainnet more expensive than Polygon)</w:t>
      </w:r>
    </w:p>
    <w:p w14:paraId="457C9806" w14:textId="77777777" w:rsidR="000F59A8" w:rsidRPr="00602E4B" w:rsidRDefault="000F59A8">
      <w:pPr>
        <w:numPr>
          <w:ilvl w:val="1"/>
          <w:numId w:val="213"/>
        </w:numPr>
        <w:spacing w:before="100" w:beforeAutospacing="1" w:after="100" w:afterAutospacing="1"/>
        <w:rPr>
          <w:rFonts w:ascii="Inter" w:hAnsi="Inter"/>
          <w:sz w:val="18"/>
          <w:szCs w:val="18"/>
        </w:rPr>
      </w:pPr>
      <w:r w:rsidRPr="00602E4B">
        <w:rPr>
          <w:rFonts w:ascii="Inter" w:hAnsi="Inter"/>
          <w:sz w:val="18"/>
          <w:szCs w:val="18"/>
        </w:rPr>
        <w:t>Transfer value (larger transfers pay higher fees for security)</w:t>
      </w:r>
    </w:p>
    <w:p w14:paraId="57E0EDC1" w14:textId="77777777" w:rsidR="000F59A8" w:rsidRPr="00602E4B" w:rsidRDefault="000F59A8">
      <w:pPr>
        <w:numPr>
          <w:ilvl w:val="1"/>
          <w:numId w:val="213"/>
        </w:numPr>
        <w:spacing w:before="100" w:beforeAutospacing="1" w:after="100" w:afterAutospacing="1"/>
        <w:rPr>
          <w:rFonts w:ascii="Inter" w:hAnsi="Inter"/>
          <w:sz w:val="18"/>
          <w:szCs w:val="18"/>
        </w:rPr>
      </w:pPr>
      <w:r w:rsidRPr="00602E4B">
        <w:rPr>
          <w:rFonts w:ascii="Inter" w:hAnsi="Inter"/>
          <w:sz w:val="18"/>
          <w:szCs w:val="18"/>
        </w:rPr>
        <w:t>Urgency (express service available for 2x fee with faster confirmation)</w:t>
      </w:r>
    </w:p>
    <w:p w14:paraId="1F66FC28" w14:textId="6B0DDB34"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AF578AD"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8.7 Reward Distribution Mechanism</w:t>
      </w:r>
    </w:p>
    <w:p w14:paraId="46234F8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Rewards are distributed on-chain at the end of each round:</w:t>
      </w:r>
    </w:p>
    <w:p w14:paraId="53AFB1BB"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64247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distribute_rewards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block: Block, qc_commit: QuorumCertificate):</w:t>
      </w:r>
    </w:p>
    <w:p w14:paraId="07B04C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1637B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Distribute rewards to leader and committee for finalized block.</w:t>
      </w:r>
    </w:p>
    <w:p w14:paraId="309312D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546A8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total reward</w:t>
      </w:r>
    </w:p>
    <w:p w14:paraId="52B0CF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R_total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calculate_block_subsidy(epoch)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(block.transactions.fees)</w:t>
      </w:r>
    </w:p>
    <w:p w14:paraId="64107D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BCB8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bridge fees if applicable</w:t>
      </w:r>
    </w:p>
    <w:p w14:paraId="4E01F5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block.header.bridge_checkpoint:</w:t>
      </w:r>
    </w:p>
    <w:p w14:paraId="3C3EE8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R_total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calculate_bridge_fees(block.header.bridge_checkpoint)</w:t>
      </w:r>
    </w:p>
    <w:p w14:paraId="5471FC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3E56D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Proposer share</w:t>
      </w:r>
    </w:p>
    <w:p w14:paraId="03AC3E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proposer </w:t>
      </w:r>
      <w:r w:rsidRPr="00602E4B">
        <w:rPr>
          <w:rFonts w:ascii="Inter" w:hAnsi="Inter" w:cs="Courier New"/>
          <w:color w:val="61AFEF"/>
          <w:sz w:val="18"/>
          <w:szCs w:val="18"/>
        </w:rPr>
        <w:t>=</w:t>
      </w:r>
      <w:r w:rsidRPr="00602E4B">
        <w:rPr>
          <w:rFonts w:ascii="Inter" w:hAnsi="Inter" w:cs="Courier New"/>
          <w:color w:val="ABB2BF"/>
          <w:sz w:val="18"/>
          <w:szCs w:val="18"/>
        </w:rPr>
        <w:t xml:space="preserve"> L_r</w:t>
      </w:r>
    </w:p>
    <w:p w14:paraId="01E527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proposer_reward </w:t>
      </w:r>
      <w:r w:rsidRPr="00602E4B">
        <w:rPr>
          <w:rFonts w:ascii="Inter" w:hAnsi="Inter" w:cs="Courier New"/>
          <w:color w:val="61AFEF"/>
          <w:sz w:val="18"/>
          <w:szCs w:val="18"/>
        </w:rPr>
        <w:t>=</w:t>
      </w:r>
      <w:r w:rsidRPr="00602E4B">
        <w:rPr>
          <w:rFonts w:ascii="Inter" w:hAnsi="Inter" w:cs="Courier New"/>
          <w:color w:val="ABB2BF"/>
          <w:sz w:val="18"/>
          <w:szCs w:val="18"/>
        </w:rPr>
        <w:t xml:space="preserve"> π_p </w:t>
      </w:r>
      <w:r w:rsidRPr="00602E4B">
        <w:rPr>
          <w:rFonts w:ascii="Inter" w:hAnsi="Inter" w:cs="Courier New"/>
          <w:color w:val="61AFEF"/>
          <w:sz w:val="18"/>
          <w:szCs w:val="18"/>
        </w:rPr>
        <w:t>*</w:t>
      </w:r>
      <w:r w:rsidRPr="00602E4B">
        <w:rPr>
          <w:rFonts w:ascii="Inter" w:hAnsi="Inter" w:cs="Courier New"/>
          <w:color w:val="ABB2BF"/>
          <w:sz w:val="18"/>
          <w:szCs w:val="18"/>
        </w:rPr>
        <w:t xml:space="preserve"> R_total</w:t>
      </w:r>
    </w:p>
    <w:p w14:paraId="4F34FC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proposer.balance </w:t>
      </w:r>
      <w:r w:rsidRPr="00602E4B">
        <w:rPr>
          <w:rFonts w:ascii="Inter" w:hAnsi="Inter" w:cs="Courier New"/>
          <w:color w:val="61AFEF"/>
          <w:sz w:val="18"/>
          <w:szCs w:val="18"/>
        </w:rPr>
        <w:t>+=</w:t>
      </w:r>
      <w:r w:rsidRPr="00602E4B">
        <w:rPr>
          <w:rFonts w:ascii="Inter" w:hAnsi="Inter" w:cs="Courier New"/>
          <w:color w:val="ABB2BF"/>
          <w:sz w:val="18"/>
          <w:szCs w:val="18"/>
        </w:rPr>
        <w:t xml:space="preserve"> proposer_reward</w:t>
      </w:r>
    </w:p>
    <w:p w14:paraId="3EB84B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emit_event(RewardEvent(proposer, proposer_reward, </w:t>
      </w:r>
      <w:r w:rsidRPr="00602E4B">
        <w:rPr>
          <w:rFonts w:ascii="Inter" w:hAnsi="Inter" w:cs="Courier New"/>
          <w:color w:val="98C379"/>
          <w:sz w:val="18"/>
          <w:szCs w:val="18"/>
        </w:rPr>
        <w:t>"PROPOSER"</w:t>
      </w:r>
      <w:r w:rsidRPr="00602E4B">
        <w:rPr>
          <w:rFonts w:ascii="Inter" w:hAnsi="Inter" w:cs="Courier New"/>
          <w:color w:val="ABB2BF"/>
          <w:sz w:val="18"/>
          <w:szCs w:val="18"/>
        </w:rPr>
        <w:t>))</w:t>
      </w:r>
    </w:p>
    <w:p w14:paraId="3F2FF8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E4C70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Committee share (consensus)</w:t>
      </w:r>
    </w:p>
    <w:p w14:paraId="458008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committee_pool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π_p) </w:t>
      </w:r>
      <w:r w:rsidRPr="00602E4B">
        <w:rPr>
          <w:rFonts w:ascii="Inter" w:hAnsi="Inter" w:cs="Courier New"/>
          <w:color w:val="61AFEF"/>
          <w:sz w:val="18"/>
          <w:szCs w:val="18"/>
        </w:rPr>
        <w:t>*</w:t>
      </w:r>
      <w:r w:rsidRPr="00602E4B">
        <w:rPr>
          <w:rFonts w:ascii="Inter" w:hAnsi="Inter" w:cs="Courier New"/>
          <w:color w:val="ABB2BF"/>
          <w:sz w:val="18"/>
          <w:szCs w:val="18"/>
        </w:rPr>
        <w:t xml:space="preserve"> (R_block </w:t>
      </w:r>
      <w:r w:rsidRPr="00602E4B">
        <w:rPr>
          <w:rFonts w:ascii="Inter" w:hAnsi="Inter" w:cs="Courier New"/>
          <w:color w:val="61AFEF"/>
          <w:sz w:val="18"/>
          <w:szCs w:val="18"/>
        </w:rPr>
        <w:t>+</w:t>
      </w:r>
      <w:r w:rsidRPr="00602E4B">
        <w:rPr>
          <w:rFonts w:ascii="Inter" w:hAnsi="Inter" w:cs="Courier New"/>
          <w:color w:val="ABB2BF"/>
          <w:sz w:val="18"/>
          <w:szCs w:val="18"/>
        </w:rPr>
        <w:t xml:space="preserve"> R_fees)</w:t>
      </w:r>
    </w:p>
    <w:p w14:paraId="5BD929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distribute_committee_rewards(committee_pool, qc_commit)</w:t>
      </w:r>
    </w:p>
    <w:p w14:paraId="3529CC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FA1AE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 rewards (if applicable)</w:t>
      </w:r>
    </w:p>
    <w:p w14:paraId="18BBFD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block.header.bridge_checkpoint:</w:t>
      </w:r>
    </w:p>
    <w:p w14:paraId="7F01FA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bridge_pool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π_p) </w:t>
      </w:r>
      <w:r w:rsidRPr="00602E4B">
        <w:rPr>
          <w:rFonts w:ascii="Inter" w:hAnsi="Inter" w:cs="Courier New"/>
          <w:color w:val="61AFEF"/>
          <w:sz w:val="18"/>
          <w:szCs w:val="18"/>
        </w:rPr>
        <w:t>*</w:t>
      </w:r>
      <w:r w:rsidRPr="00602E4B">
        <w:rPr>
          <w:rFonts w:ascii="Inter" w:hAnsi="Inter" w:cs="Courier New"/>
          <w:color w:val="ABB2BF"/>
          <w:sz w:val="18"/>
          <w:szCs w:val="18"/>
        </w:rPr>
        <w:t xml:space="preserve"> R_bridge</w:t>
      </w:r>
    </w:p>
    <w:p w14:paraId="09F4CF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distribute_bridge_rewards(bridge_pool, block.header.bridge_checkpoint, qc_commit)</w:t>
      </w:r>
    </w:p>
    <w:p w14:paraId="0FD205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732DE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distribute_committee_rewards</w:t>
      </w:r>
      <w:r w:rsidRPr="00602E4B">
        <w:rPr>
          <w:rFonts w:ascii="Inter" w:hAnsi="Inter" w:cs="Courier New"/>
          <w:color w:val="ABB2BF"/>
          <w:sz w:val="18"/>
          <w:szCs w:val="18"/>
        </w:rPr>
        <w:t xml:space="preserve">(pool: </w:t>
      </w:r>
      <w:r w:rsidRPr="00602E4B">
        <w:rPr>
          <w:rFonts w:ascii="Inter" w:hAnsi="Inter" w:cs="Courier New"/>
          <w:color w:val="98C379"/>
          <w:sz w:val="18"/>
          <w:szCs w:val="18"/>
        </w:rPr>
        <w:t>float</w:t>
      </w:r>
      <w:r w:rsidRPr="00602E4B">
        <w:rPr>
          <w:rFonts w:ascii="Inter" w:hAnsi="Inter" w:cs="Courier New"/>
          <w:color w:val="ABB2BF"/>
          <w:sz w:val="18"/>
          <w:szCs w:val="18"/>
        </w:rPr>
        <w:t>, qc: QuorumCertificate):</w:t>
      </w:r>
    </w:p>
    <w:p w14:paraId="457F7F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745C6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Distribute rewards to committee members based on weight and punctuality.</w:t>
      </w:r>
    </w:p>
    <w:p w14:paraId="5AD0EA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BB344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total weighted punctuality</w:t>
      </w:r>
    </w:p>
    <w:p w14:paraId="475B22B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total_weighted_punctuality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0E4F49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validator_i </w:t>
      </w:r>
      <w:r w:rsidRPr="00602E4B">
        <w:rPr>
          <w:rFonts w:ascii="Inter" w:hAnsi="Inter" w:cs="Courier New"/>
          <w:color w:val="C678DD"/>
          <w:sz w:val="18"/>
          <w:szCs w:val="18"/>
        </w:rPr>
        <w:t>in</w:t>
      </w:r>
      <w:r w:rsidRPr="00602E4B">
        <w:rPr>
          <w:rFonts w:ascii="Inter" w:hAnsi="Inter" w:cs="Courier New"/>
          <w:color w:val="ABB2BF"/>
          <w:sz w:val="18"/>
          <w:szCs w:val="18"/>
        </w:rPr>
        <w:t xml:space="preserve"> C_r:</w:t>
      </w:r>
    </w:p>
    <w:p w14:paraId="12B172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validator_i </w:t>
      </w:r>
      <w:r w:rsidRPr="00602E4B">
        <w:rPr>
          <w:rFonts w:ascii="Inter" w:hAnsi="Inter" w:cs="Courier New"/>
          <w:color w:val="C678DD"/>
          <w:sz w:val="18"/>
          <w:szCs w:val="18"/>
        </w:rPr>
        <w:t>in</w:t>
      </w:r>
      <w:r w:rsidRPr="00602E4B">
        <w:rPr>
          <w:rFonts w:ascii="Inter" w:hAnsi="Inter" w:cs="Courier New"/>
          <w:color w:val="ABB2BF"/>
          <w:sz w:val="18"/>
          <w:szCs w:val="18"/>
        </w:rPr>
        <w:t xml:space="preserve"> qc.signers:</w:t>
      </w:r>
    </w:p>
    <w:p w14:paraId="3C7414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weight_punct_i </w:t>
      </w:r>
      <w:r w:rsidRPr="00602E4B">
        <w:rPr>
          <w:rFonts w:ascii="Inter" w:hAnsi="Inter" w:cs="Courier New"/>
          <w:color w:val="61AFEF"/>
          <w:sz w:val="18"/>
          <w:szCs w:val="18"/>
        </w:rPr>
        <w:t>=</w:t>
      </w:r>
      <w:r w:rsidRPr="00602E4B">
        <w:rPr>
          <w:rFonts w:ascii="Inter" w:hAnsi="Inter" w:cs="Courier New"/>
          <w:color w:val="ABB2BF"/>
          <w:sz w:val="18"/>
          <w:szCs w:val="18"/>
        </w:rPr>
        <w:t xml:space="preserve"> ŵ_i </w:t>
      </w:r>
      <w:r w:rsidRPr="00602E4B">
        <w:rPr>
          <w:rFonts w:ascii="Inter" w:hAnsi="Inter" w:cs="Courier New"/>
          <w:color w:val="61AFEF"/>
          <w:sz w:val="18"/>
          <w:szCs w:val="18"/>
        </w:rPr>
        <w:t>*</w:t>
      </w:r>
      <w:r w:rsidRPr="00602E4B">
        <w:rPr>
          <w:rFonts w:ascii="Inter" w:hAnsi="Inter" w:cs="Courier New"/>
          <w:color w:val="ABB2BF"/>
          <w:sz w:val="18"/>
          <w:szCs w:val="18"/>
        </w:rPr>
        <w:t xml:space="preserve"> M_i</w:t>
      </w:r>
    </w:p>
    <w:p w14:paraId="4C4870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total_weighted_punctuality </w:t>
      </w:r>
      <w:r w:rsidRPr="00602E4B">
        <w:rPr>
          <w:rFonts w:ascii="Inter" w:hAnsi="Inter" w:cs="Courier New"/>
          <w:color w:val="61AFEF"/>
          <w:sz w:val="18"/>
          <w:szCs w:val="18"/>
        </w:rPr>
        <w:t>+=</w:t>
      </w:r>
      <w:r w:rsidRPr="00602E4B">
        <w:rPr>
          <w:rFonts w:ascii="Inter" w:hAnsi="Inter" w:cs="Courier New"/>
          <w:color w:val="ABB2BF"/>
          <w:sz w:val="18"/>
          <w:szCs w:val="18"/>
        </w:rPr>
        <w:t xml:space="preserve"> weight_punct_i</w:t>
      </w:r>
    </w:p>
    <w:p w14:paraId="122316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2D1E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Distribute proportionally</w:t>
      </w:r>
    </w:p>
    <w:p w14:paraId="4907DC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validator_i </w:t>
      </w:r>
      <w:r w:rsidRPr="00602E4B">
        <w:rPr>
          <w:rFonts w:ascii="Inter" w:hAnsi="Inter" w:cs="Courier New"/>
          <w:color w:val="C678DD"/>
          <w:sz w:val="18"/>
          <w:szCs w:val="18"/>
        </w:rPr>
        <w:t>in</w:t>
      </w:r>
      <w:r w:rsidRPr="00602E4B">
        <w:rPr>
          <w:rFonts w:ascii="Inter" w:hAnsi="Inter" w:cs="Courier New"/>
          <w:color w:val="ABB2BF"/>
          <w:sz w:val="18"/>
          <w:szCs w:val="18"/>
        </w:rPr>
        <w:t xml:space="preserve"> C_r:</w:t>
      </w:r>
    </w:p>
    <w:p w14:paraId="4D9BB2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validator_i </w:t>
      </w:r>
      <w:r w:rsidRPr="00602E4B">
        <w:rPr>
          <w:rFonts w:ascii="Inter" w:hAnsi="Inter" w:cs="Courier New"/>
          <w:color w:val="C678DD"/>
          <w:sz w:val="18"/>
          <w:szCs w:val="18"/>
        </w:rPr>
        <w:t>not</w:t>
      </w:r>
      <w:r w:rsidRPr="00602E4B">
        <w:rPr>
          <w:rFonts w:ascii="Inter" w:hAnsi="Inter" w:cs="Courier New"/>
          <w:color w:val="ABB2BF"/>
          <w:sz w:val="18"/>
          <w:szCs w:val="18"/>
        </w:rPr>
        <w:t xml:space="preserve"> </w:t>
      </w:r>
      <w:r w:rsidRPr="00602E4B">
        <w:rPr>
          <w:rFonts w:ascii="Inter" w:hAnsi="Inter" w:cs="Courier New"/>
          <w:color w:val="C678DD"/>
          <w:sz w:val="18"/>
          <w:szCs w:val="18"/>
        </w:rPr>
        <w:t>in</w:t>
      </w:r>
      <w:r w:rsidRPr="00602E4B">
        <w:rPr>
          <w:rFonts w:ascii="Inter" w:hAnsi="Inter" w:cs="Courier New"/>
          <w:color w:val="ABB2BF"/>
          <w:sz w:val="18"/>
          <w:szCs w:val="18"/>
        </w:rPr>
        <w:t xml:space="preserve"> qc.signers:</w:t>
      </w:r>
    </w:p>
    <w:p w14:paraId="692405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Non-signers receive zero</w:t>
      </w:r>
    </w:p>
    <w:p w14:paraId="25F4C6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7DD6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reward_i </w:t>
      </w:r>
      <w:r w:rsidRPr="00602E4B">
        <w:rPr>
          <w:rFonts w:ascii="Inter" w:hAnsi="Inter" w:cs="Courier New"/>
          <w:color w:val="61AFEF"/>
          <w:sz w:val="18"/>
          <w:szCs w:val="18"/>
        </w:rPr>
        <w:t>=</w:t>
      </w:r>
      <w:r w:rsidRPr="00602E4B">
        <w:rPr>
          <w:rFonts w:ascii="Inter" w:hAnsi="Inter" w:cs="Courier New"/>
          <w:color w:val="ABB2BF"/>
          <w:sz w:val="18"/>
          <w:szCs w:val="18"/>
        </w:rPr>
        <w:t xml:space="preserve"> pool </w:t>
      </w:r>
      <w:r w:rsidRPr="00602E4B">
        <w:rPr>
          <w:rFonts w:ascii="Inter" w:hAnsi="Inter" w:cs="Courier New"/>
          <w:color w:val="61AFEF"/>
          <w:sz w:val="18"/>
          <w:szCs w:val="18"/>
        </w:rPr>
        <w:t>*</w:t>
      </w:r>
      <w:r w:rsidRPr="00602E4B">
        <w:rPr>
          <w:rFonts w:ascii="Inter" w:hAnsi="Inter" w:cs="Courier New"/>
          <w:color w:val="ABB2BF"/>
          <w:sz w:val="18"/>
          <w:szCs w:val="18"/>
        </w:rPr>
        <w:t xml:space="preserve"> (ŵ_i </w:t>
      </w:r>
      <w:r w:rsidRPr="00602E4B">
        <w:rPr>
          <w:rFonts w:ascii="Inter" w:hAnsi="Inter" w:cs="Courier New"/>
          <w:color w:val="61AFEF"/>
          <w:sz w:val="18"/>
          <w:szCs w:val="18"/>
        </w:rPr>
        <w:t>*</w:t>
      </w:r>
      <w:r w:rsidRPr="00602E4B">
        <w:rPr>
          <w:rFonts w:ascii="Inter" w:hAnsi="Inter" w:cs="Courier New"/>
          <w:color w:val="ABB2BF"/>
          <w:sz w:val="18"/>
          <w:szCs w:val="18"/>
        </w:rPr>
        <w:t xml:space="preserve"> M_i) </w:t>
      </w:r>
      <w:r w:rsidRPr="00602E4B">
        <w:rPr>
          <w:rFonts w:ascii="Inter" w:hAnsi="Inter" w:cs="Courier New"/>
          <w:color w:val="61AFEF"/>
          <w:sz w:val="18"/>
          <w:szCs w:val="18"/>
        </w:rPr>
        <w:t>/</w:t>
      </w:r>
      <w:r w:rsidRPr="00602E4B">
        <w:rPr>
          <w:rFonts w:ascii="Inter" w:hAnsi="Inter" w:cs="Courier New"/>
          <w:color w:val="ABB2BF"/>
          <w:sz w:val="18"/>
          <w:szCs w:val="18"/>
        </w:rPr>
        <w:t xml:space="preserve"> total_weighted_punctuality</w:t>
      </w:r>
    </w:p>
    <w:p w14:paraId="0893A6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validator_i.balance </w:t>
      </w:r>
      <w:r w:rsidRPr="00602E4B">
        <w:rPr>
          <w:rFonts w:ascii="Inter" w:hAnsi="Inter" w:cs="Courier New"/>
          <w:color w:val="61AFEF"/>
          <w:sz w:val="18"/>
          <w:szCs w:val="18"/>
        </w:rPr>
        <w:t>+=</w:t>
      </w:r>
      <w:r w:rsidRPr="00602E4B">
        <w:rPr>
          <w:rFonts w:ascii="Inter" w:hAnsi="Inter" w:cs="Courier New"/>
          <w:color w:val="ABB2BF"/>
          <w:sz w:val="18"/>
          <w:szCs w:val="18"/>
        </w:rPr>
        <w:t xml:space="preserve"> reward_i</w:t>
      </w:r>
    </w:p>
    <w:p w14:paraId="236A95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emit_event(RewardEvent(validator_i, reward_i, </w:t>
      </w:r>
      <w:r w:rsidRPr="00602E4B">
        <w:rPr>
          <w:rFonts w:ascii="Inter" w:hAnsi="Inter" w:cs="Courier New"/>
          <w:color w:val="98C379"/>
          <w:sz w:val="18"/>
          <w:szCs w:val="18"/>
        </w:rPr>
        <w:t>"COMMITTEE"</w:t>
      </w:r>
      <w:r w:rsidRPr="00602E4B">
        <w:rPr>
          <w:rFonts w:ascii="Inter" w:hAnsi="Inter" w:cs="Courier New"/>
          <w:color w:val="ABB2BF"/>
          <w:sz w:val="18"/>
          <w:szCs w:val="18"/>
        </w:rPr>
        <w:t>))</w:t>
      </w:r>
    </w:p>
    <w:p w14:paraId="4AE59F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6228B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distribute_bridge_rewards</w:t>
      </w:r>
      <w:r w:rsidRPr="00602E4B">
        <w:rPr>
          <w:rFonts w:ascii="Inter" w:hAnsi="Inter" w:cs="Courier New"/>
          <w:color w:val="ABB2BF"/>
          <w:sz w:val="18"/>
          <w:szCs w:val="18"/>
        </w:rPr>
        <w:t xml:space="preserve">(pool: </w:t>
      </w:r>
      <w:r w:rsidRPr="00602E4B">
        <w:rPr>
          <w:rFonts w:ascii="Inter" w:hAnsi="Inter" w:cs="Courier New"/>
          <w:color w:val="98C379"/>
          <w:sz w:val="18"/>
          <w:szCs w:val="18"/>
        </w:rPr>
        <w:t>float</w:t>
      </w:r>
      <w:r w:rsidRPr="00602E4B">
        <w:rPr>
          <w:rFonts w:ascii="Inter" w:hAnsi="Inter" w:cs="Courier New"/>
          <w:color w:val="ABB2BF"/>
          <w:sz w:val="18"/>
          <w:szCs w:val="18"/>
        </w:rPr>
        <w:t>, checkpoint: BridgeCheckpoint, qc: QuorumCertificate):</w:t>
      </w:r>
    </w:p>
    <w:p w14:paraId="56605B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99E20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Distribute bridge operation rewards to participating relayers.</w:t>
      </w:r>
    </w:p>
    <w:p w14:paraId="525C67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3DF217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Identify bridge participants</w:t>
      </w:r>
    </w:p>
    <w:p w14:paraId="0B7129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participants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F64B1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validator_i </w:t>
      </w:r>
      <w:r w:rsidRPr="00602E4B">
        <w:rPr>
          <w:rFonts w:ascii="Inter" w:hAnsi="Inter" w:cs="Courier New"/>
          <w:color w:val="C678DD"/>
          <w:sz w:val="18"/>
          <w:szCs w:val="18"/>
        </w:rPr>
        <w:t>in</w:t>
      </w:r>
      <w:r w:rsidRPr="00602E4B">
        <w:rPr>
          <w:rFonts w:ascii="Inter" w:hAnsi="Inter" w:cs="Courier New"/>
          <w:color w:val="ABB2BF"/>
          <w:sz w:val="18"/>
          <w:szCs w:val="18"/>
        </w:rPr>
        <w:t xml:space="preserve"> qc.signers:</w:t>
      </w:r>
    </w:p>
    <w:p w14:paraId="2500B0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has_bridge_validation_data(validator_i, qc):</w:t>
      </w:r>
    </w:p>
    <w:p w14:paraId="266E04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bridge_quality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calculate_bridge_quality(validator_i, checkpoint)</w:t>
      </w:r>
    </w:p>
    <w:p w14:paraId="65B3CF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participants.append((validator_i, bridge_quality))</w:t>
      </w:r>
    </w:p>
    <w:p w14:paraId="3E2B70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38248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total weighted participation</w:t>
      </w:r>
    </w:p>
    <w:p w14:paraId="5828D5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total_weighted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 xml:space="preserve">(ŵ_i </w:t>
      </w:r>
      <w:r w:rsidRPr="00602E4B">
        <w:rPr>
          <w:rFonts w:ascii="Inter" w:hAnsi="Inter" w:cs="Courier New"/>
          <w:color w:val="61AFEF"/>
          <w:sz w:val="18"/>
          <w:szCs w:val="18"/>
        </w:rPr>
        <w:t>*</w:t>
      </w:r>
      <w:r w:rsidRPr="00602E4B">
        <w:rPr>
          <w:rFonts w:ascii="Inter" w:hAnsi="Inter" w:cs="Courier New"/>
          <w:color w:val="ABB2BF"/>
          <w:sz w:val="18"/>
          <w:szCs w:val="18"/>
        </w:rPr>
        <w:t xml:space="preserve"> B_i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validator_i, B_i </w:t>
      </w:r>
      <w:r w:rsidRPr="00602E4B">
        <w:rPr>
          <w:rFonts w:ascii="Inter" w:hAnsi="Inter" w:cs="Courier New"/>
          <w:color w:val="C678DD"/>
          <w:sz w:val="18"/>
          <w:szCs w:val="18"/>
        </w:rPr>
        <w:t>in</w:t>
      </w:r>
      <w:r w:rsidRPr="00602E4B">
        <w:rPr>
          <w:rFonts w:ascii="Inter" w:hAnsi="Inter" w:cs="Courier New"/>
          <w:color w:val="ABB2BF"/>
          <w:sz w:val="18"/>
          <w:szCs w:val="18"/>
        </w:rPr>
        <w:t xml:space="preserve"> participants)</w:t>
      </w:r>
    </w:p>
    <w:p w14:paraId="318EA7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A9B7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Distribute</w:t>
      </w:r>
    </w:p>
    <w:p w14:paraId="31E2C7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validator_i, B_i </w:t>
      </w:r>
      <w:r w:rsidRPr="00602E4B">
        <w:rPr>
          <w:rFonts w:ascii="Inter" w:hAnsi="Inter" w:cs="Courier New"/>
          <w:color w:val="C678DD"/>
          <w:sz w:val="18"/>
          <w:szCs w:val="18"/>
        </w:rPr>
        <w:t>in</w:t>
      </w:r>
      <w:r w:rsidRPr="00602E4B">
        <w:rPr>
          <w:rFonts w:ascii="Inter" w:hAnsi="Inter" w:cs="Courier New"/>
          <w:color w:val="ABB2BF"/>
          <w:sz w:val="18"/>
          <w:szCs w:val="18"/>
        </w:rPr>
        <w:t xml:space="preserve"> participants:</w:t>
      </w:r>
    </w:p>
    <w:p w14:paraId="63F921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reward_i </w:t>
      </w:r>
      <w:r w:rsidRPr="00602E4B">
        <w:rPr>
          <w:rFonts w:ascii="Inter" w:hAnsi="Inter" w:cs="Courier New"/>
          <w:color w:val="61AFEF"/>
          <w:sz w:val="18"/>
          <w:szCs w:val="18"/>
        </w:rPr>
        <w:t>=</w:t>
      </w:r>
      <w:r w:rsidRPr="00602E4B">
        <w:rPr>
          <w:rFonts w:ascii="Inter" w:hAnsi="Inter" w:cs="Courier New"/>
          <w:color w:val="ABB2BF"/>
          <w:sz w:val="18"/>
          <w:szCs w:val="18"/>
        </w:rPr>
        <w:t xml:space="preserve"> pool </w:t>
      </w:r>
      <w:r w:rsidRPr="00602E4B">
        <w:rPr>
          <w:rFonts w:ascii="Inter" w:hAnsi="Inter" w:cs="Courier New"/>
          <w:color w:val="61AFEF"/>
          <w:sz w:val="18"/>
          <w:szCs w:val="18"/>
        </w:rPr>
        <w:t>*</w:t>
      </w:r>
      <w:r w:rsidRPr="00602E4B">
        <w:rPr>
          <w:rFonts w:ascii="Inter" w:hAnsi="Inter" w:cs="Courier New"/>
          <w:color w:val="ABB2BF"/>
          <w:sz w:val="18"/>
          <w:szCs w:val="18"/>
        </w:rPr>
        <w:t xml:space="preserve"> (ŵ_i </w:t>
      </w:r>
      <w:r w:rsidRPr="00602E4B">
        <w:rPr>
          <w:rFonts w:ascii="Inter" w:hAnsi="Inter" w:cs="Courier New"/>
          <w:color w:val="61AFEF"/>
          <w:sz w:val="18"/>
          <w:szCs w:val="18"/>
        </w:rPr>
        <w:t>*</w:t>
      </w:r>
      <w:r w:rsidRPr="00602E4B">
        <w:rPr>
          <w:rFonts w:ascii="Inter" w:hAnsi="Inter" w:cs="Courier New"/>
          <w:color w:val="ABB2BF"/>
          <w:sz w:val="18"/>
          <w:szCs w:val="18"/>
        </w:rPr>
        <w:t xml:space="preserve"> B_i) </w:t>
      </w:r>
      <w:r w:rsidRPr="00602E4B">
        <w:rPr>
          <w:rFonts w:ascii="Inter" w:hAnsi="Inter" w:cs="Courier New"/>
          <w:color w:val="61AFEF"/>
          <w:sz w:val="18"/>
          <w:szCs w:val="18"/>
        </w:rPr>
        <w:t>/</w:t>
      </w:r>
      <w:r w:rsidRPr="00602E4B">
        <w:rPr>
          <w:rFonts w:ascii="Inter" w:hAnsi="Inter" w:cs="Courier New"/>
          <w:color w:val="ABB2BF"/>
          <w:sz w:val="18"/>
          <w:szCs w:val="18"/>
        </w:rPr>
        <w:t xml:space="preserve"> total_weighted</w:t>
      </w:r>
    </w:p>
    <w:p w14:paraId="678003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validator_i.balance </w:t>
      </w:r>
      <w:r w:rsidRPr="00602E4B">
        <w:rPr>
          <w:rFonts w:ascii="Inter" w:hAnsi="Inter" w:cs="Courier New"/>
          <w:color w:val="61AFEF"/>
          <w:sz w:val="18"/>
          <w:szCs w:val="18"/>
        </w:rPr>
        <w:t>+=</w:t>
      </w:r>
      <w:r w:rsidRPr="00602E4B">
        <w:rPr>
          <w:rFonts w:ascii="Inter" w:hAnsi="Inter" w:cs="Courier New"/>
          <w:color w:val="ABB2BF"/>
          <w:sz w:val="18"/>
          <w:szCs w:val="18"/>
        </w:rPr>
        <w:t xml:space="preserve"> reward_i</w:t>
      </w:r>
    </w:p>
    <w:p w14:paraId="3520C3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emit_event(RewardEvent(validator_i, reward_i, </w:t>
      </w:r>
      <w:r w:rsidRPr="00602E4B">
        <w:rPr>
          <w:rFonts w:ascii="Inter" w:hAnsi="Inter" w:cs="Courier New"/>
          <w:color w:val="98C379"/>
          <w:sz w:val="18"/>
          <w:szCs w:val="18"/>
        </w:rPr>
        <w:t>"BRIDGE"</w:t>
      </w:r>
      <w:r w:rsidRPr="00602E4B">
        <w:rPr>
          <w:rFonts w:ascii="Inter" w:hAnsi="Inter" w:cs="Courier New"/>
          <w:color w:val="ABB2BF"/>
          <w:sz w:val="18"/>
          <w:szCs w:val="18"/>
        </w:rPr>
        <w:t>))</w:t>
      </w:r>
    </w:p>
    <w:p w14:paraId="4505324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Important:</w:t>
      </w:r>
      <w:r w:rsidRPr="00602E4B">
        <w:rPr>
          <w:rFonts w:ascii="Inter" w:hAnsi="Inter"/>
          <w:sz w:val="18"/>
          <w:szCs w:val="18"/>
        </w:rPr>
        <w:t xml:space="preserve"> Validators who were selected for the committee but did not vote (absent from QC) receive </w:t>
      </w:r>
      <w:r w:rsidRPr="00602E4B">
        <w:rPr>
          <w:rFonts w:ascii="Inter" w:hAnsi="Inter"/>
          <w:b/>
          <w:bCs/>
          <w:sz w:val="18"/>
          <w:szCs w:val="18"/>
        </w:rPr>
        <w:t>zero reward</w:t>
      </w:r>
      <w:r w:rsidRPr="00602E4B">
        <w:rPr>
          <w:rFonts w:ascii="Inter" w:hAnsi="Inter"/>
          <w:sz w:val="18"/>
          <w:szCs w:val="18"/>
        </w:rPr>
        <w:t>. This creates strong liveness incentive. Similarly, validators registered as bridge relayers who fail to participate in attestations receive no bridge rewards.</w:t>
      </w:r>
    </w:p>
    <w:p w14:paraId="736658E1"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8.8 Staking Economics</w:t>
      </w:r>
    </w:p>
    <w:p w14:paraId="386CAB7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Validators must lock stake to participate, creating economic security:</w:t>
      </w:r>
    </w:p>
    <w:p w14:paraId="3BFA0A0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Minimum Stake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1938"/>
        <w:gridCol w:w="3781"/>
      </w:tblGrid>
      <w:tr w:rsidR="000F59A8" w:rsidRPr="00602E4B" w14:paraId="40A7131B" w14:textId="77777777">
        <w:trPr>
          <w:tblHeader/>
          <w:tblCellSpacing w:w="15" w:type="dxa"/>
        </w:trPr>
        <w:tc>
          <w:tcPr>
            <w:tcW w:w="0" w:type="auto"/>
            <w:vAlign w:val="center"/>
            <w:hideMark/>
          </w:tcPr>
          <w:p w14:paraId="0260AC88"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 Role</w:t>
            </w:r>
          </w:p>
        </w:tc>
        <w:tc>
          <w:tcPr>
            <w:tcW w:w="0" w:type="auto"/>
            <w:vAlign w:val="center"/>
            <w:hideMark/>
          </w:tcPr>
          <w:p w14:paraId="51C79108"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Minimum Stake (</w:t>
            </w:r>
            <m:oMath>
              <m:sSub>
                <m:sSubPr>
                  <m:ctrlPr>
                    <w:rPr>
                      <w:rFonts w:ascii="Cambria Math" w:hAnsi="Cambria Math"/>
                      <w:sz w:val="18"/>
                      <w:szCs w:val="18"/>
                    </w:rPr>
                  </m:ctrlPr>
                </m:sSubPr>
                <m:e>
                  <m:r>
                    <w:rPr>
                      <w:rFonts w:ascii="Cambria Math" w:hAnsi="Cambria Math"/>
                      <w:sz w:val="18"/>
                      <w:szCs w:val="18"/>
                    </w:rPr>
                    <m:t>S</m:t>
                  </m:r>
                </m:e>
                <m:sub>
                  <m:r>
                    <m:rPr>
                      <m:sty m:val="p"/>
                    </m:rPr>
                    <w:rPr>
                      <w:rFonts w:ascii="Cambria Math" w:hAnsi="Cambria Math"/>
                      <w:sz w:val="18"/>
                      <w:szCs w:val="18"/>
                    </w:rPr>
                    <m:t>min</m:t>
                  </m:r>
                </m:sub>
              </m:sSub>
            </m:oMath>
            <w:r w:rsidRPr="00602E4B">
              <w:rPr>
                <w:rFonts w:ascii="Inter" w:hAnsi="Inter"/>
                <w:b/>
                <w:bCs/>
                <w:sz w:val="18"/>
                <w:szCs w:val="18"/>
              </w:rPr>
              <w:t xml:space="preserve">) </w:t>
            </w:r>
          </w:p>
        </w:tc>
        <w:tc>
          <w:tcPr>
            <w:tcW w:w="0" w:type="auto"/>
            <w:vAlign w:val="center"/>
            <w:hideMark/>
          </w:tcPr>
          <w:p w14:paraId="7013BF8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Rationale</w:t>
            </w:r>
          </w:p>
        </w:tc>
      </w:tr>
      <w:tr w:rsidR="000F59A8" w:rsidRPr="00602E4B" w14:paraId="147D94E9" w14:textId="77777777">
        <w:trPr>
          <w:tblCellSpacing w:w="15" w:type="dxa"/>
        </w:trPr>
        <w:tc>
          <w:tcPr>
            <w:tcW w:w="0" w:type="auto"/>
            <w:vAlign w:val="center"/>
            <w:hideMark/>
          </w:tcPr>
          <w:p w14:paraId="6494B8B7" w14:textId="77777777" w:rsidR="000F59A8" w:rsidRPr="00602E4B" w:rsidRDefault="000F59A8" w:rsidP="000F59A8">
            <w:pPr>
              <w:rPr>
                <w:rFonts w:ascii="Inter" w:hAnsi="Inter"/>
                <w:sz w:val="18"/>
                <w:szCs w:val="18"/>
              </w:rPr>
            </w:pPr>
            <w:r w:rsidRPr="00602E4B">
              <w:rPr>
                <w:rFonts w:ascii="Inter" w:hAnsi="Inter"/>
                <w:sz w:val="18"/>
                <w:szCs w:val="18"/>
              </w:rPr>
              <w:t>Consensus-only validator</w:t>
            </w:r>
          </w:p>
        </w:tc>
        <w:tc>
          <w:tcPr>
            <w:tcW w:w="0" w:type="auto"/>
            <w:vAlign w:val="center"/>
            <w:hideMark/>
          </w:tcPr>
          <w:p w14:paraId="387F3061" w14:textId="77777777" w:rsidR="000F59A8" w:rsidRPr="00602E4B" w:rsidRDefault="000F59A8" w:rsidP="000F59A8">
            <w:pPr>
              <w:rPr>
                <w:rFonts w:ascii="Inter" w:hAnsi="Inter"/>
                <w:sz w:val="18"/>
                <w:szCs w:val="18"/>
              </w:rPr>
            </w:pPr>
            <w:r w:rsidRPr="00602E4B">
              <w:rPr>
                <w:rFonts w:ascii="Inter" w:hAnsi="Inter"/>
                <w:sz w:val="18"/>
                <w:szCs w:val="18"/>
              </w:rPr>
              <w:t>10,000 SNRG</w:t>
            </w:r>
          </w:p>
        </w:tc>
        <w:tc>
          <w:tcPr>
            <w:tcW w:w="0" w:type="auto"/>
            <w:vAlign w:val="center"/>
            <w:hideMark/>
          </w:tcPr>
          <w:p w14:paraId="026FC24C" w14:textId="77777777" w:rsidR="000F59A8" w:rsidRPr="00602E4B" w:rsidRDefault="000F59A8" w:rsidP="000F59A8">
            <w:pPr>
              <w:rPr>
                <w:rFonts w:ascii="Inter" w:hAnsi="Inter"/>
                <w:sz w:val="18"/>
                <w:szCs w:val="18"/>
              </w:rPr>
            </w:pPr>
            <w:r w:rsidRPr="00602E4B">
              <w:rPr>
                <w:rFonts w:ascii="Inter" w:hAnsi="Inter"/>
                <w:sz w:val="18"/>
                <w:szCs w:val="18"/>
              </w:rPr>
              <w:t>Standard participation barrier</w:t>
            </w:r>
          </w:p>
        </w:tc>
      </w:tr>
      <w:tr w:rsidR="000F59A8" w:rsidRPr="00602E4B" w14:paraId="2E737FEA" w14:textId="77777777">
        <w:trPr>
          <w:tblCellSpacing w:w="15" w:type="dxa"/>
        </w:trPr>
        <w:tc>
          <w:tcPr>
            <w:tcW w:w="0" w:type="auto"/>
            <w:vAlign w:val="center"/>
            <w:hideMark/>
          </w:tcPr>
          <w:p w14:paraId="30C66412" w14:textId="77777777" w:rsidR="000F59A8" w:rsidRPr="00602E4B" w:rsidRDefault="000F59A8" w:rsidP="000F59A8">
            <w:pPr>
              <w:rPr>
                <w:rFonts w:ascii="Inter" w:hAnsi="Inter"/>
                <w:sz w:val="18"/>
                <w:szCs w:val="18"/>
              </w:rPr>
            </w:pPr>
            <w:r w:rsidRPr="00602E4B">
              <w:rPr>
                <w:rFonts w:ascii="Inter" w:hAnsi="Inter"/>
                <w:sz w:val="18"/>
                <w:szCs w:val="18"/>
              </w:rPr>
              <w:t>Bridge relayer (single chain)</w:t>
            </w:r>
          </w:p>
        </w:tc>
        <w:tc>
          <w:tcPr>
            <w:tcW w:w="0" w:type="auto"/>
            <w:vAlign w:val="center"/>
            <w:hideMark/>
          </w:tcPr>
          <w:p w14:paraId="45F9E493" w14:textId="77777777" w:rsidR="000F59A8" w:rsidRPr="00602E4B" w:rsidRDefault="000F59A8" w:rsidP="000F59A8">
            <w:pPr>
              <w:rPr>
                <w:rFonts w:ascii="Inter" w:hAnsi="Inter"/>
                <w:sz w:val="18"/>
                <w:szCs w:val="18"/>
              </w:rPr>
            </w:pPr>
            <w:r w:rsidRPr="00602E4B">
              <w:rPr>
                <w:rFonts w:ascii="Inter" w:hAnsi="Inter"/>
                <w:sz w:val="18"/>
                <w:szCs w:val="18"/>
              </w:rPr>
              <w:t>25,000 SNRG</w:t>
            </w:r>
          </w:p>
        </w:tc>
        <w:tc>
          <w:tcPr>
            <w:tcW w:w="0" w:type="auto"/>
            <w:vAlign w:val="center"/>
            <w:hideMark/>
          </w:tcPr>
          <w:p w14:paraId="1EC2B3AC" w14:textId="77777777" w:rsidR="000F59A8" w:rsidRPr="00602E4B" w:rsidRDefault="000F59A8" w:rsidP="000F59A8">
            <w:pPr>
              <w:rPr>
                <w:rFonts w:ascii="Inter" w:hAnsi="Inter"/>
                <w:sz w:val="18"/>
                <w:szCs w:val="18"/>
              </w:rPr>
            </w:pPr>
            <w:r w:rsidRPr="00602E4B">
              <w:rPr>
                <w:rFonts w:ascii="Inter" w:hAnsi="Inter"/>
                <w:sz w:val="18"/>
                <w:szCs w:val="18"/>
              </w:rPr>
              <w:t>Higher responsibility for cross-chain assets</w:t>
            </w:r>
          </w:p>
        </w:tc>
      </w:tr>
      <w:tr w:rsidR="000F59A8" w:rsidRPr="00602E4B" w14:paraId="5277CA5E" w14:textId="77777777">
        <w:trPr>
          <w:tblCellSpacing w:w="15" w:type="dxa"/>
        </w:trPr>
        <w:tc>
          <w:tcPr>
            <w:tcW w:w="0" w:type="auto"/>
            <w:vAlign w:val="center"/>
            <w:hideMark/>
          </w:tcPr>
          <w:p w14:paraId="1FFEF0DA" w14:textId="77777777" w:rsidR="000F59A8" w:rsidRPr="00602E4B" w:rsidRDefault="000F59A8" w:rsidP="000F59A8">
            <w:pPr>
              <w:rPr>
                <w:rFonts w:ascii="Inter" w:hAnsi="Inter"/>
                <w:sz w:val="18"/>
                <w:szCs w:val="18"/>
              </w:rPr>
            </w:pPr>
            <w:r w:rsidRPr="00602E4B">
              <w:rPr>
                <w:rFonts w:ascii="Inter" w:hAnsi="Inter"/>
                <w:sz w:val="18"/>
                <w:szCs w:val="18"/>
              </w:rPr>
              <w:t>Bridge relayer (multiple chains)</w:t>
            </w:r>
          </w:p>
        </w:tc>
        <w:tc>
          <w:tcPr>
            <w:tcW w:w="0" w:type="auto"/>
            <w:vAlign w:val="center"/>
            <w:hideMark/>
          </w:tcPr>
          <w:p w14:paraId="126AA18E" w14:textId="77777777" w:rsidR="000F59A8" w:rsidRPr="00602E4B" w:rsidRDefault="000F59A8" w:rsidP="000F59A8">
            <w:pPr>
              <w:rPr>
                <w:rFonts w:ascii="Inter" w:hAnsi="Inter"/>
                <w:sz w:val="18"/>
                <w:szCs w:val="18"/>
              </w:rPr>
            </w:pPr>
            <w:r w:rsidRPr="00602E4B">
              <w:rPr>
                <w:rFonts w:ascii="Inter" w:hAnsi="Inter"/>
                <w:sz w:val="18"/>
                <w:szCs w:val="18"/>
              </w:rPr>
              <w:t>50,000 SNRG</w:t>
            </w:r>
          </w:p>
        </w:tc>
        <w:tc>
          <w:tcPr>
            <w:tcW w:w="0" w:type="auto"/>
            <w:vAlign w:val="center"/>
            <w:hideMark/>
          </w:tcPr>
          <w:p w14:paraId="1FC48D92" w14:textId="77777777" w:rsidR="000F59A8" w:rsidRPr="00602E4B" w:rsidRDefault="000F59A8" w:rsidP="000F59A8">
            <w:pPr>
              <w:rPr>
                <w:rFonts w:ascii="Inter" w:hAnsi="Inter"/>
                <w:sz w:val="18"/>
                <w:szCs w:val="18"/>
              </w:rPr>
            </w:pPr>
            <w:r w:rsidRPr="00602E4B">
              <w:rPr>
                <w:rFonts w:ascii="Inter" w:hAnsi="Inter"/>
                <w:sz w:val="18"/>
                <w:szCs w:val="18"/>
              </w:rPr>
              <w:t>Custody of assets across multiple chains</w:t>
            </w:r>
          </w:p>
        </w:tc>
      </w:tr>
      <w:tr w:rsidR="000F59A8" w:rsidRPr="00602E4B" w14:paraId="63EFDDF7" w14:textId="77777777">
        <w:trPr>
          <w:tblCellSpacing w:w="15" w:type="dxa"/>
        </w:trPr>
        <w:tc>
          <w:tcPr>
            <w:tcW w:w="0" w:type="auto"/>
            <w:vAlign w:val="center"/>
            <w:hideMark/>
          </w:tcPr>
          <w:p w14:paraId="589B580E" w14:textId="77777777" w:rsidR="000F59A8" w:rsidRPr="00602E4B" w:rsidRDefault="000F59A8" w:rsidP="000F59A8">
            <w:pPr>
              <w:rPr>
                <w:rFonts w:ascii="Inter" w:hAnsi="Inter"/>
                <w:sz w:val="18"/>
                <w:szCs w:val="18"/>
              </w:rPr>
            </w:pPr>
            <w:r w:rsidRPr="00602E4B">
              <w:rPr>
                <w:rFonts w:ascii="Inter" w:hAnsi="Inter"/>
                <w:sz w:val="18"/>
                <w:szCs w:val="18"/>
              </w:rPr>
              <w:t>Witness node</w:t>
            </w:r>
          </w:p>
        </w:tc>
        <w:tc>
          <w:tcPr>
            <w:tcW w:w="0" w:type="auto"/>
            <w:vAlign w:val="center"/>
            <w:hideMark/>
          </w:tcPr>
          <w:p w14:paraId="5A8DFE1B" w14:textId="77777777" w:rsidR="000F59A8" w:rsidRPr="00602E4B" w:rsidRDefault="000F59A8" w:rsidP="000F59A8">
            <w:pPr>
              <w:rPr>
                <w:rFonts w:ascii="Inter" w:hAnsi="Inter"/>
                <w:sz w:val="18"/>
                <w:szCs w:val="18"/>
              </w:rPr>
            </w:pPr>
            <w:r w:rsidRPr="00602E4B">
              <w:rPr>
                <w:rFonts w:ascii="Inter" w:hAnsi="Inter"/>
                <w:sz w:val="18"/>
                <w:szCs w:val="18"/>
              </w:rPr>
              <w:t>5,000 SNRG</w:t>
            </w:r>
          </w:p>
        </w:tc>
        <w:tc>
          <w:tcPr>
            <w:tcW w:w="0" w:type="auto"/>
            <w:vAlign w:val="center"/>
            <w:hideMark/>
          </w:tcPr>
          <w:p w14:paraId="145A36AA" w14:textId="77777777" w:rsidR="000F59A8" w:rsidRPr="00602E4B" w:rsidRDefault="000F59A8" w:rsidP="000F59A8">
            <w:pPr>
              <w:rPr>
                <w:rFonts w:ascii="Inter" w:hAnsi="Inter"/>
                <w:sz w:val="18"/>
                <w:szCs w:val="18"/>
              </w:rPr>
            </w:pPr>
            <w:r w:rsidRPr="00602E4B">
              <w:rPr>
                <w:rFonts w:ascii="Inter" w:hAnsi="Inter"/>
                <w:sz w:val="18"/>
                <w:szCs w:val="18"/>
              </w:rPr>
              <w:t>Lower barrier for specialized monitoring</w:t>
            </w:r>
          </w:p>
        </w:tc>
      </w:tr>
    </w:tbl>
    <w:p w14:paraId="04232E2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Economic Security Invariant:</w:t>
      </w:r>
    </w:p>
    <w:p w14:paraId="54ADD3A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lastRenderedPageBreak/>
        <w:t>The protocol is economically secure when:</w:t>
      </w:r>
    </w:p>
    <w:p w14:paraId="2B9D6677" w14:textId="77777777" w:rsidR="000F59A8" w:rsidRPr="00602E4B" w:rsidRDefault="000F59A8" w:rsidP="000F59A8">
      <w:pPr>
        <w:rPr>
          <w:rFonts w:ascii="Inter" w:hAnsi="Inter"/>
          <w:sz w:val="18"/>
          <w:szCs w:val="18"/>
        </w:rPr>
      </w:pPr>
      <m:oMathPara>
        <m:oMath>
          <m:r>
            <m:rPr>
              <m:nor/>
            </m:rPr>
            <w:rPr>
              <w:rFonts w:ascii="Inter" w:hAnsi="Inter"/>
              <w:sz w:val="18"/>
              <w:szCs w:val="18"/>
            </w:rPr>
            <m:t>Cost to attack</m:t>
          </m:r>
          <m:r>
            <w:rPr>
              <w:rFonts w:ascii="Cambria Math" w:hAnsi="Cambria Math"/>
              <w:sz w:val="18"/>
              <w:szCs w:val="18"/>
            </w:rPr>
            <m:t>&gt;</m:t>
          </m:r>
          <m:r>
            <m:rPr>
              <m:nor/>
            </m:rPr>
            <w:rPr>
              <w:rFonts w:ascii="Inter" w:hAnsi="Inter"/>
              <w:sz w:val="18"/>
              <w:szCs w:val="18"/>
            </w:rPr>
            <m:t>Profit from attack</m:t>
          </m:r>
          <m:r>
            <m:rPr>
              <m:sty m:val="p"/>
            </m:rPr>
            <w:rPr>
              <w:rFonts w:ascii="Cambria Math" w:hAnsi="Cambria Math"/>
              <w:sz w:val="18"/>
              <w:szCs w:val="18"/>
            </w:rPr>
            <w:br/>
          </m:r>
        </m:oMath>
      </m:oMathPara>
    </w:p>
    <w:p w14:paraId="5070B0E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For a safety attack (finalizing conflicting blocks), adversary must corrupt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validator weight. If this requires slashing, the cost is: </w:t>
      </w:r>
    </w:p>
    <w:p w14:paraId="0E40822A" w14:textId="77777777" w:rsidR="000F59A8" w:rsidRPr="00602E4B" w:rsidRDefault="000F59A8" w:rsidP="000F59A8">
      <w:pPr>
        <w:rPr>
          <w:rFonts w:ascii="Inter" w:hAnsi="Inter"/>
          <w:sz w:val="18"/>
          <w:szCs w:val="18"/>
        </w:rPr>
      </w:pPr>
      <m:oMathPara>
        <m:oMath>
          <m:r>
            <m:rPr>
              <m:nor/>
            </m:rPr>
            <w:rPr>
              <w:rFonts w:ascii="Inter" w:hAnsi="Inter"/>
              <w:sz w:val="18"/>
              <w:szCs w:val="18"/>
            </w:rPr>
            <m:t>Cost</m:t>
          </m:r>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i∈</m:t>
              </m:r>
              <m:r>
                <m:rPr>
                  <m:nor/>
                </m:rPr>
                <w:rPr>
                  <w:rFonts w:ascii="Inter" w:hAnsi="Inter"/>
                  <w:sz w:val="18"/>
                  <w:szCs w:val="18"/>
                </w:rPr>
                <m:t>corrupted</m:t>
              </m:r>
            </m:sub>
            <m:sup/>
            <m:e/>
          </m:nary>
          <m:sSub>
            <m:sSubPr>
              <m:ctrlPr>
                <w:rPr>
                  <w:rFonts w:ascii="Cambria Math" w:hAnsi="Cambria Math"/>
                  <w:sz w:val="18"/>
                  <w:szCs w:val="18"/>
                </w:rPr>
              </m:ctrlPr>
            </m:sSubPr>
            <m:e>
              <m:r>
                <m:rPr>
                  <m:nor/>
                </m:rPr>
                <w:rPr>
                  <w:rFonts w:ascii="Inter" w:hAnsi="Inter"/>
                  <w:sz w:val="18"/>
                  <w:szCs w:val="18"/>
                </w:rPr>
                <m:t>slash</m:t>
              </m:r>
            </m:e>
            <m:sub>
              <m:r>
                <w:rPr>
                  <w:rFonts w:ascii="Cambria Math" w:hAnsi="Cambria Math"/>
                  <w:sz w:val="18"/>
                  <w:szCs w:val="18"/>
                </w:rPr>
                <m:t>i</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3</m:t>
              </m:r>
            </m:den>
          </m:f>
          <m:r>
            <w:rPr>
              <w:rFonts w:ascii="Cambria Math" w:hAnsi="Cambria Math"/>
              <w:sz w:val="18"/>
              <w:szCs w:val="18"/>
            </w:rPr>
            <m:t>×</m:t>
          </m:r>
          <m:r>
            <m:rPr>
              <m:nor/>
            </m:rPr>
            <w:rPr>
              <w:rFonts w:ascii="Inter" w:hAnsi="Inter"/>
              <w:sz w:val="18"/>
              <w:szCs w:val="18"/>
            </w:rPr>
            <m:t>Total Staked</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avg</m:t>
              </m:r>
            </m:sub>
          </m:sSub>
          <m:r>
            <m:rPr>
              <m:sty m:val="p"/>
            </m:rPr>
            <w:rPr>
              <w:rFonts w:ascii="Cambria Math" w:hAnsi="Cambria Math"/>
              <w:sz w:val="18"/>
              <w:szCs w:val="18"/>
            </w:rPr>
            <w:br/>
          </m:r>
        </m:oMath>
      </m:oMathPara>
    </w:p>
    <w:p w14:paraId="5BCE47B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Security Analysis:</w:t>
      </w:r>
    </w:p>
    <w:p w14:paraId="13A23C1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operations with TVL (Total Value Locked) on external chains:</w:t>
      </w:r>
    </w:p>
    <w:p w14:paraId="51E89E9D" w14:textId="77777777" w:rsidR="000F59A8" w:rsidRPr="00602E4B" w:rsidRDefault="000F59A8" w:rsidP="000F59A8">
      <w:pPr>
        <w:rPr>
          <w:rFonts w:ascii="Inter" w:hAnsi="Inter"/>
          <w:sz w:val="18"/>
          <w:szCs w:val="18"/>
        </w:rPr>
      </w:pPr>
      <m:oMathPara>
        <m:oMath>
          <m:r>
            <m:rPr>
              <m:nor/>
            </m:rPr>
            <w:rPr>
              <w:rFonts w:ascii="Inter" w:hAnsi="Inter"/>
              <w:sz w:val="18"/>
              <w:szCs w:val="18"/>
            </w:rPr>
            <m:t>Attack cost</m:t>
          </m:r>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num>
            <m:den>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den>
          </m:f>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i=1</m:t>
              </m:r>
            </m:sub>
            <m:sup>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sup>
            <m:e/>
          </m:nary>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r>
            <m:rPr>
              <m:sty m:val="p"/>
            </m:rPr>
            <w:rPr>
              <w:rFonts w:ascii="Cambria Math" w:hAnsi="Cambria Math"/>
              <w:sz w:val="18"/>
              <w:szCs w:val="18"/>
            </w:rPr>
            <w:br/>
          </m:r>
        </m:oMath>
      </m:oMathPara>
    </w:p>
    <w:p w14:paraId="6419DFD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w:t>
      </w:r>
    </w:p>
    <w:p w14:paraId="4FAC85FB" w14:textId="77777777" w:rsidR="000F59A8" w:rsidRPr="00602E4B" w:rsidRDefault="000F59A8">
      <w:pPr>
        <w:numPr>
          <w:ilvl w:val="0"/>
          <w:numId w:val="214"/>
        </w:numPr>
        <w:spacing w:before="100" w:beforeAutospacing="1" w:after="100" w:afterAutospacing="1"/>
        <w:rPr>
          <w:rFonts w:ascii="Inter" w:hAnsi="Inter"/>
          <w:sz w:val="18"/>
          <w:szCs w:val="18"/>
        </w:rPr>
      </w:pPr>
      <w:r w:rsidRPr="00602E4B">
        <w:rPr>
          <w:rFonts w:ascii="Inter" w:hAnsi="Inter"/>
          <w:sz w:val="18"/>
          <w:szCs w:val="18"/>
        </w:rPr>
        <w:t>Bridge TVL: $500M USD</w:t>
      </w:r>
    </w:p>
    <w:p w14:paraId="289CD057" w14:textId="77777777" w:rsidR="000F59A8" w:rsidRPr="00602E4B" w:rsidRDefault="000F59A8">
      <w:pPr>
        <w:numPr>
          <w:ilvl w:val="0"/>
          <w:numId w:val="214"/>
        </w:numPr>
        <w:spacing w:before="100" w:beforeAutospacing="1" w:after="100" w:afterAutospacing="1"/>
        <w:rPr>
          <w:rFonts w:ascii="Inter" w:hAnsi="Inter"/>
          <w:sz w:val="18"/>
          <w:szCs w:val="18"/>
        </w:rPr>
      </w:pPr>
      <w:r w:rsidRPr="00602E4B">
        <w:rPr>
          <w:rFonts w:ascii="Inter" w:hAnsi="Inter"/>
          <w:sz w:val="18"/>
          <w:szCs w:val="18"/>
        </w:rPr>
        <w:t xml:space="preserve">Bridge relayers: </w:t>
      </w:r>
      <m:oMath>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r>
          <w:rPr>
            <w:rFonts w:ascii="Cambria Math" w:hAnsi="Cambria Math"/>
            <w:sz w:val="18"/>
            <w:szCs w:val="18"/>
          </w:rPr>
          <m:t>=150</m:t>
        </m:r>
      </m:oMath>
      <w:r w:rsidRPr="00602E4B">
        <w:rPr>
          <w:rFonts w:ascii="Inter" w:hAnsi="Inter"/>
          <w:sz w:val="18"/>
          <w:szCs w:val="18"/>
        </w:rPr>
        <w:t xml:space="preserve">, threshold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r>
          <w:rPr>
            <w:rFonts w:ascii="Cambria Math" w:hAnsi="Cambria Math"/>
            <w:sz w:val="18"/>
            <w:szCs w:val="18"/>
          </w:rPr>
          <m:t>=100</m:t>
        </m:r>
      </m:oMath>
    </w:p>
    <w:p w14:paraId="22F17180" w14:textId="77777777" w:rsidR="000F59A8" w:rsidRPr="00602E4B" w:rsidRDefault="000F59A8">
      <w:pPr>
        <w:numPr>
          <w:ilvl w:val="0"/>
          <w:numId w:val="214"/>
        </w:numPr>
        <w:spacing w:before="100" w:beforeAutospacing="1" w:after="100" w:afterAutospacing="1"/>
        <w:rPr>
          <w:rFonts w:ascii="Inter" w:hAnsi="Inter"/>
          <w:sz w:val="18"/>
          <w:szCs w:val="18"/>
        </w:rPr>
      </w:pPr>
      <w:r w:rsidRPr="00602E4B">
        <w:rPr>
          <w:rFonts w:ascii="Inter" w:hAnsi="Inter"/>
          <w:sz w:val="18"/>
          <w:szCs w:val="18"/>
        </w:rPr>
        <w:t>Average stake: 50,000 SNRG @ $20/SNRG = $1M USD per relayer</w:t>
      </w:r>
    </w:p>
    <w:p w14:paraId="239BF173" w14:textId="77777777" w:rsidR="000F59A8" w:rsidRPr="00602E4B" w:rsidRDefault="000F59A8">
      <w:pPr>
        <w:numPr>
          <w:ilvl w:val="0"/>
          <w:numId w:val="214"/>
        </w:numPr>
        <w:spacing w:before="100" w:beforeAutospacing="1" w:after="100" w:afterAutospacing="1"/>
        <w:rPr>
          <w:rFonts w:ascii="Inter" w:hAnsi="Inter"/>
          <w:sz w:val="18"/>
          <w:szCs w:val="18"/>
        </w:rPr>
      </w:pPr>
      <w:r w:rsidRPr="00602E4B">
        <w:rPr>
          <w:rFonts w:ascii="Inter" w:hAnsi="Inter"/>
          <w:sz w:val="18"/>
          <w:szCs w:val="18"/>
        </w:rPr>
        <w:t>Total staked in bridge: $150M USD</w:t>
      </w:r>
    </w:p>
    <w:p w14:paraId="308A9A3A" w14:textId="77777777" w:rsidR="000F59A8" w:rsidRPr="00602E4B" w:rsidRDefault="000F59A8">
      <w:pPr>
        <w:numPr>
          <w:ilvl w:val="0"/>
          <w:numId w:val="214"/>
        </w:numPr>
        <w:spacing w:before="100" w:beforeAutospacing="1" w:after="100" w:afterAutospacing="1"/>
        <w:rPr>
          <w:rFonts w:ascii="Inter" w:hAnsi="Inter"/>
          <w:sz w:val="18"/>
          <w:szCs w:val="18"/>
        </w:rPr>
      </w:pPr>
      <w:r w:rsidRPr="00602E4B">
        <w:rPr>
          <w:rFonts w:ascii="Inter" w:hAnsi="Inter"/>
          <w:sz w:val="18"/>
          <w:szCs w:val="18"/>
        </w:rPr>
        <w:t>Required corrupted: 100 relayers</w:t>
      </w:r>
    </w:p>
    <w:p w14:paraId="504B678E" w14:textId="77777777" w:rsidR="000F59A8" w:rsidRPr="00602E4B" w:rsidRDefault="000F59A8">
      <w:pPr>
        <w:numPr>
          <w:ilvl w:val="0"/>
          <w:numId w:val="214"/>
        </w:numPr>
        <w:spacing w:before="100" w:beforeAutospacing="1" w:after="100" w:afterAutospacing="1"/>
        <w:rPr>
          <w:rFonts w:ascii="Inter" w:hAnsi="Inter"/>
          <w:sz w:val="18"/>
          <w:szCs w:val="18"/>
        </w:rPr>
      </w:pPr>
      <w:r w:rsidRPr="00602E4B">
        <w:rPr>
          <w:rFonts w:ascii="Inter" w:hAnsi="Inter"/>
          <w:sz w:val="18"/>
          <w:szCs w:val="18"/>
        </w:rPr>
        <w:t xml:space="preserve">Slashing rate: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r>
          <w:rPr>
            <w:rFonts w:ascii="Cambria Math" w:hAnsi="Cambria Math"/>
            <w:sz w:val="18"/>
            <w:szCs w:val="18"/>
          </w:rPr>
          <m:t>=0.15</m:t>
        </m:r>
      </m:oMath>
      <w:r w:rsidRPr="00602E4B">
        <w:rPr>
          <w:rFonts w:ascii="Inter" w:hAnsi="Inter"/>
          <w:sz w:val="18"/>
          <w:szCs w:val="18"/>
        </w:rPr>
        <w:t xml:space="preserve">(15%) </w:t>
      </w:r>
    </w:p>
    <w:p w14:paraId="77D08D2C" w14:textId="77777777" w:rsidR="000F59A8" w:rsidRPr="00602E4B" w:rsidRDefault="000F59A8" w:rsidP="000F59A8">
      <w:pPr>
        <w:rPr>
          <w:rFonts w:ascii="Inter" w:hAnsi="Inter"/>
          <w:sz w:val="18"/>
          <w:szCs w:val="18"/>
        </w:rPr>
      </w:pPr>
      <w:r w:rsidRPr="00602E4B">
        <w:rPr>
          <w:rFonts w:ascii="Inter" w:hAnsi="Inter"/>
          <w:sz w:val="18"/>
          <w:szCs w:val="18"/>
        </w:rPr>
        <w:t xml:space="preserve">\text{Attack cost} = 100 \times 1M \times 0.15 = $15M </w:t>
      </w:r>
    </w:p>
    <w:p w14:paraId="16C4C1F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To steal $500M, attacker must sacrifice $15M in slashed stake. However, additional factors:</w:t>
      </w:r>
    </w:p>
    <w:p w14:paraId="15526A5E" w14:textId="77777777" w:rsidR="000F59A8" w:rsidRPr="00602E4B" w:rsidRDefault="000F59A8">
      <w:pPr>
        <w:numPr>
          <w:ilvl w:val="0"/>
          <w:numId w:val="215"/>
        </w:numPr>
        <w:spacing w:before="100" w:beforeAutospacing="1" w:after="100" w:afterAutospacing="1"/>
        <w:rPr>
          <w:rFonts w:ascii="Inter" w:hAnsi="Inter"/>
          <w:sz w:val="18"/>
          <w:szCs w:val="18"/>
        </w:rPr>
      </w:pPr>
      <w:r w:rsidRPr="00602E4B">
        <w:rPr>
          <w:rFonts w:ascii="Inter" w:hAnsi="Inter"/>
          <w:sz w:val="18"/>
          <w:szCs w:val="18"/>
        </w:rPr>
        <w:t>Reputation destruction (future income loss)</w:t>
      </w:r>
    </w:p>
    <w:p w14:paraId="15C743C2" w14:textId="77777777" w:rsidR="000F59A8" w:rsidRPr="00602E4B" w:rsidRDefault="000F59A8">
      <w:pPr>
        <w:numPr>
          <w:ilvl w:val="0"/>
          <w:numId w:val="215"/>
        </w:numPr>
        <w:spacing w:before="100" w:beforeAutospacing="1" w:after="100" w:afterAutospacing="1"/>
        <w:rPr>
          <w:rFonts w:ascii="Inter" w:hAnsi="Inter"/>
          <w:sz w:val="18"/>
          <w:szCs w:val="18"/>
        </w:rPr>
      </w:pPr>
      <w:r w:rsidRPr="00602E4B">
        <w:rPr>
          <w:rFonts w:ascii="Inter" w:hAnsi="Inter"/>
          <w:sz w:val="18"/>
          <w:szCs w:val="18"/>
        </w:rPr>
        <w:t>Criminal prosecution risk</w:t>
      </w:r>
    </w:p>
    <w:p w14:paraId="187F3861" w14:textId="77777777" w:rsidR="000F59A8" w:rsidRPr="00602E4B" w:rsidRDefault="000F59A8">
      <w:pPr>
        <w:numPr>
          <w:ilvl w:val="0"/>
          <w:numId w:val="215"/>
        </w:numPr>
        <w:spacing w:before="100" w:beforeAutospacing="1" w:after="100" w:afterAutospacing="1"/>
        <w:rPr>
          <w:rFonts w:ascii="Inter" w:hAnsi="Inter"/>
          <w:sz w:val="18"/>
          <w:szCs w:val="18"/>
        </w:rPr>
      </w:pPr>
      <w:r w:rsidRPr="00602E4B">
        <w:rPr>
          <w:rFonts w:ascii="Inter" w:hAnsi="Inter"/>
          <w:sz w:val="18"/>
          <w:szCs w:val="18"/>
        </w:rPr>
        <w:t>Difficulty coordinating 100 validators</w:t>
      </w:r>
    </w:p>
    <w:p w14:paraId="63A29EF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Parameter Tuning:</w:t>
      </w:r>
    </w:p>
    <w:p w14:paraId="70B9D06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Set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oMath>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oMath>
      <w:r w:rsidRPr="00602E4B">
        <w:rPr>
          <w:rFonts w:ascii="Inter" w:hAnsi="Inter"/>
          <w:sz w:val="18"/>
          <w:szCs w:val="18"/>
        </w:rPr>
        <w:t xml:space="preserve">, and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Pr="00602E4B">
        <w:rPr>
          <w:rFonts w:ascii="Inter" w:hAnsi="Inter"/>
          <w:sz w:val="18"/>
          <w:szCs w:val="18"/>
        </w:rPr>
        <w:t xml:space="preserve">such that: </w:t>
      </w:r>
    </w:p>
    <w:p w14:paraId="237E1695" w14:textId="77777777" w:rsidR="000F59A8" w:rsidRPr="00602E4B" w:rsidRDefault="00000000" w:rsidP="000F59A8">
      <w:pPr>
        <w:rPr>
          <w:rFonts w:ascii="Inter" w:hAnsi="Inter"/>
          <w:sz w:val="18"/>
          <w:szCs w:val="18"/>
        </w:rPr>
      </w:pPr>
      <m:oMathPara>
        <m:oMath>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num>
            <m:den>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den>
          </m:f>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i=1</m:t>
              </m:r>
            </m:sub>
            <m:sup>
              <m:sSub>
                <m:sSubPr>
                  <m:ctrlPr>
                    <w:rPr>
                      <w:rFonts w:ascii="Cambria Math" w:hAnsi="Cambria Math"/>
                      <w:sz w:val="18"/>
                      <w:szCs w:val="18"/>
                    </w:rPr>
                  </m:ctrlPr>
                </m:sSubPr>
                <m:e>
                  <m:r>
                    <w:rPr>
                      <w:rFonts w:ascii="Cambria Math" w:hAnsi="Cambria Math"/>
                      <w:sz w:val="18"/>
                      <w:szCs w:val="18"/>
                    </w:rPr>
                    <m:t>n</m:t>
                  </m:r>
                </m:e>
                <m:sub>
                  <m:r>
                    <m:rPr>
                      <m:nor/>
                    </m:rPr>
                    <w:rPr>
                      <w:rFonts w:ascii="Inter" w:hAnsi="Inter"/>
                      <w:sz w:val="18"/>
                      <w:szCs w:val="18"/>
                    </w:rPr>
                    <m:t>bridge</m:t>
                  </m:r>
                </m:sub>
              </m:sSub>
            </m:sup>
            <m:e/>
          </m:nary>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avg</m:t>
              </m:r>
            </m:sub>
          </m:sSub>
          <m:r>
            <w:rPr>
              <w:rFonts w:ascii="Cambria Math" w:hAnsi="Cambria Math"/>
              <w:sz w:val="18"/>
              <w:szCs w:val="18"/>
            </w:rPr>
            <m:t>&gt;</m:t>
          </m:r>
          <m:r>
            <m:rPr>
              <m:sty m:val="p"/>
            </m:rPr>
            <w:rPr>
              <w:rFonts w:ascii="Cambria Math" w:hAnsi="Cambria Math"/>
              <w:sz w:val="18"/>
              <w:szCs w:val="18"/>
            </w:rPr>
            <m:t>max</m:t>
          </m:r>
          <m:r>
            <w:rPr>
              <w:rFonts w:ascii="Cambria Math" w:hAnsi="Cambria Math"/>
              <w:sz w:val="18"/>
              <w:szCs w:val="18"/>
            </w:rPr>
            <m:t>⁡(</m:t>
          </m:r>
          <m:r>
            <m:rPr>
              <m:nor/>
            </m:rPr>
            <w:rPr>
              <w:rFonts w:ascii="Inter" w:hAnsi="Inter"/>
              <w:sz w:val="18"/>
              <w:szCs w:val="18"/>
            </w:rPr>
            <m:t>bridge TVL</m:t>
          </m:r>
          <m:r>
            <w:rPr>
              <w:rFonts w:ascii="Cambria Math" w:hAnsi="Cambria Math"/>
              <w:sz w:val="18"/>
              <w:szCs w:val="18"/>
            </w:rPr>
            <m:t>,</m:t>
          </m:r>
          <m:r>
            <m:rPr>
              <m:nor/>
            </m:rPr>
            <w:rPr>
              <w:rFonts w:ascii="Inter" w:hAnsi="Inter"/>
              <w:sz w:val="18"/>
              <w:szCs w:val="18"/>
            </w:rPr>
            <m:t>DeFi TVL</m:t>
          </m:r>
          <m:r>
            <w:rPr>
              <w:rFonts w:ascii="Cambria Math" w:hAnsi="Cambria Math"/>
              <w:sz w:val="18"/>
              <w:szCs w:val="18"/>
            </w:rPr>
            <m:t>,…)</m:t>
          </m:r>
          <m:r>
            <m:rPr>
              <m:sty m:val="p"/>
            </m:rPr>
            <w:rPr>
              <w:rFonts w:ascii="Cambria Math" w:hAnsi="Cambria Math"/>
              <w:sz w:val="18"/>
              <w:szCs w:val="18"/>
            </w:rPr>
            <w:br/>
          </m:r>
        </m:oMath>
      </m:oMathPara>
    </w:p>
    <w:p w14:paraId="373506F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If attack remains profitable, additional measures:</w:t>
      </w:r>
    </w:p>
    <w:p w14:paraId="08589AA8" w14:textId="77777777" w:rsidR="000F59A8" w:rsidRPr="00602E4B" w:rsidRDefault="000F59A8">
      <w:pPr>
        <w:numPr>
          <w:ilvl w:val="0"/>
          <w:numId w:val="216"/>
        </w:numPr>
        <w:spacing w:before="100" w:beforeAutospacing="1" w:after="100" w:afterAutospacing="1"/>
        <w:rPr>
          <w:rFonts w:ascii="Inter" w:hAnsi="Inter"/>
          <w:sz w:val="18"/>
          <w:szCs w:val="18"/>
        </w:rPr>
      </w:pPr>
      <w:r w:rsidRPr="00602E4B">
        <w:rPr>
          <w:rFonts w:ascii="Inter" w:hAnsi="Inter"/>
          <w:sz w:val="18"/>
          <w:szCs w:val="18"/>
        </w:rPr>
        <w:t>Increase minimum stake requirements</w:t>
      </w:r>
    </w:p>
    <w:p w14:paraId="4A31D49B" w14:textId="77777777" w:rsidR="000F59A8" w:rsidRPr="00602E4B" w:rsidRDefault="000F59A8">
      <w:pPr>
        <w:numPr>
          <w:ilvl w:val="0"/>
          <w:numId w:val="216"/>
        </w:numPr>
        <w:spacing w:before="100" w:beforeAutospacing="1" w:after="100" w:afterAutospacing="1"/>
        <w:rPr>
          <w:rFonts w:ascii="Inter" w:hAnsi="Inter"/>
          <w:sz w:val="18"/>
          <w:szCs w:val="18"/>
        </w:rPr>
      </w:pPr>
      <w:r w:rsidRPr="00602E4B">
        <w:rPr>
          <w:rFonts w:ascii="Inter" w:hAnsi="Inter"/>
          <w:sz w:val="18"/>
          <w:szCs w:val="18"/>
        </w:rPr>
        <w:t>Increase slashing rates</w:t>
      </w:r>
    </w:p>
    <w:p w14:paraId="74B61346" w14:textId="77777777" w:rsidR="000F59A8" w:rsidRPr="00602E4B" w:rsidRDefault="000F59A8">
      <w:pPr>
        <w:numPr>
          <w:ilvl w:val="0"/>
          <w:numId w:val="216"/>
        </w:numPr>
        <w:spacing w:before="100" w:beforeAutospacing="1" w:after="100" w:afterAutospacing="1"/>
        <w:rPr>
          <w:rFonts w:ascii="Inter" w:hAnsi="Inter"/>
          <w:sz w:val="18"/>
          <w:szCs w:val="18"/>
        </w:rPr>
      </w:pPr>
      <w:r w:rsidRPr="00602E4B">
        <w:rPr>
          <w:rFonts w:ascii="Inter" w:hAnsi="Inter"/>
          <w:sz w:val="18"/>
          <w:szCs w:val="18"/>
        </w:rPr>
        <w:t>Implement transfer limits (no single transaction &gt; $10M)</w:t>
      </w:r>
    </w:p>
    <w:p w14:paraId="080E63E3" w14:textId="77777777" w:rsidR="000F59A8" w:rsidRPr="00602E4B" w:rsidRDefault="000F59A8">
      <w:pPr>
        <w:numPr>
          <w:ilvl w:val="0"/>
          <w:numId w:val="216"/>
        </w:numPr>
        <w:spacing w:before="100" w:beforeAutospacing="1" w:after="100" w:afterAutospacing="1"/>
        <w:rPr>
          <w:rFonts w:ascii="Inter" w:hAnsi="Inter"/>
          <w:sz w:val="18"/>
          <w:szCs w:val="18"/>
        </w:rPr>
      </w:pPr>
      <w:r w:rsidRPr="00602E4B">
        <w:rPr>
          <w:rFonts w:ascii="Inter" w:hAnsi="Inter"/>
          <w:sz w:val="18"/>
          <w:szCs w:val="18"/>
        </w:rPr>
        <w:t>Add time delays for high-value transfers</w:t>
      </w:r>
    </w:p>
    <w:p w14:paraId="2B1AADE5" w14:textId="77777777" w:rsidR="000F59A8" w:rsidRPr="00602E4B" w:rsidRDefault="000F59A8">
      <w:pPr>
        <w:numPr>
          <w:ilvl w:val="0"/>
          <w:numId w:val="216"/>
        </w:numPr>
        <w:spacing w:before="100" w:beforeAutospacing="1" w:after="100" w:afterAutospacing="1"/>
        <w:rPr>
          <w:rFonts w:ascii="Inter" w:hAnsi="Inter"/>
          <w:sz w:val="18"/>
          <w:szCs w:val="18"/>
        </w:rPr>
      </w:pPr>
      <w:r w:rsidRPr="00602E4B">
        <w:rPr>
          <w:rFonts w:ascii="Inter" w:hAnsi="Inter"/>
          <w:sz w:val="18"/>
          <w:szCs w:val="18"/>
        </w:rPr>
        <w:t>Require insurance pool contributions</w:t>
      </w:r>
    </w:p>
    <w:p w14:paraId="398DE709" w14:textId="77777777" w:rsidR="000F59A8" w:rsidRPr="00602E4B" w:rsidRDefault="00035578" w:rsidP="000F59A8">
      <w:pPr>
        <w:rPr>
          <w:rFonts w:ascii="Inter" w:hAnsi="Inter"/>
          <w:sz w:val="18"/>
          <w:szCs w:val="18"/>
        </w:rPr>
      </w:pPr>
      <w:r>
        <w:pict w14:anchorId="3F61F08A">
          <v:rect id="Rectangle 39"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3E50AA1"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9. Slashing Conditions and Evidence</w:t>
      </w:r>
    </w:p>
    <w:p w14:paraId="54D58B78"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lastRenderedPageBreak/>
        <w:t>9.1 Equivocation (Double-Signing)</w:t>
      </w:r>
    </w:p>
    <w:p w14:paraId="1F5451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Definition:</w:t>
      </w:r>
      <w:r w:rsidRPr="00602E4B">
        <w:rPr>
          <w:rFonts w:ascii="Inter" w:hAnsi="Inter"/>
          <w:sz w:val="18"/>
          <w:szCs w:val="18"/>
        </w:rPr>
        <w:t xml:space="preserve"> A validator signs two conflicting messages for the same (epoch, round, phase) tuple.</w:t>
      </w:r>
    </w:p>
    <w:p w14:paraId="00BF3D6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Examples:</w:t>
      </w:r>
    </w:p>
    <w:p w14:paraId="43A46B9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1. Block proposal equivocation:</w:t>
      </w:r>
    </w:p>
    <w:p w14:paraId="15C17142" w14:textId="77777777" w:rsidR="000F59A8" w:rsidRPr="00602E4B" w:rsidRDefault="000F59A8">
      <w:pPr>
        <w:numPr>
          <w:ilvl w:val="0"/>
          <w:numId w:val="217"/>
        </w:numPr>
        <w:spacing w:before="100" w:beforeAutospacing="1" w:after="100" w:afterAutospacing="1"/>
        <w:rPr>
          <w:rFonts w:ascii="Inter" w:hAnsi="Inter"/>
          <w:sz w:val="18"/>
          <w:szCs w:val="18"/>
        </w:rPr>
      </w:pPr>
      <w:r w:rsidRPr="00602E4B">
        <w:rPr>
          <w:rFonts w:ascii="Inter" w:hAnsi="Inter"/>
          <w:sz w:val="18"/>
          <w:szCs w:val="18"/>
        </w:rPr>
        <w:t xml:space="preserve">Leader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proposes block </w:t>
      </w:r>
      <m:oMath>
        <m:r>
          <w:rPr>
            <w:rFonts w:ascii="Cambria Math" w:hAnsi="Cambria Math"/>
            <w:sz w:val="18"/>
            <w:szCs w:val="18"/>
          </w:rPr>
          <m:t>B</m:t>
        </m:r>
      </m:oMath>
      <w:r w:rsidRPr="00602E4B">
        <w:rPr>
          <w:rFonts w:ascii="Inter" w:hAnsi="Inter"/>
          <w:sz w:val="18"/>
          <w:szCs w:val="18"/>
        </w:rPr>
        <w:t xml:space="preserve">with hash </w:t>
      </w:r>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B</m:t>
            </m:r>
          </m:sub>
        </m:sSub>
      </m:oMath>
    </w:p>
    <w:p w14:paraId="39229C49" w14:textId="77777777" w:rsidR="000F59A8" w:rsidRPr="00602E4B" w:rsidRDefault="000F59A8">
      <w:pPr>
        <w:numPr>
          <w:ilvl w:val="0"/>
          <w:numId w:val="217"/>
        </w:numPr>
        <w:spacing w:before="100" w:beforeAutospacing="1" w:after="100" w:afterAutospacing="1"/>
        <w:rPr>
          <w:rFonts w:ascii="Inter" w:hAnsi="Inter"/>
          <w:sz w:val="18"/>
          <w:szCs w:val="18"/>
        </w:rPr>
      </w:pPr>
      <w:r w:rsidRPr="00602E4B">
        <w:rPr>
          <w:rFonts w:ascii="Inter" w:hAnsi="Inter"/>
          <w:sz w:val="18"/>
          <w:szCs w:val="18"/>
        </w:rPr>
        <w:t xml:space="preserve">Leader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proposes different block </w:t>
      </w:r>
      <m:oMath>
        <m:sSup>
          <m:sSupPr>
            <m:ctrlPr>
              <w:rPr>
                <w:rFonts w:ascii="Cambria Math" w:hAnsi="Cambria Math"/>
                <w:sz w:val="18"/>
                <w:szCs w:val="18"/>
              </w:rPr>
            </m:ctrlPr>
          </m:sSupPr>
          <m:e>
            <m:r>
              <w:rPr>
                <w:rFonts w:ascii="Cambria Math" w:hAnsi="Cambria Math"/>
                <w:sz w:val="18"/>
                <w:szCs w:val="18"/>
              </w:rPr>
              <m:t>B</m:t>
            </m:r>
          </m:e>
          <m:sup>
            <m:r>
              <m:rPr>
                <m:sty m:val="p"/>
              </m:rPr>
              <w:rPr>
                <w:rFonts w:ascii="Cambria Math" w:hAnsi="Cambria Math"/>
                <w:sz w:val="18"/>
                <w:szCs w:val="18"/>
              </w:rPr>
              <m:t>'</m:t>
            </m:r>
          </m:sup>
        </m:sSup>
      </m:oMath>
      <w:r w:rsidRPr="00602E4B">
        <w:rPr>
          <w:rFonts w:ascii="Inter" w:hAnsi="Inter"/>
          <w:sz w:val="18"/>
          <w:szCs w:val="18"/>
        </w:rPr>
        <w:t xml:space="preserve">with hash </w:t>
      </w:r>
      <m:oMath>
        <m:sSub>
          <m:sSubPr>
            <m:ctrlPr>
              <w:rPr>
                <w:rFonts w:ascii="Cambria Math" w:hAnsi="Cambria Math"/>
                <w:sz w:val="18"/>
                <w:szCs w:val="18"/>
              </w:rPr>
            </m:ctrlPr>
          </m:sSubPr>
          <m:e>
            <m:r>
              <w:rPr>
                <w:rFonts w:ascii="Cambria Math" w:hAnsi="Cambria Math"/>
                <w:sz w:val="18"/>
                <w:szCs w:val="18"/>
              </w:rPr>
              <m:t>H</m:t>
            </m:r>
          </m:e>
          <m:sub>
            <m:sSup>
              <m:sSupPr>
                <m:ctrlPr>
                  <w:rPr>
                    <w:rFonts w:ascii="Cambria Math" w:hAnsi="Cambria Math"/>
                    <w:sz w:val="18"/>
                    <w:szCs w:val="18"/>
                  </w:rPr>
                </m:ctrlPr>
              </m:sSupPr>
              <m:e>
                <m:r>
                  <w:rPr>
                    <w:rFonts w:ascii="Cambria Math" w:hAnsi="Cambria Math"/>
                    <w:sz w:val="18"/>
                    <w:szCs w:val="18"/>
                  </w:rPr>
                  <m:t>B</m:t>
                </m:r>
              </m:e>
              <m:sup>
                <m:r>
                  <m:rPr>
                    <m:sty m:val="p"/>
                  </m:rPr>
                  <w:rPr>
                    <w:rFonts w:ascii="Cambria Math" w:hAnsi="Cambria Math"/>
                    <w:sz w:val="18"/>
                    <w:szCs w:val="18"/>
                  </w:rPr>
                  <m:t>'</m:t>
                </m:r>
              </m:sup>
            </m:sSup>
          </m:sub>
        </m:sSub>
      </m:oMath>
      <w:r w:rsidRPr="00602E4B">
        <w:rPr>
          <w:rFonts w:ascii="Inter" w:hAnsi="Inter"/>
          <w:sz w:val="18"/>
          <w:szCs w:val="18"/>
        </w:rPr>
        <w:t xml:space="preserve">in same round </w:t>
      </w:r>
      <m:oMath>
        <m:r>
          <w:rPr>
            <w:rFonts w:ascii="Cambria Math" w:hAnsi="Cambria Math"/>
            <w:sz w:val="18"/>
            <w:szCs w:val="18"/>
          </w:rPr>
          <m:t>r</m:t>
        </m:r>
      </m:oMath>
    </w:p>
    <w:p w14:paraId="7FD275E8" w14:textId="77777777" w:rsidR="000F59A8" w:rsidRPr="00602E4B" w:rsidRDefault="000F59A8">
      <w:pPr>
        <w:numPr>
          <w:ilvl w:val="0"/>
          <w:numId w:val="217"/>
        </w:numPr>
        <w:spacing w:before="100" w:beforeAutospacing="1" w:after="100" w:afterAutospacing="1"/>
        <w:rPr>
          <w:rFonts w:ascii="Inter" w:hAnsi="Inter"/>
          <w:sz w:val="18"/>
          <w:szCs w:val="18"/>
        </w:rPr>
      </w:pPr>
      <w:r w:rsidRPr="00602E4B">
        <w:rPr>
          <w:rFonts w:ascii="Inter" w:hAnsi="Inter"/>
          <w:sz w:val="18"/>
          <w:szCs w:val="18"/>
        </w:rPr>
        <w:t>Both proposals have valid leader signatures</w:t>
      </w:r>
    </w:p>
    <w:p w14:paraId="480239D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2. Vote equivocation:</w:t>
      </w:r>
    </w:p>
    <w:p w14:paraId="1872EBC4" w14:textId="77777777" w:rsidR="000F59A8" w:rsidRPr="00602E4B" w:rsidRDefault="000F59A8">
      <w:pPr>
        <w:numPr>
          <w:ilvl w:val="0"/>
          <w:numId w:val="218"/>
        </w:numPr>
        <w:spacing w:before="100" w:beforeAutospacing="1" w:after="100" w:afterAutospacing="1"/>
        <w:rPr>
          <w:rFonts w:ascii="Inter" w:hAnsi="Inter"/>
          <w:sz w:val="18"/>
          <w:szCs w:val="18"/>
        </w:rPr>
      </w:pPr>
      <w:r w:rsidRPr="00602E4B">
        <w:rPr>
          <w:rFonts w:ascii="Inter" w:hAnsi="Inter"/>
          <w:sz w:val="18"/>
          <w:szCs w:val="18"/>
        </w:rPr>
        <w:t xml:space="preserve">Validator </w:t>
      </w:r>
      <m:oMath>
        <m:r>
          <w:rPr>
            <w:rFonts w:ascii="Cambria Math" w:hAnsi="Cambria Math"/>
            <w:sz w:val="18"/>
            <w:szCs w:val="18"/>
          </w:rPr>
          <m:t>i</m:t>
        </m:r>
      </m:oMath>
      <w:r w:rsidRPr="00602E4B">
        <w:rPr>
          <w:rFonts w:ascii="Inter" w:hAnsi="Inter"/>
          <w:sz w:val="18"/>
          <w:szCs w:val="18"/>
        </w:rPr>
        <w:t xml:space="preserve">votes PREPARE for block </w:t>
      </w:r>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1</m:t>
            </m:r>
          </m:sub>
        </m:sSub>
      </m:oMath>
      <w:r w:rsidRPr="00602E4B">
        <w:rPr>
          <w:rFonts w:ascii="Inter" w:hAnsi="Inter"/>
          <w:sz w:val="18"/>
          <w:szCs w:val="18"/>
        </w:rPr>
        <w:t xml:space="preserve">in round </w:t>
      </w:r>
      <m:oMath>
        <m:r>
          <w:rPr>
            <w:rFonts w:ascii="Cambria Math" w:hAnsi="Cambria Math"/>
            <w:sz w:val="18"/>
            <w:szCs w:val="18"/>
          </w:rPr>
          <m:t>r</m:t>
        </m:r>
      </m:oMath>
    </w:p>
    <w:p w14:paraId="0BCB8A2F" w14:textId="77777777" w:rsidR="000F59A8" w:rsidRPr="00602E4B" w:rsidRDefault="000F59A8">
      <w:pPr>
        <w:numPr>
          <w:ilvl w:val="0"/>
          <w:numId w:val="218"/>
        </w:numPr>
        <w:spacing w:before="100" w:beforeAutospacing="1" w:after="100" w:afterAutospacing="1"/>
        <w:rPr>
          <w:rFonts w:ascii="Inter" w:hAnsi="Inter"/>
          <w:sz w:val="18"/>
          <w:szCs w:val="18"/>
        </w:rPr>
      </w:pPr>
      <w:r w:rsidRPr="00602E4B">
        <w:rPr>
          <w:rFonts w:ascii="Inter" w:hAnsi="Inter"/>
          <w:sz w:val="18"/>
          <w:szCs w:val="18"/>
        </w:rPr>
        <w:t xml:space="preserve">Validator </w:t>
      </w:r>
      <m:oMath>
        <m:r>
          <w:rPr>
            <w:rFonts w:ascii="Cambria Math" w:hAnsi="Cambria Math"/>
            <w:sz w:val="18"/>
            <w:szCs w:val="18"/>
          </w:rPr>
          <m:t>i</m:t>
        </m:r>
      </m:oMath>
      <w:r w:rsidRPr="00602E4B">
        <w:rPr>
          <w:rFonts w:ascii="Inter" w:hAnsi="Inter"/>
          <w:sz w:val="18"/>
          <w:szCs w:val="18"/>
        </w:rPr>
        <w:t xml:space="preserve">votes PREPARE for block </w:t>
      </w:r>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1</m:t>
            </m:r>
          </m:sub>
        </m:sSub>
      </m:oMath>
      <w:r w:rsidRPr="00602E4B">
        <w:rPr>
          <w:rFonts w:ascii="Inter" w:hAnsi="Inter"/>
          <w:sz w:val="18"/>
          <w:szCs w:val="18"/>
        </w:rPr>
        <w:t xml:space="preserve">in same round </w:t>
      </w:r>
      <m:oMath>
        <m:r>
          <w:rPr>
            <w:rFonts w:ascii="Cambria Math" w:hAnsi="Cambria Math"/>
            <w:sz w:val="18"/>
            <w:szCs w:val="18"/>
          </w:rPr>
          <m:t>r</m:t>
        </m:r>
      </m:oMath>
    </w:p>
    <w:p w14:paraId="1A80E79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3. Bridge attestation equivocation:</w:t>
      </w:r>
    </w:p>
    <w:p w14:paraId="5E4186BD" w14:textId="77777777" w:rsidR="000F59A8" w:rsidRPr="00602E4B" w:rsidRDefault="000F59A8">
      <w:pPr>
        <w:numPr>
          <w:ilvl w:val="0"/>
          <w:numId w:val="219"/>
        </w:numPr>
        <w:spacing w:before="100" w:beforeAutospacing="1" w:after="100" w:afterAutospacing="1"/>
        <w:rPr>
          <w:rFonts w:ascii="Inter" w:hAnsi="Inter"/>
          <w:sz w:val="18"/>
          <w:szCs w:val="18"/>
        </w:rPr>
      </w:pPr>
      <w:r w:rsidRPr="00602E4B">
        <w:rPr>
          <w:rFonts w:ascii="Inter" w:hAnsi="Inter"/>
          <w:sz w:val="18"/>
          <w:szCs w:val="18"/>
        </w:rPr>
        <w:t xml:space="preserve">Bridge relayer attests to Ethereum event </w:t>
      </w:r>
      <m:oMath>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1</m:t>
            </m:r>
          </m:sub>
        </m:sSub>
      </m:oMath>
      <w:r w:rsidRPr="00602E4B">
        <w:rPr>
          <w:rFonts w:ascii="Inter" w:hAnsi="Inter"/>
          <w:sz w:val="18"/>
          <w:szCs w:val="18"/>
        </w:rPr>
        <w:t xml:space="preserve">at height </w:t>
      </w:r>
      <m:oMath>
        <m:r>
          <w:rPr>
            <w:rFonts w:ascii="Cambria Math" w:hAnsi="Cambria Math"/>
            <w:sz w:val="18"/>
            <w:szCs w:val="18"/>
          </w:rPr>
          <m:t>h</m:t>
        </m:r>
      </m:oMath>
    </w:p>
    <w:p w14:paraId="12DAD64E" w14:textId="77777777" w:rsidR="000F59A8" w:rsidRPr="00602E4B" w:rsidRDefault="000F59A8">
      <w:pPr>
        <w:numPr>
          <w:ilvl w:val="0"/>
          <w:numId w:val="219"/>
        </w:numPr>
        <w:spacing w:before="100" w:beforeAutospacing="1" w:after="100" w:afterAutospacing="1"/>
        <w:rPr>
          <w:rFonts w:ascii="Inter" w:hAnsi="Inter"/>
          <w:sz w:val="18"/>
          <w:szCs w:val="18"/>
        </w:rPr>
      </w:pPr>
      <w:r w:rsidRPr="00602E4B">
        <w:rPr>
          <w:rFonts w:ascii="Inter" w:hAnsi="Inter"/>
          <w:sz w:val="18"/>
          <w:szCs w:val="18"/>
        </w:rPr>
        <w:t xml:space="preserve">Same relayer attests to conflicting event </w:t>
      </w:r>
      <m:oMath>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2</m:t>
            </m:r>
          </m:sub>
        </m:sSub>
      </m:oMath>
      <w:r w:rsidRPr="00602E4B">
        <w:rPr>
          <w:rFonts w:ascii="Inter" w:hAnsi="Inter"/>
          <w:sz w:val="18"/>
          <w:szCs w:val="18"/>
        </w:rPr>
        <w:t xml:space="preserve">at same height </w:t>
      </w:r>
      <m:oMath>
        <m:r>
          <w:rPr>
            <w:rFonts w:ascii="Cambria Math" w:hAnsi="Cambria Math"/>
            <w:sz w:val="18"/>
            <w:szCs w:val="18"/>
          </w:rPr>
          <m:t>h</m:t>
        </m:r>
      </m:oMath>
    </w:p>
    <w:p w14:paraId="705C396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Evidence Format:</w:t>
      </w:r>
    </w:p>
    <w:p w14:paraId="1D137180" w14:textId="77777777" w:rsidR="000F59A8" w:rsidRPr="00602E4B" w:rsidRDefault="000F59A8" w:rsidP="000F59A8">
      <w:pPr>
        <w:rPr>
          <w:rFonts w:ascii="Inter" w:hAnsi="Inter"/>
          <w:sz w:val="18"/>
          <w:szCs w:val="18"/>
        </w:rPr>
      </w:pPr>
      <w:r w:rsidRPr="00602E4B">
        <w:rPr>
          <w:rFonts w:ascii="Inter" w:hAnsi="Inter"/>
          <w:sz w:val="18"/>
          <w:szCs w:val="18"/>
        </w:rPr>
        <w:t>rust</w:t>
      </w:r>
    </w:p>
    <w:p w14:paraId="0DF5F4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EquivocationEvidence</w:t>
      </w:r>
      <w:r w:rsidRPr="00602E4B">
        <w:rPr>
          <w:rFonts w:ascii="Inter" w:hAnsi="Inter" w:cs="Courier New"/>
          <w:color w:val="ABB2BF"/>
          <w:sz w:val="18"/>
          <w:szCs w:val="18"/>
        </w:rPr>
        <w:t xml:space="preserve"> {</w:t>
      </w:r>
    </w:p>
    <w:p w14:paraId="2FBDF4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D19A66"/>
          <w:sz w:val="18"/>
          <w:szCs w:val="18"/>
        </w:rPr>
        <w:t>ValidatorID</w:t>
      </w:r>
      <w:r w:rsidRPr="00602E4B">
        <w:rPr>
          <w:rFonts w:ascii="Inter" w:hAnsi="Inter" w:cs="Courier New"/>
          <w:color w:val="ABB2BF"/>
          <w:sz w:val="18"/>
          <w:szCs w:val="18"/>
        </w:rPr>
        <w:t>,</w:t>
      </w:r>
    </w:p>
    <w:p w14:paraId="255604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w:t>
      </w:r>
    </w:p>
    <w:p w14:paraId="6FFCA6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w:t>
      </w:r>
    </w:p>
    <w:p w14:paraId="4A849D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 </w:t>
      </w:r>
      <w:r w:rsidRPr="00602E4B">
        <w:rPr>
          <w:rFonts w:ascii="Inter" w:hAnsi="Inter" w:cs="Courier New"/>
          <w:color w:val="D19A66"/>
          <w:sz w:val="18"/>
          <w:szCs w:val="18"/>
        </w:rPr>
        <w:t>PhaseEnum</w:t>
      </w:r>
      <w:r w:rsidRPr="00602E4B">
        <w:rPr>
          <w:rFonts w:ascii="Inter" w:hAnsi="Inter" w:cs="Courier New"/>
          <w:color w:val="ABB2BF"/>
          <w:sz w:val="18"/>
          <w:szCs w:val="18"/>
        </w:rPr>
        <w:t>,</w:t>
      </w:r>
    </w:p>
    <w:p w14:paraId="5C9E2D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offense_type: </w:t>
      </w:r>
      <w:r w:rsidRPr="00602E4B">
        <w:rPr>
          <w:rFonts w:ascii="Inter" w:hAnsi="Inter" w:cs="Courier New"/>
          <w:color w:val="D19A66"/>
          <w:sz w:val="18"/>
          <w:szCs w:val="18"/>
        </w:rPr>
        <w:t>EquivocationType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PROPOSAL, VOTE, or BRIDGE_ATTESTATION</w:t>
      </w:r>
    </w:p>
    <w:p w14:paraId="3B39EA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7E907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Two conflicting messages</w:t>
      </w:r>
    </w:p>
    <w:p w14:paraId="01DD54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message1: </w:t>
      </w:r>
      <w:r w:rsidRPr="00602E4B">
        <w:rPr>
          <w:rFonts w:ascii="Inter" w:hAnsi="Inter" w:cs="Courier New"/>
          <w:color w:val="D19A66"/>
          <w:sz w:val="18"/>
          <w:szCs w:val="18"/>
        </w:rPr>
        <w:t>SignedMessage</w:t>
      </w:r>
      <w:r w:rsidRPr="00602E4B">
        <w:rPr>
          <w:rFonts w:ascii="Inter" w:hAnsi="Inter" w:cs="Courier New"/>
          <w:color w:val="ABB2BF"/>
          <w:sz w:val="18"/>
          <w:szCs w:val="18"/>
        </w:rPr>
        <w:t>,</w:t>
      </w:r>
    </w:p>
    <w:p w14:paraId="22EF993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message2: </w:t>
      </w:r>
      <w:r w:rsidRPr="00602E4B">
        <w:rPr>
          <w:rFonts w:ascii="Inter" w:hAnsi="Inter" w:cs="Courier New"/>
          <w:color w:val="D19A66"/>
          <w:sz w:val="18"/>
          <w:szCs w:val="18"/>
        </w:rPr>
        <w:t>SignedMessage</w:t>
      </w:r>
      <w:r w:rsidRPr="00602E4B">
        <w:rPr>
          <w:rFonts w:ascii="Inter" w:hAnsi="Inter" w:cs="Courier New"/>
          <w:color w:val="ABB2BF"/>
          <w:sz w:val="18"/>
          <w:szCs w:val="18"/>
        </w:rPr>
        <w:t>,</w:t>
      </w:r>
    </w:p>
    <w:p w14:paraId="5CD4FE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23E69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Additional context for bridge equivocation</w:t>
      </w:r>
    </w:p>
    <w:p w14:paraId="5F5DE0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bridge_context: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BridgeEquivocationContext</w:t>
      </w:r>
      <w:r w:rsidRPr="00602E4B">
        <w:rPr>
          <w:rFonts w:ascii="Inter" w:hAnsi="Inter" w:cs="Courier New"/>
          <w:color w:val="61AFEF"/>
          <w:sz w:val="18"/>
          <w:szCs w:val="18"/>
        </w:rPr>
        <w:t>&gt;</w:t>
      </w:r>
      <w:r w:rsidRPr="00602E4B">
        <w:rPr>
          <w:rFonts w:ascii="Inter" w:hAnsi="Inter" w:cs="Courier New"/>
          <w:color w:val="ABB2BF"/>
          <w:sz w:val="18"/>
          <w:szCs w:val="18"/>
        </w:rPr>
        <w:t>,</w:t>
      </w:r>
    </w:p>
    <w:p w14:paraId="2F68E1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6593A4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C0ABB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EquivocationType</w:t>
      </w:r>
      <w:r w:rsidRPr="00602E4B">
        <w:rPr>
          <w:rFonts w:ascii="Inter" w:hAnsi="Inter" w:cs="Courier New"/>
          <w:color w:val="ABB2BF"/>
          <w:sz w:val="18"/>
          <w:szCs w:val="18"/>
        </w:rPr>
        <w:t xml:space="preserve"> {</w:t>
      </w:r>
    </w:p>
    <w:p w14:paraId="72D86E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PROPOSAL_EQUIVOCATION</w:t>
      </w:r>
      <w:r w:rsidRPr="00602E4B">
        <w:rPr>
          <w:rFonts w:ascii="Inter" w:hAnsi="Inter" w:cs="Courier New"/>
          <w:color w:val="ABB2BF"/>
          <w:sz w:val="18"/>
          <w:szCs w:val="18"/>
        </w:rPr>
        <w:t>,</w:t>
      </w:r>
    </w:p>
    <w:p w14:paraId="74114B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VOTE_EQUIVOCATION</w:t>
      </w:r>
      <w:r w:rsidRPr="00602E4B">
        <w:rPr>
          <w:rFonts w:ascii="Inter" w:hAnsi="Inter" w:cs="Courier New"/>
          <w:color w:val="ABB2BF"/>
          <w:sz w:val="18"/>
          <w:szCs w:val="18"/>
        </w:rPr>
        <w:t>,</w:t>
      </w:r>
    </w:p>
    <w:p w14:paraId="56790A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BRIDGE_ATTESTATION_EQUIVOCATION</w:t>
      </w:r>
      <w:r w:rsidRPr="00602E4B">
        <w:rPr>
          <w:rFonts w:ascii="Inter" w:hAnsi="Inter" w:cs="Courier New"/>
          <w:color w:val="ABB2BF"/>
          <w:sz w:val="18"/>
          <w:szCs w:val="18"/>
        </w:rPr>
        <w:t>,</w:t>
      </w:r>
    </w:p>
    <w:p w14:paraId="7C9526D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010106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F5CFC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BridgeEquivocationContext</w:t>
      </w:r>
      <w:r w:rsidRPr="00602E4B">
        <w:rPr>
          <w:rFonts w:ascii="Inter" w:hAnsi="Inter" w:cs="Courier New"/>
          <w:color w:val="ABB2BF"/>
          <w:sz w:val="18"/>
          <w:szCs w:val="18"/>
        </w:rPr>
        <w:t xml:space="preserve"> {</w:t>
      </w:r>
    </w:p>
    <w:p w14:paraId="4D4E38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4CD2A3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conflicting_events: (</w:t>
      </w:r>
      <w:r w:rsidRPr="00602E4B">
        <w:rPr>
          <w:rFonts w:ascii="Inter" w:hAnsi="Inter" w:cs="Courier New"/>
          <w:color w:val="D19A66"/>
          <w:sz w:val="18"/>
          <w:szCs w:val="18"/>
        </w:rPr>
        <w:t>CrossChainEvent</w:t>
      </w:r>
      <w:r w:rsidRPr="00602E4B">
        <w:rPr>
          <w:rFonts w:ascii="Inter" w:hAnsi="Inter" w:cs="Courier New"/>
          <w:color w:val="ABB2BF"/>
          <w:sz w:val="18"/>
          <w:szCs w:val="18"/>
        </w:rPr>
        <w:t xml:space="preserve">, </w:t>
      </w:r>
      <w:r w:rsidRPr="00602E4B">
        <w:rPr>
          <w:rFonts w:ascii="Inter" w:hAnsi="Inter" w:cs="Courier New"/>
          <w:color w:val="D19A66"/>
          <w:sz w:val="18"/>
          <w:szCs w:val="18"/>
        </w:rPr>
        <w:t>CrossChainEvent</w:t>
      </w:r>
      <w:r w:rsidRPr="00602E4B">
        <w:rPr>
          <w:rFonts w:ascii="Inter" w:hAnsi="Inter" w:cs="Courier New"/>
          <w:color w:val="ABB2BF"/>
          <w:sz w:val="18"/>
          <w:szCs w:val="18"/>
        </w:rPr>
        <w:t>),</w:t>
      </w:r>
    </w:p>
    <w:p w14:paraId="47D7263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external_chain_proof: </w:t>
      </w:r>
      <w:r w:rsidRPr="00602E4B">
        <w:rPr>
          <w:rFonts w:ascii="Inter" w:hAnsi="Inter" w:cs="Courier New"/>
          <w:color w:val="D19A66"/>
          <w:sz w:val="18"/>
          <w:szCs w:val="18"/>
        </w:rPr>
        <w:t>ExternalChainProof</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Proof of actual chain state</w:t>
      </w:r>
    </w:p>
    <w:p w14:paraId="23E2C9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E5CF1C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Verification:</w:t>
      </w:r>
    </w:p>
    <w:p w14:paraId="5EB57C5F" w14:textId="77777777" w:rsidR="000F59A8" w:rsidRPr="00602E4B" w:rsidRDefault="000F59A8" w:rsidP="000F59A8">
      <w:pPr>
        <w:rPr>
          <w:rFonts w:ascii="Inter" w:hAnsi="Inter"/>
          <w:sz w:val="18"/>
          <w:szCs w:val="18"/>
        </w:rPr>
      </w:pPr>
      <w:r w:rsidRPr="00602E4B">
        <w:rPr>
          <w:rFonts w:ascii="Inter" w:hAnsi="Inter"/>
          <w:sz w:val="18"/>
          <w:szCs w:val="18"/>
        </w:rPr>
        <w:t>python</w:t>
      </w:r>
    </w:p>
    <w:p w14:paraId="737131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verify_equivocation</w:t>
      </w:r>
      <w:r w:rsidRPr="00602E4B">
        <w:rPr>
          <w:rFonts w:ascii="Inter" w:hAnsi="Inter" w:cs="Courier New"/>
          <w:color w:val="ABB2BF"/>
          <w:sz w:val="18"/>
          <w:szCs w:val="18"/>
        </w:rPr>
        <w:t xml:space="preserve">(evidence: EquivocationEvidence)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5875EE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F5A74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equivocation evidence is valid.</w:t>
      </w:r>
    </w:p>
    <w:p w14:paraId="0C23CF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4CFB5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messages are from same context</w:t>
      </w:r>
    </w:p>
    <w:p w14:paraId="3F7CA7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evidence.message1.epoch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evidence.message2.epoch</w:t>
      </w:r>
    </w:p>
    <w:p w14:paraId="2C2338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evidence.message1.</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evidence.message2.</w:t>
      </w:r>
      <w:r w:rsidRPr="00602E4B">
        <w:rPr>
          <w:rFonts w:ascii="Inter" w:hAnsi="Inter" w:cs="Courier New"/>
          <w:color w:val="98C379"/>
          <w:sz w:val="18"/>
          <w:szCs w:val="18"/>
        </w:rPr>
        <w:t>round</w:t>
      </w:r>
    </w:p>
    <w:p w14:paraId="5E4819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evidence.message1.phase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evidence.message2.phase</w:t>
      </w:r>
    </w:p>
    <w:p w14:paraId="0F08E5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53913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messages conflict</w:t>
      </w:r>
    </w:p>
    <w:p w14:paraId="17F633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evidence.message1.block_hash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evidence.message2.block_hash</w:t>
      </w:r>
    </w:p>
    <w:p w14:paraId="5B2C78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41153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signatures</w:t>
      </w:r>
    </w:p>
    <w:p w14:paraId="37BA9B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pubkey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get_validator_pubkey(evidence.validator)</w:t>
      </w:r>
    </w:p>
    <w:p w14:paraId="0CDEC1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verify_sig(pubkey, evidence.message1, evidence.message1.signature)</w:t>
      </w:r>
    </w:p>
    <w:p w14:paraId="58BC68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verify_sig(pubkey, evidence.message2, evidence.message2.signature)</w:t>
      </w:r>
    </w:p>
    <w:p w14:paraId="4F03B5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C5F65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bridge equivocation, verify external chain proof</w:t>
      </w:r>
    </w:p>
    <w:p w14:paraId="52C5E3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evidence.offense_type </w:t>
      </w:r>
      <w:r w:rsidRPr="00602E4B">
        <w:rPr>
          <w:rFonts w:ascii="Inter" w:hAnsi="Inter" w:cs="Courier New"/>
          <w:color w:val="61AFEF"/>
          <w:sz w:val="18"/>
          <w:szCs w:val="18"/>
        </w:rPr>
        <w:t>==</w:t>
      </w:r>
      <w:r w:rsidRPr="00602E4B">
        <w:rPr>
          <w:rFonts w:ascii="Inter" w:hAnsi="Inter" w:cs="Courier New"/>
          <w:color w:val="ABB2BF"/>
          <w:sz w:val="18"/>
          <w:szCs w:val="18"/>
        </w:rPr>
        <w:t xml:space="preserve"> EquivocationType.BRIDGE_ATTESTATION_EQUIVOCATION:</w:t>
      </w:r>
    </w:p>
    <w:p w14:paraId="0CC4C6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verify_bridge_equivocation(evidence.bridge_context)</w:t>
      </w:r>
    </w:p>
    <w:p w14:paraId="740C3F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4DCC5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749079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58AE1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verify_bridge_equivocation</w:t>
      </w:r>
      <w:r w:rsidRPr="00602E4B">
        <w:rPr>
          <w:rFonts w:ascii="Inter" w:hAnsi="Inter" w:cs="Courier New"/>
          <w:color w:val="ABB2BF"/>
          <w:sz w:val="18"/>
          <w:szCs w:val="18"/>
        </w:rPr>
        <w:t xml:space="preserve">(context: BridgeEquivocationContext)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1BF629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DA1E6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bridge attestation equivocation with external chain proof.</w:t>
      </w:r>
    </w:p>
    <w:p w14:paraId="572299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5602A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Query external chain to determine actual state</w:t>
      </w:r>
    </w:p>
    <w:p w14:paraId="353F60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actual_state </w:t>
      </w:r>
      <w:r w:rsidRPr="00602E4B">
        <w:rPr>
          <w:rFonts w:ascii="Inter" w:hAnsi="Inter" w:cs="Courier New"/>
          <w:color w:val="61AFEF"/>
          <w:sz w:val="18"/>
          <w:szCs w:val="18"/>
        </w:rPr>
        <w:t>=</w:t>
      </w:r>
      <w:r w:rsidRPr="00602E4B">
        <w:rPr>
          <w:rFonts w:ascii="Inter" w:hAnsi="Inter" w:cs="Courier New"/>
          <w:color w:val="ABB2BF"/>
          <w:sz w:val="18"/>
          <w:szCs w:val="18"/>
        </w:rPr>
        <w:t xml:space="preserve"> query_external_chain(</w:t>
      </w:r>
    </w:p>
    <w:p w14:paraId="5B530E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context.chain_id,</w:t>
      </w:r>
    </w:p>
    <w:p w14:paraId="1C520D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context.external_chain_proof.block_height</w:t>
      </w:r>
    </w:p>
    <w:p w14:paraId="12D488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8C48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6D5FA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event1, event2 </w:t>
      </w:r>
      <w:r w:rsidRPr="00602E4B">
        <w:rPr>
          <w:rFonts w:ascii="Inter" w:hAnsi="Inter" w:cs="Courier New"/>
          <w:color w:val="61AFEF"/>
          <w:sz w:val="18"/>
          <w:szCs w:val="18"/>
        </w:rPr>
        <w:t>=</w:t>
      </w:r>
      <w:r w:rsidRPr="00602E4B">
        <w:rPr>
          <w:rFonts w:ascii="Inter" w:hAnsi="Inter" w:cs="Courier New"/>
          <w:color w:val="ABB2BF"/>
          <w:sz w:val="18"/>
          <w:szCs w:val="18"/>
        </w:rPr>
        <w:t xml:space="preserve"> context.conflicting_events</w:t>
      </w:r>
    </w:p>
    <w:p w14:paraId="39F1EA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0C94C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that events actually conflict</w:t>
      </w:r>
    </w:p>
    <w:p w14:paraId="1575AF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event1 </w:t>
      </w:r>
      <w:r w:rsidRPr="00602E4B">
        <w:rPr>
          <w:rFonts w:ascii="Inter" w:hAnsi="Inter" w:cs="Courier New"/>
          <w:color w:val="61AFEF"/>
          <w:sz w:val="18"/>
          <w:szCs w:val="18"/>
        </w:rPr>
        <w:t>!=</w:t>
      </w:r>
      <w:r w:rsidRPr="00602E4B">
        <w:rPr>
          <w:rFonts w:ascii="Inter" w:hAnsi="Inter" w:cs="Courier New"/>
          <w:color w:val="ABB2BF"/>
          <w:sz w:val="18"/>
          <w:szCs w:val="18"/>
        </w:rPr>
        <w:t xml:space="preserve"> event2</w:t>
      </w:r>
    </w:p>
    <w:p w14:paraId="5EDBE7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event1.tx_hash </w:t>
      </w:r>
      <w:r w:rsidRPr="00602E4B">
        <w:rPr>
          <w:rFonts w:ascii="Inter" w:hAnsi="Inter" w:cs="Courier New"/>
          <w:color w:val="61AFEF"/>
          <w:sz w:val="18"/>
          <w:szCs w:val="18"/>
        </w:rPr>
        <w:t>!=</w:t>
      </w:r>
      <w:r w:rsidRPr="00602E4B">
        <w:rPr>
          <w:rFonts w:ascii="Inter" w:hAnsi="Inter" w:cs="Courier New"/>
          <w:color w:val="ABB2BF"/>
          <w:sz w:val="18"/>
          <w:szCs w:val="18"/>
        </w:rPr>
        <w:t xml:space="preserve"> event2.tx_hash </w:t>
      </w:r>
      <w:r w:rsidRPr="00602E4B">
        <w:rPr>
          <w:rFonts w:ascii="Inter" w:hAnsi="Inter" w:cs="Courier New"/>
          <w:color w:val="C678DD"/>
          <w:sz w:val="18"/>
          <w:szCs w:val="18"/>
        </w:rPr>
        <w:t>or</w:t>
      </w:r>
      <w:r w:rsidRPr="00602E4B">
        <w:rPr>
          <w:rFonts w:ascii="Inter" w:hAnsi="Inter" w:cs="Courier New"/>
          <w:color w:val="ABB2BF"/>
          <w:sz w:val="18"/>
          <w:szCs w:val="18"/>
        </w:rPr>
        <w:t xml:space="preserve"> event1.amount </w:t>
      </w:r>
      <w:r w:rsidRPr="00602E4B">
        <w:rPr>
          <w:rFonts w:ascii="Inter" w:hAnsi="Inter" w:cs="Courier New"/>
          <w:color w:val="61AFEF"/>
          <w:sz w:val="18"/>
          <w:szCs w:val="18"/>
        </w:rPr>
        <w:t>!=</w:t>
      </w:r>
      <w:r w:rsidRPr="00602E4B">
        <w:rPr>
          <w:rFonts w:ascii="Inter" w:hAnsi="Inter" w:cs="Courier New"/>
          <w:color w:val="ABB2BF"/>
          <w:sz w:val="18"/>
          <w:szCs w:val="18"/>
        </w:rPr>
        <w:t xml:space="preserve"> event2.amount</w:t>
      </w:r>
    </w:p>
    <w:p w14:paraId="35414D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46BC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Determine which (if either) is correct</w:t>
      </w:r>
    </w:p>
    <w:p w14:paraId="25CACE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event1_valid </w:t>
      </w:r>
      <w:r w:rsidRPr="00602E4B">
        <w:rPr>
          <w:rFonts w:ascii="Inter" w:hAnsi="Inter" w:cs="Courier New"/>
          <w:color w:val="61AFEF"/>
          <w:sz w:val="18"/>
          <w:szCs w:val="18"/>
        </w:rPr>
        <w:t>=</w:t>
      </w:r>
      <w:r w:rsidRPr="00602E4B">
        <w:rPr>
          <w:rFonts w:ascii="Inter" w:hAnsi="Inter" w:cs="Courier New"/>
          <w:color w:val="ABB2BF"/>
          <w:sz w:val="18"/>
          <w:szCs w:val="18"/>
        </w:rPr>
        <w:t xml:space="preserve"> actual_state.contains_event(event1)</w:t>
      </w:r>
    </w:p>
    <w:p w14:paraId="705B2F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event2_valid </w:t>
      </w:r>
      <w:r w:rsidRPr="00602E4B">
        <w:rPr>
          <w:rFonts w:ascii="Inter" w:hAnsi="Inter" w:cs="Courier New"/>
          <w:color w:val="61AFEF"/>
          <w:sz w:val="18"/>
          <w:szCs w:val="18"/>
        </w:rPr>
        <w:t>=</w:t>
      </w:r>
      <w:r w:rsidRPr="00602E4B">
        <w:rPr>
          <w:rFonts w:ascii="Inter" w:hAnsi="Inter" w:cs="Courier New"/>
          <w:color w:val="ABB2BF"/>
          <w:sz w:val="18"/>
          <w:szCs w:val="18"/>
        </w:rPr>
        <w:t xml:space="preserve"> actual_state.contains_event(event2)</w:t>
      </w:r>
    </w:p>
    <w:p w14:paraId="752731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B964F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Both can't be valid (that's the equivocation)</w:t>
      </w:r>
    </w:p>
    <w:p w14:paraId="508458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(event1_valid </w:t>
      </w:r>
      <w:r w:rsidRPr="00602E4B">
        <w:rPr>
          <w:rFonts w:ascii="Inter" w:hAnsi="Inter" w:cs="Courier New"/>
          <w:color w:val="C678DD"/>
          <w:sz w:val="18"/>
          <w:szCs w:val="18"/>
        </w:rPr>
        <w:t>and</w:t>
      </w:r>
      <w:r w:rsidRPr="00602E4B">
        <w:rPr>
          <w:rFonts w:ascii="Inter" w:hAnsi="Inter" w:cs="Courier New"/>
          <w:color w:val="ABB2BF"/>
          <w:sz w:val="18"/>
          <w:szCs w:val="18"/>
        </w:rPr>
        <w:t xml:space="preserve"> event2_valid)</w:t>
      </w:r>
    </w:p>
    <w:p w14:paraId="0053D6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B5B05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At least one must be false</w:t>
      </w:r>
    </w:p>
    <w:p w14:paraId="5DF708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event1_valid </w:t>
      </w:r>
      <w:r w:rsidRPr="00602E4B">
        <w:rPr>
          <w:rFonts w:ascii="Inter" w:hAnsi="Inter" w:cs="Courier New"/>
          <w:color w:val="C678DD"/>
          <w:sz w:val="18"/>
          <w:szCs w:val="18"/>
        </w:rPr>
        <w:t>or</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event2_valid</w:t>
      </w:r>
    </w:p>
    <w:p w14:paraId="6901DE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7D3BF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6166E240"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Penalty:</w:t>
      </w:r>
      <w:r w:rsidRPr="00602E4B">
        <w:rPr>
          <w:rFonts w:ascii="Inter" w:hAnsi="Inter"/>
          <w:sz w:val="18"/>
          <w:szCs w:val="18"/>
        </w:rPr>
        <w:t xml:space="preserve"> Full slashing according to Equation 7 (Section 5.7), jail for </w:t>
      </w:r>
      <m:oMath>
        <m:r>
          <w:rPr>
            <w:rFonts w:ascii="Cambria Math" w:hAnsi="Cambria Math"/>
            <w:sz w:val="18"/>
            <w:szCs w:val="18"/>
          </w:rPr>
          <m:t>J</m:t>
        </m:r>
      </m:oMath>
      <w:r w:rsidRPr="00602E4B">
        <w:rPr>
          <w:rFonts w:ascii="Inter" w:hAnsi="Inter"/>
          <w:sz w:val="18"/>
          <w:szCs w:val="18"/>
        </w:rPr>
        <w:t xml:space="preserve">epochs. </w:t>
      </w:r>
    </w:p>
    <w:p w14:paraId="43028D0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equivocation penalty:</w:t>
      </w:r>
      <w:r w:rsidRPr="00602E4B">
        <w:rPr>
          <w:rFonts w:ascii="Inter" w:hAnsi="Inter"/>
          <w:sz w:val="18"/>
          <w:szCs w:val="18"/>
        </w:rPr>
        <w:t xml:space="preserve"> Additional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r>
          <w:rPr>
            <w:rFonts w:ascii="Cambria Math" w:hAnsi="Cambria Math"/>
            <w:sz w:val="18"/>
            <w:szCs w:val="18"/>
          </w:rPr>
          <m:t>=5</m:t>
        </m:r>
        <m:r>
          <m:rPr>
            <m:sty m:val="p"/>
          </m:rPr>
          <w:rPr>
            <w:rFonts w:ascii="Cambria Math" w:hAnsi="Cambria Math"/>
            <w:sz w:val="18"/>
            <w:szCs w:val="18"/>
          </w:rPr>
          <m:t>%</m:t>
        </m:r>
      </m:oMath>
      <w:r w:rsidRPr="00602E4B">
        <w:rPr>
          <w:rFonts w:ascii="Inter" w:hAnsi="Inter"/>
          <w:sz w:val="18"/>
          <w:szCs w:val="18"/>
        </w:rPr>
        <w:t xml:space="preserve">penalty + permanent ban from bridge operations. </w:t>
      </w:r>
    </w:p>
    <w:p w14:paraId="53E97FAA"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9.2 Invalid Block Proposal</w:t>
      </w:r>
    </w:p>
    <w:p w14:paraId="3FD37E1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Definition:</w:t>
      </w:r>
      <w:r w:rsidRPr="00602E4B">
        <w:rPr>
          <w:rFonts w:ascii="Inter" w:hAnsi="Inter"/>
          <w:sz w:val="18"/>
          <w:szCs w:val="18"/>
        </w:rPr>
        <w:t xml:space="preserve"> Leader proposes a block that violates protocol rules.</w:t>
      </w:r>
    </w:p>
    <w:p w14:paraId="2F99105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Examples:</w:t>
      </w:r>
    </w:p>
    <w:p w14:paraId="1E13FD1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1. Invalid parent reference:</w:t>
      </w:r>
    </w:p>
    <w:p w14:paraId="7FE068DD" w14:textId="77777777" w:rsidR="000F59A8" w:rsidRPr="00602E4B" w:rsidRDefault="000F59A8">
      <w:pPr>
        <w:numPr>
          <w:ilvl w:val="0"/>
          <w:numId w:val="220"/>
        </w:numPr>
        <w:spacing w:before="100" w:beforeAutospacing="1" w:after="100" w:afterAutospacing="1"/>
        <w:rPr>
          <w:rFonts w:ascii="Inter" w:hAnsi="Inter"/>
          <w:sz w:val="18"/>
          <w:szCs w:val="18"/>
        </w:rPr>
      </w:pPr>
      <w:r w:rsidRPr="00602E4B">
        <w:rPr>
          <w:rFonts w:ascii="Inter" w:hAnsi="Inter"/>
          <w:sz w:val="18"/>
          <w:szCs w:val="18"/>
        </w:rPr>
        <w:t>Block references parent that is not the most recent finalized block</w:t>
      </w:r>
    </w:p>
    <w:p w14:paraId="5F23D182" w14:textId="77777777" w:rsidR="000F59A8" w:rsidRPr="00602E4B" w:rsidRDefault="000F59A8">
      <w:pPr>
        <w:numPr>
          <w:ilvl w:val="0"/>
          <w:numId w:val="220"/>
        </w:numPr>
        <w:spacing w:before="100" w:beforeAutospacing="1" w:after="100" w:afterAutospacing="1"/>
        <w:rPr>
          <w:rFonts w:ascii="Inter" w:hAnsi="Inter"/>
          <w:sz w:val="18"/>
          <w:szCs w:val="18"/>
        </w:rPr>
      </w:pPr>
      <w:r w:rsidRPr="00602E4B">
        <w:rPr>
          <w:rFonts w:ascii="Inter" w:hAnsi="Inter"/>
          <w:sz w:val="18"/>
          <w:szCs w:val="18"/>
        </w:rPr>
        <w:t>Block builds on unfinalizable chain</w:t>
      </w:r>
    </w:p>
    <w:p w14:paraId="7C293F5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2. Invalid state transition:</w:t>
      </w:r>
    </w:p>
    <w:p w14:paraId="5570DC81" w14:textId="77777777" w:rsidR="000F59A8" w:rsidRPr="00602E4B" w:rsidRDefault="000F59A8">
      <w:pPr>
        <w:numPr>
          <w:ilvl w:val="0"/>
          <w:numId w:val="221"/>
        </w:numPr>
        <w:spacing w:before="100" w:beforeAutospacing="1" w:after="100" w:afterAutospacing="1"/>
        <w:rPr>
          <w:rFonts w:ascii="Inter" w:hAnsi="Inter"/>
          <w:sz w:val="18"/>
          <w:szCs w:val="18"/>
        </w:rPr>
      </w:pPr>
      <w:r w:rsidRPr="00602E4B">
        <w:rPr>
          <w:rFonts w:ascii="Inter" w:hAnsi="Inter"/>
          <w:sz w:val="18"/>
          <w:szCs w:val="18"/>
        </w:rPr>
        <w:t>Stated stateRoot does not match actual execution of transactions</w:t>
      </w:r>
    </w:p>
    <w:p w14:paraId="65C81528" w14:textId="77777777" w:rsidR="000F59A8" w:rsidRPr="00602E4B" w:rsidRDefault="000F59A8">
      <w:pPr>
        <w:numPr>
          <w:ilvl w:val="0"/>
          <w:numId w:val="221"/>
        </w:numPr>
        <w:spacing w:before="100" w:beforeAutospacing="1" w:after="100" w:afterAutospacing="1"/>
        <w:rPr>
          <w:rFonts w:ascii="Inter" w:hAnsi="Inter"/>
          <w:sz w:val="18"/>
          <w:szCs w:val="18"/>
        </w:rPr>
      </w:pPr>
      <w:r w:rsidRPr="00602E4B">
        <w:rPr>
          <w:rFonts w:ascii="Inter" w:hAnsi="Inter"/>
          <w:sz w:val="18"/>
          <w:szCs w:val="18"/>
        </w:rPr>
        <w:t>Transaction ordering violates protocol rules</w:t>
      </w:r>
    </w:p>
    <w:p w14:paraId="47E086A2" w14:textId="77777777" w:rsidR="000F59A8" w:rsidRPr="00602E4B" w:rsidRDefault="000F59A8">
      <w:pPr>
        <w:numPr>
          <w:ilvl w:val="0"/>
          <w:numId w:val="221"/>
        </w:numPr>
        <w:spacing w:before="100" w:beforeAutospacing="1" w:after="100" w:afterAutospacing="1"/>
        <w:rPr>
          <w:rFonts w:ascii="Inter" w:hAnsi="Inter"/>
          <w:sz w:val="18"/>
          <w:szCs w:val="18"/>
        </w:rPr>
      </w:pPr>
      <w:r w:rsidRPr="00602E4B">
        <w:rPr>
          <w:rFonts w:ascii="Inter" w:hAnsi="Inter"/>
          <w:b/>
          <w:bCs/>
          <w:sz w:val="18"/>
          <w:szCs w:val="18"/>
        </w:rPr>
        <w:t>Bridge checkpoint data inconsistent with threshold signature QC</w:t>
      </w:r>
    </w:p>
    <w:p w14:paraId="0B99CC4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3. Invalid QC:</w:t>
      </w:r>
    </w:p>
    <w:p w14:paraId="263F321D" w14:textId="77777777" w:rsidR="000F59A8" w:rsidRPr="00602E4B" w:rsidRDefault="000F59A8">
      <w:pPr>
        <w:numPr>
          <w:ilvl w:val="0"/>
          <w:numId w:val="222"/>
        </w:numPr>
        <w:spacing w:before="100" w:beforeAutospacing="1" w:after="100" w:afterAutospacing="1"/>
        <w:rPr>
          <w:rFonts w:ascii="Inter" w:hAnsi="Inter"/>
          <w:sz w:val="18"/>
          <w:szCs w:val="18"/>
        </w:rPr>
      </w:pPr>
      <w:r w:rsidRPr="00602E4B">
        <w:rPr>
          <w:rFonts w:ascii="Inter" w:hAnsi="Inter"/>
          <w:sz w:val="18"/>
          <w:szCs w:val="18"/>
        </w:rPr>
        <w:t>Block contains qcPrev that doesn't meet quorum threshold</w:t>
      </w:r>
    </w:p>
    <w:p w14:paraId="61724658" w14:textId="77777777" w:rsidR="000F59A8" w:rsidRPr="00602E4B" w:rsidRDefault="000F59A8">
      <w:pPr>
        <w:numPr>
          <w:ilvl w:val="0"/>
          <w:numId w:val="222"/>
        </w:numPr>
        <w:spacing w:before="100" w:beforeAutospacing="1" w:after="100" w:afterAutospacing="1"/>
        <w:rPr>
          <w:rFonts w:ascii="Inter" w:hAnsi="Inter"/>
          <w:sz w:val="18"/>
          <w:szCs w:val="18"/>
        </w:rPr>
      </w:pPr>
      <w:r w:rsidRPr="00602E4B">
        <w:rPr>
          <w:rFonts w:ascii="Inter" w:hAnsi="Inter"/>
          <w:sz w:val="18"/>
          <w:szCs w:val="18"/>
        </w:rPr>
        <w:t>QC signatures are invalid</w:t>
      </w:r>
    </w:p>
    <w:p w14:paraId="78018691" w14:textId="77777777" w:rsidR="000F59A8" w:rsidRPr="00602E4B" w:rsidRDefault="000F59A8">
      <w:pPr>
        <w:numPr>
          <w:ilvl w:val="0"/>
          <w:numId w:val="222"/>
        </w:numPr>
        <w:spacing w:before="100" w:beforeAutospacing="1" w:after="100" w:afterAutospacing="1"/>
        <w:rPr>
          <w:rFonts w:ascii="Inter" w:hAnsi="Inter"/>
          <w:sz w:val="18"/>
          <w:szCs w:val="18"/>
        </w:rPr>
      </w:pPr>
      <w:r w:rsidRPr="00602E4B">
        <w:rPr>
          <w:rFonts w:ascii="Inter" w:hAnsi="Inter"/>
          <w:b/>
          <w:bCs/>
          <w:sz w:val="18"/>
          <w:szCs w:val="18"/>
        </w:rPr>
        <w:t>Bridge attestations don't match threshold signature participants</w:t>
      </w:r>
    </w:p>
    <w:p w14:paraId="6D94586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4. Invalid bridge data:</w:t>
      </w:r>
    </w:p>
    <w:p w14:paraId="6F0FEDEF" w14:textId="77777777" w:rsidR="000F59A8" w:rsidRPr="00602E4B" w:rsidRDefault="000F59A8">
      <w:pPr>
        <w:numPr>
          <w:ilvl w:val="0"/>
          <w:numId w:val="223"/>
        </w:numPr>
        <w:spacing w:before="100" w:beforeAutospacing="1" w:after="100" w:afterAutospacing="1"/>
        <w:rPr>
          <w:rFonts w:ascii="Inter" w:hAnsi="Inter"/>
          <w:sz w:val="18"/>
          <w:szCs w:val="18"/>
        </w:rPr>
      </w:pPr>
      <w:r w:rsidRPr="00602E4B">
        <w:rPr>
          <w:rFonts w:ascii="Inter" w:hAnsi="Inter"/>
          <w:sz w:val="18"/>
          <w:szCs w:val="18"/>
        </w:rPr>
        <w:t>Bridge checkpoint contains attestations for chains not in witness registry</w:t>
      </w:r>
    </w:p>
    <w:p w14:paraId="5127E288" w14:textId="77777777" w:rsidR="000F59A8" w:rsidRPr="00602E4B" w:rsidRDefault="000F59A8">
      <w:pPr>
        <w:numPr>
          <w:ilvl w:val="0"/>
          <w:numId w:val="223"/>
        </w:numPr>
        <w:spacing w:before="100" w:beforeAutospacing="1" w:after="100" w:afterAutospacing="1"/>
        <w:rPr>
          <w:rFonts w:ascii="Inter" w:hAnsi="Inter"/>
          <w:sz w:val="18"/>
          <w:szCs w:val="18"/>
        </w:rPr>
      </w:pPr>
      <w:r w:rsidRPr="00602E4B">
        <w:rPr>
          <w:rFonts w:ascii="Inter" w:hAnsi="Inter"/>
          <w:sz w:val="18"/>
          <w:szCs w:val="18"/>
        </w:rPr>
        <w:t>Threshold signatures don't meet required quorum</w:t>
      </w:r>
    </w:p>
    <w:p w14:paraId="022A6D3A" w14:textId="77777777" w:rsidR="000F59A8" w:rsidRPr="00602E4B" w:rsidRDefault="000F59A8">
      <w:pPr>
        <w:numPr>
          <w:ilvl w:val="0"/>
          <w:numId w:val="223"/>
        </w:numPr>
        <w:spacing w:before="100" w:beforeAutospacing="1" w:after="100" w:afterAutospacing="1"/>
        <w:rPr>
          <w:rFonts w:ascii="Inter" w:hAnsi="Inter"/>
          <w:sz w:val="18"/>
          <w:szCs w:val="18"/>
        </w:rPr>
      </w:pPr>
      <w:r w:rsidRPr="00602E4B">
        <w:rPr>
          <w:rFonts w:ascii="Inter" w:hAnsi="Inter"/>
          <w:sz w:val="18"/>
          <w:szCs w:val="18"/>
        </w:rPr>
        <w:t>Events claim confirmations not yet reached on external chain</w:t>
      </w:r>
    </w:p>
    <w:p w14:paraId="6FCDE653" w14:textId="77777777" w:rsidR="000F59A8" w:rsidRPr="00602E4B" w:rsidRDefault="000F59A8">
      <w:pPr>
        <w:pStyle w:val="ListParagraph"/>
        <w:numPr>
          <w:ilvl w:val="0"/>
          <w:numId w:val="223"/>
        </w:numPr>
        <w:spacing w:before="100" w:beforeAutospacing="1" w:after="100" w:afterAutospacing="1"/>
        <w:rPr>
          <w:rFonts w:ascii="Inter" w:hAnsi="Inter"/>
          <w:sz w:val="18"/>
          <w:szCs w:val="18"/>
        </w:rPr>
      </w:pPr>
      <w:r w:rsidRPr="00602E4B">
        <w:rPr>
          <w:rFonts w:ascii="Inter" w:hAnsi="Inter"/>
          <w:b/>
          <w:bCs/>
          <w:sz w:val="18"/>
          <w:szCs w:val="18"/>
        </w:rPr>
        <w:t>Evidence Format:</w:t>
      </w:r>
    </w:p>
    <w:p w14:paraId="4909F36A" w14:textId="77777777" w:rsidR="000F59A8" w:rsidRPr="00602E4B" w:rsidRDefault="000F59A8">
      <w:pPr>
        <w:pStyle w:val="ListParagraph"/>
        <w:numPr>
          <w:ilvl w:val="0"/>
          <w:numId w:val="223"/>
        </w:numPr>
        <w:rPr>
          <w:rFonts w:ascii="Inter" w:hAnsi="Inter"/>
          <w:sz w:val="18"/>
          <w:szCs w:val="18"/>
        </w:rPr>
      </w:pPr>
      <w:r w:rsidRPr="00602E4B">
        <w:rPr>
          <w:rFonts w:ascii="Inter" w:hAnsi="Inter"/>
          <w:sz w:val="18"/>
          <w:szCs w:val="18"/>
        </w:rPr>
        <w:t>rust</w:t>
      </w:r>
    </w:p>
    <w:p w14:paraId="1DCC0DB0"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InvalidProposalEvidence</w:t>
      </w:r>
      <w:r w:rsidRPr="00602E4B">
        <w:rPr>
          <w:rFonts w:ascii="Inter" w:hAnsi="Inter" w:cs="Courier New"/>
          <w:color w:val="ABB2BF"/>
          <w:sz w:val="18"/>
          <w:szCs w:val="18"/>
        </w:rPr>
        <w:t xml:space="preserve"> {</w:t>
      </w:r>
    </w:p>
    <w:p w14:paraId="3835ED28"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leader: </w:t>
      </w:r>
      <w:r w:rsidRPr="00602E4B">
        <w:rPr>
          <w:rFonts w:ascii="Inter" w:hAnsi="Inter" w:cs="Courier New"/>
          <w:color w:val="D19A66"/>
          <w:sz w:val="18"/>
          <w:szCs w:val="18"/>
        </w:rPr>
        <w:t>ValidatorID</w:t>
      </w:r>
      <w:r w:rsidRPr="00602E4B">
        <w:rPr>
          <w:rFonts w:ascii="Inter" w:hAnsi="Inter" w:cs="Courier New"/>
          <w:color w:val="ABB2BF"/>
          <w:sz w:val="18"/>
          <w:szCs w:val="18"/>
        </w:rPr>
        <w:t>,</w:t>
      </w:r>
    </w:p>
    <w:p w14:paraId="07D7F7AB"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 </w:t>
      </w:r>
      <w:r w:rsidRPr="00602E4B">
        <w:rPr>
          <w:rFonts w:ascii="Inter" w:hAnsi="Inter" w:cs="Courier New"/>
          <w:color w:val="D19A66"/>
          <w:sz w:val="18"/>
          <w:szCs w:val="18"/>
        </w:rPr>
        <w:t>BlockHeader</w:t>
      </w:r>
      <w:r w:rsidRPr="00602E4B">
        <w:rPr>
          <w:rFonts w:ascii="Inter" w:hAnsi="Inter" w:cs="Courier New"/>
          <w:color w:val="ABB2BF"/>
          <w:sz w:val="18"/>
          <w:szCs w:val="18"/>
        </w:rPr>
        <w:t>,</w:t>
      </w:r>
    </w:p>
    <w:p w14:paraId="03451053"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leader_signature: </w:t>
      </w:r>
      <w:r w:rsidRPr="00602E4B">
        <w:rPr>
          <w:rFonts w:ascii="Inter" w:hAnsi="Inter" w:cs="Courier New"/>
          <w:color w:val="D19A66"/>
          <w:sz w:val="18"/>
          <w:szCs w:val="18"/>
        </w:rPr>
        <w:t>Signature</w:t>
      </w:r>
      <w:r w:rsidRPr="00602E4B">
        <w:rPr>
          <w:rFonts w:ascii="Inter" w:hAnsi="Inter" w:cs="Courier New"/>
          <w:color w:val="ABB2BF"/>
          <w:sz w:val="18"/>
          <w:szCs w:val="18"/>
        </w:rPr>
        <w:t>,</w:t>
      </w:r>
    </w:p>
    <w:p w14:paraId="0B8FF248"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C4E7B7E"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Proof of invalidity</w:t>
      </w:r>
    </w:p>
    <w:p w14:paraId="59E4583F"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violation_type: </w:t>
      </w:r>
      <w:r w:rsidRPr="00602E4B">
        <w:rPr>
          <w:rFonts w:ascii="Inter" w:hAnsi="Inter" w:cs="Courier New"/>
          <w:color w:val="D19A66"/>
          <w:sz w:val="18"/>
          <w:szCs w:val="18"/>
        </w:rPr>
        <w:t>ViolationType</w:t>
      </w:r>
      <w:r w:rsidRPr="00602E4B">
        <w:rPr>
          <w:rFonts w:ascii="Inter" w:hAnsi="Inter" w:cs="Courier New"/>
          <w:color w:val="ABB2BF"/>
          <w:sz w:val="18"/>
          <w:szCs w:val="18"/>
        </w:rPr>
        <w:t>,</w:t>
      </w:r>
    </w:p>
    <w:p w14:paraId="281A3E6B"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 </w:t>
      </w:r>
      <w:r w:rsidRPr="00602E4B">
        <w:rPr>
          <w:rFonts w:ascii="Inter" w:hAnsi="Inter" w:cs="Courier New"/>
          <w:color w:val="D19A66"/>
          <w:sz w:val="18"/>
          <w:szCs w:val="18"/>
        </w:rPr>
        <w:t>InvalidityProof</w:t>
      </w:r>
      <w:r w:rsidRPr="00602E4B">
        <w:rPr>
          <w:rFonts w:ascii="Inter" w:hAnsi="Inter" w:cs="Courier New"/>
          <w:color w:val="ABB2BF"/>
          <w:sz w:val="18"/>
          <w:szCs w:val="18"/>
        </w:rPr>
        <w:t>,</w:t>
      </w:r>
    </w:p>
    <w:p w14:paraId="11D962B8"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BACEA22"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39F0A86"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ViolationType</w:t>
      </w:r>
      <w:r w:rsidRPr="00602E4B">
        <w:rPr>
          <w:rFonts w:ascii="Inter" w:hAnsi="Inter" w:cs="Courier New"/>
          <w:color w:val="ABB2BF"/>
          <w:sz w:val="18"/>
          <w:szCs w:val="18"/>
        </w:rPr>
        <w:t xml:space="preserve"> {</w:t>
      </w:r>
    </w:p>
    <w:p w14:paraId="576366EF"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INVALID_PARENT</w:t>
      </w:r>
      <w:r w:rsidRPr="00602E4B">
        <w:rPr>
          <w:rFonts w:ascii="Inter" w:hAnsi="Inter" w:cs="Courier New"/>
          <w:color w:val="ABB2BF"/>
          <w:sz w:val="18"/>
          <w:szCs w:val="18"/>
        </w:rPr>
        <w:t>,</w:t>
      </w:r>
    </w:p>
    <w:p w14:paraId="1B70B7C4"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INVALID_STATE</w:t>
      </w:r>
      <w:r w:rsidRPr="00602E4B">
        <w:rPr>
          <w:rFonts w:ascii="Inter" w:hAnsi="Inter" w:cs="Courier New"/>
          <w:color w:val="ABB2BF"/>
          <w:sz w:val="18"/>
          <w:szCs w:val="18"/>
        </w:rPr>
        <w:t>,</w:t>
      </w:r>
    </w:p>
    <w:p w14:paraId="4E46A4FB"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INVALID_QC</w:t>
      </w:r>
      <w:r w:rsidRPr="00602E4B">
        <w:rPr>
          <w:rFonts w:ascii="Inter" w:hAnsi="Inter" w:cs="Courier New"/>
          <w:color w:val="ABB2BF"/>
          <w:sz w:val="18"/>
          <w:szCs w:val="18"/>
        </w:rPr>
        <w:t>,</w:t>
      </w:r>
    </w:p>
    <w:p w14:paraId="073415AB"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INVALID_BRIDGE_DATA</w:t>
      </w:r>
      <w:r w:rsidRPr="00602E4B">
        <w:rPr>
          <w:rFonts w:ascii="Inter" w:hAnsi="Inter" w:cs="Courier New"/>
          <w:color w:val="ABB2BF"/>
          <w:sz w:val="18"/>
          <w:szCs w:val="18"/>
        </w:rPr>
        <w:t>,</w:t>
      </w:r>
    </w:p>
    <w:p w14:paraId="742FE47C"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INSUFFICIENT_CONFIRMATIONS</w:t>
      </w:r>
      <w:r w:rsidRPr="00602E4B">
        <w:rPr>
          <w:rFonts w:ascii="Inter" w:hAnsi="Inter" w:cs="Courier New"/>
          <w:color w:val="ABB2BF"/>
          <w:sz w:val="18"/>
          <w:szCs w:val="18"/>
        </w:rPr>
        <w:t>,</w:t>
      </w:r>
    </w:p>
    <w:p w14:paraId="6C5D5F0E"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5149F96"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AA0AAFE"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InvalidityProof</w:t>
      </w:r>
      <w:r w:rsidRPr="00602E4B">
        <w:rPr>
          <w:rFonts w:ascii="Inter" w:hAnsi="Inter" w:cs="Courier New"/>
          <w:color w:val="ABB2BF"/>
          <w:sz w:val="18"/>
          <w:szCs w:val="18"/>
        </w:rPr>
        <w:t xml:space="preserve"> {</w:t>
      </w:r>
    </w:p>
    <w:p w14:paraId="20CC9F87"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ParentProof</w:t>
      </w:r>
      <w:r w:rsidRPr="00602E4B">
        <w:rPr>
          <w:rFonts w:ascii="Inter" w:hAnsi="Inter" w:cs="Courier New"/>
          <w:color w:val="ABB2BF"/>
          <w:sz w:val="18"/>
          <w:szCs w:val="18"/>
        </w:rPr>
        <w:t xml:space="preserve"> {</w:t>
      </w:r>
    </w:p>
    <w:p w14:paraId="6510BBEF"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actual_tip: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4E069B03"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proposed_parent: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6E759E19"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finalized_chain_proof: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BlockHeader</w:t>
      </w:r>
      <w:r w:rsidRPr="00602E4B">
        <w:rPr>
          <w:rFonts w:ascii="Inter" w:hAnsi="Inter" w:cs="Courier New"/>
          <w:color w:val="61AFEF"/>
          <w:sz w:val="18"/>
          <w:szCs w:val="18"/>
        </w:rPr>
        <w:t>&gt;</w:t>
      </w:r>
      <w:r w:rsidRPr="00602E4B">
        <w:rPr>
          <w:rFonts w:ascii="Inter" w:hAnsi="Inter" w:cs="Courier New"/>
          <w:color w:val="ABB2BF"/>
          <w:sz w:val="18"/>
          <w:szCs w:val="18"/>
        </w:rPr>
        <w:t>,</w:t>
      </w:r>
    </w:p>
    <w:p w14:paraId="313F2762"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ED6AFA5"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StateProof</w:t>
      </w:r>
      <w:r w:rsidRPr="00602E4B">
        <w:rPr>
          <w:rFonts w:ascii="Inter" w:hAnsi="Inter" w:cs="Courier New"/>
          <w:color w:val="ABB2BF"/>
          <w:sz w:val="18"/>
          <w:szCs w:val="18"/>
        </w:rPr>
        <w:t xml:space="preserve"> {</w:t>
      </w:r>
    </w:p>
    <w:p w14:paraId="6D1D2CFF"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expected_state_root: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13542D99"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computed_state_root: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1F65FCE8"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execution_trace: </w:t>
      </w:r>
      <w:r w:rsidRPr="00602E4B">
        <w:rPr>
          <w:rFonts w:ascii="Inter" w:hAnsi="Inter" w:cs="Courier New"/>
          <w:color w:val="D19A66"/>
          <w:sz w:val="18"/>
          <w:szCs w:val="18"/>
        </w:rPr>
        <w:t>ExecutionTrace</w:t>
      </w:r>
      <w:r w:rsidRPr="00602E4B">
        <w:rPr>
          <w:rFonts w:ascii="Inter" w:hAnsi="Inter" w:cs="Courier New"/>
          <w:color w:val="ABB2BF"/>
          <w:sz w:val="18"/>
          <w:szCs w:val="18"/>
        </w:rPr>
        <w:t>,</w:t>
      </w:r>
    </w:p>
    <w:p w14:paraId="26A41E35"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127AD80"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QCProof</w:t>
      </w:r>
      <w:r w:rsidRPr="00602E4B">
        <w:rPr>
          <w:rFonts w:ascii="Inter" w:hAnsi="Inter" w:cs="Courier New"/>
          <w:color w:val="ABB2BF"/>
          <w:sz w:val="18"/>
          <w:szCs w:val="18"/>
        </w:rPr>
        <w:t xml:space="preserve"> {</w:t>
      </w:r>
    </w:p>
    <w:p w14:paraId="6A37BD99"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invalid_qc: </w:t>
      </w:r>
      <w:r w:rsidRPr="00602E4B">
        <w:rPr>
          <w:rFonts w:ascii="Inter" w:hAnsi="Inter" w:cs="Courier New"/>
          <w:color w:val="D19A66"/>
          <w:sz w:val="18"/>
          <w:szCs w:val="18"/>
        </w:rPr>
        <w:t>QuorumCertificate</w:t>
      </w:r>
      <w:r w:rsidRPr="00602E4B">
        <w:rPr>
          <w:rFonts w:ascii="Inter" w:hAnsi="Inter" w:cs="Courier New"/>
          <w:color w:val="ABB2BF"/>
          <w:sz w:val="18"/>
          <w:szCs w:val="18"/>
        </w:rPr>
        <w:t>,</w:t>
      </w:r>
    </w:p>
    <w:p w14:paraId="777175F7"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weight_calculation: </w:t>
      </w:r>
      <w:r w:rsidRPr="00602E4B">
        <w:rPr>
          <w:rFonts w:ascii="Inter" w:hAnsi="Inter" w:cs="Courier New"/>
          <w:color w:val="D19A66"/>
          <w:sz w:val="18"/>
          <w:szCs w:val="18"/>
        </w:rPr>
        <w:t>WeightBreakdown</w:t>
      </w:r>
      <w:r w:rsidRPr="00602E4B">
        <w:rPr>
          <w:rFonts w:ascii="Inter" w:hAnsi="Inter" w:cs="Courier New"/>
          <w:color w:val="ABB2BF"/>
          <w:sz w:val="18"/>
          <w:szCs w:val="18"/>
        </w:rPr>
        <w:t>,</w:t>
      </w:r>
    </w:p>
    <w:p w14:paraId="56C772CD"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invalid_signatures: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w:t>
      </w:r>
      <w:r w:rsidRPr="00602E4B">
        <w:rPr>
          <w:rFonts w:ascii="Inter" w:hAnsi="Inter" w:cs="Courier New"/>
          <w:color w:val="D19A66"/>
          <w:sz w:val="18"/>
          <w:szCs w:val="18"/>
        </w:rPr>
        <w:t>Signature</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3C8BF5DE"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06425DB"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BridgeProof</w:t>
      </w:r>
      <w:r w:rsidRPr="00602E4B">
        <w:rPr>
          <w:rFonts w:ascii="Inter" w:hAnsi="Inter" w:cs="Courier New"/>
          <w:color w:val="ABB2BF"/>
          <w:sz w:val="18"/>
          <w:szCs w:val="18"/>
        </w:rPr>
        <w:t xml:space="preserve"> {</w:t>
      </w:r>
    </w:p>
    <w:p w14:paraId="7D0D2516"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7C54B7B9"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claimed_state: </w:t>
      </w:r>
      <w:r w:rsidRPr="00602E4B">
        <w:rPr>
          <w:rFonts w:ascii="Inter" w:hAnsi="Inter" w:cs="Courier New"/>
          <w:color w:val="D19A66"/>
          <w:sz w:val="18"/>
          <w:szCs w:val="18"/>
        </w:rPr>
        <w:t>BridgeAttestation</w:t>
      </w:r>
      <w:r w:rsidRPr="00602E4B">
        <w:rPr>
          <w:rFonts w:ascii="Inter" w:hAnsi="Inter" w:cs="Courier New"/>
          <w:color w:val="ABB2BF"/>
          <w:sz w:val="18"/>
          <w:szCs w:val="18"/>
        </w:rPr>
        <w:t>,</w:t>
      </w:r>
    </w:p>
    <w:p w14:paraId="59192247"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actual_state: </w:t>
      </w:r>
      <w:r w:rsidRPr="00602E4B">
        <w:rPr>
          <w:rFonts w:ascii="Inter" w:hAnsi="Inter" w:cs="Courier New"/>
          <w:color w:val="D19A66"/>
          <w:sz w:val="18"/>
          <w:szCs w:val="18"/>
        </w:rPr>
        <w:t>ExternalChainProof</w:t>
      </w:r>
      <w:r w:rsidRPr="00602E4B">
        <w:rPr>
          <w:rFonts w:ascii="Inter" w:hAnsi="Inter" w:cs="Courier New"/>
          <w:color w:val="ABB2BF"/>
          <w:sz w:val="18"/>
          <w:szCs w:val="18"/>
        </w:rPr>
        <w:t>,</w:t>
      </w:r>
    </w:p>
    <w:p w14:paraId="3444D130"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discrepancy: </w:t>
      </w:r>
      <w:r w:rsidRPr="00602E4B">
        <w:rPr>
          <w:rFonts w:ascii="Inter" w:hAnsi="Inter" w:cs="Courier New"/>
          <w:color w:val="D19A66"/>
          <w:sz w:val="18"/>
          <w:szCs w:val="18"/>
        </w:rPr>
        <w:t>BridgeDiscrepancy</w:t>
      </w:r>
      <w:r w:rsidRPr="00602E4B">
        <w:rPr>
          <w:rFonts w:ascii="Inter" w:hAnsi="Inter" w:cs="Courier New"/>
          <w:color w:val="ABB2BF"/>
          <w:sz w:val="18"/>
          <w:szCs w:val="18"/>
        </w:rPr>
        <w:t>,</w:t>
      </w:r>
    </w:p>
    <w:p w14:paraId="4F19FEA5"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34AE279"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ConfirmationProof</w:t>
      </w:r>
      <w:r w:rsidRPr="00602E4B">
        <w:rPr>
          <w:rFonts w:ascii="Inter" w:hAnsi="Inter" w:cs="Courier New"/>
          <w:color w:val="ABB2BF"/>
          <w:sz w:val="18"/>
          <w:szCs w:val="18"/>
        </w:rPr>
        <w:t xml:space="preserve"> {</w:t>
      </w:r>
    </w:p>
    <w:p w14:paraId="5ADF1053"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3A822E39"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required_confirmations: </w:t>
      </w:r>
      <w:r w:rsidRPr="00602E4B">
        <w:rPr>
          <w:rFonts w:ascii="Inter" w:hAnsi="Inter" w:cs="Courier New"/>
          <w:color w:val="C678DD"/>
          <w:sz w:val="18"/>
          <w:szCs w:val="18"/>
        </w:rPr>
        <w:t>u32</w:t>
      </w:r>
      <w:r w:rsidRPr="00602E4B">
        <w:rPr>
          <w:rFonts w:ascii="Inter" w:hAnsi="Inter" w:cs="Courier New"/>
          <w:color w:val="ABB2BF"/>
          <w:sz w:val="18"/>
          <w:szCs w:val="18"/>
        </w:rPr>
        <w:t>,</w:t>
      </w:r>
    </w:p>
    <w:p w14:paraId="2F341407"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actual_confirmations: </w:t>
      </w:r>
      <w:r w:rsidRPr="00602E4B">
        <w:rPr>
          <w:rFonts w:ascii="Inter" w:hAnsi="Inter" w:cs="Courier New"/>
          <w:color w:val="C678DD"/>
          <w:sz w:val="18"/>
          <w:szCs w:val="18"/>
        </w:rPr>
        <w:t>u32</w:t>
      </w:r>
      <w:r w:rsidRPr="00602E4B">
        <w:rPr>
          <w:rFonts w:ascii="Inter" w:hAnsi="Inter" w:cs="Courier New"/>
          <w:color w:val="ABB2BF"/>
          <w:sz w:val="18"/>
          <w:szCs w:val="18"/>
        </w:rPr>
        <w:t>,</w:t>
      </w:r>
    </w:p>
    <w:p w14:paraId="7BF129C7"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external_chain_proof: </w:t>
      </w:r>
      <w:r w:rsidRPr="00602E4B">
        <w:rPr>
          <w:rFonts w:ascii="Inter" w:hAnsi="Inter" w:cs="Courier New"/>
          <w:color w:val="D19A66"/>
          <w:sz w:val="18"/>
          <w:szCs w:val="18"/>
        </w:rPr>
        <w:t>ExternalChainProof</w:t>
      </w:r>
      <w:r w:rsidRPr="00602E4B">
        <w:rPr>
          <w:rFonts w:ascii="Inter" w:hAnsi="Inter" w:cs="Courier New"/>
          <w:color w:val="ABB2BF"/>
          <w:sz w:val="18"/>
          <w:szCs w:val="18"/>
        </w:rPr>
        <w:t>,</w:t>
      </w:r>
    </w:p>
    <w:p w14:paraId="6DDCC44E"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63DEB2"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7631DF8"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50817BA0"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BridgeDiscrepancy</w:t>
      </w:r>
      <w:r w:rsidRPr="00602E4B">
        <w:rPr>
          <w:rFonts w:ascii="Inter" w:hAnsi="Inter" w:cs="Courier New"/>
          <w:color w:val="ABB2BF"/>
          <w:sz w:val="18"/>
          <w:szCs w:val="18"/>
        </w:rPr>
        <w:t xml:space="preserve"> {</w:t>
      </w:r>
    </w:p>
    <w:p w14:paraId="12707C60"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discrepancy_type: </w:t>
      </w:r>
      <w:r w:rsidRPr="00602E4B">
        <w:rPr>
          <w:rFonts w:ascii="Inter" w:hAnsi="Inter" w:cs="Courier New"/>
          <w:color w:val="D19A66"/>
          <w:sz w:val="18"/>
          <w:szCs w:val="18"/>
        </w:rPr>
        <w:t>DiscrepancyType</w:t>
      </w:r>
      <w:r w:rsidRPr="00602E4B">
        <w:rPr>
          <w:rFonts w:ascii="Inter" w:hAnsi="Inter" w:cs="Courier New"/>
          <w:color w:val="ABB2BF"/>
          <w:sz w:val="18"/>
          <w:szCs w:val="18"/>
        </w:rPr>
        <w:t>,</w:t>
      </w:r>
    </w:p>
    <w:p w14:paraId="00601ACA"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details: </w:t>
      </w:r>
      <w:r w:rsidRPr="00602E4B">
        <w:rPr>
          <w:rFonts w:ascii="Inter" w:hAnsi="Inter" w:cs="Courier New"/>
          <w:color w:val="D19A66"/>
          <w:sz w:val="18"/>
          <w:szCs w:val="18"/>
        </w:rPr>
        <w:t>String</w:t>
      </w:r>
      <w:r w:rsidRPr="00602E4B">
        <w:rPr>
          <w:rFonts w:ascii="Inter" w:hAnsi="Inter" w:cs="Courier New"/>
          <w:color w:val="ABB2BF"/>
          <w:sz w:val="18"/>
          <w:szCs w:val="18"/>
        </w:rPr>
        <w:t>,</w:t>
      </w:r>
    </w:p>
    <w:p w14:paraId="01F0556F"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7C0A3094"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2DF6A141"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DiscrepancyType</w:t>
      </w:r>
      <w:r w:rsidRPr="00602E4B">
        <w:rPr>
          <w:rFonts w:ascii="Inter" w:hAnsi="Inter" w:cs="Courier New"/>
          <w:color w:val="ABB2BF"/>
          <w:sz w:val="18"/>
          <w:szCs w:val="18"/>
        </w:rPr>
        <w:t xml:space="preserve"> {</w:t>
      </w:r>
    </w:p>
    <w:p w14:paraId="69950C0F"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EVENT_NOT_EXISTS</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Event doesn't exist on external chain</w:t>
      </w:r>
    </w:p>
    <w:p w14:paraId="15FC864D"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WRONG_AMOUNT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Amount differs</w:t>
      </w:r>
    </w:p>
    <w:p w14:paraId="13B8EC33"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WRONG_RECIPIENT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Recipient address differs</w:t>
      </w:r>
    </w:p>
    <w:p w14:paraId="384A2B28"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INSUFFICIENT_CONFIRMATIONS</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Not buried deep enough</w:t>
      </w:r>
    </w:p>
    <w:p w14:paraId="10667414"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INVALID_THRESHOLD_SIG</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Threshold signature doesn't verify</w:t>
      </w:r>
    </w:p>
    <w:p w14:paraId="457FCEE0"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UNAUTHORIZED_SIGNERS</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Signers not in witness registry</w:t>
      </w:r>
    </w:p>
    <w:p w14:paraId="53303646" w14:textId="77777777" w:rsidR="000F59A8" w:rsidRPr="00602E4B" w:rsidRDefault="000F59A8">
      <w:pPr>
        <w:pStyle w:val="ListParagraph"/>
        <w:numPr>
          <w:ilvl w:val="0"/>
          <w:numId w:val="2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7B9EFF88" w14:textId="77777777" w:rsidR="000F59A8" w:rsidRPr="00602E4B" w:rsidRDefault="000F59A8">
      <w:pPr>
        <w:pStyle w:val="ListParagraph"/>
        <w:numPr>
          <w:ilvl w:val="0"/>
          <w:numId w:val="223"/>
        </w:numPr>
        <w:spacing w:before="100" w:beforeAutospacing="1" w:after="100" w:afterAutospacing="1"/>
        <w:rPr>
          <w:rFonts w:ascii="Inter" w:hAnsi="Inter"/>
          <w:sz w:val="18"/>
          <w:szCs w:val="18"/>
        </w:rPr>
      </w:pPr>
      <w:r w:rsidRPr="00602E4B">
        <w:rPr>
          <w:rFonts w:ascii="Inter" w:hAnsi="Inter"/>
          <w:b/>
          <w:bCs/>
          <w:sz w:val="18"/>
          <w:szCs w:val="18"/>
        </w:rPr>
        <w:lastRenderedPageBreak/>
        <w:t>Verification depends on violation type:</w:t>
      </w:r>
    </w:p>
    <w:p w14:paraId="7EF00CA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 invalid parent:</w:t>
      </w:r>
    </w:p>
    <w:p w14:paraId="5A2181DC"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27FBB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verify_invalid_parent</w:t>
      </w:r>
      <w:r w:rsidRPr="00602E4B">
        <w:rPr>
          <w:rFonts w:ascii="Inter" w:hAnsi="Inter" w:cs="Courier New"/>
          <w:color w:val="ABB2BF"/>
          <w:sz w:val="18"/>
          <w:szCs w:val="18"/>
        </w:rPr>
        <w:t xml:space="preserve">(evidence: InvalidProposalEvidence)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0937AB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7B391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block builds on wrong parent.</w:t>
      </w:r>
    </w:p>
    <w:p w14:paraId="7ED05E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ACC69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finalized_chain </w:t>
      </w:r>
      <w:r w:rsidRPr="00602E4B">
        <w:rPr>
          <w:rFonts w:ascii="Inter" w:hAnsi="Inter" w:cs="Courier New"/>
          <w:color w:val="61AFEF"/>
          <w:sz w:val="18"/>
          <w:szCs w:val="18"/>
        </w:rPr>
        <w:t>=</w:t>
      </w:r>
      <w:r w:rsidRPr="00602E4B">
        <w:rPr>
          <w:rFonts w:ascii="Inter" w:hAnsi="Inter" w:cs="Courier New"/>
          <w:color w:val="ABB2BF"/>
          <w:sz w:val="18"/>
          <w:szCs w:val="18"/>
        </w:rPr>
        <w:t xml:space="preserve"> get_canonical_chain()</w:t>
      </w:r>
    </w:p>
    <w:p w14:paraId="2EF4D0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tip </w:t>
      </w:r>
      <w:r w:rsidRPr="00602E4B">
        <w:rPr>
          <w:rFonts w:ascii="Inter" w:hAnsi="Inter" w:cs="Courier New"/>
          <w:color w:val="61AFEF"/>
          <w:sz w:val="18"/>
          <w:szCs w:val="18"/>
        </w:rPr>
        <w:t>=</w:t>
      </w:r>
      <w:r w:rsidRPr="00602E4B">
        <w:rPr>
          <w:rFonts w:ascii="Inter" w:hAnsi="Inter" w:cs="Courier New"/>
          <w:color w:val="ABB2BF"/>
          <w:sz w:val="18"/>
          <w:szCs w:val="18"/>
        </w:rPr>
        <w:t xml:space="preserve"> finalized_chain.latest_block()</w:t>
      </w:r>
    </w:p>
    <w:p w14:paraId="00E682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628E1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evidence.block.parent_hash </w:t>
      </w:r>
      <w:r w:rsidRPr="00602E4B">
        <w:rPr>
          <w:rFonts w:ascii="Inter" w:hAnsi="Inter" w:cs="Courier New"/>
          <w:color w:val="61AFEF"/>
          <w:sz w:val="18"/>
          <w:szCs w:val="18"/>
        </w:rPr>
        <w:t>!=</w:t>
      </w:r>
      <w:r w:rsidRPr="00602E4B">
        <w:rPr>
          <w:rFonts w:ascii="Inter" w:hAnsi="Inter" w:cs="Courier New"/>
          <w:color w:val="ABB2BF"/>
          <w:sz w:val="18"/>
          <w:szCs w:val="18"/>
        </w:rPr>
        <w:t xml:space="preserve"> tip.</w:t>
      </w:r>
      <w:r w:rsidRPr="00602E4B">
        <w:rPr>
          <w:rFonts w:ascii="Inter" w:hAnsi="Inter" w:cs="Courier New"/>
          <w:color w:val="98C379"/>
          <w:sz w:val="18"/>
          <w:szCs w:val="18"/>
        </w:rPr>
        <w:t>hash</w:t>
      </w:r>
    </w:p>
    <w:p w14:paraId="0966BC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evidence.block.height </w:t>
      </w:r>
      <w:r w:rsidRPr="00602E4B">
        <w:rPr>
          <w:rFonts w:ascii="Inter" w:hAnsi="Inter" w:cs="Courier New"/>
          <w:color w:val="61AFEF"/>
          <w:sz w:val="18"/>
          <w:szCs w:val="18"/>
        </w:rPr>
        <w:t>!=</w:t>
      </w:r>
      <w:r w:rsidRPr="00602E4B">
        <w:rPr>
          <w:rFonts w:ascii="Inter" w:hAnsi="Inter" w:cs="Courier New"/>
          <w:color w:val="ABB2BF"/>
          <w:sz w:val="18"/>
          <w:szCs w:val="18"/>
        </w:rPr>
        <w:t xml:space="preserve"> tip.height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454B52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5B195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finalized chain proof</w:t>
      </w:r>
    </w:p>
    <w:p w14:paraId="38CFB4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verify_chain_proof(evidence.proof.finalized_chain_proof)</w:t>
      </w:r>
    </w:p>
    <w:p w14:paraId="135EA5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FB23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2D8BC8D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 invalid state:</w:t>
      </w:r>
    </w:p>
    <w:p w14:paraId="66A5E189" w14:textId="77777777" w:rsidR="000F59A8" w:rsidRPr="00602E4B" w:rsidRDefault="000F59A8" w:rsidP="000F59A8">
      <w:pPr>
        <w:rPr>
          <w:rFonts w:ascii="Inter" w:hAnsi="Inter"/>
          <w:sz w:val="18"/>
          <w:szCs w:val="18"/>
        </w:rPr>
      </w:pPr>
      <w:r w:rsidRPr="00602E4B">
        <w:rPr>
          <w:rFonts w:ascii="Inter" w:hAnsi="Inter"/>
          <w:sz w:val="18"/>
          <w:szCs w:val="18"/>
        </w:rPr>
        <w:t>python</w:t>
      </w:r>
    </w:p>
    <w:p w14:paraId="04CA2C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verify_invalid_state</w:t>
      </w:r>
      <w:r w:rsidRPr="00602E4B">
        <w:rPr>
          <w:rFonts w:ascii="Inter" w:hAnsi="Inter" w:cs="Courier New"/>
          <w:color w:val="ABB2BF"/>
          <w:sz w:val="18"/>
          <w:szCs w:val="18"/>
        </w:rPr>
        <w:t xml:space="preserve">(evidence: InvalidProposalEvidence)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5B1600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61FDD3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state transition is incorrect.</w:t>
      </w:r>
    </w:p>
    <w:p w14:paraId="3F7759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0C2DB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parent_state </w:t>
      </w:r>
      <w:r w:rsidRPr="00602E4B">
        <w:rPr>
          <w:rFonts w:ascii="Inter" w:hAnsi="Inter" w:cs="Courier New"/>
          <w:color w:val="61AFEF"/>
          <w:sz w:val="18"/>
          <w:szCs w:val="18"/>
        </w:rPr>
        <w:t>=</w:t>
      </w:r>
      <w:r w:rsidRPr="00602E4B">
        <w:rPr>
          <w:rFonts w:ascii="Inter" w:hAnsi="Inter" w:cs="Courier New"/>
          <w:color w:val="ABB2BF"/>
          <w:sz w:val="18"/>
          <w:szCs w:val="18"/>
        </w:rPr>
        <w:t xml:space="preserve"> load_state(evidence.block.parent_hash)</w:t>
      </w:r>
    </w:p>
    <w:p w14:paraId="2E7CF2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A64E1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Re-execute transactions</w:t>
      </w:r>
    </w:p>
    <w:p w14:paraId="5B3B1E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computed_state </w:t>
      </w:r>
      <w:r w:rsidRPr="00602E4B">
        <w:rPr>
          <w:rFonts w:ascii="Inter" w:hAnsi="Inter" w:cs="Courier New"/>
          <w:color w:val="61AFEF"/>
          <w:sz w:val="18"/>
          <w:szCs w:val="18"/>
        </w:rPr>
        <w:t>=</w:t>
      </w:r>
      <w:r w:rsidRPr="00602E4B">
        <w:rPr>
          <w:rFonts w:ascii="Inter" w:hAnsi="Inter" w:cs="Courier New"/>
          <w:color w:val="ABB2BF"/>
          <w:sz w:val="18"/>
          <w:szCs w:val="18"/>
        </w:rPr>
        <w:t xml:space="preserve"> execute_transactions(parent_state, evidence.block.transactions)</w:t>
      </w:r>
    </w:p>
    <w:p w14:paraId="05FCCF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EAADE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evidence.block.state_root </w:t>
      </w:r>
      <w:r w:rsidRPr="00602E4B">
        <w:rPr>
          <w:rFonts w:ascii="Inter" w:hAnsi="Inter" w:cs="Courier New"/>
          <w:color w:val="61AFEF"/>
          <w:sz w:val="18"/>
          <w:szCs w:val="18"/>
        </w:rPr>
        <w:t>!=</w:t>
      </w:r>
      <w:r w:rsidRPr="00602E4B">
        <w:rPr>
          <w:rFonts w:ascii="Inter" w:hAnsi="Inter" w:cs="Courier New"/>
          <w:color w:val="ABB2BF"/>
          <w:sz w:val="18"/>
          <w:szCs w:val="18"/>
        </w:rPr>
        <w:t xml:space="preserve"> computed_state.root</w:t>
      </w:r>
    </w:p>
    <w:p w14:paraId="0C1FE5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EC586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execution trace matches</w:t>
      </w:r>
    </w:p>
    <w:p w14:paraId="3ABD13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verify_execution_trace(evidence.proof.execution_trace, computed_state)</w:t>
      </w:r>
    </w:p>
    <w:p w14:paraId="02B360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685B3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4248A5B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For invalid bridge data:</w:t>
      </w:r>
    </w:p>
    <w:p w14:paraId="78095A5A"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9DC33D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verify_invalid_bridge_data</w:t>
      </w:r>
      <w:r w:rsidRPr="00602E4B">
        <w:rPr>
          <w:rFonts w:ascii="Inter" w:hAnsi="Inter" w:cs="Courier New"/>
          <w:color w:val="ABB2BF"/>
          <w:sz w:val="18"/>
          <w:szCs w:val="18"/>
        </w:rPr>
        <w:t xml:space="preserve">(evidence: InvalidProposalEvidence)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2FBDB6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C195A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bridge checkpoint data is invalid.</w:t>
      </w:r>
    </w:p>
    <w:p w14:paraId="13A2ED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lastRenderedPageBreak/>
        <w:t xml:space="preserve">    """</w:t>
      </w:r>
    </w:p>
    <w:p w14:paraId="6C78F9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bridge_proof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evidence.proof.bridge_proof</w:t>
      </w:r>
    </w:p>
    <w:p w14:paraId="77F65F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AC49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Query actual external chain state</w:t>
      </w:r>
    </w:p>
    <w:p w14:paraId="099B35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actual_state </w:t>
      </w:r>
      <w:r w:rsidRPr="00602E4B">
        <w:rPr>
          <w:rFonts w:ascii="Inter" w:hAnsi="Inter" w:cs="Courier New"/>
          <w:color w:val="61AFEF"/>
          <w:sz w:val="18"/>
          <w:szCs w:val="18"/>
        </w:rPr>
        <w:t>=</w:t>
      </w:r>
      <w:r w:rsidRPr="00602E4B">
        <w:rPr>
          <w:rFonts w:ascii="Inter" w:hAnsi="Inter" w:cs="Courier New"/>
          <w:color w:val="ABB2BF"/>
          <w:sz w:val="18"/>
          <w:szCs w:val="18"/>
        </w:rPr>
        <w:t xml:space="preserve"> query_external_chain(</w:t>
      </w:r>
    </w:p>
    <w:p w14:paraId="225888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bridge_proof.chain_id,</w:t>
      </w:r>
    </w:p>
    <w:p w14:paraId="397622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bridge_proof.claimed_state.last_confirmed_height</w:t>
      </w:r>
    </w:p>
    <w:p w14:paraId="040CBF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82036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6E3B3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Compare claimed vs actual</w:t>
      </w:r>
    </w:p>
    <w:p w14:paraId="68703C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bridge_proof.discrepancy_type </w:t>
      </w:r>
      <w:r w:rsidRPr="00602E4B">
        <w:rPr>
          <w:rFonts w:ascii="Inter" w:hAnsi="Inter" w:cs="Courier New"/>
          <w:color w:val="61AFEF"/>
          <w:sz w:val="18"/>
          <w:szCs w:val="18"/>
        </w:rPr>
        <w:t>==</w:t>
      </w:r>
      <w:r w:rsidRPr="00602E4B">
        <w:rPr>
          <w:rFonts w:ascii="Inter" w:hAnsi="Inter" w:cs="Courier New"/>
          <w:color w:val="ABB2BF"/>
          <w:sz w:val="18"/>
          <w:szCs w:val="18"/>
        </w:rPr>
        <w:t xml:space="preserve"> DiscrepancyType.EVENT_NOT_EXISTS:</w:t>
      </w:r>
    </w:p>
    <w:p w14:paraId="34BBA6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Event claimed in attestation doesn't exist on external chain</w:t>
      </w:r>
    </w:p>
    <w:p w14:paraId="1DDCE0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event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bridge_proof.claimed_state.events:</w:t>
      </w:r>
    </w:p>
    <w:p w14:paraId="3DA1B5D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actual_state.contains_transaction(event.tx_hash)</w:t>
      </w:r>
    </w:p>
    <w:p w14:paraId="7FCA960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19EB8E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CD2F2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bridge_proof.discrepancy_type </w:t>
      </w:r>
      <w:r w:rsidRPr="00602E4B">
        <w:rPr>
          <w:rFonts w:ascii="Inter" w:hAnsi="Inter" w:cs="Courier New"/>
          <w:color w:val="61AFEF"/>
          <w:sz w:val="18"/>
          <w:szCs w:val="18"/>
        </w:rPr>
        <w:t>==</w:t>
      </w:r>
      <w:r w:rsidRPr="00602E4B">
        <w:rPr>
          <w:rFonts w:ascii="Inter" w:hAnsi="Inter" w:cs="Courier New"/>
          <w:color w:val="ABB2BF"/>
          <w:sz w:val="18"/>
          <w:szCs w:val="18"/>
        </w:rPr>
        <w:t xml:space="preserve"> DiscrepancyType.WRONG_AMOUNT:</w:t>
      </w:r>
    </w:p>
    <w:p w14:paraId="43A13A5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Event exists but amount is wrong</w:t>
      </w:r>
    </w:p>
    <w:p w14:paraId="1B4799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claimed_event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bridge_proof.claimed_state.events[</w:t>
      </w:r>
      <w:r w:rsidRPr="00602E4B">
        <w:rPr>
          <w:rFonts w:ascii="Inter" w:hAnsi="Inter" w:cs="Courier New"/>
          <w:color w:val="D19A66"/>
          <w:sz w:val="18"/>
          <w:szCs w:val="18"/>
        </w:rPr>
        <w:t>0</w:t>
      </w:r>
      <w:r w:rsidRPr="00602E4B">
        <w:rPr>
          <w:rFonts w:ascii="Inter" w:hAnsi="Inter" w:cs="Courier New"/>
          <w:color w:val="ABB2BF"/>
          <w:sz w:val="18"/>
          <w:szCs w:val="18"/>
        </w:rPr>
        <w:t>]</w:t>
      </w:r>
    </w:p>
    <w:p w14:paraId="24CA87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actual_event </w:t>
      </w:r>
      <w:r w:rsidRPr="00602E4B">
        <w:rPr>
          <w:rFonts w:ascii="Inter" w:hAnsi="Inter" w:cs="Courier New"/>
          <w:color w:val="61AFEF"/>
          <w:sz w:val="18"/>
          <w:szCs w:val="18"/>
        </w:rPr>
        <w:t>=</w:t>
      </w:r>
      <w:r w:rsidRPr="00602E4B">
        <w:rPr>
          <w:rFonts w:ascii="Inter" w:hAnsi="Inter" w:cs="Courier New"/>
          <w:color w:val="ABB2BF"/>
          <w:sz w:val="18"/>
          <w:szCs w:val="18"/>
        </w:rPr>
        <w:t xml:space="preserve"> actual_state.get_transaction(claimed_event.tx_hash)</w:t>
      </w:r>
    </w:p>
    <w:p w14:paraId="08B9D4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claimed_event.amount </w:t>
      </w:r>
      <w:r w:rsidRPr="00602E4B">
        <w:rPr>
          <w:rFonts w:ascii="Inter" w:hAnsi="Inter" w:cs="Courier New"/>
          <w:color w:val="61AFEF"/>
          <w:sz w:val="18"/>
          <w:szCs w:val="18"/>
        </w:rPr>
        <w:t>!=</w:t>
      </w:r>
      <w:r w:rsidRPr="00602E4B">
        <w:rPr>
          <w:rFonts w:ascii="Inter" w:hAnsi="Inter" w:cs="Courier New"/>
          <w:color w:val="ABB2BF"/>
          <w:sz w:val="18"/>
          <w:szCs w:val="18"/>
        </w:rPr>
        <w:t xml:space="preserve"> actual_event.amount</w:t>
      </w:r>
    </w:p>
    <w:p w14:paraId="5C0A1D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0B0818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093EA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bridge_proof.discrepancy_type </w:t>
      </w:r>
      <w:r w:rsidRPr="00602E4B">
        <w:rPr>
          <w:rFonts w:ascii="Inter" w:hAnsi="Inter" w:cs="Courier New"/>
          <w:color w:val="61AFEF"/>
          <w:sz w:val="18"/>
          <w:szCs w:val="18"/>
        </w:rPr>
        <w:t>==</w:t>
      </w:r>
      <w:r w:rsidRPr="00602E4B">
        <w:rPr>
          <w:rFonts w:ascii="Inter" w:hAnsi="Inter" w:cs="Courier New"/>
          <w:color w:val="ABB2BF"/>
          <w:sz w:val="18"/>
          <w:szCs w:val="18"/>
        </w:rPr>
        <w:t xml:space="preserve"> DiscrepancyType.INSUFFICIENT_CONFIRMATIONS:</w:t>
      </w:r>
    </w:p>
    <w:p w14:paraId="55A3E2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Event exists but not buried deep enough</w:t>
      </w:r>
    </w:p>
    <w:p w14:paraId="0B254C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required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bridge_proof.claimed_state.confirmation_depth</w:t>
      </w:r>
    </w:p>
    <w:p w14:paraId="30F46A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actual </w:t>
      </w:r>
      <w:r w:rsidRPr="00602E4B">
        <w:rPr>
          <w:rFonts w:ascii="Inter" w:hAnsi="Inter" w:cs="Courier New"/>
          <w:color w:val="61AFEF"/>
          <w:sz w:val="18"/>
          <w:szCs w:val="18"/>
        </w:rPr>
        <w:t>=</w:t>
      </w:r>
      <w:r w:rsidRPr="00602E4B">
        <w:rPr>
          <w:rFonts w:ascii="Inter" w:hAnsi="Inter" w:cs="Courier New"/>
          <w:color w:val="ABB2BF"/>
          <w:sz w:val="18"/>
          <w:szCs w:val="18"/>
        </w:rPr>
        <w:t xml:space="preserve"> actual_state.get_confirmation_depth(claimed_event.tx_hash)</w:t>
      </w:r>
    </w:p>
    <w:p w14:paraId="2B9AD3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actual </w:t>
      </w:r>
      <w:r w:rsidRPr="00602E4B">
        <w:rPr>
          <w:rFonts w:ascii="Inter" w:hAnsi="Inter" w:cs="Courier New"/>
          <w:color w:val="61AFEF"/>
          <w:sz w:val="18"/>
          <w:szCs w:val="18"/>
        </w:rPr>
        <w:t>&lt;</w:t>
      </w:r>
      <w:r w:rsidRPr="00602E4B">
        <w:rPr>
          <w:rFonts w:ascii="Inter" w:hAnsi="Inter" w:cs="Courier New"/>
          <w:color w:val="ABB2BF"/>
          <w:sz w:val="18"/>
          <w:szCs w:val="18"/>
        </w:rPr>
        <w:t xml:space="preserve"> required</w:t>
      </w:r>
    </w:p>
    <w:p w14:paraId="6DB5D5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73BA4B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D00A4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bridge_proof.discrepancy_type </w:t>
      </w:r>
      <w:r w:rsidRPr="00602E4B">
        <w:rPr>
          <w:rFonts w:ascii="Inter" w:hAnsi="Inter" w:cs="Courier New"/>
          <w:color w:val="61AFEF"/>
          <w:sz w:val="18"/>
          <w:szCs w:val="18"/>
        </w:rPr>
        <w:t>==</w:t>
      </w:r>
      <w:r w:rsidRPr="00602E4B">
        <w:rPr>
          <w:rFonts w:ascii="Inter" w:hAnsi="Inter" w:cs="Courier New"/>
          <w:color w:val="ABB2BF"/>
          <w:sz w:val="18"/>
          <w:szCs w:val="18"/>
        </w:rPr>
        <w:t xml:space="preserve"> DiscrepancyType.UNAUTHORIZED_SIGNERS:</w:t>
      </w:r>
    </w:p>
    <w:p w14:paraId="2CAF2E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Threshold signature contains signers not in witness registry</w:t>
      </w:r>
    </w:p>
    <w:p w14:paraId="578D2CC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witness_registry </w:t>
      </w:r>
      <w:r w:rsidRPr="00602E4B">
        <w:rPr>
          <w:rFonts w:ascii="Inter" w:hAnsi="Inter" w:cs="Courier New"/>
          <w:color w:val="61AFEF"/>
          <w:sz w:val="18"/>
          <w:szCs w:val="18"/>
        </w:rPr>
        <w:t>=</w:t>
      </w:r>
      <w:r w:rsidRPr="00602E4B">
        <w:rPr>
          <w:rFonts w:ascii="Inter" w:hAnsi="Inter" w:cs="Courier New"/>
          <w:color w:val="ABB2BF"/>
          <w:sz w:val="18"/>
          <w:szCs w:val="18"/>
        </w:rPr>
        <w:t xml:space="preserve"> get_witness_registry(bridge_proof.chain_id, evidence.block.epoch)</w:t>
      </w:r>
    </w:p>
    <w:p w14:paraId="5DFABF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threshold_qc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evidence.block.bridge_checkpoint.threshold_qc[bridge_proof.chain_id]</w:t>
      </w:r>
    </w:p>
    <w:p w14:paraId="778244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B8041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signer </w:t>
      </w:r>
      <w:r w:rsidRPr="00602E4B">
        <w:rPr>
          <w:rFonts w:ascii="Inter" w:hAnsi="Inter" w:cs="Courier New"/>
          <w:color w:val="C678DD"/>
          <w:sz w:val="18"/>
          <w:szCs w:val="18"/>
        </w:rPr>
        <w:t>in</w:t>
      </w:r>
      <w:r w:rsidRPr="00602E4B">
        <w:rPr>
          <w:rFonts w:ascii="Inter" w:hAnsi="Inter" w:cs="Courier New"/>
          <w:color w:val="ABB2BF"/>
          <w:sz w:val="18"/>
          <w:szCs w:val="18"/>
        </w:rPr>
        <w:t xml:space="preserve"> threshold_qc.signers:</w:t>
      </w:r>
    </w:p>
    <w:p w14:paraId="6261BD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signer </w:t>
      </w:r>
      <w:r w:rsidRPr="00602E4B">
        <w:rPr>
          <w:rFonts w:ascii="Inter" w:hAnsi="Inter" w:cs="Courier New"/>
          <w:color w:val="C678DD"/>
          <w:sz w:val="18"/>
          <w:szCs w:val="18"/>
        </w:rPr>
        <w:t>not</w:t>
      </w:r>
      <w:r w:rsidRPr="00602E4B">
        <w:rPr>
          <w:rFonts w:ascii="Inter" w:hAnsi="Inter" w:cs="Courier New"/>
          <w:color w:val="ABB2BF"/>
          <w:sz w:val="18"/>
          <w:szCs w:val="18"/>
        </w:rPr>
        <w:t xml:space="preserve"> </w:t>
      </w:r>
      <w:r w:rsidRPr="00602E4B">
        <w:rPr>
          <w:rFonts w:ascii="Inter" w:hAnsi="Inter" w:cs="Courier New"/>
          <w:color w:val="C678DD"/>
          <w:sz w:val="18"/>
          <w:szCs w:val="18"/>
        </w:rPr>
        <w:t>in</w:t>
      </w:r>
      <w:r w:rsidRPr="00602E4B">
        <w:rPr>
          <w:rFonts w:ascii="Inter" w:hAnsi="Inter" w:cs="Courier New"/>
          <w:color w:val="ABB2BF"/>
          <w:sz w:val="18"/>
          <w:szCs w:val="18"/>
        </w:rPr>
        <w:t xml:space="preserve"> witness_registry.approved_relayers</w:t>
      </w:r>
    </w:p>
    <w:p w14:paraId="5AB8BAC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7BE12F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E203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61A98EB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Penalty:</w:t>
      </w:r>
    </w:p>
    <w:p w14:paraId="40D4C577" w14:textId="77777777" w:rsidR="000F59A8" w:rsidRPr="00602E4B" w:rsidRDefault="000F59A8">
      <w:pPr>
        <w:numPr>
          <w:ilvl w:val="0"/>
          <w:numId w:val="224"/>
        </w:numPr>
        <w:spacing w:before="100" w:beforeAutospacing="1" w:after="100" w:afterAutospacing="1"/>
        <w:rPr>
          <w:rFonts w:ascii="Inter" w:hAnsi="Inter"/>
          <w:sz w:val="18"/>
          <w:szCs w:val="18"/>
        </w:rPr>
      </w:pPr>
      <w:r w:rsidRPr="00602E4B">
        <w:rPr>
          <w:rFonts w:ascii="Inter" w:hAnsi="Inter"/>
          <w:b/>
          <w:bCs/>
          <w:sz w:val="18"/>
          <w:szCs w:val="18"/>
        </w:rPr>
        <w:lastRenderedPageBreak/>
        <w:t>Unintentional errors:</w:t>
      </w:r>
      <w:r w:rsidRPr="00602E4B">
        <w:rPr>
          <w:rFonts w:ascii="Inter" w:hAnsi="Inter"/>
          <w:sz w:val="18"/>
          <w:szCs w:val="18"/>
        </w:rPr>
        <w:t xml:space="preserve"> 50% of full penalty (may be honest mistakes or client bugs)</w:t>
      </w:r>
    </w:p>
    <w:p w14:paraId="3DA84EE8" w14:textId="77777777" w:rsidR="000F59A8" w:rsidRPr="00602E4B" w:rsidRDefault="000F59A8">
      <w:pPr>
        <w:numPr>
          <w:ilvl w:val="0"/>
          <w:numId w:val="224"/>
        </w:numPr>
        <w:spacing w:before="100" w:beforeAutospacing="1" w:after="100" w:afterAutospacing="1"/>
        <w:rPr>
          <w:rFonts w:ascii="Inter" w:hAnsi="Inter"/>
          <w:sz w:val="18"/>
          <w:szCs w:val="18"/>
        </w:rPr>
      </w:pPr>
      <w:r w:rsidRPr="00602E4B">
        <w:rPr>
          <w:rFonts w:ascii="Inter" w:hAnsi="Inter"/>
          <w:b/>
          <w:bCs/>
          <w:sz w:val="18"/>
          <w:szCs w:val="18"/>
        </w:rPr>
        <w:t>Malicious bridge manipulation:</w:t>
      </w:r>
      <w:r w:rsidRPr="00602E4B">
        <w:rPr>
          <w:rFonts w:ascii="Inter" w:hAnsi="Inter"/>
          <w:sz w:val="18"/>
          <w:szCs w:val="18"/>
        </w:rPr>
        <w:t xml:space="preserve"> 100% penalty +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Pr="00602E4B">
        <w:rPr>
          <w:rFonts w:ascii="Inter" w:hAnsi="Inter"/>
          <w:sz w:val="18"/>
          <w:szCs w:val="18"/>
        </w:rPr>
        <w:t xml:space="preserve">additional + permanent ban </w:t>
      </w:r>
    </w:p>
    <w:p w14:paraId="7CE7EA9A" w14:textId="77777777" w:rsidR="000F59A8" w:rsidRPr="00602E4B" w:rsidRDefault="000F59A8">
      <w:pPr>
        <w:numPr>
          <w:ilvl w:val="0"/>
          <w:numId w:val="224"/>
        </w:numPr>
        <w:spacing w:before="100" w:beforeAutospacing="1" w:after="100" w:afterAutospacing="1"/>
        <w:rPr>
          <w:rFonts w:ascii="Inter" w:hAnsi="Inter"/>
          <w:sz w:val="18"/>
          <w:szCs w:val="18"/>
        </w:rPr>
      </w:pPr>
      <w:r w:rsidRPr="00602E4B">
        <w:rPr>
          <w:rFonts w:ascii="Inter" w:hAnsi="Inter"/>
          <w:sz w:val="18"/>
          <w:szCs w:val="18"/>
        </w:rPr>
        <w:t xml:space="preserve">Jail for </w:t>
      </w:r>
      <m:oMath>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2</m:t>
        </m:r>
      </m:oMath>
      <w:r w:rsidRPr="00602E4B">
        <w:rPr>
          <w:rFonts w:ascii="Inter" w:hAnsi="Inter"/>
          <w:sz w:val="18"/>
          <w:szCs w:val="18"/>
        </w:rPr>
        <w:t xml:space="preserve">epochs (unintentional) or permanent ban (malicious) </w:t>
      </w:r>
    </w:p>
    <w:p w14:paraId="68200B5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Rationale:</w:t>
      </w:r>
      <w:r w:rsidRPr="00602E4B">
        <w:rPr>
          <w:rFonts w:ascii="Inter" w:hAnsi="Inter"/>
          <w:sz w:val="18"/>
          <w:szCs w:val="18"/>
        </w:rPr>
        <w:t xml:space="preserve"> Invalid proposals may result from bugs rather than malicious intent, so penalty is reduced compared to equivocation. However, bridge-related invalid proposals are treated more seriously due to potential for theft of cross-chain assets.</w:t>
      </w:r>
    </w:p>
    <w:p w14:paraId="3060942D"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9.3 Censorship (Optional)</w:t>
      </w:r>
    </w:p>
    <w:p w14:paraId="04214E5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Definition:</w:t>
      </w:r>
      <w:r w:rsidRPr="00602E4B">
        <w:rPr>
          <w:rFonts w:ascii="Inter" w:hAnsi="Inter"/>
          <w:sz w:val="18"/>
          <w:szCs w:val="18"/>
        </w:rPr>
        <w:t xml:space="preserve"> Leader systematically excludes valid transactions from blocks.</w:t>
      </w:r>
    </w:p>
    <w:p w14:paraId="0CC6A70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Types:</w:t>
      </w:r>
    </w:p>
    <w:p w14:paraId="3C02D8C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1. Transaction censorship:</w:t>
      </w:r>
    </w:p>
    <w:p w14:paraId="54439306" w14:textId="77777777" w:rsidR="000F59A8" w:rsidRPr="00602E4B" w:rsidRDefault="000F59A8">
      <w:pPr>
        <w:numPr>
          <w:ilvl w:val="0"/>
          <w:numId w:val="225"/>
        </w:numPr>
        <w:spacing w:before="100" w:beforeAutospacing="1" w:after="100" w:afterAutospacing="1"/>
        <w:rPr>
          <w:rFonts w:ascii="Inter" w:hAnsi="Inter"/>
          <w:sz w:val="18"/>
          <w:szCs w:val="18"/>
        </w:rPr>
      </w:pPr>
      <w:r w:rsidRPr="00602E4B">
        <w:rPr>
          <w:rFonts w:ascii="Inter" w:hAnsi="Inter"/>
          <w:sz w:val="18"/>
          <w:szCs w:val="18"/>
        </w:rPr>
        <w:t>Valid transactions paying sufficient fees are excluded</w:t>
      </w:r>
    </w:p>
    <w:p w14:paraId="3F6C3E9F" w14:textId="77777777" w:rsidR="000F59A8" w:rsidRPr="00602E4B" w:rsidRDefault="000F59A8">
      <w:pPr>
        <w:numPr>
          <w:ilvl w:val="0"/>
          <w:numId w:val="225"/>
        </w:numPr>
        <w:spacing w:before="100" w:beforeAutospacing="1" w:after="100" w:afterAutospacing="1"/>
        <w:rPr>
          <w:rFonts w:ascii="Inter" w:hAnsi="Inter"/>
          <w:sz w:val="18"/>
          <w:szCs w:val="18"/>
        </w:rPr>
      </w:pPr>
      <w:r w:rsidRPr="00602E4B">
        <w:rPr>
          <w:rFonts w:ascii="Inter" w:hAnsi="Inter"/>
          <w:sz w:val="18"/>
          <w:szCs w:val="18"/>
        </w:rPr>
        <w:t>Specific addresses/contracts are systematically censored</w:t>
      </w:r>
    </w:p>
    <w:p w14:paraId="36AB33C0" w14:textId="77777777" w:rsidR="000F59A8" w:rsidRPr="00602E4B" w:rsidRDefault="000F59A8">
      <w:pPr>
        <w:numPr>
          <w:ilvl w:val="0"/>
          <w:numId w:val="225"/>
        </w:numPr>
        <w:spacing w:before="100" w:beforeAutospacing="1" w:after="100" w:afterAutospacing="1"/>
        <w:rPr>
          <w:rFonts w:ascii="Inter" w:hAnsi="Inter"/>
          <w:sz w:val="18"/>
          <w:szCs w:val="18"/>
        </w:rPr>
      </w:pPr>
      <w:r w:rsidRPr="00602E4B">
        <w:rPr>
          <w:rFonts w:ascii="Inter" w:hAnsi="Inter"/>
          <w:sz w:val="18"/>
          <w:szCs w:val="18"/>
        </w:rPr>
        <w:t>Evidence requires statistical pattern over multiple blocks</w:t>
      </w:r>
    </w:p>
    <w:p w14:paraId="60ED2C5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2. Bridge event censorship:</w:t>
      </w:r>
    </w:p>
    <w:p w14:paraId="05CB9693" w14:textId="77777777" w:rsidR="000F59A8" w:rsidRPr="00602E4B" w:rsidRDefault="000F59A8">
      <w:pPr>
        <w:numPr>
          <w:ilvl w:val="0"/>
          <w:numId w:val="226"/>
        </w:numPr>
        <w:spacing w:before="100" w:beforeAutospacing="1" w:after="100" w:afterAutospacing="1"/>
        <w:rPr>
          <w:rFonts w:ascii="Inter" w:hAnsi="Inter"/>
          <w:sz w:val="18"/>
          <w:szCs w:val="18"/>
        </w:rPr>
      </w:pPr>
      <w:r w:rsidRPr="00602E4B">
        <w:rPr>
          <w:rFonts w:ascii="Inter" w:hAnsi="Inter"/>
          <w:sz w:val="18"/>
          <w:szCs w:val="18"/>
        </w:rPr>
        <w:t>Valid cross-chain deposits/withdrawals are not included in bridge checkpoints</w:t>
      </w:r>
    </w:p>
    <w:p w14:paraId="6E5C2E03" w14:textId="77777777" w:rsidR="000F59A8" w:rsidRPr="00602E4B" w:rsidRDefault="000F59A8">
      <w:pPr>
        <w:numPr>
          <w:ilvl w:val="0"/>
          <w:numId w:val="226"/>
        </w:numPr>
        <w:spacing w:before="100" w:beforeAutospacing="1" w:after="100" w:afterAutospacing="1"/>
        <w:rPr>
          <w:rFonts w:ascii="Inter" w:hAnsi="Inter"/>
          <w:sz w:val="18"/>
          <w:szCs w:val="18"/>
        </w:rPr>
      </w:pPr>
      <w:r w:rsidRPr="00602E4B">
        <w:rPr>
          <w:rFonts w:ascii="Inter" w:hAnsi="Inter"/>
          <w:sz w:val="18"/>
          <w:szCs w:val="18"/>
        </w:rPr>
        <w:t>Specific chains or users are systematically excluded</w:t>
      </w:r>
    </w:p>
    <w:p w14:paraId="615E1429" w14:textId="77777777" w:rsidR="000F59A8" w:rsidRPr="00602E4B" w:rsidRDefault="000F59A8">
      <w:pPr>
        <w:numPr>
          <w:ilvl w:val="0"/>
          <w:numId w:val="226"/>
        </w:numPr>
        <w:spacing w:before="100" w:beforeAutospacing="1" w:after="100" w:afterAutospacing="1"/>
        <w:rPr>
          <w:rFonts w:ascii="Inter" w:hAnsi="Inter"/>
          <w:sz w:val="18"/>
          <w:szCs w:val="18"/>
        </w:rPr>
      </w:pPr>
      <w:r w:rsidRPr="00602E4B">
        <w:rPr>
          <w:rFonts w:ascii="Inter" w:hAnsi="Inter"/>
          <w:sz w:val="18"/>
          <w:szCs w:val="18"/>
        </w:rPr>
        <w:t>More serious due to direct impact on user funds</w:t>
      </w:r>
    </w:p>
    <w:p w14:paraId="7138587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Evidence Format:</w:t>
      </w:r>
    </w:p>
    <w:p w14:paraId="19A6927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This is more complex as it requires proving:</w:t>
      </w:r>
    </w:p>
    <w:p w14:paraId="264DB2C7" w14:textId="77777777" w:rsidR="000F59A8" w:rsidRPr="00602E4B" w:rsidRDefault="000F59A8">
      <w:pPr>
        <w:numPr>
          <w:ilvl w:val="0"/>
          <w:numId w:val="227"/>
        </w:numPr>
        <w:spacing w:before="100" w:beforeAutospacing="1" w:after="100" w:afterAutospacing="1"/>
        <w:rPr>
          <w:rFonts w:ascii="Inter" w:hAnsi="Inter"/>
          <w:sz w:val="18"/>
          <w:szCs w:val="18"/>
        </w:rPr>
      </w:pPr>
      <w:r w:rsidRPr="00602E4B">
        <w:rPr>
          <w:rFonts w:ascii="Inter" w:hAnsi="Inter"/>
          <w:sz w:val="18"/>
          <w:szCs w:val="18"/>
        </w:rPr>
        <w:t>Transaction/event was valid and available</w:t>
      </w:r>
    </w:p>
    <w:p w14:paraId="0DD04414" w14:textId="77777777" w:rsidR="000F59A8" w:rsidRPr="00602E4B" w:rsidRDefault="000F59A8">
      <w:pPr>
        <w:numPr>
          <w:ilvl w:val="0"/>
          <w:numId w:val="227"/>
        </w:numPr>
        <w:spacing w:before="100" w:beforeAutospacing="1" w:after="100" w:afterAutospacing="1"/>
        <w:rPr>
          <w:rFonts w:ascii="Inter" w:hAnsi="Inter"/>
          <w:sz w:val="18"/>
          <w:szCs w:val="18"/>
        </w:rPr>
      </w:pPr>
      <w:r w:rsidRPr="00602E4B">
        <w:rPr>
          <w:rFonts w:ascii="Inter" w:hAnsi="Inter"/>
          <w:sz w:val="18"/>
          <w:szCs w:val="18"/>
        </w:rPr>
        <w:t>Transaction paid sufficient fee / event met inclusion criteria</w:t>
      </w:r>
    </w:p>
    <w:p w14:paraId="09D06732" w14:textId="77777777" w:rsidR="000F59A8" w:rsidRPr="00602E4B" w:rsidRDefault="000F59A8">
      <w:pPr>
        <w:numPr>
          <w:ilvl w:val="0"/>
          <w:numId w:val="227"/>
        </w:numPr>
        <w:spacing w:before="100" w:beforeAutospacing="1" w:after="100" w:afterAutospacing="1"/>
        <w:rPr>
          <w:rFonts w:ascii="Inter" w:hAnsi="Inter"/>
          <w:sz w:val="18"/>
          <w:szCs w:val="18"/>
        </w:rPr>
      </w:pPr>
      <w:r w:rsidRPr="00602E4B">
        <w:rPr>
          <w:rFonts w:ascii="Inter" w:hAnsi="Inter"/>
          <w:sz w:val="18"/>
          <w:szCs w:val="18"/>
        </w:rPr>
        <w:t>Leader deliberately excluded it across multiple opportunities</w:t>
      </w:r>
    </w:p>
    <w:p w14:paraId="1B1397E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Proof-of-Eligibility Ticket Scheme:</w:t>
      </w:r>
    </w:p>
    <w:p w14:paraId="59B7F965" w14:textId="77777777" w:rsidR="000F59A8" w:rsidRPr="00602E4B" w:rsidRDefault="000F59A8" w:rsidP="000F59A8">
      <w:pPr>
        <w:rPr>
          <w:rFonts w:ascii="Inter" w:hAnsi="Inter"/>
          <w:sz w:val="18"/>
          <w:szCs w:val="18"/>
        </w:rPr>
      </w:pPr>
      <w:r w:rsidRPr="00602E4B">
        <w:rPr>
          <w:rFonts w:ascii="Inter" w:hAnsi="Inter"/>
          <w:sz w:val="18"/>
          <w:szCs w:val="18"/>
        </w:rPr>
        <w:t>rust</w:t>
      </w:r>
    </w:p>
    <w:p w14:paraId="01E78E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CensorshipEvidence</w:t>
      </w:r>
      <w:r w:rsidRPr="00602E4B">
        <w:rPr>
          <w:rFonts w:ascii="Inter" w:hAnsi="Inter" w:cs="Courier New"/>
          <w:color w:val="ABB2BF"/>
          <w:sz w:val="18"/>
          <w:szCs w:val="18"/>
        </w:rPr>
        <w:t xml:space="preserve"> {</w:t>
      </w:r>
    </w:p>
    <w:p w14:paraId="2B53AE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leader: </w:t>
      </w:r>
      <w:r w:rsidRPr="00602E4B">
        <w:rPr>
          <w:rFonts w:ascii="Inter" w:hAnsi="Inter" w:cs="Courier New"/>
          <w:color w:val="D19A66"/>
          <w:sz w:val="18"/>
          <w:szCs w:val="18"/>
        </w:rPr>
        <w:t>ValidatorID</w:t>
      </w:r>
      <w:r w:rsidRPr="00602E4B">
        <w:rPr>
          <w:rFonts w:ascii="Inter" w:hAnsi="Inter" w:cs="Courier New"/>
          <w:color w:val="ABB2BF"/>
          <w:sz w:val="18"/>
          <w:szCs w:val="18"/>
        </w:rPr>
        <w:t>,</w:t>
      </w:r>
    </w:p>
    <w:p w14:paraId="44482C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censorship_type: </w:t>
      </w:r>
      <w:r w:rsidRPr="00602E4B">
        <w:rPr>
          <w:rFonts w:ascii="Inter" w:hAnsi="Inter" w:cs="Courier New"/>
          <w:color w:val="D19A66"/>
          <w:sz w:val="18"/>
          <w:szCs w:val="18"/>
        </w:rPr>
        <w:t>CensorshipType</w:t>
      </w:r>
      <w:r w:rsidRPr="00602E4B">
        <w:rPr>
          <w:rFonts w:ascii="Inter" w:hAnsi="Inter" w:cs="Courier New"/>
          <w:color w:val="ABB2BF"/>
          <w:sz w:val="18"/>
          <w:szCs w:val="18"/>
        </w:rPr>
        <w:t>,</w:t>
      </w:r>
    </w:p>
    <w:p w14:paraId="1FDA08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affected_rounds: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C678DD"/>
          <w:sz w:val="18"/>
          <w:szCs w:val="18"/>
        </w:rPr>
        <w:t>u64</w:t>
      </w:r>
      <w:r w:rsidRPr="00602E4B">
        <w:rPr>
          <w:rFonts w:ascii="Inter" w:hAnsi="Inter" w:cs="Courier New"/>
          <w:color w:val="61AFEF"/>
          <w:sz w:val="18"/>
          <w:szCs w:val="18"/>
        </w:rPr>
        <w:t>&gt;</w:t>
      </w:r>
      <w:r w:rsidRPr="00602E4B">
        <w:rPr>
          <w:rFonts w:ascii="Inter" w:hAnsi="Inter" w:cs="Courier New"/>
          <w:color w:val="ABB2BF"/>
          <w:sz w:val="18"/>
          <w:szCs w:val="18"/>
        </w:rPr>
        <w:t>,</w:t>
      </w:r>
    </w:p>
    <w:p w14:paraId="0A8DC2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 </w:t>
      </w:r>
      <w:r w:rsidRPr="00602E4B">
        <w:rPr>
          <w:rFonts w:ascii="Inter" w:hAnsi="Inter" w:cs="Courier New"/>
          <w:color w:val="D19A66"/>
          <w:sz w:val="18"/>
          <w:szCs w:val="18"/>
        </w:rPr>
        <w:t>CensorshipProof</w:t>
      </w:r>
      <w:r w:rsidRPr="00602E4B">
        <w:rPr>
          <w:rFonts w:ascii="Inter" w:hAnsi="Inter" w:cs="Courier New"/>
          <w:color w:val="ABB2BF"/>
          <w:sz w:val="18"/>
          <w:szCs w:val="18"/>
        </w:rPr>
        <w:t>,</w:t>
      </w:r>
    </w:p>
    <w:p w14:paraId="7B7811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83648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58A25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CensorshipType</w:t>
      </w:r>
      <w:r w:rsidRPr="00602E4B">
        <w:rPr>
          <w:rFonts w:ascii="Inter" w:hAnsi="Inter" w:cs="Courier New"/>
          <w:color w:val="ABB2BF"/>
          <w:sz w:val="18"/>
          <w:szCs w:val="18"/>
        </w:rPr>
        <w:t xml:space="preserve"> {</w:t>
      </w:r>
    </w:p>
    <w:p w14:paraId="7FC06AD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TRANSACTION_CENSORSHIP</w:t>
      </w:r>
      <w:r w:rsidRPr="00602E4B">
        <w:rPr>
          <w:rFonts w:ascii="Inter" w:hAnsi="Inter" w:cs="Courier New"/>
          <w:color w:val="ABB2BF"/>
          <w:sz w:val="18"/>
          <w:szCs w:val="18"/>
        </w:rPr>
        <w:t>,</w:t>
      </w:r>
    </w:p>
    <w:p w14:paraId="13D079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BRIDGE_EVENT_CENSORSHIP</w:t>
      </w:r>
      <w:r w:rsidRPr="00602E4B">
        <w:rPr>
          <w:rFonts w:ascii="Inter" w:hAnsi="Inter" w:cs="Courier New"/>
          <w:color w:val="ABB2BF"/>
          <w:sz w:val="18"/>
          <w:szCs w:val="18"/>
        </w:rPr>
        <w:t>,</w:t>
      </w:r>
    </w:p>
    <w:p w14:paraId="3FCD30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DD0CC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E53E6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CensorshipProof</w:t>
      </w:r>
      <w:r w:rsidRPr="00602E4B">
        <w:rPr>
          <w:rFonts w:ascii="Inter" w:hAnsi="Inter" w:cs="Courier New"/>
          <w:color w:val="ABB2BF"/>
          <w:sz w:val="18"/>
          <w:szCs w:val="18"/>
        </w:rPr>
        <w:t xml:space="preserve"> {</w:t>
      </w:r>
    </w:p>
    <w:p w14:paraId="43AEC9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transaction censorship</w:t>
      </w:r>
    </w:p>
    <w:p w14:paraId="236EBE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eligible_transactions: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EligibilityTicket</w:t>
      </w:r>
      <w:r w:rsidRPr="00602E4B">
        <w:rPr>
          <w:rFonts w:ascii="Inter" w:hAnsi="Inter" w:cs="Courier New"/>
          <w:color w:val="61AFEF"/>
          <w:sz w:val="18"/>
          <w:szCs w:val="18"/>
        </w:rPr>
        <w:t>&gt;</w:t>
      </w:r>
      <w:r w:rsidRPr="00602E4B">
        <w:rPr>
          <w:rFonts w:ascii="Inter" w:hAnsi="Inter" w:cs="Courier New"/>
          <w:color w:val="ABB2BF"/>
          <w:sz w:val="18"/>
          <w:szCs w:val="18"/>
        </w:rPr>
        <w:t>,</w:t>
      </w:r>
    </w:p>
    <w:p w14:paraId="6A9FB6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0C3210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bridge censorship</w:t>
      </w:r>
    </w:p>
    <w:p w14:paraId="77C145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eligible_bridge_events: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BridgeEligibilityProof</w:t>
      </w:r>
      <w:r w:rsidRPr="00602E4B">
        <w:rPr>
          <w:rFonts w:ascii="Inter" w:hAnsi="Inter" w:cs="Courier New"/>
          <w:color w:val="61AFEF"/>
          <w:sz w:val="18"/>
          <w:szCs w:val="18"/>
        </w:rPr>
        <w:t>&gt;</w:t>
      </w:r>
      <w:r w:rsidRPr="00602E4B">
        <w:rPr>
          <w:rFonts w:ascii="Inter" w:hAnsi="Inter" w:cs="Courier New"/>
          <w:color w:val="ABB2BF"/>
          <w:sz w:val="18"/>
          <w:szCs w:val="18"/>
        </w:rPr>
        <w:t>,</w:t>
      </w:r>
    </w:p>
    <w:p w14:paraId="4C93DF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FEC14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Pattern of exclusion</w:t>
      </w:r>
    </w:p>
    <w:p w14:paraId="7ED965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consecutive_exclusions: </w:t>
      </w:r>
      <w:r w:rsidRPr="00602E4B">
        <w:rPr>
          <w:rFonts w:ascii="Inter" w:hAnsi="Inter" w:cs="Courier New"/>
          <w:color w:val="C678DD"/>
          <w:sz w:val="18"/>
          <w:szCs w:val="18"/>
        </w:rPr>
        <w:t>u32</w:t>
      </w:r>
      <w:r w:rsidRPr="00602E4B">
        <w:rPr>
          <w:rFonts w:ascii="Inter" w:hAnsi="Inter" w:cs="Courier New"/>
          <w:color w:val="ABB2BF"/>
          <w:sz w:val="18"/>
          <w:szCs w:val="18"/>
        </w:rPr>
        <w:t>,</w:t>
      </w:r>
    </w:p>
    <w:p w14:paraId="751E9F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statistical_significance: </w:t>
      </w:r>
      <w:r w:rsidRPr="00602E4B">
        <w:rPr>
          <w:rFonts w:ascii="Inter" w:hAnsi="Inter" w:cs="Courier New"/>
          <w:color w:val="C678DD"/>
          <w:sz w:val="18"/>
          <w:szCs w:val="18"/>
        </w:rPr>
        <w:t>f64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p-value showing non-random exclusion</w:t>
      </w:r>
    </w:p>
    <w:p w14:paraId="32D028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76AABC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F05C6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EligibilityTicket</w:t>
      </w:r>
      <w:r w:rsidRPr="00602E4B">
        <w:rPr>
          <w:rFonts w:ascii="Inter" w:hAnsi="Inter" w:cs="Courier New"/>
          <w:color w:val="ABB2BF"/>
          <w:sz w:val="18"/>
          <w:szCs w:val="18"/>
        </w:rPr>
        <w:t xml:space="preserve"> {</w:t>
      </w:r>
    </w:p>
    <w:p w14:paraId="6BAAC2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transaction: </w:t>
      </w:r>
      <w:r w:rsidRPr="00602E4B">
        <w:rPr>
          <w:rFonts w:ascii="Inter" w:hAnsi="Inter" w:cs="Courier New"/>
          <w:color w:val="D19A66"/>
          <w:sz w:val="18"/>
          <w:szCs w:val="18"/>
        </w:rPr>
        <w:t>Transaction</w:t>
      </w:r>
      <w:r w:rsidRPr="00602E4B">
        <w:rPr>
          <w:rFonts w:ascii="Inter" w:hAnsi="Inter" w:cs="Courier New"/>
          <w:color w:val="ABB2BF"/>
          <w:sz w:val="18"/>
          <w:szCs w:val="18"/>
        </w:rPr>
        <w:t>,</w:t>
      </w:r>
    </w:p>
    <w:p w14:paraId="10ED29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timestamp: </w:t>
      </w:r>
      <w:r w:rsidRPr="00602E4B">
        <w:rPr>
          <w:rFonts w:ascii="Inter" w:hAnsi="Inter" w:cs="Courier New"/>
          <w:color w:val="C678DD"/>
          <w:sz w:val="18"/>
          <w:szCs w:val="18"/>
        </w:rPr>
        <w:t>i64</w:t>
      </w:r>
      <w:r w:rsidRPr="00602E4B">
        <w:rPr>
          <w:rFonts w:ascii="Inter" w:hAnsi="Inter" w:cs="Courier New"/>
          <w:color w:val="ABB2BF"/>
          <w:sz w:val="18"/>
          <w:szCs w:val="18"/>
        </w:rPr>
        <w:t>,</w:t>
      </w:r>
    </w:p>
    <w:p w14:paraId="754F24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validity_proof: </w:t>
      </w:r>
      <w:r w:rsidRPr="00602E4B">
        <w:rPr>
          <w:rFonts w:ascii="Inter" w:hAnsi="Inter" w:cs="Courier New"/>
          <w:color w:val="D19A66"/>
          <w:sz w:val="18"/>
          <w:szCs w:val="18"/>
        </w:rPr>
        <w:t>ValidityProof</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Shows tx was valid at time</w:t>
      </w:r>
    </w:p>
    <w:p w14:paraId="782EF9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fee_proof: </w:t>
      </w:r>
      <w:r w:rsidRPr="00602E4B">
        <w:rPr>
          <w:rFonts w:ascii="Inter" w:hAnsi="Inter" w:cs="Courier New"/>
          <w:color w:val="D19A66"/>
          <w:sz w:val="18"/>
          <w:szCs w:val="18"/>
        </w:rPr>
        <w:t>FeeProof</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Shows fee exceeded minimum</w:t>
      </w:r>
    </w:p>
    <w:p w14:paraId="3D1EEC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propagation_proof: </w:t>
      </w:r>
      <w:r w:rsidRPr="00602E4B">
        <w:rPr>
          <w:rFonts w:ascii="Inter" w:hAnsi="Inter" w:cs="Courier New"/>
          <w:color w:val="D19A66"/>
          <w:sz w:val="18"/>
          <w:szCs w:val="18"/>
        </w:rPr>
        <w:t>PropagationProof</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Shows leader received the tx</w:t>
      </w:r>
    </w:p>
    <w:p w14:paraId="666193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86197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2FA76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BridgeEligibilityProof</w:t>
      </w:r>
      <w:r w:rsidRPr="00602E4B">
        <w:rPr>
          <w:rFonts w:ascii="Inter" w:hAnsi="Inter" w:cs="Courier New"/>
          <w:color w:val="ABB2BF"/>
          <w:sz w:val="18"/>
          <w:szCs w:val="18"/>
        </w:rPr>
        <w:t xml:space="preserve"> {</w:t>
      </w:r>
    </w:p>
    <w:p w14:paraId="3DA7BB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66CCBE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 </w:t>
      </w:r>
      <w:r w:rsidRPr="00602E4B">
        <w:rPr>
          <w:rFonts w:ascii="Inter" w:hAnsi="Inter" w:cs="Courier New"/>
          <w:color w:val="D19A66"/>
          <w:sz w:val="18"/>
          <w:szCs w:val="18"/>
        </w:rPr>
        <w:t>CrossChainEvent</w:t>
      </w:r>
      <w:r w:rsidRPr="00602E4B">
        <w:rPr>
          <w:rFonts w:ascii="Inter" w:hAnsi="Inter" w:cs="Courier New"/>
          <w:color w:val="ABB2BF"/>
          <w:sz w:val="18"/>
          <w:szCs w:val="18"/>
        </w:rPr>
        <w:t>,</w:t>
      </w:r>
    </w:p>
    <w:p w14:paraId="57B21F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external_chain_proof: </w:t>
      </w:r>
      <w:r w:rsidRPr="00602E4B">
        <w:rPr>
          <w:rFonts w:ascii="Inter" w:hAnsi="Inter" w:cs="Courier New"/>
          <w:color w:val="D19A66"/>
          <w:sz w:val="18"/>
          <w:szCs w:val="18"/>
        </w:rPr>
        <w:t>ExternalChainProof</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Event exists and confirmed</w:t>
      </w:r>
    </w:p>
    <w:p w14:paraId="677FE0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confirmation_timestamp: </w:t>
      </w:r>
      <w:r w:rsidRPr="00602E4B">
        <w:rPr>
          <w:rFonts w:ascii="Inter" w:hAnsi="Inter" w:cs="Courier New"/>
          <w:color w:val="C678DD"/>
          <w:sz w:val="18"/>
          <w:szCs w:val="18"/>
        </w:rPr>
        <w:t>i64</w:t>
      </w:r>
      <w:r w:rsidRPr="00602E4B">
        <w:rPr>
          <w:rFonts w:ascii="Inter" w:hAnsi="Inter" w:cs="Courier New"/>
          <w:color w:val="ABB2BF"/>
          <w:sz w:val="18"/>
          <w:szCs w:val="18"/>
        </w:rPr>
        <w:t>,</w:t>
      </w:r>
    </w:p>
    <w:p w14:paraId="2FD37B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other_attestations: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ValidatorID</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Other relayers who reported this event</w:t>
      </w:r>
    </w:p>
    <w:p w14:paraId="5F29DC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64008C3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Verification:</w:t>
      </w:r>
    </w:p>
    <w:p w14:paraId="0410AB8C" w14:textId="77777777" w:rsidR="000F59A8" w:rsidRPr="00602E4B" w:rsidRDefault="000F59A8" w:rsidP="000F59A8">
      <w:pPr>
        <w:rPr>
          <w:rFonts w:ascii="Inter" w:hAnsi="Inter"/>
          <w:sz w:val="18"/>
          <w:szCs w:val="18"/>
        </w:rPr>
      </w:pPr>
      <w:r w:rsidRPr="00602E4B">
        <w:rPr>
          <w:rFonts w:ascii="Inter" w:hAnsi="Inter"/>
          <w:sz w:val="18"/>
          <w:szCs w:val="18"/>
        </w:rPr>
        <w:t>python</w:t>
      </w:r>
    </w:p>
    <w:p w14:paraId="0E91D3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verify_censorship</w:t>
      </w:r>
      <w:r w:rsidRPr="00602E4B">
        <w:rPr>
          <w:rFonts w:ascii="Inter" w:hAnsi="Inter" w:cs="Courier New"/>
          <w:color w:val="ABB2BF"/>
          <w:sz w:val="18"/>
          <w:szCs w:val="18"/>
        </w:rPr>
        <w:t xml:space="preserve">(evidence: CensorshipEvidence)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0B7942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5FF3F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systematic censorship by leader.</w:t>
      </w:r>
    </w:p>
    <w:p w14:paraId="6C42AF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563BD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evidence.censorship_type </w:t>
      </w:r>
      <w:r w:rsidRPr="00602E4B">
        <w:rPr>
          <w:rFonts w:ascii="Inter" w:hAnsi="Inter" w:cs="Courier New"/>
          <w:color w:val="61AFEF"/>
          <w:sz w:val="18"/>
          <w:szCs w:val="18"/>
        </w:rPr>
        <w:t>==</w:t>
      </w:r>
      <w:r w:rsidRPr="00602E4B">
        <w:rPr>
          <w:rFonts w:ascii="Inter" w:hAnsi="Inter" w:cs="Courier New"/>
          <w:color w:val="ABB2BF"/>
          <w:sz w:val="18"/>
          <w:szCs w:val="18"/>
        </w:rPr>
        <w:t xml:space="preserve"> CensorshipType.TRANSACTION_CENSORSHIP:</w:t>
      </w:r>
    </w:p>
    <w:p w14:paraId="6E56F2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verify_transaction_censorship(evidence)</w:t>
      </w:r>
    </w:p>
    <w:p w14:paraId="18A143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7D9753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verify_bridge_censorship(evidence)</w:t>
      </w:r>
    </w:p>
    <w:p w14:paraId="31758F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61F25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verify_transaction_censorship</w:t>
      </w:r>
      <w:r w:rsidRPr="00602E4B">
        <w:rPr>
          <w:rFonts w:ascii="Inter" w:hAnsi="Inter" w:cs="Courier New"/>
          <w:color w:val="ABB2BF"/>
          <w:sz w:val="18"/>
          <w:szCs w:val="18"/>
        </w:rPr>
        <w:t xml:space="preserve">(evidence: CensorshipEvidence)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73DC64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690DE5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leader censored valid transactions.</w:t>
      </w:r>
    </w:p>
    <w:p w14:paraId="5525B9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34BD4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evidence.proof</w:t>
      </w:r>
    </w:p>
    <w:p w14:paraId="2F1B65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2165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ticket </w:t>
      </w:r>
      <w:r w:rsidRPr="00602E4B">
        <w:rPr>
          <w:rFonts w:ascii="Inter" w:hAnsi="Inter" w:cs="Courier New"/>
          <w:color w:val="C678DD"/>
          <w:sz w:val="18"/>
          <w:szCs w:val="18"/>
        </w:rPr>
        <w:t>in</w:t>
      </w:r>
      <w:r w:rsidRPr="00602E4B">
        <w:rPr>
          <w:rFonts w:ascii="Inter" w:hAnsi="Inter" w:cs="Courier New"/>
          <w:color w:val="ABB2BF"/>
          <w:sz w:val="18"/>
          <w:szCs w:val="18"/>
        </w:rPr>
        <w:t xml:space="preserve"> proof.eligible_transactions:</w:t>
      </w:r>
    </w:p>
    <w:p w14:paraId="213AE38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transaction was valid</w:t>
      </w:r>
    </w:p>
    <w:p w14:paraId="6B3768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verify_transaction_validity(ticket.transaction, ticket.validity_proof)</w:t>
      </w:r>
    </w:p>
    <w:p w14:paraId="47BA0B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7553C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fee was sufficient</w:t>
      </w:r>
    </w:p>
    <w:p w14:paraId="2C0577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verify_fee_adequacy(ticket.transaction, ticket.fee_proof)</w:t>
      </w:r>
    </w:p>
    <w:p w14:paraId="68D14A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122A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leader received the transaction</w:t>
      </w:r>
    </w:p>
    <w:p w14:paraId="13EE20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verify_propagation(ticket.transaction, evidence.leader, ticket.propagation_proof)</w:t>
      </w:r>
    </w:p>
    <w:p w14:paraId="3157DA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2762E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statistical significance</w:t>
      </w:r>
    </w:p>
    <w:p w14:paraId="5AE3E3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leader excluded K transactions across N opportunities,</w:t>
      </w:r>
    </w:p>
    <w:p w14:paraId="73AE06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and probability of random exclusion is p, then:</w:t>
      </w:r>
    </w:p>
    <w:p w14:paraId="763A43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p-value = binomial_test(K, N, p)</w:t>
      </w:r>
    </w:p>
    <w:p w14:paraId="3443B5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4A7B3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exclusion_count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(proof.eligible_transactions)</w:t>
      </w:r>
    </w:p>
    <w:p w14:paraId="50AD2D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opportunities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(evidence.affected_rounds)</w:t>
      </w:r>
    </w:p>
    <w:p w14:paraId="1EC155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expected_inclusion_rate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0.95</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95% of valid txs typically included</w:t>
      </w:r>
    </w:p>
    <w:p w14:paraId="7A0B29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93F9A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p_value </w:t>
      </w:r>
      <w:r w:rsidRPr="00602E4B">
        <w:rPr>
          <w:rFonts w:ascii="Inter" w:hAnsi="Inter" w:cs="Courier New"/>
          <w:color w:val="61AFEF"/>
          <w:sz w:val="18"/>
          <w:szCs w:val="18"/>
        </w:rPr>
        <w:t>=</w:t>
      </w:r>
      <w:r w:rsidRPr="00602E4B">
        <w:rPr>
          <w:rFonts w:ascii="Inter" w:hAnsi="Inter" w:cs="Courier New"/>
          <w:color w:val="ABB2BF"/>
          <w:sz w:val="18"/>
          <w:szCs w:val="18"/>
        </w:rPr>
        <w:t xml:space="preserve"> binomial_test(</w:t>
      </w:r>
    </w:p>
    <w:p w14:paraId="380B6B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exclusions</w:t>
      </w:r>
      <w:r w:rsidRPr="00602E4B">
        <w:rPr>
          <w:rFonts w:ascii="Inter" w:hAnsi="Inter" w:cs="Courier New"/>
          <w:color w:val="61AFEF"/>
          <w:sz w:val="18"/>
          <w:szCs w:val="18"/>
        </w:rPr>
        <w:t>=</w:t>
      </w:r>
      <w:r w:rsidRPr="00602E4B">
        <w:rPr>
          <w:rFonts w:ascii="Inter" w:hAnsi="Inter" w:cs="Courier New"/>
          <w:color w:val="ABB2BF"/>
          <w:sz w:val="18"/>
          <w:szCs w:val="18"/>
        </w:rPr>
        <w:t>exclusion_count,</w:t>
      </w:r>
    </w:p>
    <w:p w14:paraId="291F20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trials</w:t>
      </w:r>
      <w:r w:rsidRPr="00602E4B">
        <w:rPr>
          <w:rFonts w:ascii="Inter" w:hAnsi="Inter" w:cs="Courier New"/>
          <w:color w:val="61AFEF"/>
          <w:sz w:val="18"/>
          <w:szCs w:val="18"/>
        </w:rPr>
        <w:t>=</w:t>
      </w:r>
      <w:r w:rsidRPr="00602E4B">
        <w:rPr>
          <w:rFonts w:ascii="Inter" w:hAnsi="Inter" w:cs="Courier New"/>
          <w:color w:val="ABB2BF"/>
          <w:sz w:val="18"/>
          <w:szCs w:val="18"/>
        </w:rPr>
        <w:t>opportunities,</w:t>
      </w:r>
    </w:p>
    <w:p w14:paraId="2A330C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expected_rate</w:t>
      </w:r>
      <w:r w:rsidRPr="00602E4B">
        <w:rPr>
          <w:rFonts w:ascii="Inter" w:hAnsi="Inter" w:cs="Courier New"/>
          <w:color w:val="61AFEF"/>
          <w:sz w:val="18"/>
          <w:szCs w:val="18"/>
        </w:rPr>
        <w:t>=</w:t>
      </w:r>
      <w:r w:rsidRPr="00602E4B">
        <w:rPr>
          <w:rFonts w:ascii="Inter" w:hAnsi="Inter" w:cs="Courier New"/>
          <w:color w:val="ABB2BF"/>
          <w:sz w:val="18"/>
          <w:szCs w:val="18"/>
        </w:rPr>
        <w:t>expected_inclusion_rate</w:t>
      </w:r>
    </w:p>
    <w:p w14:paraId="03648F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3E7A8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9323E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high statistical significance (p &lt; 0.001)</w:t>
      </w:r>
    </w:p>
    <w:p w14:paraId="079056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p_value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0.001</w:t>
      </w:r>
    </w:p>
    <w:p w14:paraId="476378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E0CB5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5893B2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3529F6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verify_bridge_censorship</w:t>
      </w:r>
      <w:r w:rsidRPr="00602E4B">
        <w:rPr>
          <w:rFonts w:ascii="Inter" w:hAnsi="Inter" w:cs="Courier New"/>
          <w:color w:val="ABB2BF"/>
          <w:sz w:val="18"/>
          <w:szCs w:val="18"/>
        </w:rPr>
        <w:t xml:space="preserve">(evidence: CensorshipEvidence)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25F491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2796D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leader censored valid bridge events.</w:t>
      </w:r>
    </w:p>
    <w:p w14:paraId="776FB9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4252D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evidence.proof</w:t>
      </w:r>
    </w:p>
    <w:p w14:paraId="7153F4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CD672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bridge_proof </w:t>
      </w:r>
      <w:r w:rsidRPr="00602E4B">
        <w:rPr>
          <w:rFonts w:ascii="Inter" w:hAnsi="Inter" w:cs="Courier New"/>
          <w:color w:val="C678DD"/>
          <w:sz w:val="18"/>
          <w:szCs w:val="18"/>
        </w:rPr>
        <w:t>in</w:t>
      </w:r>
      <w:r w:rsidRPr="00602E4B">
        <w:rPr>
          <w:rFonts w:ascii="Inter" w:hAnsi="Inter" w:cs="Courier New"/>
          <w:color w:val="ABB2BF"/>
          <w:sz w:val="18"/>
          <w:szCs w:val="18"/>
        </w:rPr>
        <w:t xml:space="preserve"> proof.eligible_bridge_events:</w:t>
      </w:r>
    </w:p>
    <w:p w14:paraId="0A0354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event exists on external chain with sufficient confirmations</w:t>
      </w:r>
    </w:p>
    <w:p w14:paraId="3CC3DB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verify_external_chain_event(</w:t>
      </w:r>
    </w:p>
    <w:p w14:paraId="40CA11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bridge_proof.chain_id,</w:t>
      </w:r>
    </w:p>
    <w:p w14:paraId="22FFEA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bridge_proof.event,</w:t>
      </w:r>
    </w:p>
    <w:p w14:paraId="4EC927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bridge_proof.external_chain_proof</w:t>
      </w:r>
    </w:p>
    <w:p w14:paraId="160CC6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032DA0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67B2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event was confirmed before leader's proposal</w:t>
      </w:r>
    </w:p>
    <w:p w14:paraId="0D440A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bridge_proof.confirmation_timestamp </w:t>
      </w:r>
      <w:r w:rsidRPr="00602E4B">
        <w:rPr>
          <w:rFonts w:ascii="Inter" w:hAnsi="Inter" w:cs="Courier New"/>
          <w:color w:val="61AFEF"/>
          <w:sz w:val="18"/>
          <w:szCs w:val="18"/>
        </w:rPr>
        <w:t>&lt;</w:t>
      </w:r>
      <w:r w:rsidRPr="00602E4B">
        <w:rPr>
          <w:rFonts w:ascii="Inter" w:hAnsi="Inter" w:cs="Courier New"/>
          <w:color w:val="ABB2BF"/>
          <w:sz w:val="18"/>
          <w:szCs w:val="18"/>
        </w:rPr>
        <w:t xml:space="preserve"> get_round_start_time(evidence.affected_rounds[</w:t>
      </w:r>
      <w:r w:rsidRPr="00602E4B">
        <w:rPr>
          <w:rFonts w:ascii="Inter" w:hAnsi="Inter" w:cs="Courier New"/>
          <w:color w:val="D19A66"/>
          <w:sz w:val="18"/>
          <w:szCs w:val="18"/>
        </w:rPr>
        <w:t>0</w:t>
      </w:r>
      <w:r w:rsidRPr="00602E4B">
        <w:rPr>
          <w:rFonts w:ascii="Inter" w:hAnsi="Inter" w:cs="Courier New"/>
          <w:color w:val="ABB2BF"/>
          <w:sz w:val="18"/>
          <w:szCs w:val="18"/>
        </w:rPr>
        <w:t>])</w:t>
      </w:r>
    </w:p>
    <w:p w14:paraId="06544D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3A67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other bridge relayers reported this event</w:t>
      </w:r>
    </w:p>
    <w:p w14:paraId="3A9246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(bridge_proof.other_attestations) </w:t>
      </w:r>
      <w:r w:rsidRPr="00602E4B">
        <w:rPr>
          <w:rFonts w:ascii="Inter" w:hAnsi="Inter" w:cs="Courier New"/>
          <w:color w:val="61AFEF"/>
          <w:sz w:val="18"/>
          <w:szCs w:val="18"/>
        </w:rPr>
        <w:t>&gt;=</w:t>
      </w:r>
      <w:r w:rsidRPr="00602E4B">
        <w:rPr>
          <w:rFonts w:ascii="Inter" w:hAnsi="Inter" w:cs="Courier New"/>
          <w:color w:val="ABB2BF"/>
          <w:sz w:val="18"/>
          <w:szCs w:val="18"/>
        </w:rPr>
        <w:t xml:space="preserve"> MIN_CORROBORATING_WITNESSES</w:t>
      </w:r>
    </w:p>
    <w:p w14:paraId="18A297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A1E1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other_relayer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bridge_proof.other_attestations:</w:t>
      </w:r>
    </w:p>
    <w:p w14:paraId="4D41A1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verify_relayer_attestation(other_relayer, bridge_proof.event)</w:t>
      </w:r>
    </w:p>
    <w:p w14:paraId="69D6F5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69B9F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 censorship is more serious - require fewer instances</w:t>
      </w:r>
    </w:p>
    <w:p w14:paraId="4B3E02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3+ valid events censored across 2+ rounds, that's sufficient</w:t>
      </w:r>
    </w:p>
    <w:p w14:paraId="24E6BC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(proof.eligible_bridge_events)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3</w:t>
      </w:r>
    </w:p>
    <w:p w14:paraId="42E914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assert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(evidence.affected_rounds)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p>
    <w:p w14:paraId="02D588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4F077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281CB55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Penalty:</w:t>
      </w:r>
    </w:p>
    <w:p w14:paraId="70658D3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Transaction censorship:</w:t>
      </w:r>
    </w:p>
    <w:p w14:paraId="02E7632E" w14:textId="77777777" w:rsidR="000F59A8" w:rsidRPr="00602E4B" w:rsidRDefault="000F59A8">
      <w:pPr>
        <w:numPr>
          <w:ilvl w:val="0"/>
          <w:numId w:val="228"/>
        </w:numPr>
        <w:spacing w:before="100" w:beforeAutospacing="1" w:after="100" w:afterAutospacing="1"/>
        <w:rPr>
          <w:rFonts w:ascii="Inter" w:hAnsi="Inter"/>
          <w:sz w:val="18"/>
          <w:szCs w:val="18"/>
        </w:rPr>
      </w:pPr>
      <w:r w:rsidRPr="00602E4B">
        <w:rPr>
          <w:rFonts w:ascii="Inter" w:hAnsi="Inter"/>
          <w:sz w:val="18"/>
          <w:szCs w:val="18"/>
        </w:rPr>
        <w:t>Light slashing: 25% of full penalty</w:t>
      </w:r>
    </w:p>
    <w:p w14:paraId="01D49A48" w14:textId="77777777" w:rsidR="000F59A8" w:rsidRPr="00602E4B" w:rsidRDefault="000F59A8">
      <w:pPr>
        <w:numPr>
          <w:ilvl w:val="0"/>
          <w:numId w:val="228"/>
        </w:numPr>
        <w:spacing w:before="100" w:beforeAutospacing="1" w:after="100" w:afterAutospacing="1"/>
        <w:rPr>
          <w:rFonts w:ascii="Inter" w:hAnsi="Inter"/>
          <w:sz w:val="18"/>
          <w:szCs w:val="18"/>
        </w:rPr>
      </w:pPr>
      <w:r w:rsidRPr="00602E4B">
        <w:rPr>
          <w:rFonts w:ascii="Inter" w:hAnsi="Inter"/>
          <w:sz w:val="18"/>
          <w:szCs w:val="18"/>
        </w:rPr>
        <w:t>No jail (governance may intervene)</w:t>
      </w:r>
    </w:p>
    <w:p w14:paraId="542F62F8" w14:textId="77777777" w:rsidR="000F59A8" w:rsidRPr="00602E4B" w:rsidRDefault="000F59A8">
      <w:pPr>
        <w:numPr>
          <w:ilvl w:val="0"/>
          <w:numId w:val="228"/>
        </w:numPr>
        <w:spacing w:before="100" w:beforeAutospacing="1" w:after="100" w:afterAutospacing="1"/>
        <w:rPr>
          <w:rFonts w:ascii="Inter" w:hAnsi="Inter"/>
          <w:sz w:val="18"/>
          <w:szCs w:val="18"/>
        </w:rPr>
      </w:pPr>
      <w:r w:rsidRPr="00602E4B">
        <w:rPr>
          <w:rFonts w:ascii="Inter" w:hAnsi="Inter"/>
          <w:sz w:val="18"/>
          <w:szCs w:val="18"/>
        </w:rPr>
        <w:t>Reputation penalty affects future leader selection</w:t>
      </w:r>
    </w:p>
    <w:p w14:paraId="38F4B861" w14:textId="77777777" w:rsidR="000F59A8" w:rsidRPr="00602E4B" w:rsidRDefault="000F59A8">
      <w:pPr>
        <w:numPr>
          <w:ilvl w:val="0"/>
          <w:numId w:val="228"/>
        </w:numPr>
        <w:spacing w:before="100" w:beforeAutospacing="1" w:after="100" w:afterAutospacing="1"/>
        <w:rPr>
          <w:rFonts w:ascii="Inter" w:hAnsi="Inter"/>
          <w:sz w:val="18"/>
          <w:szCs w:val="18"/>
        </w:rPr>
      </w:pPr>
      <w:r w:rsidRPr="00602E4B">
        <w:rPr>
          <w:rFonts w:ascii="Inter" w:hAnsi="Inter"/>
          <w:sz w:val="18"/>
          <w:szCs w:val="18"/>
        </w:rPr>
        <w:t>Pattern must be proven (not just occasional exclusion)</w:t>
      </w:r>
    </w:p>
    <w:p w14:paraId="1F522FD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event censorship:</w:t>
      </w:r>
    </w:p>
    <w:p w14:paraId="2F021356" w14:textId="77777777" w:rsidR="000F59A8" w:rsidRPr="00602E4B" w:rsidRDefault="000F59A8">
      <w:pPr>
        <w:numPr>
          <w:ilvl w:val="0"/>
          <w:numId w:val="229"/>
        </w:numPr>
        <w:spacing w:before="100" w:beforeAutospacing="1" w:after="100" w:afterAutospacing="1"/>
        <w:rPr>
          <w:rFonts w:ascii="Inter" w:hAnsi="Inter"/>
          <w:sz w:val="18"/>
          <w:szCs w:val="18"/>
        </w:rPr>
      </w:pPr>
      <w:r w:rsidRPr="00602E4B">
        <w:rPr>
          <w:rFonts w:ascii="Inter" w:hAnsi="Inter"/>
          <w:sz w:val="18"/>
          <w:szCs w:val="18"/>
        </w:rPr>
        <w:t xml:space="preserve">Heavy slashing: 75% of full penalty +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p>
    <w:p w14:paraId="7DACA7F9" w14:textId="77777777" w:rsidR="000F59A8" w:rsidRPr="00602E4B" w:rsidRDefault="000F59A8">
      <w:pPr>
        <w:numPr>
          <w:ilvl w:val="0"/>
          <w:numId w:val="229"/>
        </w:numPr>
        <w:spacing w:before="100" w:beforeAutospacing="1" w:after="100" w:afterAutospacing="1"/>
        <w:rPr>
          <w:rFonts w:ascii="Inter" w:hAnsi="Inter"/>
          <w:sz w:val="18"/>
          <w:szCs w:val="18"/>
        </w:rPr>
      </w:pPr>
      <w:r w:rsidRPr="00602E4B">
        <w:rPr>
          <w:rFonts w:ascii="Inter" w:hAnsi="Inter"/>
          <w:sz w:val="18"/>
          <w:szCs w:val="18"/>
        </w:rPr>
        <w:t xml:space="preserve">Jail for </w:t>
      </w:r>
      <m:oMath>
        <m:r>
          <w:rPr>
            <w:rFonts w:ascii="Cambria Math" w:hAnsi="Cambria Math"/>
            <w:sz w:val="18"/>
            <w:szCs w:val="18"/>
          </w:rPr>
          <m:t>J</m:t>
        </m:r>
      </m:oMath>
      <w:r w:rsidRPr="00602E4B">
        <w:rPr>
          <w:rFonts w:ascii="Inter" w:hAnsi="Inter"/>
          <w:sz w:val="18"/>
          <w:szCs w:val="18"/>
        </w:rPr>
        <w:t xml:space="preserve">epochs </w:t>
      </w:r>
    </w:p>
    <w:p w14:paraId="63B50493" w14:textId="77777777" w:rsidR="000F59A8" w:rsidRPr="00602E4B" w:rsidRDefault="000F59A8">
      <w:pPr>
        <w:numPr>
          <w:ilvl w:val="0"/>
          <w:numId w:val="229"/>
        </w:numPr>
        <w:spacing w:before="100" w:beforeAutospacing="1" w:after="100" w:afterAutospacing="1"/>
        <w:rPr>
          <w:rFonts w:ascii="Inter" w:hAnsi="Inter"/>
          <w:sz w:val="18"/>
          <w:szCs w:val="18"/>
        </w:rPr>
      </w:pPr>
      <w:r w:rsidRPr="00602E4B">
        <w:rPr>
          <w:rFonts w:ascii="Inter" w:hAnsi="Inter"/>
          <w:sz w:val="18"/>
          <w:szCs w:val="18"/>
        </w:rPr>
        <w:t>Removal from bridge witness registry</w:t>
      </w:r>
    </w:p>
    <w:p w14:paraId="327D64AE" w14:textId="77777777" w:rsidR="000F59A8" w:rsidRPr="00602E4B" w:rsidRDefault="000F59A8">
      <w:pPr>
        <w:numPr>
          <w:ilvl w:val="0"/>
          <w:numId w:val="229"/>
        </w:numPr>
        <w:spacing w:before="100" w:beforeAutospacing="1" w:after="100" w:afterAutospacing="1"/>
        <w:rPr>
          <w:rFonts w:ascii="Inter" w:hAnsi="Inter"/>
          <w:sz w:val="18"/>
          <w:szCs w:val="18"/>
        </w:rPr>
      </w:pPr>
      <w:r w:rsidRPr="00602E4B">
        <w:rPr>
          <w:rFonts w:ascii="Inter" w:hAnsi="Inter"/>
          <w:sz w:val="18"/>
          <w:szCs w:val="18"/>
        </w:rPr>
        <w:t>More serious because directly impacts user funds on external chains</w:t>
      </w:r>
    </w:p>
    <w:p w14:paraId="0F8C228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Note:</w:t>
      </w:r>
      <w:r w:rsidRPr="00602E4B">
        <w:rPr>
          <w:rFonts w:ascii="Inter" w:hAnsi="Inter"/>
          <w:sz w:val="18"/>
          <w:szCs w:val="18"/>
        </w:rPr>
        <w:t xml:space="preserve"> This mechanism is optional and may be enabled via governance after mainnet launch. It's technically challenging to prove censorship conclusively, so implementation should proceed cautiously.</w:t>
      </w:r>
    </w:p>
    <w:p w14:paraId="0E167609"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9.4 Evidence Submission Process</w:t>
      </w:r>
    </w:p>
    <w:p w14:paraId="0EBADF9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Anyone can submit slashing evidence on-chain:</w:t>
      </w:r>
    </w:p>
    <w:p w14:paraId="32202654"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66B3E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submit_slashing_evidence</w:t>
      </w:r>
      <w:r w:rsidRPr="00602E4B">
        <w:rPr>
          <w:rFonts w:ascii="Inter" w:hAnsi="Inter" w:cs="Courier New"/>
          <w:color w:val="ABB2BF"/>
          <w:sz w:val="18"/>
          <w:szCs w:val="18"/>
        </w:rPr>
        <w:t xml:space="preserve">(evidence: Evidence, submitter: Address) </w:t>
      </w:r>
      <w:r w:rsidRPr="00602E4B">
        <w:rPr>
          <w:rFonts w:ascii="Inter" w:hAnsi="Inter" w:cs="Courier New"/>
          <w:color w:val="61AFEF"/>
          <w:sz w:val="18"/>
          <w:szCs w:val="18"/>
        </w:rPr>
        <w:t>-&gt;</w:t>
      </w:r>
      <w:r w:rsidRPr="00602E4B">
        <w:rPr>
          <w:rFonts w:ascii="Inter" w:hAnsi="Inter" w:cs="Courier New"/>
          <w:color w:val="ABB2BF"/>
          <w:sz w:val="18"/>
          <w:szCs w:val="18"/>
        </w:rPr>
        <w:t xml:space="preserve"> Result:</w:t>
      </w:r>
    </w:p>
    <w:p w14:paraId="2B3B5B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F2373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Submit evidence of validator misbehavior for slashing.</w:t>
      </w:r>
    </w:p>
    <w:p w14:paraId="2E189A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0F64D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evidence validity</w:t>
      </w:r>
    </w:p>
    <w:p w14:paraId="0416BA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verify_evidence(evidence):</w:t>
      </w:r>
    </w:p>
    <w:p w14:paraId="76FECE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"Invalid evidence"</w:t>
      </w:r>
      <w:r w:rsidRPr="00602E4B">
        <w:rPr>
          <w:rFonts w:ascii="Inter" w:hAnsi="Inter" w:cs="Courier New"/>
          <w:color w:val="ABB2BF"/>
          <w:sz w:val="18"/>
          <w:szCs w:val="18"/>
        </w:rPr>
        <w:t>)</w:t>
      </w:r>
    </w:p>
    <w:p w14:paraId="284B64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6F5F4E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not already slashed</w:t>
      </w:r>
    </w:p>
    <w:p w14:paraId="364E77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get_validator(evidence.validator)</w:t>
      </w:r>
    </w:p>
    <w:p w14:paraId="7B5D16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ValidatorStatus.JAILED:</w:t>
      </w:r>
    </w:p>
    <w:p w14:paraId="3D2E2E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"Validator already jailed"</w:t>
      </w:r>
      <w:r w:rsidRPr="00602E4B">
        <w:rPr>
          <w:rFonts w:ascii="Inter" w:hAnsi="Inter" w:cs="Courier New"/>
          <w:color w:val="ABB2BF"/>
          <w:sz w:val="18"/>
          <w:szCs w:val="18"/>
        </w:rPr>
        <w:t>)</w:t>
      </w:r>
    </w:p>
    <w:p w14:paraId="2FBE38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F9560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evidence not stale</w:t>
      </w:r>
    </w:p>
    <w:p w14:paraId="109EDE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get_current_epoch()</w:t>
      </w:r>
    </w:p>
    <w:p w14:paraId="39D714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evidence.epoch </w:t>
      </w:r>
      <w:r w:rsidRPr="00602E4B">
        <w:rPr>
          <w:rFonts w:ascii="Inter" w:hAnsi="Inter" w:cs="Courier New"/>
          <w:color w:val="61AFEF"/>
          <w:sz w:val="18"/>
          <w:szCs w:val="18"/>
        </w:rPr>
        <w:t>&lt;</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EVIDENCE_EXPIRY:</w:t>
      </w:r>
    </w:p>
    <w:p w14:paraId="0B4C89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"Evidence expired"</w:t>
      </w:r>
      <w:r w:rsidRPr="00602E4B">
        <w:rPr>
          <w:rFonts w:ascii="Inter" w:hAnsi="Inter" w:cs="Courier New"/>
          <w:color w:val="ABB2BF"/>
          <w:sz w:val="18"/>
          <w:szCs w:val="18"/>
        </w:rPr>
        <w:t>)</w:t>
      </w:r>
    </w:p>
    <w:p w14:paraId="1251FB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E317A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evidence not duplicate</w:t>
      </w:r>
    </w:p>
    <w:p w14:paraId="7B2E0D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evidence_already_submitted(evidence):</w:t>
      </w:r>
    </w:p>
    <w:p w14:paraId="30D086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"Duplicate evidence"</w:t>
      </w:r>
      <w:r w:rsidRPr="00602E4B">
        <w:rPr>
          <w:rFonts w:ascii="Inter" w:hAnsi="Inter" w:cs="Courier New"/>
          <w:color w:val="ABB2BF"/>
          <w:sz w:val="18"/>
          <w:szCs w:val="18"/>
        </w:rPr>
        <w:t>)</w:t>
      </w:r>
    </w:p>
    <w:p w14:paraId="4AC60F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B3AA6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slashing amount</w:t>
      </w:r>
    </w:p>
    <w:p w14:paraId="040DAB3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slash_amount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calculate_slash(validator, evidence)</w:t>
      </w:r>
    </w:p>
    <w:p w14:paraId="1B6EE8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C816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Execute slashing</w:t>
      </w:r>
    </w:p>
    <w:p w14:paraId="7F04E1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validator.stake </w:t>
      </w:r>
      <w:r w:rsidRPr="00602E4B">
        <w:rPr>
          <w:rFonts w:ascii="Inter" w:hAnsi="Inter" w:cs="Courier New"/>
          <w:color w:val="61AFEF"/>
          <w:sz w:val="18"/>
          <w:szCs w:val="18"/>
        </w:rPr>
        <w:t>-=</w:t>
      </w:r>
      <w:r w:rsidRPr="00602E4B">
        <w:rPr>
          <w:rFonts w:ascii="Inter" w:hAnsi="Inter" w:cs="Courier New"/>
          <w:color w:val="ABB2BF"/>
          <w:sz w:val="18"/>
          <w:szCs w:val="18"/>
        </w:rPr>
        <w:t xml:space="preserve"> slash_amount</w:t>
      </w:r>
    </w:p>
    <w:p w14:paraId="793F4D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ValidatorStatus.JAILED</w:t>
      </w:r>
    </w:p>
    <w:p w14:paraId="0C8331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validator.jail_until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calculate_jail_duration(evidence)</w:t>
      </w:r>
    </w:p>
    <w:p w14:paraId="201DE7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63779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reputation immediately</w:t>
      </w:r>
    </w:p>
    <w:p w14:paraId="0948B7D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apply_reputation_penalty(validator, evidence)</w:t>
      </w:r>
    </w:p>
    <w:p w14:paraId="45C285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298E3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bridge offenses, remove from witness registries</w:t>
      </w:r>
    </w:p>
    <w:p w14:paraId="4E69638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is_bridge_offense(evidence):</w:t>
      </w:r>
    </w:p>
    <w:p w14:paraId="3C1D1E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remove_from_bridge_registries(validator, evidence)</w:t>
      </w:r>
    </w:p>
    <w:p w14:paraId="441955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AEFA3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Distribute slashed funds</w:t>
      </w:r>
    </w:p>
    <w:p w14:paraId="7652AD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burn_amount </w:t>
      </w:r>
      <w:r w:rsidRPr="00602E4B">
        <w:rPr>
          <w:rFonts w:ascii="Inter" w:hAnsi="Inter" w:cs="Courier New"/>
          <w:color w:val="61AFEF"/>
          <w:sz w:val="18"/>
          <w:szCs w:val="18"/>
        </w:rPr>
        <w:t>=</w:t>
      </w:r>
      <w:r w:rsidRPr="00602E4B">
        <w:rPr>
          <w:rFonts w:ascii="Inter" w:hAnsi="Inter" w:cs="Courier New"/>
          <w:color w:val="ABB2BF"/>
          <w:sz w:val="18"/>
          <w:szCs w:val="18"/>
        </w:rPr>
        <w:t xml:space="preserve"> slash_amount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0.5</w:t>
      </w:r>
    </w:p>
    <w:p w14:paraId="5CC90A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treasury_amount </w:t>
      </w:r>
      <w:r w:rsidRPr="00602E4B">
        <w:rPr>
          <w:rFonts w:ascii="Inter" w:hAnsi="Inter" w:cs="Courier New"/>
          <w:color w:val="61AFEF"/>
          <w:sz w:val="18"/>
          <w:szCs w:val="18"/>
        </w:rPr>
        <w:t>=</w:t>
      </w:r>
      <w:r w:rsidRPr="00602E4B">
        <w:rPr>
          <w:rFonts w:ascii="Inter" w:hAnsi="Inter" w:cs="Courier New"/>
          <w:color w:val="ABB2BF"/>
          <w:sz w:val="18"/>
          <w:szCs w:val="18"/>
        </w:rPr>
        <w:t xml:space="preserve"> slash_amount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0.3</w:t>
      </w:r>
    </w:p>
    <w:p w14:paraId="27AD7A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whistleblower_amount </w:t>
      </w:r>
      <w:r w:rsidRPr="00602E4B">
        <w:rPr>
          <w:rFonts w:ascii="Inter" w:hAnsi="Inter" w:cs="Courier New"/>
          <w:color w:val="61AFEF"/>
          <w:sz w:val="18"/>
          <w:szCs w:val="18"/>
        </w:rPr>
        <w:t>=</w:t>
      </w:r>
      <w:r w:rsidRPr="00602E4B">
        <w:rPr>
          <w:rFonts w:ascii="Inter" w:hAnsi="Inter" w:cs="Courier New"/>
          <w:color w:val="ABB2BF"/>
          <w:sz w:val="18"/>
          <w:szCs w:val="18"/>
        </w:rPr>
        <w:t xml:space="preserve"> slash_amount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0.2</w:t>
      </w:r>
    </w:p>
    <w:p w14:paraId="454FE6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4A91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burn(burn_amount)</w:t>
      </w:r>
    </w:p>
    <w:p w14:paraId="38B8A1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treasury.deposit(treasury_amount)</w:t>
      </w:r>
    </w:p>
    <w:p w14:paraId="1E2485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transfer(submitter, whistleblower_amount)</w:t>
      </w:r>
    </w:p>
    <w:p w14:paraId="7A1E75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D9E86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Emit event</w:t>
      </w:r>
    </w:p>
    <w:p w14:paraId="4595C7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emit_event(SlashEvent {</w:t>
      </w:r>
    </w:p>
    <w:p w14:paraId="1E1EBC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1C3210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offense: evidence.offense_type,</w:t>
      </w:r>
    </w:p>
    <w:p w14:paraId="47AB349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slash_amount: slash_amount,</w:t>
      </w:r>
    </w:p>
    <w:p w14:paraId="0E0CD5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jail_until: validator.jail_until,</w:t>
      </w:r>
    </w:p>
    <w:p w14:paraId="1D61B1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submitter: submitter,</w:t>
      </w:r>
    </w:p>
    <w:p w14:paraId="47DF1F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current_epoch,</w:t>
      </w:r>
    </w:p>
    <w:p w14:paraId="55B6E1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evidence_hash: </w:t>
      </w:r>
      <w:r w:rsidRPr="00602E4B">
        <w:rPr>
          <w:rFonts w:ascii="Inter" w:hAnsi="Inter" w:cs="Courier New"/>
          <w:color w:val="98C379"/>
          <w:sz w:val="18"/>
          <w:szCs w:val="18"/>
        </w:rPr>
        <w:t>hash</w:t>
      </w:r>
      <w:r w:rsidRPr="00602E4B">
        <w:rPr>
          <w:rFonts w:ascii="Inter" w:hAnsi="Inter" w:cs="Courier New"/>
          <w:color w:val="ABB2BF"/>
          <w:sz w:val="18"/>
          <w:szCs w:val="18"/>
        </w:rPr>
        <w:t>(evidence)</w:t>
      </w:r>
    </w:p>
    <w:p w14:paraId="63F228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C0E48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AF80C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Ok(slash_amount)</w:t>
      </w:r>
    </w:p>
    <w:p w14:paraId="0904B7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5121E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calculate_jail_duration</w:t>
      </w:r>
      <w:r w:rsidRPr="00602E4B">
        <w:rPr>
          <w:rFonts w:ascii="Inter" w:hAnsi="Inter" w:cs="Courier New"/>
          <w:color w:val="ABB2BF"/>
          <w:sz w:val="18"/>
          <w:szCs w:val="18"/>
        </w:rPr>
        <w:t xml:space="preserve">(evidence: 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u64:</w:t>
      </w:r>
    </w:p>
    <w:p w14:paraId="733A2E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A09CB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Calculate jail duration based on offense severity.</w:t>
      </w:r>
    </w:p>
    <w:p w14:paraId="04D41A8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80A69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match</w:t>
      </w:r>
      <w:r w:rsidRPr="00602E4B">
        <w:rPr>
          <w:rFonts w:ascii="Inter" w:hAnsi="Inter" w:cs="Courier New"/>
          <w:color w:val="ABB2BF"/>
          <w:sz w:val="18"/>
          <w:szCs w:val="18"/>
        </w:rPr>
        <w:t xml:space="preserve"> evidence.offense_type:</w:t>
      </w:r>
    </w:p>
    <w:p w14:paraId="227031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EquivocationType.PROPOSAL_EQUIVOCATION </w:t>
      </w:r>
      <w:r w:rsidRPr="00602E4B">
        <w:rPr>
          <w:rFonts w:ascii="Inter" w:hAnsi="Inter" w:cs="Courier New"/>
          <w:color w:val="61AFEF"/>
          <w:sz w:val="18"/>
          <w:szCs w:val="18"/>
        </w:rPr>
        <w:t>=&gt;</w:t>
      </w:r>
      <w:r w:rsidRPr="00602E4B">
        <w:rPr>
          <w:rFonts w:ascii="Inter" w:hAnsi="Inter" w:cs="Courier New"/>
          <w:color w:val="ABB2BF"/>
          <w:sz w:val="18"/>
          <w:szCs w:val="18"/>
        </w:rPr>
        <w:t xml:space="preserve"> J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Double jail </w:t>
      </w:r>
      <w:r w:rsidRPr="00602E4B">
        <w:rPr>
          <w:rFonts w:ascii="Inter" w:hAnsi="Inter" w:cs="Courier New"/>
          <w:color w:val="C678DD"/>
          <w:sz w:val="18"/>
          <w:szCs w:val="18"/>
        </w:rPr>
        <w:t>for</w:t>
      </w:r>
      <w:r w:rsidRPr="00602E4B">
        <w:rPr>
          <w:rFonts w:ascii="Inter" w:hAnsi="Inter" w:cs="Courier New"/>
          <w:color w:val="ABB2BF"/>
          <w:sz w:val="18"/>
          <w:szCs w:val="18"/>
        </w:rPr>
        <w:t xml:space="preserve"> leader equivocation</w:t>
      </w:r>
    </w:p>
    <w:p w14:paraId="451917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EquivocationType.VOTE_EQUIVOCATION </w:t>
      </w:r>
      <w:r w:rsidRPr="00602E4B">
        <w:rPr>
          <w:rFonts w:ascii="Inter" w:hAnsi="Inter" w:cs="Courier New"/>
          <w:color w:val="61AFEF"/>
          <w:sz w:val="18"/>
          <w:szCs w:val="18"/>
        </w:rPr>
        <w:t>=&gt;</w:t>
      </w:r>
      <w:r w:rsidRPr="00602E4B">
        <w:rPr>
          <w:rFonts w:ascii="Inter" w:hAnsi="Inter" w:cs="Courier New"/>
          <w:color w:val="ABB2BF"/>
          <w:sz w:val="18"/>
          <w:szCs w:val="18"/>
        </w:rPr>
        <w:t xml:space="preserve"> J,</w:t>
      </w:r>
    </w:p>
    <w:p w14:paraId="6EB00D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EquivocationType.BRIDGE_ATTESTATION_EQUIVOCATION </w:t>
      </w:r>
      <w:r w:rsidRPr="00602E4B">
        <w:rPr>
          <w:rFonts w:ascii="Inter" w:hAnsi="Inter" w:cs="Courier New"/>
          <w:color w:val="61AFEF"/>
          <w:sz w:val="18"/>
          <w:szCs w:val="18"/>
        </w:rPr>
        <w:t>=&gt;</w:t>
      </w:r>
      <w:r w:rsidRPr="00602E4B">
        <w:rPr>
          <w:rFonts w:ascii="Inter" w:hAnsi="Inter" w:cs="Courier New"/>
          <w:color w:val="ABB2BF"/>
          <w:sz w:val="18"/>
          <w:szCs w:val="18"/>
        </w:rPr>
        <w:t xml:space="preserve"> PERMANENT_BAN,  </w:t>
      </w:r>
      <w:r w:rsidRPr="00602E4B">
        <w:rPr>
          <w:rFonts w:ascii="Inter" w:hAnsi="Inter" w:cs="Courier New"/>
          <w:color w:val="61AFEF"/>
          <w:sz w:val="18"/>
          <w:szCs w:val="18"/>
        </w:rPr>
        <w:t>//</w:t>
      </w:r>
      <w:r w:rsidRPr="00602E4B">
        <w:rPr>
          <w:rFonts w:ascii="Inter" w:hAnsi="Inter" w:cs="Courier New"/>
          <w:color w:val="ABB2BF"/>
          <w:sz w:val="18"/>
          <w:szCs w:val="18"/>
        </w:rPr>
        <w:t xml:space="preserve"> Never released</w:t>
      </w:r>
    </w:p>
    <w:p w14:paraId="73035D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ViolationType.INVALID_STATE </w:t>
      </w:r>
      <w:r w:rsidRPr="00602E4B">
        <w:rPr>
          <w:rFonts w:ascii="Inter" w:hAnsi="Inter" w:cs="Courier New"/>
          <w:color w:val="61AFEF"/>
          <w:sz w:val="18"/>
          <w:szCs w:val="18"/>
        </w:rPr>
        <w:t>=&gt;</w:t>
      </w:r>
      <w:r w:rsidRPr="00602E4B">
        <w:rPr>
          <w:rFonts w:ascii="Inter" w:hAnsi="Inter" w:cs="Courier New"/>
          <w:color w:val="ABB2BF"/>
          <w:sz w:val="18"/>
          <w:szCs w:val="18"/>
        </w:rPr>
        <w:t xml:space="preserve"> J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Possibly accidental</w:t>
      </w:r>
    </w:p>
    <w:p w14:paraId="632F0A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ViolationType.INVALID_BRIDGE_DATA </w:t>
      </w:r>
      <w:r w:rsidRPr="00602E4B">
        <w:rPr>
          <w:rFonts w:ascii="Inter" w:hAnsi="Inter" w:cs="Courier New"/>
          <w:color w:val="61AFEF"/>
          <w:sz w:val="18"/>
          <w:szCs w:val="18"/>
        </w:rPr>
        <w:t>=&gt;</w:t>
      </w:r>
      <w:r w:rsidRPr="00602E4B">
        <w:rPr>
          <w:rFonts w:ascii="Inter" w:hAnsi="Inter" w:cs="Courier New"/>
          <w:color w:val="ABB2BF"/>
          <w:sz w:val="18"/>
          <w:szCs w:val="18"/>
        </w:rPr>
        <w:t xml:space="preserve"> J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3</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Very serious</w:t>
      </w:r>
    </w:p>
    <w:p w14:paraId="1EADD7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CensorshipType.TRANSACTION_CENSORSHIP </w:t>
      </w:r>
      <w:r w:rsidRPr="00602E4B">
        <w:rPr>
          <w:rFonts w:ascii="Inter" w:hAnsi="Inter" w:cs="Courier New"/>
          <w:color w:val="61AFEF"/>
          <w:sz w:val="18"/>
          <w:szCs w:val="18"/>
        </w:rPr>
        <w:t>=&gt;</w:t>
      </w:r>
      <w:r w:rsidRPr="00602E4B">
        <w:rPr>
          <w:rFonts w:ascii="Inter" w:hAnsi="Inter" w:cs="Courier New"/>
          <w:color w:val="ABB2BF"/>
          <w:sz w:val="18"/>
          <w:szCs w:val="18"/>
        </w:rPr>
        <w:t xml:space="preserve"> J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4</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Warning</w:t>
      </w:r>
    </w:p>
    <w:p w14:paraId="0E20B1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CensorshipType.BRIDGE_EVENT_CENSORSHIP </w:t>
      </w:r>
      <w:r w:rsidRPr="00602E4B">
        <w:rPr>
          <w:rFonts w:ascii="Inter" w:hAnsi="Inter" w:cs="Courier New"/>
          <w:color w:val="61AFEF"/>
          <w:sz w:val="18"/>
          <w:szCs w:val="18"/>
        </w:rPr>
        <w:t>=&gt;</w:t>
      </w:r>
      <w:r w:rsidRPr="00602E4B">
        <w:rPr>
          <w:rFonts w:ascii="Inter" w:hAnsi="Inter" w:cs="Courier New"/>
          <w:color w:val="ABB2BF"/>
          <w:sz w:val="18"/>
          <w:szCs w:val="18"/>
        </w:rPr>
        <w:t xml:space="preserve"> J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Serious</w:t>
      </w:r>
    </w:p>
    <w:p w14:paraId="174054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_ </w:t>
      </w:r>
      <w:r w:rsidRPr="00602E4B">
        <w:rPr>
          <w:rFonts w:ascii="Inter" w:hAnsi="Inter" w:cs="Courier New"/>
          <w:color w:val="61AFEF"/>
          <w:sz w:val="18"/>
          <w:szCs w:val="18"/>
        </w:rPr>
        <w:t>=&gt;</w:t>
      </w:r>
      <w:r w:rsidRPr="00602E4B">
        <w:rPr>
          <w:rFonts w:ascii="Inter" w:hAnsi="Inter" w:cs="Courier New"/>
          <w:color w:val="ABB2BF"/>
          <w:sz w:val="18"/>
          <w:szCs w:val="18"/>
        </w:rPr>
        <w:t xml:space="preserve"> J</w:t>
      </w:r>
    </w:p>
    <w:p w14:paraId="19FE987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Whistleblower Incentive:</w:t>
      </w:r>
    </w:p>
    <w:p w14:paraId="572CF37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20% of slashed funds go to evidence submitter to incentivize monitoring and reporting. This creates a market for vigilance without requiring centralized monitoring.</w:t>
      </w:r>
    </w:p>
    <w:p w14:paraId="7284DFF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Anti-Spam Protections:</w:t>
      </w:r>
    </w:p>
    <w:p w14:paraId="6E90E85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To prevent frivolous evidence submissions:</w:t>
      </w:r>
    </w:p>
    <w:p w14:paraId="482F0556" w14:textId="77777777" w:rsidR="000F59A8" w:rsidRPr="00602E4B" w:rsidRDefault="000F59A8" w:rsidP="000F59A8">
      <w:pPr>
        <w:rPr>
          <w:rFonts w:ascii="Inter" w:hAnsi="Inter"/>
          <w:sz w:val="18"/>
          <w:szCs w:val="18"/>
        </w:rPr>
      </w:pPr>
      <w:r w:rsidRPr="00602E4B">
        <w:rPr>
          <w:rFonts w:ascii="Inter" w:hAnsi="Inter"/>
          <w:sz w:val="18"/>
          <w:szCs w:val="18"/>
        </w:rPr>
        <w:t>python</w:t>
      </w:r>
    </w:p>
    <w:p w14:paraId="4EEC8E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submit_slashing_evidence</w:t>
      </w:r>
      <w:r w:rsidRPr="00602E4B">
        <w:rPr>
          <w:rFonts w:ascii="Inter" w:hAnsi="Inter" w:cs="Courier New"/>
          <w:color w:val="ABB2BF"/>
          <w:sz w:val="18"/>
          <w:szCs w:val="18"/>
        </w:rPr>
        <w:t xml:space="preserve">(evidence: Evidence, submitter: Address) </w:t>
      </w:r>
      <w:r w:rsidRPr="00602E4B">
        <w:rPr>
          <w:rFonts w:ascii="Inter" w:hAnsi="Inter" w:cs="Courier New"/>
          <w:color w:val="61AFEF"/>
          <w:sz w:val="18"/>
          <w:szCs w:val="18"/>
        </w:rPr>
        <w:t>-&gt;</w:t>
      </w:r>
      <w:r w:rsidRPr="00602E4B">
        <w:rPr>
          <w:rFonts w:ascii="Inter" w:hAnsi="Inter" w:cs="Courier New"/>
          <w:color w:val="ABB2BF"/>
          <w:sz w:val="18"/>
          <w:szCs w:val="18"/>
        </w:rPr>
        <w:t xml:space="preserve"> Result:</w:t>
      </w:r>
    </w:p>
    <w:p w14:paraId="64138D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stake deposit for evidence submission</w:t>
      </w:r>
    </w:p>
    <w:p w14:paraId="5D209C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EVIDENCE_DEPOSIT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100</w:t>
      </w:r>
      <w:r w:rsidRPr="00602E4B">
        <w:rPr>
          <w:rFonts w:ascii="Inter" w:hAnsi="Inter" w:cs="Courier New"/>
          <w:color w:val="ABB2BF"/>
          <w:sz w:val="18"/>
          <w:szCs w:val="18"/>
        </w:rPr>
        <w:t xml:space="preserve"> SNRG</w:t>
      </w:r>
    </w:p>
    <w:p w14:paraId="471B6A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1BEC0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get_balance(submitter) </w:t>
      </w:r>
      <w:r w:rsidRPr="00602E4B">
        <w:rPr>
          <w:rFonts w:ascii="Inter" w:hAnsi="Inter" w:cs="Courier New"/>
          <w:color w:val="61AFEF"/>
          <w:sz w:val="18"/>
          <w:szCs w:val="18"/>
        </w:rPr>
        <w:t>&lt;</w:t>
      </w:r>
      <w:r w:rsidRPr="00602E4B">
        <w:rPr>
          <w:rFonts w:ascii="Inter" w:hAnsi="Inter" w:cs="Courier New"/>
          <w:color w:val="ABB2BF"/>
          <w:sz w:val="18"/>
          <w:szCs w:val="18"/>
        </w:rPr>
        <w:t xml:space="preserve"> EVIDENCE_DEPOSIT:</w:t>
      </w:r>
    </w:p>
    <w:p w14:paraId="0DF8EA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"Insufficient balance for evidence deposit"</w:t>
      </w:r>
      <w:r w:rsidRPr="00602E4B">
        <w:rPr>
          <w:rFonts w:ascii="Inter" w:hAnsi="Inter" w:cs="Courier New"/>
          <w:color w:val="ABB2BF"/>
          <w:sz w:val="18"/>
          <w:szCs w:val="18"/>
        </w:rPr>
        <w:t>)</w:t>
      </w:r>
    </w:p>
    <w:p w14:paraId="2146F8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B067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Lock deposit</w:t>
      </w:r>
    </w:p>
    <w:p w14:paraId="1C714F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lock_funds(submitter, EVIDENCE_DEPOSIT)</w:t>
      </w:r>
    </w:p>
    <w:p w14:paraId="421429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A83AEB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evidence</w:t>
      </w:r>
    </w:p>
    <w:p w14:paraId="48D1E1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verify_evidence(evidence):</w:t>
      </w:r>
    </w:p>
    <w:p w14:paraId="36CB32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 evidence - refund deposit + whistleblower reward</w:t>
      </w:r>
    </w:p>
    <w:p w14:paraId="2C58F4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unlock_funds(submitter, EVIDENCE_DEPOSIT)</w:t>
      </w:r>
    </w:p>
    <w:p w14:paraId="6BB916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execute slashing and distribute rewards</w:t>
      </w:r>
    </w:p>
    <w:p w14:paraId="36A862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74C5D6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Invalid evidence - deposit goes to treasury</w:t>
      </w:r>
    </w:p>
    <w:p w14:paraId="64B36D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confiscate_deposit(submitter, EVIDENCE_DEPOSIT)</w:t>
      </w:r>
    </w:p>
    <w:p w14:paraId="5275E6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emit_event(InvalidEvidenceSubmitted {</w:t>
      </w:r>
    </w:p>
    <w:p w14:paraId="1021B5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submitter: submitter,</w:t>
      </w:r>
    </w:p>
    <w:p w14:paraId="783BFA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evidence_hash: </w:t>
      </w:r>
      <w:r w:rsidRPr="00602E4B">
        <w:rPr>
          <w:rFonts w:ascii="Inter" w:hAnsi="Inter" w:cs="Courier New"/>
          <w:color w:val="98C379"/>
          <w:sz w:val="18"/>
          <w:szCs w:val="18"/>
        </w:rPr>
        <w:t>hash</w:t>
      </w:r>
      <w:r w:rsidRPr="00602E4B">
        <w:rPr>
          <w:rFonts w:ascii="Inter" w:hAnsi="Inter" w:cs="Courier New"/>
          <w:color w:val="ABB2BF"/>
          <w:sz w:val="18"/>
          <w:szCs w:val="18"/>
        </w:rPr>
        <w:t>(evidence),</w:t>
      </w:r>
    </w:p>
    <w:p w14:paraId="3012C4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deposit_confiscated: EVIDENCE_DEPOSIT</w:t>
      </w:r>
    </w:p>
    <w:p w14:paraId="5B10E2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1CEB3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"Evidence verification failed - deposit confiscated"</w:t>
      </w:r>
      <w:r w:rsidRPr="00602E4B">
        <w:rPr>
          <w:rFonts w:ascii="Inter" w:hAnsi="Inter" w:cs="Courier New"/>
          <w:color w:val="ABB2BF"/>
          <w:sz w:val="18"/>
          <w:szCs w:val="18"/>
        </w:rPr>
        <w:t>)</w:t>
      </w:r>
    </w:p>
    <w:p w14:paraId="61C81AC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Bridge-Specific Evidence Handling:</w:t>
      </w:r>
    </w:p>
    <w:p w14:paraId="54B7F46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bridge-related offenses, additional verification steps:</w:t>
      </w:r>
    </w:p>
    <w:p w14:paraId="3027B80F" w14:textId="77777777" w:rsidR="000F59A8" w:rsidRPr="00602E4B" w:rsidRDefault="000F59A8" w:rsidP="000F59A8">
      <w:pPr>
        <w:rPr>
          <w:rFonts w:ascii="Inter" w:hAnsi="Inter"/>
          <w:sz w:val="18"/>
          <w:szCs w:val="18"/>
        </w:rPr>
      </w:pPr>
      <w:r w:rsidRPr="00602E4B">
        <w:rPr>
          <w:rFonts w:ascii="Inter" w:hAnsi="Inter"/>
          <w:sz w:val="18"/>
          <w:szCs w:val="18"/>
        </w:rPr>
        <w:t>python</w:t>
      </w:r>
    </w:p>
    <w:p w14:paraId="7ECCEA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verify_bridge_offense_evidence</w:t>
      </w:r>
      <w:r w:rsidRPr="00602E4B">
        <w:rPr>
          <w:rFonts w:ascii="Inter" w:hAnsi="Inter" w:cs="Courier New"/>
          <w:color w:val="ABB2BF"/>
          <w:sz w:val="18"/>
          <w:szCs w:val="18"/>
        </w:rPr>
        <w:t xml:space="preserve">(evidence: BridgeOffenseEvidence)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164BE1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80FFDF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bridge-related slashing evidence with external chain proofs.</w:t>
      </w:r>
    </w:p>
    <w:p w14:paraId="18901F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C13ED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multiple independent confirmations</w:t>
      </w:r>
    </w:p>
    <w:p w14:paraId="538836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MIN_CONFIRMATIONS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3</w:t>
      </w:r>
    </w:p>
    <w:p w14:paraId="2B9541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80999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434E04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31013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with multiple external chain data sources</w:t>
      </w:r>
    </w:p>
    <w:p w14:paraId="3AC7C2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data_source </w:t>
      </w:r>
      <w:r w:rsidRPr="00602E4B">
        <w:rPr>
          <w:rFonts w:ascii="Inter" w:hAnsi="Inter" w:cs="Courier New"/>
          <w:color w:val="C678DD"/>
          <w:sz w:val="18"/>
          <w:szCs w:val="18"/>
        </w:rPr>
        <w:t>in</w:t>
      </w:r>
      <w:r w:rsidRPr="00602E4B">
        <w:rPr>
          <w:rFonts w:ascii="Inter" w:hAnsi="Inter" w:cs="Courier New"/>
          <w:color w:val="ABB2BF"/>
          <w:sz w:val="18"/>
          <w:szCs w:val="18"/>
        </w:rPr>
        <w:t xml:space="preserve"> get_trusted_external_sources(evidence.chain_id):</w:t>
      </w:r>
    </w:p>
    <w:p w14:paraId="1C7AB5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result </w:t>
      </w:r>
      <w:r w:rsidRPr="00602E4B">
        <w:rPr>
          <w:rFonts w:ascii="Inter" w:hAnsi="Inter" w:cs="Courier New"/>
          <w:color w:val="61AFEF"/>
          <w:sz w:val="18"/>
          <w:szCs w:val="18"/>
        </w:rPr>
        <w:t>=</w:t>
      </w:r>
      <w:r w:rsidRPr="00602E4B">
        <w:rPr>
          <w:rFonts w:ascii="Inter" w:hAnsi="Inter" w:cs="Courier New"/>
          <w:color w:val="ABB2BF"/>
          <w:sz w:val="18"/>
          <w:szCs w:val="18"/>
        </w:rPr>
        <w:t xml:space="preserve"> data_source.verify_event(</w:t>
      </w:r>
    </w:p>
    <w:p w14:paraId="2A978A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evidence.claimed_event,</w:t>
      </w:r>
    </w:p>
    <w:p w14:paraId="12A0B1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evidence.external_chain_proof</w:t>
      </w:r>
    </w:p>
    <w:p w14:paraId="39D91BD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90DD4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confirmations.append(result)</w:t>
      </w:r>
    </w:p>
    <w:p w14:paraId="0295AB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2DEED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consensus among data sources</w:t>
      </w:r>
    </w:p>
    <w:p w14:paraId="7D44BE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positive_confirmations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r </w:t>
      </w:r>
      <w:r w:rsidRPr="00602E4B">
        <w:rPr>
          <w:rFonts w:ascii="Inter" w:hAnsi="Inter" w:cs="Courier New"/>
          <w:color w:val="C678DD"/>
          <w:sz w:val="18"/>
          <w:szCs w:val="18"/>
        </w:rPr>
        <w:t>in</w:t>
      </w:r>
      <w:r w:rsidRPr="00602E4B">
        <w:rPr>
          <w:rFonts w:ascii="Inter" w:hAnsi="Inter" w:cs="Courier New"/>
          <w:color w:val="ABB2BF"/>
          <w:sz w:val="18"/>
          <w:szCs w:val="18"/>
        </w:rPr>
        <w:t xml:space="preserve"> confirmations </w:t>
      </w:r>
      <w:r w:rsidRPr="00602E4B">
        <w:rPr>
          <w:rFonts w:ascii="Inter" w:hAnsi="Inter" w:cs="Courier New"/>
          <w:color w:val="C678DD"/>
          <w:sz w:val="18"/>
          <w:szCs w:val="18"/>
        </w:rPr>
        <w:t>if</w:t>
      </w:r>
      <w:r w:rsidRPr="00602E4B">
        <w:rPr>
          <w:rFonts w:ascii="Inter" w:hAnsi="Inter" w:cs="Courier New"/>
          <w:color w:val="ABB2BF"/>
          <w:sz w:val="18"/>
          <w:szCs w:val="18"/>
        </w:rPr>
        <w:t xml:space="preserve"> 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r w:rsidRPr="00602E4B">
        <w:rPr>
          <w:rFonts w:ascii="Inter" w:hAnsi="Inter" w:cs="Courier New"/>
          <w:color w:val="ABB2BF"/>
          <w:sz w:val="18"/>
          <w:szCs w:val="18"/>
        </w:rPr>
        <w:t>)</w:t>
      </w:r>
    </w:p>
    <w:p w14:paraId="513C3B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ED33A3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positive_confirmations </w:t>
      </w:r>
      <w:r w:rsidRPr="00602E4B">
        <w:rPr>
          <w:rFonts w:ascii="Inter" w:hAnsi="Inter" w:cs="Courier New"/>
          <w:color w:val="61AFEF"/>
          <w:sz w:val="18"/>
          <w:szCs w:val="18"/>
        </w:rPr>
        <w:t>&lt;</w:t>
      </w:r>
      <w:r w:rsidRPr="00602E4B">
        <w:rPr>
          <w:rFonts w:ascii="Inter" w:hAnsi="Inter" w:cs="Courier New"/>
          <w:color w:val="ABB2BF"/>
          <w:sz w:val="18"/>
          <w:szCs w:val="18"/>
        </w:rPr>
        <w:t xml:space="preserve"> MIN_CONFIRMATIONS:</w:t>
      </w:r>
    </w:p>
    <w:p w14:paraId="586DA2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00EFBF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8E4F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Additional check: query bridge relayers not involved in the offense</w:t>
      </w:r>
    </w:p>
    <w:p w14:paraId="5683F2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independent_relayers </w:t>
      </w:r>
      <w:r w:rsidRPr="00602E4B">
        <w:rPr>
          <w:rFonts w:ascii="Inter" w:hAnsi="Inter" w:cs="Courier New"/>
          <w:color w:val="61AFEF"/>
          <w:sz w:val="18"/>
          <w:szCs w:val="18"/>
        </w:rPr>
        <w:t>=</w:t>
      </w:r>
      <w:r w:rsidRPr="00602E4B">
        <w:rPr>
          <w:rFonts w:ascii="Inter" w:hAnsi="Inter" w:cs="Courier New"/>
          <w:color w:val="ABB2BF"/>
          <w:sz w:val="18"/>
          <w:szCs w:val="18"/>
        </w:rPr>
        <w:t xml:space="preserve"> get_independent_relayers(evidence.validator, evidence.chain_id)</w:t>
      </w:r>
    </w:p>
    <w:p w14:paraId="1EED3F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relayer_confirmations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EB899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AE363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relayer </w:t>
      </w:r>
      <w:r w:rsidRPr="00602E4B">
        <w:rPr>
          <w:rFonts w:ascii="Inter" w:hAnsi="Inter" w:cs="Courier New"/>
          <w:color w:val="C678DD"/>
          <w:sz w:val="18"/>
          <w:szCs w:val="18"/>
        </w:rPr>
        <w:t>in</w:t>
      </w:r>
      <w:r w:rsidRPr="00602E4B">
        <w:rPr>
          <w:rFonts w:ascii="Inter" w:hAnsi="Inter" w:cs="Courier New"/>
          <w:color w:val="ABB2BF"/>
          <w:sz w:val="18"/>
          <w:szCs w:val="18"/>
        </w:rPr>
        <w:t xml:space="preserve"> independent_relayers[:</w:t>
      </w:r>
      <w:r w:rsidRPr="00602E4B">
        <w:rPr>
          <w:rFonts w:ascii="Inter" w:hAnsi="Inter" w:cs="Courier New"/>
          <w:color w:val="D19A66"/>
          <w:sz w:val="18"/>
          <w:szCs w:val="18"/>
        </w:rPr>
        <w:t>5</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Sample 5 independent relayers</w:t>
      </w:r>
    </w:p>
    <w:p w14:paraId="6078DB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relayer_view </w:t>
      </w:r>
      <w:r w:rsidRPr="00602E4B">
        <w:rPr>
          <w:rFonts w:ascii="Inter" w:hAnsi="Inter" w:cs="Courier New"/>
          <w:color w:val="61AFEF"/>
          <w:sz w:val="18"/>
          <w:szCs w:val="18"/>
        </w:rPr>
        <w:t>=</w:t>
      </w:r>
      <w:r w:rsidRPr="00602E4B">
        <w:rPr>
          <w:rFonts w:ascii="Inter" w:hAnsi="Inter" w:cs="Courier New"/>
          <w:color w:val="ABB2BF"/>
          <w:sz w:val="18"/>
          <w:szCs w:val="18"/>
        </w:rPr>
        <w:t xml:space="preserve"> query_relayer_view(relayer, evidence.chain_id, evidence.event_height)</w:t>
      </w:r>
    </w:p>
    <w:p w14:paraId="178146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relayer_confirmations.append(relayer_view.matches(evidence.claimed_event))</w:t>
      </w:r>
    </w:p>
    <w:p w14:paraId="5570F1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DD27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majority agreement</w:t>
      </w:r>
    </w:p>
    <w:p w14:paraId="0753F6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 xml:space="preserve">(relayer_confirmations)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(relayer_confirmations)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w:t>
      </w:r>
    </w:p>
    <w:p w14:paraId="3B2BBF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18669A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3301AD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5782A68F"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9.5 Jail and Unbonding</w:t>
      </w:r>
    </w:p>
    <w:p w14:paraId="4A3CB0D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Jail Period:</w:t>
      </w:r>
    </w:p>
    <w:p w14:paraId="1558E95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Slashed validators enter "jail" status:</w:t>
      </w:r>
    </w:p>
    <w:p w14:paraId="0EFD9D02" w14:textId="77777777" w:rsidR="000F59A8" w:rsidRPr="00602E4B" w:rsidRDefault="000F59A8">
      <w:pPr>
        <w:numPr>
          <w:ilvl w:val="0"/>
          <w:numId w:val="230"/>
        </w:numPr>
        <w:spacing w:before="100" w:beforeAutospacing="1" w:after="100" w:afterAutospacing="1"/>
        <w:rPr>
          <w:rFonts w:ascii="Inter" w:hAnsi="Inter"/>
          <w:sz w:val="18"/>
          <w:szCs w:val="18"/>
        </w:rPr>
      </w:pPr>
      <w:r w:rsidRPr="00602E4B">
        <w:rPr>
          <w:rFonts w:ascii="Inter" w:hAnsi="Inter"/>
          <w:sz w:val="18"/>
          <w:szCs w:val="18"/>
        </w:rPr>
        <w:t>Cannot propose blocks or vote</w:t>
      </w:r>
    </w:p>
    <w:p w14:paraId="327D11BF" w14:textId="77777777" w:rsidR="000F59A8" w:rsidRPr="00602E4B" w:rsidRDefault="000F59A8">
      <w:pPr>
        <w:numPr>
          <w:ilvl w:val="0"/>
          <w:numId w:val="230"/>
        </w:numPr>
        <w:spacing w:before="100" w:beforeAutospacing="1" w:after="100" w:afterAutospacing="1"/>
        <w:rPr>
          <w:rFonts w:ascii="Inter" w:hAnsi="Inter"/>
          <w:sz w:val="18"/>
          <w:szCs w:val="18"/>
        </w:rPr>
      </w:pPr>
      <w:r w:rsidRPr="00602E4B">
        <w:rPr>
          <w:rFonts w:ascii="Inter" w:hAnsi="Inter"/>
          <w:sz w:val="18"/>
          <w:szCs w:val="18"/>
        </w:rPr>
        <w:t>Cannot participate in bridge operations</w:t>
      </w:r>
    </w:p>
    <w:p w14:paraId="031E92D3" w14:textId="77777777" w:rsidR="000F59A8" w:rsidRPr="00602E4B" w:rsidRDefault="000F59A8">
      <w:pPr>
        <w:numPr>
          <w:ilvl w:val="0"/>
          <w:numId w:val="230"/>
        </w:numPr>
        <w:spacing w:before="100" w:beforeAutospacing="1" w:after="100" w:afterAutospacing="1"/>
        <w:rPr>
          <w:rFonts w:ascii="Inter" w:hAnsi="Inter"/>
          <w:sz w:val="18"/>
          <w:szCs w:val="18"/>
        </w:rPr>
      </w:pPr>
      <w:r w:rsidRPr="00602E4B">
        <w:rPr>
          <w:rFonts w:ascii="Inter" w:hAnsi="Inter"/>
          <w:sz w:val="18"/>
          <w:szCs w:val="18"/>
        </w:rPr>
        <w:t>Do not receive rewards</w:t>
      </w:r>
    </w:p>
    <w:p w14:paraId="46F3523D" w14:textId="77777777" w:rsidR="000F59A8" w:rsidRPr="00602E4B" w:rsidRDefault="000F59A8">
      <w:pPr>
        <w:numPr>
          <w:ilvl w:val="0"/>
          <w:numId w:val="230"/>
        </w:numPr>
        <w:spacing w:before="100" w:beforeAutospacing="1" w:after="100" w:afterAutospacing="1"/>
        <w:rPr>
          <w:rFonts w:ascii="Inter" w:hAnsi="Inter"/>
          <w:sz w:val="18"/>
          <w:szCs w:val="18"/>
        </w:rPr>
      </w:pPr>
      <w:r w:rsidRPr="00602E4B">
        <w:rPr>
          <w:rFonts w:ascii="Inter" w:hAnsi="Inter"/>
          <w:sz w:val="18"/>
          <w:szCs w:val="18"/>
        </w:rPr>
        <w:t>Stake remains locked</w:t>
      </w:r>
    </w:p>
    <w:p w14:paraId="7FA6C0BB" w14:textId="77777777" w:rsidR="000F59A8" w:rsidRPr="00602E4B" w:rsidRDefault="000F59A8">
      <w:pPr>
        <w:numPr>
          <w:ilvl w:val="0"/>
          <w:numId w:val="230"/>
        </w:numPr>
        <w:spacing w:before="100" w:beforeAutospacing="1" w:after="100" w:afterAutospacing="1"/>
        <w:rPr>
          <w:rFonts w:ascii="Inter" w:hAnsi="Inter"/>
          <w:sz w:val="18"/>
          <w:szCs w:val="18"/>
        </w:rPr>
      </w:pPr>
      <w:r w:rsidRPr="00602E4B">
        <w:rPr>
          <w:rFonts w:ascii="Inter" w:hAnsi="Inter"/>
          <w:sz w:val="18"/>
          <w:szCs w:val="18"/>
        </w:rPr>
        <w:t xml:space="preserve">Duration: </w:t>
      </w:r>
      <m:oMath>
        <m:r>
          <w:rPr>
            <w:rFonts w:ascii="Cambria Math" w:hAnsi="Cambria Math"/>
            <w:sz w:val="18"/>
            <w:szCs w:val="18"/>
          </w:rPr>
          <m:t>J</m:t>
        </m:r>
      </m:oMath>
      <w:r w:rsidRPr="00602E4B">
        <w:rPr>
          <w:rFonts w:ascii="Inter" w:hAnsi="Inter"/>
          <w:sz w:val="18"/>
          <w:szCs w:val="18"/>
        </w:rPr>
        <w:t xml:space="preserve">epochs (default: 3 epochs ≈ 16 hours for standard offenses) </w:t>
      </w:r>
    </w:p>
    <w:p w14:paraId="3B3CBD3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Special Jail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2150"/>
        <w:gridCol w:w="3087"/>
      </w:tblGrid>
      <w:tr w:rsidR="000F59A8" w:rsidRPr="00602E4B" w14:paraId="79C6096F" w14:textId="77777777">
        <w:trPr>
          <w:tblHeader/>
          <w:tblCellSpacing w:w="15" w:type="dxa"/>
        </w:trPr>
        <w:tc>
          <w:tcPr>
            <w:tcW w:w="0" w:type="auto"/>
            <w:vAlign w:val="center"/>
            <w:hideMark/>
          </w:tcPr>
          <w:p w14:paraId="2433EDC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Offense Type</w:t>
            </w:r>
          </w:p>
        </w:tc>
        <w:tc>
          <w:tcPr>
            <w:tcW w:w="0" w:type="auto"/>
            <w:vAlign w:val="center"/>
            <w:hideMark/>
          </w:tcPr>
          <w:p w14:paraId="7735BC5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Jail Duration</w:t>
            </w:r>
          </w:p>
        </w:tc>
        <w:tc>
          <w:tcPr>
            <w:tcW w:w="0" w:type="auto"/>
            <w:vAlign w:val="center"/>
            <w:hideMark/>
          </w:tcPr>
          <w:p w14:paraId="63882A2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Additional Restrictions</w:t>
            </w:r>
          </w:p>
        </w:tc>
      </w:tr>
      <w:tr w:rsidR="000F59A8" w:rsidRPr="00602E4B" w14:paraId="490DEDDD" w14:textId="77777777">
        <w:trPr>
          <w:tblCellSpacing w:w="15" w:type="dxa"/>
        </w:trPr>
        <w:tc>
          <w:tcPr>
            <w:tcW w:w="0" w:type="auto"/>
            <w:vAlign w:val="center"/>
            <w:hideMark/>
          </w:tcPr>
          <w:p w14:paraId="3D64DD69" w14:textId="77777777" w:rsidR="000F59A8" w:rsidRPr="00602E4B" w:rsidRDefault="000F59A8" w:rsidP="000F59A8">
            <w:pPr>
              <w:rPr>
                <w:rFonts w:ascii="Inter" w:hAnsi="Inter"/>
                <w:sz w:val="18"/>
                <w:szCs w:val="18"/>
              </w:rPr>
            </w:pPr>
            <w:r w:rsidRPr="00602E4B">
              <w:rPr>
                <w:rFonts w:ascii="Inter" w:hAnsi="Inter"/>
                <w:sz w:val="18"/>
                <w:szCs w:val="18"/>
              </w:rPr>
              <w:t>Standard equivocation</w:t>
            </w:r>
          </w:p>
        </w:tc>
        <w:tc>
          <w:tcPr>
            <w:tcW w:w="0" w:type="auto"/>
            <w:vAlign w:val="center"/>
            <w:hideMark/>
          </w:tcPr>
          <w:p w14:paraId="618EE92C" w14:textId="77777777" w:rsidR="000F59A8" w:rsidRPr="00602E4B" w:rsidRDefault="000F59A8" w:rsidP="000F59A8">
            <w:pPr>
              <w:rPr>
                <w:rFonts w:ascii="Inter" w:hAnsi="Inter"/>
                <w:sz w:val="18"/>
                <w:szCs w:val="18"/>
              </w:rPr>
            </w:pPr>
            <w:r w:rsidRPr="00602E4B">
              <w:rPr>
                <w:rFonts w:ascii="Inter" w:hAnsi="Inter"/>
                <w:sz w:val="18"/>
                <w:szCs w:val="18"/>
              </w:rPr>
              <w:t>3 epochs</w:t>
            </w:r>
          </w:p>
        </w:tc>
        <w:tc>
          <w:tcPr>
            <w:tcW w:w="0" w:type="auto"/>
            <w:vAlign w:val="center"/>
            <w:hideMark/>
          </w:tcPr>
          <w:p w14:paraId="429429A1" w14:textId="77777777" w:rsidR="000F59A8" w:rsidRPr="00602E4B" w:rsidRDefault="000F59A8" w:rsidP="000F59A8">
            <w:pPr>
              <w:rPr>
                <w:rFonts w:ascii="Inter" w:hAnsi="Inter"/>
                <w:sz w:val="18"/>
                <w:szCs w:val="18"/>
              </w:rPr>
            </w:pPr>
            <w:r w:rsidRPr="00602E4B">
              <w:rPr>
                <w:rFonts w:ascii="Inter" w:hAnsi="Inter"/>
                <w:sz w:val="18"/>
                <w:szCs w:val="18"/>
              </w:rPr>
              <w:t>None</w:t>
            </w:r>
          </w:p>
        </w:tc>
      </w:tr>
      <w:tr w:rsidR="000F59A8" w:rsidRPr="00602E4B" w14:paraId="53E5A3DC" w14:textId="77777777">
        <w:trPr>
          <w:tblCellSpacing w:w="15" w:type="dxa"/>
        </w:trPr>
        <w:tc>
          <w:tcPr>
            <w:tcW w:w="0" w:type="auto"/>
            <w:vAlign w:val="center"/>
            <w:hideMark/>
          </w:tcPr>
          <w:p w14:paraId="366B1219" w14:textId="77777777" w:rsidR="000F59A8" w:rsidRPr="00602E4B" w:rsidRDefault="000F59A8" w:rsidP="000F59A8">
            <w:pPr>
              <w:rPr>
                <w:rFonts w:ascii="Inter" w:hAnsi="Inter"/>
                <w:sz w:val="18"/>
                <w:szCs w:val="18"/>
              </w:rPr>
            </w:pPr>
            <w:r w:rsidRPr="00602E4B">
              <w:rPr>
                <w:rFonts w:ascii="Inter" w:hAnsi="Inter"/>
                <w:sz w:val="18"/>
                <w:szCs w:val="18"/>
              </w:rPr>
              <w:t>Bridge attestation fraud</w:t>
            </w:r>
          </w:p>
        </w:tc>
        <w:tc>
          <w:tcPr>
            <w:tcW w:w="0" w:type="auto"/>
            <w:vAlign w:val="center"/>
            <w:hideMark/>
          </w:tcPr>
          <w:p w14:paraId="44A2289E" w14:textId="77777777" w:rsidR="000F59A8" w:rsidRPr="00602E4B" w:rsidRDefault="000F59A8" w:rsidP="000F59A8">
            <w:pPr>
              <w:rPr>
                <w:rFonts w:ascii="Inter" w:hAnsi="Inter"/>
                <w:sz w:val="18"/>
                <w:szCs w:val="18"/>
              </w:rPr>
            </w:pPr>
            <w:r w:rsidRPr="00602E4B">
              <w:rPr>
                <w:rFonts w:ascii="Inter" w:hAnsi="Inter"/>
                <w:sz w:val="18"/>
                <w:szCs w:val="18"/>
              </w:rPr>
              <w:t>12 epochs</w:t>
            </w:r>
          </w:p>
        </w:tc>
        <w:tc>
          <w:tcPr>
            <w:tcW w:w="0" w:type="auto"/>
            <w:vAlign w:val="center"/>
            <w:hideMark/>
          </w:tcPr>
          <w:p w14:paraId="1BFCFF94" w14:textId="77777777" w:rsidR="000F59A8" w:rsidRPr="00602E4B" w:rsidRDefault="000F59A8" w:rsidP="000F59A8">
            <w:pPr>
              <w:rPr>
                <w:rFonts w:ascii="Inter" w:hAnsi="Inter"/>
                <w:sz w:val="18"/>
                <w:szCs w:val="18"/>
              </w:rPr>
            </w:pPr>
            <w:r w:rsidRPr="00602E4B">
              <w:rPr>
                <w:rFonts w:ascii="Inter" w:hAnsi="Inter"/>
                <w:sz w:val="18"/>
                <w:szCs w:val="18"/>
              </w:rPr>
              <w:t>Permanent bridge ban after release</w:t>
            </w:r>
          </w:p>
        </w:tc>
      </w:tr>
      <w:tr w:rsidR="000F59A8" w:rsidRPr="00602E4B" w14:paraId="5ACD3D08" w14:textId="77777777">
        <w:trPr>
          <w:tblCellSpacing w:w="15" w:type="dxa"/>
        </w:trPr>
        <w:tc>
          <w:tcPr>
            <w:tcW w:w="0" w:type="auto"/>
            <w:vAlign w:val="center"/>
            <w:hideMark/>
          </w:tcPr>
          <w:p w14:paraId="2BCC199F" w14:textId="77777777" w:rsidR="000F59A8" w:rsidRPr="00602E4B" w:rsidRDefault="000F59A8" w:rsidP="000F59A8">
            <w:pPr>
              <w:rPr>
                <w:rFonts w:ascii="Inter" w:hAnsi="Inter"/>
                <w:sz w:val="18"/>
                <w:szCs w:val="18"/>
              </w:rPr>
            </w:pPr>
            <w:r w:rsidRPr="00602E4B">
              <w:rPr>
                <w:rFonts w:ascii="Inter" w:hAnsi="Inter"/>
                <w:sz w:val="18"/>
                <w:szCs w:val="18"/>
              </w:rPr>
              <w:t>Repeated offenses</w:t>
            </w:r>
          </w:p>
        </w:tc>
        <w:tc>
          <w:tcPr>
            <w:tcW w:w="0" w:type="auto"/>
            <w:vAlign w:val="center"/>
            <w:hideMark/>
          </w:tcPr>
          <w:p w14:paraId="4FFFB56A" w14:textId="77777777" w:rsidR="000F59A8" w:rsidRPr="00602E4B" w:rsidRDefault="000F59A8" w:rsidP="000F59A8">
            <w:pPr>
              <w:rPr>
                <w:rFonts w:ascii="Inter" w:hAnsi="Inter"/>
                <w:sz w:val="18"/>
                <w:szCs w:val="18"/>
              </w:rPr>
            </w:pPr>
            <m:oMath>
              <m:r>
                <w:rPr>
                  <w:rFonts w:ascii="Cambria Math" w:hAnsi="Cambria Math"/>
                  <w:sz w:val="18"/>
                  <w:szCs w:val="18"/>
                </w:rPr>
                <m:t>J×N</m:t>
              </m:r>
            </m:oMath>
            <w:r w:rsidRPr="00602E4B">
              <w:rPr>
                <w:rFonts w:ascii="Inter" w:hAnsi="Inter"/>
                <w:sz w:val="18"/>
                <w:szCs w:val="18"/>
              </w:rPr>
              <w:t xml:space="preserve">(N = offense count) </w:t>
            </w:r>
          </w:p>
        </w:tc>
        <w:tc>
          <w:tcPr>
            <w:tcW w:w="0" w:type="auto"/>
            <w:vAlign w:val="center"/>
            <w:hideMark/>
          </w:tcPr>
          <w:p w14:paraId="1FDF7661" w14:textId="77777777" w:rsidR="000F59A8" w:rsidRPr="00602E4B" w:rsidRDefault="000F59A8" w:rsidP="000F59A8">
            <w:pPr>
              <w:rPr>
                <w:rFonts w:ascii="Inter" w:hAnsi="Inter"/>
                <w:sz w:val="18"/>
                <w:szCs w:val="18"/>
              </w:rPr>
            </w:pPr>
            <w:r w:rsidRPr="00602E4B">
              <w:rPr>
                <w:rFonts w:ascii="Inter" w:hAnsi="Inter"/>
                <w:sz w:val="18"/>
                <w:szCs w:val="18"/>
              </w:rPr>
              <w:t>Reputation capped at 0.6</w:t>
            </w:r>
          </w:p>
        </w:tc>
      </w:tr>
      <w:tr w:rsidR="000F59A8" w:rsidRPr="00602E4B" w14:paraId="7DA80E19" w14:textId="77777777">
        <w:trPr>
          <w:tblCellSpacing w:w="15" w:type="dxa"/>
        </w:trPr>
        <w:tc>
          <w:tcPr>
            <w:tcW w:w="0" w:type="auto"/>
            <w:vAlign w:val="center"/>
            <w:hideMark/>
          </w:tcPr>
          <w:p w14:paraId="0EAB34ED" w14:textId="77777777" w:rsidR="000F59A8" w:rsidRPr="00602E4B" w:rsidRDefault="000F59A8" w:rsidP="000F59A8">
            <w:pPr>
              <w:rPr>
                <w:rFonts w:ascii="Inter" w:hAnsi="Inter"/>
                <w:sz w:val="18"/>
                <w:szCs w:val="18"/>
              </w:rPr>
            </w:pPr>
            <w:r w:rsidRPr="00602E4B">
              <w:rPr>
                <w:rFonts w:ascii="Inter" w:hAnsi="Inter"/>
                <w:sz w:val="18"/>
                <w:szCs w:val="18"/>
              </w:rPr>
              <w:t>Critical bridge compromise</w:t>
            </w:r>
          </w:p>
        </w:tc>
        <w:tc>
          <w:tcPr>
            <w:tcW w:w="0" w:type="auto"/>
            <w:vAlign w:val="center"/>
            <w:hideMark/>
          </w:tcPr>
          <w:p w14:paraId="591A137B" w14:textId="77777777" w:rsidR="000F59A8" w:rsidRPr="00602E4B" w:rsidRDefault="000F59A8" w:rsidP="000F59A8">
            <w:pPr>
              <w:rPr>
                <w:rFonts w:ascii="Inter" w:hAnsi="Inter"/>
                <w:sz w:val="18"/>
                <w:szCs w:val="18"/>
              </w:rPr>
            </w:pPr>
            <w:r w:rsidRPr="00602E4B">
              <w:rPr>
                <w:rFonts w:ascii="Inter" w:hAnsi="Inter"/>
                <w:sz w:val="18"/>
                <w:szCs w:val="18"/>
              </w:rPr>
              <w:t>Permanent</w:t>
            </w:r>
          </w:p>
        </w:tc>
        <w:tc>
          <w:tcPr>
            <w:tcW w:w="0" w:type="auto"/>
            <w:vAlign w:val="center"/>
            <w:hideMark/>
          </w:tcPr>
          <w:p w14:paraId="586A360A" w14:textId="77777777" w:rsidR="000F59A8" w:rsidRPr="00602E4B" w:rsidRDefault="000F59A8" w:rsidP="000F59A8">
            <w:pPr>
              <w:rPr>
                <w:rFonts w:ascii="Inter" w:hAnsi="Inter"/>
                <w:sz w:val="18"/>
                <w:szCs w:val="18"/>
              </w:rPr>
            </w:pPr>
            <w:r w:rsidRPr="00602E4B">
              <w:rPr>
                <w:rFonts w:ascii="Inter" w:hAnsi="Inter"/>
                <w:sz w:val="18"/>
                <w:szCs w:val="18"/>
              </w:rPr>
              <w:t>Never released</w:t>
            </w:r>
          </w:p>
        </w:tc>
      </w:tr>
    </w:tbl>
    <w:p w14:paraId="3331C79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Jail State Machine:</w:t>
      </w:r>
    </w:p>
    <w:p w14:paraId="17C21ADC" w14:textId="77777777" w:rsidR="000F59A8" w:rsidRPr="00602E4B" w:rsidRDefault="000F59A8" w:rsidP="000F59A8">
      <w:pPr>
        <w:rPr>
          <w:rFonts w:ascii="Inter" w:hAnsi="Inter"/>
          <w:sz w:val="18"/>
          <w:szCs w:val="18"/>
        </w:rPr>
      </w:pPr>
      <w:r w:rsidRPr="00602E4B">
        <w:rPr>
          <w:rFonts w:ascii="Inter" w:hAnsi="Inter"/>
          <w:sz w:val="18"/>
          <w:szCs w:val="18"/>
        </w:rPr>
        <w:t>python</w:t>
      </w:r>
    </w:p>
    <w:p w14:paraId="0C8D36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class</w:t>
      </w:r>
      <w:r w:rsidRPr="00602E4B">
        <w:rPr>
          <w:rFonts w:ascii="Inter" w:hAnsi="Inter" w:cs="Courier New"/>
          <w:color w:val="ABB2BF"/>
          <w:sz w:val="18"/>
          <w:szCs w:val="18"/>
        </w:rPr>
        <w:t xml:space="preserve"> </w:t>
      </w:r>
      <w:r w:rsidRPr="00602E4B">
        <w:rPr>
          <w:rFonts w:ascii="Inter" w:hAnsi="Inter" w:cs="Courier New"/>
          <w:color w:val="D19A66"/>
          <w:sz w:val="18"/>
          <w:szCs w:val="18"/>
        </w:rPr>
        <w:t>ValidatorStatus</w:t>
      </w:r>
      <w:r w:rsidRPr="00602E4B">
        <w:rPr>
          <w:rFonts w:ascii="Inter" w:hAnsi="Inter" w:cs="Courier New"/>
          <w:color w:val="ABB2BF"/>
          <w:sz w:val="18"/>
          <w:szCs w:val="18"/>
        </w:rPr>
        <w:t>(Enum):</w:t>
      </w:r>
    </w:p>
    <w:p w14:paraId="206518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ACTIVE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"active"</w:t>
      </w:r>
    </w:p>
    <w:p w14:paraId="6179D9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UNBONDING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"unbonding"</w:t>
      </w:r>
    </w:p>
    <w:p w14:paraId="1AA431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JAILED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"jailed"</w:t>
      </w:r>
    </w:p>
    <w:p w14:paraId="2813D0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EXITED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"exited"</w:t>
      </w:r>
    </w:p>
    <w:p w14:paraId="1B2396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PERMANENTLY_BANNED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"permanently_banned"</w:t>
      </w:r>
    </w:p>
    <w:p w14:paraId="3F503A5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3DAA6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check_jail_release</w:t>
      </w:r>
      <w:r w:rsidRPr="00602E4B">
        <w:rPr>
          <w:rFonts w:ascii="Inter" w:hAnsi="Inter" w:cs="Courier New"/>
          <w:color w:val="ABB2BF"/>
          <w:sz w:val="18"/>
          <w:szCs w:val="18"/>
        </w:rPr>
        <w:t>():</w:t>
      </w:r>
    </w:p>
    <w:p w14:paraId="762B70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B8DA0D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Check and release validators whose jail period has ended.</w:t>
      </w:r>
    </w:p>
    <w:p w14:paraId="036040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EA209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get_current_epoch()</w:t>
      </w:r>
    </w:p>
    <w:p w14:paraId="494234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D5B7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get_jailed_validators():</w:t>
      </w:r>
    </w:p>
    <w:p w14:paraId="20E856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validator.jail_until </w:t>
      </w:r>
      <w:r w:rsidRPr="00602E4B">
        <w:rPr>
          <w:rFonts w:ascii="Inter" w:hAnsi="Inter" w:cs="Courier New"/>
          <w:color w:val="61AFEF"/>
          <w:sz w:val="18"/>
          <w:szCs w:val="18"/>
        </w:rPr>
        <w:t>&lt;=</w:t>
      </w:r>
      <w:r w:rsidRPr="00602E4B">
        <w:rPr>
          <w:rFonts w:ascii="Inter" w:hAnsi="Inter" w:cs="Courier New"/>
          <w:color w:val="ABB2BF"/>
          <w:sz w:val="18"/>
          <w:szCs w:val="18"/>
        </w:rPr>
        <w:t xml:space="preserve"> current_epoch:</w:t>
      </w:r>
    </w:p>
    <w:p w14:paraId="0C4C80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Standard release</w:t>
      </w:r>
    </w:p>
    <w:p w14:paraId="6DF96A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147273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emit_event(ValidatorReleased {</w:t>
      </w:r>
    </w:p>
    <w:p w14:paraId="05B9C6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430453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jail_duration: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validator.jailed_at,</w:t>
      </w:r>
    </w:p>
    <w:p w14:paraId="18098A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remaining_stake: validator.stake</w:t>
      </w:r>
    </w:p>
    <w:p w14:paraId="4119EF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B004E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5C0FF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post-jail restrictions</w:t>
      </w:r>
    </w:p>
    <w:p w14:paraId="081029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validator.offense_was_bridge_related:</w:t>
      </w:r>
    </w:p>
    <w:p w14:paraId="6F04F6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Must reapply for bridge operations</w:t>
      </w:r>
    </w:p>
    <w:p w14:paraId="2C69C2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validator.bridge_registrations.clear()</w:t>
      </w:r>
    </w:p>
    <w:p w14:paraId="7056F9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validator.reputation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0.8</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20</w:t>
      </w:r>
      <w:r w:rsidRPr="00602E4B">
        <w:rPr>
          <w:rFonts w:ascii="Inter" w:hAnsi="Inter" w:cs="Courier New"/>
          <w:color w:val="61AFEF"/>
          <w:sz w:val="18"/>
          <w:szCs w:val="18"/>
        </w:rPr>
        <w:t>%</w:t>
      </w:r>
      <w:r w:rsidRPr="00602E4B">
        <w:rPr>
          <w:rFonts w:ascii="Inter" w:hAnsi="Inter" w:cs="Courier New"/>
          <w:color w:val="ABB2BF"/>
          <w:sz w:val="18"/>
          <w:szCs w:val="18"/>
        </w:rPr>
        <w:t xml:space="preserve"> reputation penalty persists</w:t>
      </w:r>
    </w:p>
    <w:p w14:paraId="539E023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Unbonding Period:</w:t>
      </w:r>
    </w:p>
    <w:p w14:paraId="6FC7567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Validators who wish to exit (not slashed) must wait unbonding period:</w:t>
      </w:r>
    </w:p>
    <w:p w14:paraId="4D4DCBD5" w14:textId="77777777" w:rsidR="000F59A8" w:rsidRPr="00602E4B" w:rsidRDefault="000F59A8">
      <w:pPr>
        <w:numPr>
          <w:ilvl w:val="0"/>
          <w:numId w:val="231"/>
        </w:numPr>
        <w:spacing w:before="100" w:beforeAutospacing="1" w:after="100" w:afterAutospacing="1"/>
        <w:rPr>
          <w:rFonts w:ascii="Inter" w:hAnsi="Inter"/>
          <w:sz w:val="18"/>
          <w:szCs w:val="18"/>
        </w:rPr>
      </w:pPr>
      <w:r w:rsidRPr="00602E4B">
        <w:rPr>
          <w:rFonts w:ascii="Inter" w:hAnsi="Inter"/>
          <w:sz w:val="18"/>
          <w:szCs w:val="18"/>
        </w:rPr>
        <w:t xml:space="preserve">Duration: </w:t>
      </w:r>
      <m:oMath>
        <m:r>
          <w:rPr>
            <w:rFonts w:ascii="Cambria Math" w:hAnsi="Cambria Math"/>
            <w:sz w:val="18"/>
            <w:szCs w:val="18"/>
          </w:rPr>
          <m:t>U</m:t>
        </m:r>
      </m:oMath>
      <w:r w:rsidRPr="00602E4B">
        <w:rPr>
          <w:rFonts w:ascii="Inter" w:hAnsi="Inter"/>
          <w:sz w:val="18"/>
          <w:szCs w:val="18"/>
        </w:rPr>
        <w:t xml:space="preserve">epochs (default: 21 epochs ≈ 115 hours ≈ 5 days) </w:t>
      </w:r>
    </w:p>
    <w:p w14:paraId="3C917CBA" w14:textId="77777777" w:rsidR="000F59A8" w:rsidRPr="00602E4B" w:rsidRDefault="000F59A8">
      <w:pPr>
        <w:numPr>
          <w:ilvl w:val="0"/>
          <w:numId w:val="231"/>
        </w:numPr>
        <w:spacing w:before="100" w:beforeAutospacing="1" w:after="100" w:afterAutospacing="1"/>
        <w:rPr>
          <w:rFonts w:ascii="Inter" w:hAnsi="Inter"/>
          <w:sz w:val="18"/>
          <w:szCs w:val="18"/>
        </w:rPr>
      </w:pPr>
      <w:r w:rsidRPr="00602E4B">
        <w:rPr>
          <w:rFonts w:ascii="Inter" w:hAnsi="Inter"/>
          <w:sz w:val="18"/>
          <w:szCs w:val="18"/>
        </w:rPr>
        <w:t>Ensures validator remains accountable for recent actions</w:t>
      </w:r>
    </w:p>
    <w:p w14:paraId="346AB6F3" w14:textId="77777777" w:rsidR="000F59A8" w:rsidRPr="00602E4B" w:rsidRDefault="000F59A8">
      <w:pPr>
        <w:numPr>
          <w:ilvl w:val="0"/>
          <w:numId w:val="231"/>
        </w:numPr>
        <w:spacing w:before="100" w:beforeAutospacing="1" w:after="100" w:afterAutospacing="1"/>
        <w:rPr>
          <w:rFonts w:ascii="Inter" w:hAnsi="Inter"/>
          <w:sz w:val="18"/>
          <w:szCs w:val="18"/>
        </w:rPr>
      </w:pPr>
      <w:r w:rsidRPr="00602E4B">
        <w:rPr>
          <w:rFonts w:ascii="Inter" w:hAnsi="Inter"/>
          <w:sz w:val="18"/>
          <w:szCs w:val="18"/>
        </w:rPr>
        <w:t>Prevents "rage quit" to avoid slashing</w:t>
      </w:r>
    </w:p>
    <w:p w14:paraId="7CF957C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State Transitions:</w:t>
      </w:r>
    </w:p>
    <w:p w14:paraId="04A93C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ACTIVE → UNBONDING (validator initiates exit)</w:t>
      </w:r>
    </w:p>
    <w:p w14:paraId="6B7FA7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UNBONDING → EXITED (after U epochs, stake unlocked)</w:t>
      </w:r>
    </w:p>
    <w:p w14:paraId="1B4A5A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E7362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ACTIVE → JAILED (slashing occurs)</w:t>
      </w:r>
    </w:p>
    <w:p w14:paraId="7B8DC1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JAILED → ACTIVE (after J epochs, standard offenses only)</w:t>
      </w:r>
    </w:p>
    <w:p w14:paraId="084C67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JAILED → UNBONDING (after J epochs, validator can initiate exit)</w:t>
      </w:r>
    </w:p>
    <w:p w14:paraId="763944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JAILED → PERMANENTLY_BANNED (critical offenses, never released)</w:t>
      </w:r>
    </w:p>
    <w:p w14:paraId="0E07C9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5BB93D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UNBONDING → EXITED (after additional U epochs from unbonding start)</w:t>
      </w:r>
    </w:p>
    <w:p w14:paraId="6C7D587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Unbonding Process:</w:t>
      </w:r>
    </w:p>
    <w:p w14:paraId="1FB8DD46"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20D97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initiate_unbonding</w:t>
      </w:r>
      <w:r w:rsidRPr="00602E4B">
        <w:rPr>
          <w:rFonts w:ascii="Inter" w:hAnsi="Inter" w:cs="Courier New"/>
          <w:color w:val="ABB2BF"/>
          <w:sz w:val="18"/>
          <w:szCs w:val="18"/>
        </w:rPr>
        <w:t xml:space="preserve">(validator_id: ValidatorID) </w:t>
      </w:r>
      <w:r w:rsidRPr="00602E4B">
        <w:rPr>
          <w:rFonts w:ascii="Inter" w:hAnsi="Inter" w:cs="Courier New"/>
          <w:color w:val="61AFEF"/>
          <w:sz w:val="18"/>
          <w:szCs w:val="18"/>
        </w:rPr>
        <w:t>-&gt;</w:t>
      </w:r>
      <w:r w:rsidRPr="00602E4B">
        <w:rPr>
          <w:rFonts w:ascii="Inter" w:hAnsi="Inter" w:cs="Courier New"/>
          <w:color w:val="ABB2BF"/>
          <w:sz w:val="18"/>
          <w:szCs w:val="18"/>
        </w:rPr>
        <w:t xml:space="preserve"> Result:</w:t>
      </w:r>
    </w:p>
    <w:p w14:paraId="2E8857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F8700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initiates unbonding to exit the validator set.</w:t>
      </w:r>
    </w:p>
    <w:p w14:paraId="39232E3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5B1B0B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get_validator(validator_id)</w:t>
      </w:r>
    </w:p>
    <w:p w14:paraId="5CD4BB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24AD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validator is in valid state</w:t>
      </w:r>
    </w:p>
    <w:p w14:paraId="6227F6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C678DD"/>
          <w:sz w:val="18"/>
          <w:szCs w:val="18"/>
        </w:rPr>
        <w:t>not</w:t>
      </w:r>
      <w:r w:rsidRPr="00602E4B">
        <w:rPr>
          <w:rFonts w:ascii="Inter" w:hAnsi="Inter" w:cs="Courier New"/>
          <w:color w:val="ABB2BF"/>
          <w:sz w:val="18"/>
          <w:szCs w:val="18"/>
        </w:rPr>
        <w:t xml:space="preserve">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[ValidatorStatus.ACTIVE, ValidatorStatus.JAILED]:</w:t>
      </w:r>
    </w:p>
    <w:p w14:paraId="322F3E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"Invalid status for unbonding"</w:t>
      </w:r>
      <w:r w:rsidRPr="00602E4B">
        <w:rPr>
          <w:rFonts w:ascii="Inter" w:hAnsi="Inter" w:cs="Courier New"/>
          <w:color w:val="ABB2BF"/>
          <w:sz w:val="18"/>
          <w:szCs w:val="18"/>
        </w:rPr>
        <w:t>)</w:t>
      </w:r>
    </w:p>
    <w:p w14:paraId="597C19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DC95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jailed, must wait for jail period to end</w:t>
      </w:r>
    </w:p>
    <w:p w14:paraId="115E38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ValidatorStatus.JAILED:</w:t>
      </w:r>
    </w:p>
    <w:p w14:paraId="66B579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get_current_epoch()</w:t>
      </w:r>
    </w:p>
    <w:p w14:paraId="5AFC13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&lt;</w:t>
      </w:r>
      <w:r w:rsidRPr="00602E4B">
        <w:rPr>
          <w:rFonts w:ascii="Inter" w:hAnsi="Inter" w:cs="Courier New"/>
          <w:color w:val="ABB2BF"/>
          <w:sz w:val="18"/>
          <w:szCs w:val="18"/>
        </w:rPr>
        <w:t xml:space="preserve"> validator.jail_until:</w:t>
      </w:r>
    </w:p>
    <w:p w14:paraId="138ED2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 xml:space="preserve">f"Still jailed until epoch </w:t>
      </w:r>
      <w:r w:rsidRPr="00602E4B">
        <w:rPr>
          <w:rFonts w:ascii="Inter" w:hAnsi="Inter" w:cs="Courier New"/>
          <w:color w:val="ABB2BF"/>
          <w:sz w:val="18"/>
          <w:szCs w:val="18"/>
        </w:rPr>
        <w:t>{validator.jail_until}</w:t>
      </w:r>
      <w:r w:rsidRPr="00602E4B">
        <w:rPr>
          <w:rFonts w:ascii="Inter" w:hAnsi="Inter" w:cs="Courier New"/>
          <w:color w:val="98C379"/>
          <w:sz w:val="18"/>
          <w:szCs w:val="18"/>
        </w:rPr>
        <w:t>"</w:t>
      </w:r>
      <w:r w:rsidRPr="00602E4B">
        <w:rPr>
          <w:rFonts w:ascii="Inter" w:hAnsi="Inter" w:cs="Courier New"/>
          <w:color w:val="ABB2BF"/>
          <w:sz w:val="18"/>
          <w:szCs w:val="18"/>
        </w:rPr>
        <w:t>)</w:t>
      </w:r>
    </w:p>
    <w:p w14:paraId="6930DD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2AA219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Set unbonding status</w:t>
      </w:r>
    </w:p>
    <w:p w14:paraId="23D682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ValidatorStatus.UNBONDING</w:t>
      </w:r>
    </w:p>
    <w:p w14:paraId="774C01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validator.unbonding_start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get_current_epoch()</w:t>
      </w:r>
    </w:p>
    <w:p w14:paraId="39D475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validator.unbonding_complete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validator.unbonding_start </w:t>
      </w:r>
      <w:r w:rsidRPr="00602E4B">
        <w:rPr>
          <w:rFonts w:ascii="Inter" w:hAnsi="Inter" w:cs="Courier New"/>
          <w:color w:val="61AFEF"/>
          <w:sz w:val="18"/>
          <w:szCs w:val="18"/>
        </w:rPr>
        <w:t>+</w:t>
      </w:r>
      <w:r w:rsidRPr="00602E4B">
        <w:rPr>
          <w:rFonts w:ascii="Inter" w:hAnsi="Inter" w:cs="Courier New"/>
          <w:color w:val="ABB2BF"/>
          <w:sz w:val="18"/>
          <w:szCs w:val="18"/>
        </w:rPr>
        <w:t xml:space="preserve"> U</w:t>
      </w:r>
    </w:p>
    <w:p w14:paraId="26BCF9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C0C0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Remove from active validator set at next epoch boundary</w:t>
      </w:r>
    </w:p>
    <w:p w14:paraId="0FB208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schedule_validator_removal(validator_id, validator.unbonding_start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w:t>
      </w:r>
    </w:p>
    <w:p w14:paraId="3BF89E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E45FF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Remove from all bridge registries immediately</w:t>
      </w:r>
    </w:p>
    <w:p w14:paraId="1343A3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validator.bridge_registrations:</w:t>
      </w:r>
    </w:p>
    <w:p w14:paraId="24F304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validator.bridge_registrations:</w:t>
      </w:r>
    </w:p>
    <w:p w14:paraId="1A06FF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remove_from_witness_registry(validator_id, chain)</w:t>
      </w:r>
    </w:p>
    <w:p w14:paraId="198D09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2AE09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emit_event(ValidatorUnbonding {</w:t>
      </w:r>
    </w:p>
    <w:p w14:paraId="79A051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validator_id,</w:t>
      </w:r>
    </w:p>
    <w:p w14:paraId="1661F0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unbonding_complete: validator.unbonding_complete,</w:t>
      </w:r>
    </w:p>
    <w:p w14:paraId="4666DA9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remaining_stake: validator.stake</w:t>
      </w:r>
    </w:p>
    <w:p w14:paraId="72DC09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73B3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7B4BA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Ok(())</w:t>
      </w:r>
    </w:p>
    <w:p w14:paraId="2B5BC2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A3E16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complete_unbonding</w:t>
      </w:r>
      <w:r w:rsidRPr="00602E4B">
        <w:rPr>
          <w:rFonts w:ascii="Inter" w:hAnsi="Inter" w:cs="Courier New"/>
          <w:color w:val="ABB2BF"/>
          <w:sz w:val="18"/>
          <w:szCs w:val="18"/>
        </w:rPr>
        <w:t xml:space="preserve">(validator_id: ValidatorID) </w:t>
      </w:r>
      <w:r w:rsidRPr="00602E4B">
        <w:rPr>
          <w:rFonts w:ascii="Inter" w:hAnsi="Inter" w:cs="Courier New"/>
          <w:color w:val="61AFEF"/>
          <w:sz w:val="18"/>
          <w:szCs w:val="18"/>
        </w:rPr>
        <w:t>-&gt;</w:t>
      </w:r>
      <w:r w:rsidRPr="00602E4B">
        <w:rPr>
          <w:rFonts w:ascii="Inter" w:hAnsi="Inter" w:cs="Courier New"/>
          <w:color w:val="ABB2BF"/>
          <w:sz w:val="18"/>
          <w:szCs w:val="18"/>
        </w:rPr>
        <w:t xml:space="preserve"> Result:</w:t>
      </w:r>
    </w:p>
    <w:p w14:paraId="3B035C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AF49D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Complete unbonding and release stake.</w:t>
      </w:r>
    </w:p>
    <w:p w14:paraId="65506E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9A266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get_validator(validator_id)</w:t>
      </w:r>
    </w:p>
    <w:p w14:paraId="46486FC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get_current_epoch()</w:t>
      </w:r>
    </w:p>
    <w:p w14:paraId="63F5FD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F0E55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unbonding period complete</w:t>
      </w:r>
    </w:p>
    <w:p w14:paraId="13FFAD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&lt;</w:t>
      </w:r>
      <w:r w:rsidRPr="00602E4B">
        <w:rPr>
          <w:rFonts w:ascii="Inter" w:hAnsi="Inter" w:cs="Courier New"/>
          <w:color w:val="ABB2BF"/>
          <w:sz w:val="18"/>
          <w:szCs w:val="18"/>
        </w:rPr>
        <w:t xml:space="preserve"> validator.unbonding_complete:</w:t>
      </w:r>
    </w:p>
    <w:p w14:paraId="52A6B7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 xml:space="preserve">f"Unbonding not complete until epoch </w:t>
      </w:r>
      <w:r w:rsidRPr="00602E4B">
        <w:rPr>
          <w:rFonts w:ascii="Inter" w:hAnsi="Inter" w:cs="Courier New"/>
          <w:color w:val="ABB2BF"/>
          <w:sz w:val="18"/>
          <w:szCs w:val="18"/>
        </w:rPr>
        <w:t>{validator.unbonding_complete}</w:t>
      </w:r>
      <w:r w:rsidRPr="00602E4B">
        <w:rPr>
          <w:rFonts w:ascii="Inter" w:hAnsi="Inter" w:cs="Courier New"/>
          <w:color w:val="98C379"/>
          <w:sz w:val="18"/>
          <w:szCs w:val="18"/>
        </w:rPr>
        <w:t>"</w:t>
      </w:r>
      <w:r w:rsidRPr="00602E4B">
        <w:rPr>
          <w:rFonts w:ascii="Inter" w:hAnsi="Inter" w:cs="Courier New"/>
          <w:color w:val="ABB2BF"/>
          <w:sz w:val="18"/>
          <w:szCs w:val="18"/>
        </w:rPr>
        <w:t>)</w:t>
      </w:r>
    </w:p>
    <w:p w14:paraId="60EB28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87B17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no pending slashing evidence</w:t>
      </w:r>
    </w:p>
    <w:p w14:paraId="6546EF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has_pending_evidence(validator_id):</w:t>
      </w:r>
    </w:p>
    <w:p w14:paraId="6D575F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"Pending slashing evidence - unbonding blocked"</w:t>
      </w:r>
      <w:r w:rsidRPr="00602E4B">
        <w:rPr>
          <w:rFonts w:ascii="Inter" w:hAnsi="Inter" w:cs="Courier New"/>
          <w:color w:val="ABB2BF"/>
          <w:sz w:val="18"/>
          <w:szCs w:val="18"/>
        </w:rPr>
        <w:t>)</w:t>
      </w:r>
    </w:p>
    <w:p w14:paraId="4BF495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10A56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Release stake</w:t>
      </w:r>
    </w:p>
    <w:p w14:paraId="04B59B9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stake_amount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validator.stake</w:t>
      </w:r>
    </w:p>
    <w:p w14:paraId="461DB88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transfer(validator.address, stake_amount)</w:t>
      </w:r>
    </w:p>
    <w:p w14:paraId="7D3C26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79872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Mark as exited</w:t>
      </w:r>
    </w:p>
    <w:p w14:paraId="7E6BE7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ValidatorStatus.EXITED</w:t>
      </w:r>
    </w:p>
    <w:p w14:paraId="0C8A6F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validator.stake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35E837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validator.exit_epoch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current_epoch</w:t>
      </w:r>
    </w:p>
    <w:p w14:paraId="289481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43909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emit_event(ValidatorExited {</w:t>
      </w:r>
    </w:p>
    <w:p w14:paraId="7B3DCD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validator_id,</w:t>
      </w:r>
    </w:p>
    <w:p w14:paraId="0CF4B3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stake_released: stake_amount,</w:t>
      </w:r>
    </w:p>
    <w:p w14:paraId="22A391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exit_epoch: current_epoch</w:t>
      </w:r>
    </w:p>
    <w:p w14:paraId="780AF7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7CC1E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C5B9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Ok(stake_amount)</w:t>
      </w:r>
    </w:p>
    <w:p w14:paraId="5866304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Post-Exit Accountability:</w:t>
      </w:r>
    </w:p>
    <w:p w14:paraId="6356224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Even after exiting, validators remain accountable:</w:t>
      </w:r>
    </w:p>
    <w:p w14:paraId="7A6DD083" w14:textId="77777777" w:rsidR="000F59A8" w:rsidRPr="00602E4B" w:rsidRDefault="000F59A8" w:rsidP="000F59A8">
      <w:pPr>
        <w:rPr>
          <w:rFonts w:ascii="Inter" w:hAnsi="Inter"/>
          <w:sz w:val="18"/>
          <w:szCs w:val="18"/>
        </w:rPr>
      </w:pPr>
      <w:r w:rsidRPr="00602E4B">
        <w:rPr>
          <w:rFonts w:ascii="Inter" w:hAnsi="Inter"/>
          <w:sz w:val="18"/>
          <w:szCs w:val="18"/>
        </w:rPr>
        <w:t>python</w:t>
      </w:r>
    </w:p>
    <w:p w14:paraId="61E51F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i/>
          <w:iCs/>
          <w:color w:val="5C6370"/>
          <w:sz w:val="18"/>
          <w:szCs w:val="18"/>
        </w:rPr>
        <w:t># Evidence can still be submitted for EVIDENCE_WINDOW epochs after exit</w:t>
      </w:r>
    </w:p>
    <w:p w14:paraId="2E0229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EVIDENCE_WINDOW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~55 hours</w:t>
      </w:r>
    </w:p>
    <w:p w14:paraId="24001E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339A05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submit_slashing_evidence</w:t>
      </w:r>
      <w:r w:rsidRPr="00602E4B">
        <w:rPr>
          <w:rFonts w:ascii="Inter" w:hAnsi="Inter" w:cs="Courier New"/>
          <w:color w:val="ABB2BF"/>
          <w:sz w:val="18"/>
          <w:szCs w:val="18"/>
        </w:rPr>
        <w:t xml:space="preserve">(evidence: Evidence, submitter: Address) </w:t>
      </w:r>
      <w:r w:rsidRPr="00602E4B">
        <w:rPr>
          <w:rFonts w:ascii="Inter" w:hAnsi="Inter" w:cs="Courier New"/>
          <w:color w:val="61AFEF"/>
          <w:sz w:val="18"/>
          <w:szCs w:val="18"/>
        </w:rPr>
        <w:t>-&gt;</w:t>
      </w:r>
      <w:r w:rsidRPr="00602E4B">
        <w:rPr>
          <w:rFonts w:ascii="Inter" w:hAnsi="Inter" w:cs="Courier New"/>
          <w:color w:val="ABB2BF"/>
          <w:sz w:val="18"/>
          <w:szCs w:val="18"/>
        </w:rPr>
        <w:t xml:space="preserve"> Result:</w:t>
      </w:r>
    </w:p>
    <w:p w14:paraId="36DD0A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get_validator(evidence.validator)</w:t>
      </w:r>
    </w:p>
    <w:p w14:paraId="58D83F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B12F2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Allow evidence submission even after exit, within window</w:t>
      </w:r>
    </w:p>
    <w:p w14:paraId="20FD8A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ValidatorStatus.EXITED:</w:t>
      </w:r>
    </w:p>
    <w:p w14:paraId="39BD9A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evidence.epoch </w:t>
      </w:r>
      <w:r w:rsidRPr="00602E4B">
        <w:rPr>
          <w:rFonts w:ascii="Inter" w:hAnsi="Inter" w:cs="Courier New"/>
          <w:color w:val="61AFEF"/>
          <w:sz w:val="18"/>
          <w:szCs w:val="18"/>
        </w:rPr>
        <w:t>&lt;</w:t>
      </w:r>
      <w:r w:rsidRPr="00602E4B">
        <w:rPr>
          <w:rFonts w:ascii="Inter" w:hAnsi="Inter" w:cs="Courier New"/>
          <w:color w:val="ABB2BF"/>
          <w:sz w:val="18"/>
          <w:szCs w:val="18"/>
        </w:rPr>
        <w:t xml:space="preserve"> validator.exit_epoch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EVIDENCE_WINDOW:</w:t>
      </w:r>
    </w:p>
    <w:p w14:paraId="39E140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"Evidence too old - validator already exited"</w:t>
      </w:r>
      <w:r w:rsidRPr="00602E4B">
        <w:rPr>
          <w:rFonts w:ascii="Inter" w:hAnsi="Inter" w:cs="Courier New"/>
          <w:color w:val="ABB2BF"/>
          <w:sz w:val="18"/>
          <w:szCs w:val="18"/>
        </w:rPr>
        <w:t>)</w:t>
      </w:r>
    </w:p>
    <w:p w14:paraId="116F2C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11DD3C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Slash from withdrawn stake if possible</w:t>
      </w:r>
    </w:p>
    <w:p w14:paraId="205177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Otherwise, record offense for future stake (if validator rejoins)</w:t>
      </w:r>
    </w:p>
    <w:p w14:paraId="70714B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can_claw_back_stake(validator, evidence.epoch):</w:t>
      </w:r>
    </w:p>
    <w:p w14:paraId="456A80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claw_back_stake(validator, calculate_slash(validator, evidence))</w:t>
      </w:r>
    </w:p>
    <w:p w14:paraId="21CB23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092B91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record_unpaid_slash(validator, evidence)</w:t>
      </w:r>
    </w:p>
    <w:p w14:paraId="678C02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14CC5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rest of slashing logic</w:t>
      </w:r>
    </w:p>
    <w:p w14:paraId="7942C85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Bridge Exit Requirements:</w:t>
      </w:r>
    </w:p>
    <w:p w14:paraId="120CE5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bridge relayers, additional exit requirements:</w:t>
      </w:r>
    </w:p>
    <w:p w14:paraId="13C4F691" w14:textId="77777777" w:rsidR="000F59A8" w:rsidRPr="00602E4B" w:rsidRDefault="000F59A8" w:rsidP="000F59A8">
      <w:pPr>
        <w:rPr>
          <w:rFonts w:ascii="Inter" w:hAnsi="Inter"/>
          <w:sz w:val="18"/>
          <w:szCs w:val="18"/>
        </w:rPr>
      </w:pPr>
      <w:r w:rsidRPr="00602E4B">
        <w:rPr>
          <w:rFonts w:ascii="Inter" w:hAnsi="Inter"/>
          <w:sz w:val="18"/>
          <w:szCs w:val="18"/>
        </w:rPr>
        <w:t>python</w:t>
      </w:r>
    </w:p>
    <w:p w14:paraId="0633D2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initiate_bridge_relayer_exit</w:t>
      </w:r>
      <w:r w:rsidRPr="00602E4B">
        <w:rPr>
          <w:rFonts w:ascii="Inter" w:hAnsi="Inter" w:cs="Courier New"/>
          <w:color w:val="ABB2BF"/>
          <w:sz w:val="18"/>
          <w:szCs w:val="18"/>
        </w:rPr>
        <w:t xml:space="preserve">(validator_id: ValidatorID, chain_id: ChainID) </w:t>
      </w:r>
      <w:r w:rsidRPr="00602E4B">
        <w:rPr>
          <w:rFonts w:ascii="Inter" w:hAnsi="Inter" w:cs="Courier New"/>
          <w:color w:val="61AFEF"/>
          <w:sz w:val="18"/>
          <w:szCs w:val="18"/>
        </w:rPr>
        <w:t>-&gt;</w:t>
      </w:r>
      <w:r w:rsidRPr="00602E4B">
        <w:rPr>
          <w:rFonts w:ascii="Inter" w:hAnsi="Inter" w:cs="Courier New"/>
          <w:color w:val="ABB2BF"/>
          <w:sz w:val="18"/>
          <w:szCs w:val="18"/>
        </w:rPr>
        <w:t xml:space="preserve"> Result:</w:t>
      </w:r>
    </w:p>
    <w:p w14:paraId="0D1A5B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725F7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 relayer initiates exit from specific chain duties.</w:t>
      </w:r>
    </w:p>
    <w:p w14:paraId="1691B1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E477F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get_validator(validator_id)</w:t>
      </w:r>
    </w:p>
    <w:p w14:paraId="47E64A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BEF4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no pending bridge operations</w:t>
      </w:r>
    </w:p>
    <w:p w14:paraId="00C7E6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pending_ops </w:t>
      </w:r>
      <w:r w:rsidRPr="00602E4B">
        <w:rPr>
          <w:rFonts w:ascii="Inter" w:hAnsi="Inter" w:cs="Courier New"/>
          <w:color w:val="61AFEF"/>
          <w:sz w:val="18"/>
          <w:szCs w:val="18"/>
        </w:rPr>
        <w:t>=</w:t>
      </w:r>
      <w:r w:rsidRPr="00602E4B">
        <w:rPr>
          <w:rFonts w:ascii="Inter" w:hAnsi="Inter" w:cs="Courier New"/>
          <w:color w:val="ABB2BF"/>
          <w:sz w:val="18"/>
          <w:szCs w:val="18"/>
        </w:rPr>
        <w:t xml:space="preserve"> get_pending_bridge_operations(validator_id, chain_id)</w:t>
      </w:r>
    </w:p>
    <w:p w14:paraId="0FD2FC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(pending_ops)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2C1CC7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 xml:space="preserve">f"Cannot exit - </w:t>
      </w:r>
      <w:r w:rsidRPr="00602E4B">
        <w:rPr>
          <w:rFonts w:ascii="Inter" w:hAnsi="Inter" w:cs="Courier New"/>
          <w:color w:val="ABB2BF"/>
          <w:sz w:val="18"/>
          <w:szCs w:val="18"/>
        </w:rPr>
        <w:t>{</w:t>
      </w:r>
      <w:r w:rsidRPr="00602E4B">
        <w:rPr>
          <w:rFonts w:ascii="Inter" w:hAnsi="Inter" w:cs="Courier New"/>
          <w:color w:val="98C379"/>
          <w:sz w:val="18"/>
          <w:szCs w:val="18"/>
        </w:rPr>
        <w:t>len</w:t>
      </w:r>
      <w:r w:rsidRPr="00602E4B">
        <w:rPr>
          <w:rFonts w:ascii="Inter" w:hAnsi="Inter" w:cs="Courier New"/>
          <w:color w:val="ABB2BF"/>
          <w:sz w:val="18"/>
          <w:szCs w:val="18"/>
        </w:rPr>
        <w:t>(pending_ops)}</w:t>
      </w:r>
      <w:r w:rsidRPr="00602E4B">
        <w:rPr>
          <w:rFonts w:ascii="Inter" w:hAnsi="Inter" w:cs="Courier New"/>
          <w:color w:val="98C379"/>
          <w:sz w:val="18"/>
          <w:szCs w:val="18"/>
        </w:rPr>
        <w:t xml:space="preserve"> pending bridge operations"</w:t>
      </w:r>
      <w:r w:rsidRPr="00602E4B">
        <w:rPr>
          <w:rFonts w:ascii="Inter" w:hAnsi="Inter" w:cs="Courier New"/>
          <w:color w:val="ABB2BF"/>
          <w:sz w:val="18"/>
          <w:szCs w:val="18"/>
        </w:rPr>
        <w:t>)</w:t>
      </w:r>
    </w:p>
    <w:p w14:paraId="6719CA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6F66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no recent fraud allegations</w:t>
      </w:r>
    </w:p>
    <w:p w14:paraId="43B750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recent_fraud_proofs </w:t>
      </w:r>
      <w:r w:rsidRPr="00602E4B">
        <w:rPr>
          <w:rFonts w:ascii="Inter" w:hAnsi="Inter" w:cs="Courier New"/>
          <w:color w:val="61AFEF"/>
          <w:sz w:val="18"/>
          <w:szCs w:val="18"/>
        </w:rPr>
        <w:t>=</w:t>
      </w:r>
      <w:r w:rsidRPr="00602E4B">
        <w:rPr>
          <w:rFonts w:ascii="Inter" w:hAnsi="Inter" w:cs="Courier New"/>
          <w:color w:val="ABB2BF"/>
          <w:sz w:val="18"/>
          <w:szCs w:val="18"/>
        </w:rPr>
        <w:t xml:space="preserve"> get_recent_fraud_proofs(validator_id, chain_id, lookback</w:t>
      </w:r>
      <w:r w:rsidRPr="00602E4B">
        <w:rPr>
          <w:rFonts w:ascii="Inter" w:hAnsi="Inter" w:cs="Courier New"/>
          <w:color w:val="61AFEF"/>
          <w:sz w:val="18"/>
          <w:szCs w:val="18"/>
        </w:rPr>
        <w:t>=</w:t>
      </w:r>
      <w:r w:rsidRPr="00602E4B">
        <w:rPr>
          <w:rFonts w:ascii="Inter" w:hAnsi="Inter" w:cs="Courier New"/>
          <w:color w:val="D19A66"/>
          <w:sz w:val="18"/>
          <w:szCs w:val="18"/>
        </w:rPr>
        <w:t>7</w:t>
      </w:r>
      <w:r w:rsidRPr="00602E4B">
        <w:rPr>
          <w:rFonts w:ascii="Inter" w:hAnsi="Inter" w:cs="Courier New"/>
          <w:color w:val="61AFEF"/>
          <w:sz w:val="18"/>
          <w:szCs w:val="18"/>
        </w:rPr>
        <w:t>*</w:t>
      </w:r>
      <w:r w:rsidRPr="00602E4B">
        <w:rPr>
          <w:rFonts w:ascii="Inter" w:hAnsi="Inter" w:cs="Courier New"/>
          <w:color w:val="D19A66"/>
          <w:sz w:val="18"/>
          <w:szCs w:val="18"/>
        </w:rPr>
        <w:t>24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7 days</w:t>
      </w:r>
    </w:p>
    <w:p w14:paraId="6A9A56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(recent_fraud_proofs)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3DE495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"Cannot exit - recent fraud allegations under investigation"</w:t>
      </w:r>
      <w:r w:rsidRPr="00602E4B">
        <w:rPr>
          <w:rFonts w:ascii="Inter" w:hAnsi="Inter" w:cs="Courier New"/>
          <w:color w:val="ABB2BF"/>
          <w:sz w:val="18"/>
          <w:szCs w:val="18"/>
        </w:rPr>
        <w:t>)</w:t>
      </w:r>
    </w:p>
    <w:p w14:paraId="053618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7698D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Graceful handoff: ensure replacement relayer available</w:t>
      </w:r>
    </w:p>
    <w:p w14:paraId="7774E7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remaining_relayers </w:t>
      </w:r>
      <w:r w:rsidRPr="00602E4B">
        <w:rPr>
          <w:rFonts w:ascii="Inter" w:hAnsi="Inter" w:cs="Courier New"/>
          <w:color w:val="61AFEF"/>
          <w:sz w:val="18"/>
          <w:szCs w:val="18"/>
        </w:rPr>
        <w:t>=</w:t>
      </w:r>
      <w:r w:rsidRPr="00602E4B">
        <w:rPr>
          <w:rFonts w:ascii="Inter" w:hAnsi="Inter" w:cs="Courier New"/>
          <w:color w:val="ABB2BF"/>
          <w:sz w:val="18"/>
          <w:szCs w:val="18"/>
        </w:rPr>
        <w:t xml:space="preserve"> count_relayers(chain_id)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5AD390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remaining_relayers </w:t>
      </w:r>
      <w:r w:rsidRPr="00602E4B">
        <w:rPr>
          <w:rFonts w:ascii="Inter" w:hAnsi="Inter" w:cs="Courier New"/>
          <w:color w:val="61AFEF"/>
          <w:sz w:val="18"/>
          <w:szCs w:val="18"/>
        </w:rPr>
        <w:t>&lt;</w:t>
      </w:r>
      <w:r w:rsidRPr="00602E4B">
        <w:rPr>
          <w:rFonts w:ascii="Inter" w:hAnsi="Inter" w:cs="Courier New"/>
          <w:color w:val="ABB2BF"/>
          <w:sz w:val="18"/>
          <w:szCs w:val="18"/>
        </w:rPr>
        <w:t xml:space="preserve"> MIN_RELAYERS_PER_CHAIN:</w:t>
      </w:r>
    </w:p>
    <w:p w14:paraId="014E77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Err(</w:t>
      </w:r>
      <w:r w:rsidRPr="00602E4B">
        <w:rPr>
          <w:rFonts w:ascii="Inter" w:hAnsi="Inter" w:cs="Courier New"/>
          <w:color w:val="98C379"/>
          <w:sz w:val="18"/>
          <w:szCs w:val="18"/>
        </w:rPr>
        <w:t xml:space="preserve">f"Cannot exit - would leave </w:t>
      </w:r>
      <w:r w:rsidRPr="00602E4B">
        <w:rPr>
          <w:rFonts w:ascii="Inter" w:hAnsi="Inter" w:cs="Courier New"/>
          <w:color w:val="ABB2BF"/>
          <w:sz w:val="18"/>
          <w:szCs w:val="18"/>
        </w:rPr>
        <w:t>{chain_id}</w:t>
      </w:r>
      <w:r w:rsidRPr="00602E4B">
        <w:rPr>
          <w:rFonts w:ascii="Inter" w:hAnsi="Inter" w:cs="Courier New"/>
          <w:color w:val="98C379"/>
          <w:sz w:val="18"/>
          <w:szCs w:val="18"/>
        </w:rPr>
        <w:t xml:space="preserve"> under-resourced"</w:t>
      </w:r>
      <w:r w:rsidRPr="00602E4B">
        <w:rPr>
          <w:rFonts w:ascii="Inter" w:hAnsi="Inter" w:cs="Courier New"/>
          <w:color w:val="ABB2BF"/>
          <w:sz w:val="18"/>
          <w:szCs w:val="18"/>
        </w:rPr>
        <w:t>)</w:t>
      </w:r>
    </w:p>
    <w:p w14:paraId="3A4B0D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C562F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Remove from witness registry</w:t>
      </w:r>
    </w:p>
    <w:p w14:paraId="41561F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remove_from_witness_registry(validator_id, chain_id)</w:t>
      </w:r>
    </w:p>
    <w:p w14:paraId="1FF1AF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validator.bridge_registrations.remove(chain_id)</w:t>
      </w:r>
    </w:p>
    <w:p w14:paraId="15DB3F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71825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Bridge-specific unbonding period (longer than consensus)</w:t>
      </w:r>
    </w:p>
    <w:p w14:paraId="146524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validator.bridge_unbonding[chain_id]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U_BRIDGE  </w:t>
      </w:r>
      <w:r w:rsidRPr="00602E4B">
        <w:rPr>
          <w:rFonts w:ascii="Inter" w:hAnsi="Inter" w:cs="Courier New"/>
          <w:i/>
          <w:iCs/>
          <w:color w:val="5C6370"/>
          <w:sz w:val="18"/>
          <w:szCs w:val="18"/>
        </w:rPr>
        <w:t># U_BRIDGE = 42 epochs (~10 days)</w:t>
      </w:r>
    </w:p>
    <w:p w14:paraId="073C0E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60E03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emit_event(BridgeRelayerExiting {</w:t>
      </w:r>
    </w:p>
    <w:p w14:paraId="02AE46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validator_id,</w:t>
      </w:r>
    </w:p>
    <w:p w14:paraId="72DA39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chain_id,</w:t>
      </w:r>
    </w:p>
    <w:p w14:paraId="38CDAD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unbonding_complete: validator.bridge_unbonding[chain_id]</w:t>
      </w:r>
    </w:p>
    <w:p w14:paraId="459859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B2B7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2EC1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Ok(())</w:t>
      </w:r>
    </w:p>
    <w:p w14:paraId="13C595AD" w14:textId="77777777" w:rsidR="000F59A8" w:rsidRPr="00602E4B" w:rsidRDefault="00035578" w:rsidP="000F59A8">
      <w:pPr>
        <w:rPr>
          <w:rFonts w:ascii="Inter" w:hAnsi="Inter"/>
          <w:sz w:val="18"/>
          <w:szCs w:val="18"/>
        </w:rPr>
      </w:pPr>
      <w:r>
        <w:pict w14:anchorId="1A86C91E">
          <v:rect id="Rectangle 37"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4AA496"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10. Timeout and View Change Mechanisms</w:t>
      </w:r>
    </w:p>
    <w:p w14:paraId="359904E1"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lastRenderedPageBreak/>
        <w:t>10.1 Timeout Triggers</w:t>
      </w:r>
    </w:p>
    <w:p w14:paraId="4A5D054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 validator triggers a timeout when:</w:t>
      </w:r>
    </w:p>
    <w:p w14:paraId="6DA050F4" w14:textId="77777777" w:rsidR="000F59A8" w:rsidRPr="00602E4B" w:rsidRDefault="000F59A8">
      <w:pPr>
        <w:numPr>
          <w:ilvl w:val="0"/>
          <w:numId w:val="232"/>
        </w:numPr>
        <w:spacing w:before="100" w:beforeAutospacing="1" w:after="100" w:afterAutospacing="1"/>
        <w:rPr>
          <w:rFonts w:ascii="Inter" w:hAnsi="Inter"/>
          <w:sz w:val="18"/>
          <w:szCs w:val="18"/>
        </w:rPr>
      </w:pPr>
      <w:r w:rsidRPr="00602E4B">
        <w:rPr>
          <w:rFonts w:ascii="Inter" w:hAnsi="Inter"/>
          <w:b/>
          <w:bCs/>
          <w:sz w:val="18"/>
          <w:szCs w:val="18"/>
        </w:rPr>
        <w:t>No proposal received:</w:t>
      </w:r>
      <w:r w:rsidRPr="00602E4B">
        <w:rPr>
          <w:rFonts w:ascii="Inter" w:hAnsi="Inter"/>
          <w:sz w:val="18"/>
          <w:szCs w:val="18"/>
        </w:rPr>
        <w:t xml:space="preserve"> Waited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oMath>
      <w:r w:rsidRPr="00602E4B">
        <w:rPr>
          <w:rFonts w:ascii="Inter" w:hAnsi="Inter"/>
          <w:sz w:val="18"/>
          <w:szCs w:val="18"/>
        </w:rPr>
        <w:t xml:space="preserve">but leader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oMath>
      <w:r w:rsidRPr="00602E4B">
        <w:rPr>
          <w:rFonts w:ascii="Inter" w:hAnsi="Inter"/>
          <w:sz w:val="18"/>
          <w:szCs w:val="18"/>
        </w:rPr>
        <w:t xml:space="preserve">did not broadcast block </w:t>
      </w:r>
    </w:p>
    <w:p w14:paraId="3A4E8A84" w14:textId="77777777" w:rsidR="000F59A8" w:rsidRPr="00602E4B" w:rsidRDefault="000F59A8">
      <w:pPr>
        <w:numPr>
          <w:ilvl w:val="0"/>
          <w:numId w:val="232"/>
        </w:numPr>
        <w:spacing w:before="100" w:beforeAutospacing="1" w:after="100" w:afterAutospacing="1"/>
        <w:rPr>
          <w:rFonts w:ascii="Inter" w:hAnsi="Inter"/>
          <w:sz w:val="18"/>
          <w:szCs w:val="18"/>
        </w:rPr>
      </w:pPr>
      <w:r w:rsidRPr="00602E4B">
        <w:rPr>
          <w:rFonts w:ascii="Inter" w:hAnsi="Inter"/>
          <w:b/>
          <w:bCs/>
          <w:sz w:val="18"/>
          <w:szCs w:val="18"/>
        </w:rPr>
        <w:t>Invalid proposal:</w:t>
      </w:r>
      <w:r w:rsidRPr="00602E4B">
        <w:rPr>
          <w:rFonts w:ascii="Inter" w:hAnsi="Inter"/>
          <w:sz w:val="18"/>
          <w:szCs w:val="18"/>
        </w:rPr>
        <w:t xml:space="preserve"> Received proposal but validation failed (and won't sign)</w:t>
      </w:r>
    </w:p>
    <w:p w14:paraId="7224B6C0" w14:textId="77777777" w:rsidR="000F59A8" w:rsidRPr="00602E4B" w:rsidRDefault="000F59A8">
      <w:pPr>
        <w:numPr>
          <w:ilvl w:val="0"/>
          <w:numId w:val="232"/>
        </w:numPr>
        <w:spacing w:before="100" w:beforeAutospacing="1" w:after="100" w:afterAutospacing="1"/>
        <w:rPr>
          <w:rFonts w:ascii="Inter" w:hAnsi="Inter"/>
          <w:sz w:val="18"/>
          <w:szCs w:val="18"/>
        </w:rPr>
      </w:pPr>
      <w:r w:rsidRPr="00602E4B">
        <w:rPr>
          <w:rFonts w:ascii="Inter" w:hAnsi="Inter"/>
          <w:b/>
          <w:bCs/>
          <w:sz w:val="18"/>
          <w:szCs w:val="18"/>
        </w:rPr>
        <w:t>Insufficient quorum:</w:t>
      </w:r>
      <w:r w:rsidRPr="00602E4B">
        <w:rPr>
          <w:rFonts w:ascii="Inter" w:hAnsi="Inter"/>
          <w:sz w:val="18"/>
          <w:szCs w:val="18"/>
        </w:rPr>
        <w:t xml:space="preserve"> Waited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oMath>
      <w:r w:rsidRPr="00602E4B">
        <w:rPr>
          <w:rFonts w:ascii="Inter" w:hAnsi="Inter"/>
          <w:sz w:val="18"/>
          <w:szCs w:val="18"/>
        </w:rPr>
        <w:t xml:space="preserve">but PREPARE/PRECOMMIT QC not achieved </w:t>
      </w:r>
    </w:p>
    <w:p w14:paraId="0583EAED" w14:textId="77777777" w:rsidR="000F59A8" w:rsidRPr="00602E4B" w:rsidRDefault="000F59A8">
      <w:pPr>
        <w:numPr>
          <w:ilvl w:val="0"/>
          <w:numId w:val="232"/>
        </w:numPr>
        <w:spacing w:before="100" w:beforeAutospacing="1" w:after="100" w:afterAutospacing="1"/>
        <w:rPr>
          <w:rFonts w:ascii="Inter" w:hAnsi="Inter"/>
          <w:sz w:val="18"/>
          <w:szCs w:val="18"/>
        </w:rPr>
      </w:pPr>
      <w:r w:rsidRPr="00602E4B">
        <w:rPr>
          <w:rFonts w:ascii="Inter" w:hAnsi="Inter"/>
          <w:b/>
          <w:bCs/>
          <w:sz w:val="18"/>
          <w:szCs w:val="18"/>
        </w:rPr>
        <w:t>Bridge attestation delay:</w:t>
      </w:r>
      <w:r w:rsidRPr="00602E4B">
        <w:rPr>
          <w:rFonts w:ascii="Inter" w:hAnsi="Inter"/>
          <w:sz w:val="18"/>
          <w:szCs w:val="18"/>
        </w:rPr>
        <w:t xml:space="preserve"> Consensus-ready but waiting for external chain confirmations (bridge-aware timeout)</w:t>
      </w:r>
    </w:p>
    <w:p w14:paraId="30D82D49" w14:textId="77777777" w:rsidR="000F59A8" w:rsidRPr="00602E4B" w:rsidRDefault="000F59A8">
      <w:pPr>
        <w:numPr>
          <w:ilvl w:val="0"/>
          <w:numId w:val="232"/>
        </w:numPr>
        <w:spacing w:before="100" w:beforeAutospacing="1" w:after="100" w:afterAutospacing="1"/>
        <w:rPr>
          <w:rFonts w:ascii="Inter" w:hAnsi="Inter"/>
          <w:sz w:val="18"/>
          <w:szCs w:val="18"/>
        </w:rPr>
      </w:pPr>
      <w:r w:rsidRPr="00602E4B">
        <w:rPr>
          <w:rFonts w:ascii="Inter" w:hAnsi="Inter"/>
          <w:b/>
          <w:bCs/>
          <w:sz w:val="18"/>
          <w:szCs w:val="18"/>
        </w:rPr>
        <w:t>Witness disagreement:</w:t>
      </w:r>
      <w:r w:rsidRPr="00602E4B">
        <w:rPr>
          <w:rFonts w:ascii="Inter" w:hAnsi="Inter"/>
          <w:sz w:val="18"/>
          <w:szCs w:val="18"/>
        </w:rPr>
        <w:t xml:space="preserve"> Conflicting attestations from witness nodes about external chain events (requires investigation before proceeding)</w:t>
      </w:r>
    </w:p>
    <w:p w14:paraId="704E2348" w14:textId="77777777" w:rsidR="000F59A8" w:rsidRPr="00602E4B" w:rsidRDefault="000F59A8">
      <w:pPr>
        <w:numPr>
          <w:ilvl w:val="0"/>
          <w:numId w:val="232"/>
        </w:numPr>
        <w:spacing w:before="100" w:beforeAutospacing="1" w:after="100" w:afterAutospacing="1"/>
        <w:rPr>
          <w:rFonts w:ascii="Inter" w:hAnsi="Inter"/>
          <w:sz w:val="18"/>
          <w:szCs w:val="18"/>
        </w:rPr>
      </w:pPr>
      <w:r w:rsidRPr="00602E4B">
        <w:rPr>
          <w:rFonts w:ascii="Inter" w:hAnsi="Inter"/>
          <w:b/>
          <w:bCs/>
          <w:sz w:val="18"/>
          <w:szCs w:val="18"/>
        </w:rPr>
        <w:t>Threshold signature incomplete:</w:t>
      </w:r>
      <w:r w:rsidRPr="00602E4B">
        <w:rPr>
          <w:rFonts w:ascii="Inter" w:hAnsi="Inter"/>
          <w:sz w:val="18"/>
          <w:szCs w:val="18"/>
        </w:rPr>
        <w:t xml:space="preserve"> Required bridge relayer signatures not collected within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p>
    <w:p w14:paraId="00AC723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Bridge-Specific Timeout Triggers:</w:t>
      </w:r>
    </w:p>
    <w:p w14:paraId="72A6D2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blocks containing cross-chain checkpoint data:</w:t>
      </w:r>
    </w:p>
    <w:p w14:paraId="04DE5C12" w14:textId="77777777" w:rsidR="000F59A8" w:rsidRPr="00602E4B" w:rsidRDefault="000F59A8">
      <w:pPr>
        <w:numPr>
          <w:ilvl w:val="0"/>
          <w:numId w:val="233"/>
        </w:numPr>
        <w:spacing w:before="100" w:beforeAutospacing="1" w:after="100" w:afterAutospacing="1"/>
        <w:rPr>
          <w:rFonts w:ascii="Inter" w:hAnsi="Inter"/>
          <w:sz w:val="18"/>
          <w:szCs w:val="18"/>
        </w:rPr>
      </w:pPr>
      <w:r w:rsidRPr="00602E4B">
        <w:rPr>
          <w:rFonts w:ascii="Inter" w:hAnsi="Inter"/>
          <w:b/>
          <w:bCs/>
          <w:sz w:val="18"/>
          <w:szCs w:val="18"/>
        </w:rPr>
        <w:t>External chain unavailable:</w:t>
      </w:r>
      <w:r w:rsidRPr="00602E4B">
        <w:rPr>
          <w:rFonts w:ascii="Inter" w:hAnsi="Inter"/>
          <w:sz w:val="18"/>
          <w:szCs w:val="18"/>
        </w:rPr>
        <w:t xml:space="preserve"> Unable to verify external chain state (RPC endpoints down, chain halted)</w:t>
      </w:r>
    </w:p>
    <w:p w14:paraId="617ECEDE" w14:textId="77777777" w:rsidR="000F59A8" w:rsidRPr="00602E4B" w:rsidRDefault="000F59A8">
      <w:pPr>
        <w:numPr>
          <w:ilvl w:val="0"/>
          <w:numId w:val="233"/>
        </w:numPr>
        <w:spacing w:before="100" w:beforeAutospacing="1" w:after="100" w:afterAutospacing="1"/>
        <w:rPr>
          <w:rFonts w:ascii="Inter" w:hAnsi="Inter"/>
          <w:sz w:val="18"/>
          <w:szCs w:val="18"/>
        </w:rPr>
      </w:pPr>
      <w:r w:rsidRPr="00602E4B">
        <w:rPr>
          <w:rFonts w:ascii="Inter" w:hAnsi="Inter"/>
          <w:b/>
          <w:bCs/>
          <w:sz w:val="18"/>
          <w:szCs w:val="18"/>
        </w:rPr>
        <w:t>Confirmation depth insufficient:</w:t>
      </w:r>
      <w:r w:rsidRPr="00602E4B">
        <w:rPr>
          <w:rFonts w:ascii="Inter" w:hAnsi="Inter"/>
          <w:sz w:val="18"/>
          <w:szCs w:val="18"/>
        </w:rPr>
        <w:t xml:space="preserve"> External chain block not buried deep enough (e.g., Ethereum only 8/12 confirmations)</w:t>
      </w:r>
    </w:p>
    <w:p w14:paraId="58D2FA8E" w14:textId="77777777" w:rsidR="000F59A8" w:rsidRPr="00602E4B" w:rsidRDefault="000F59A8">
      <w:pPr>
        <w:numPr>
          <w:ilvl w:val="0"/>
          <w:numId w:val="233"/>
        </w:numPr>
        <w:spacing w:before="100" w:beforeAutospacing="1" w:after="100" w:afterAutospacing="1"/>
        <w:rPr>
          <w:rFonts w:ascii="Inter" w:hAnsi="Inter"/>
          <w:sz w:val="18"/>
          <w:szCs w:val="18"/>
        </w:rPr>
      </w:pPr>
      <w:r w:rsidRPr="00602E4B">
        <w:rPr>
          <w:rFonts w:ascii="Inter" w:hAnsi="Inter"/>
          <w:b/>
          <w:bCs/>
          <w:sz w:val="18"/>
          <w:szCs w:val="18"/>
        </w:rPr>
        <w:t>Witness registry mismatch:</w:t>
      </w:r>
      <w:r w:rsidRPr="00602E4B">
        <w:rPr>
          <w:rFonts w:ascii="Inter" w:hAnsi="Inter"/>
          <w:sz w:val="18"/>
          <w:szCs w:val="18"/>
        </w:rPr>
        <w:t xml:space="preserve"> Signers not in approved witness registry for that chain</w:t>
      </w:r>
    </w:p>
    <w:p w14:paraId="30E3069C" w14:textId="77777777" w:rsidR="000F59A8" w:rsidRPr="00602E4B" w:rsidRDefault="000F59A8">
      <w:pPr>
        <w:numPr>
          <w:ilvl w:val="0"/>
          <w:numId w:val="233"/>
        </w:numPr>
        <w:spacing w:before="100" w:beforeAutospacing="1" w:after="100" w:afterAutospacing="1"/>
        <w:rPr>
          <w:rFonts w:ascii="Inter" w:hAnsi="Inter"/>
          <w:sz w:val="18"/>
          <w:szCs w:val="18"/>
        </w:rPr>
      </w:pPr>
      <w:r w:rsidRPr="00602E4B">
        <w:rPr>
          <w:rFonts w:ascii="Inter" w:hAnsi="Inter"/>
          <w:b/>
          <w:bCs/>
          <w:sz w:val="18"/>
          <w:szCs w:val="18"/>
        </w:rPr>
        <w:t>Cross-chain reorg detected:</w:t>
      </w:r>
      <w:r w:rsidRPr="00602E4B">
        <w:rPr>
          <w:rFonts w:ascii="Inter" w:hAnsi="Inter"/>
          <w:sz w:val="18"/>
          <w:szCs w:val="18"/>
        </w:rPr>
        <w:t xml:space="preserve"> External chain reorganization invalidates pending attestations</w:t>
      </w:r>
    </w:p>
    <w:p w14:paraId="10814D2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Timeout Decision Logic:</w:t>
      </w:r>
    </w:p>
    <w:p w14:paraId="4B7A0A77" w14:textId="77777777" w:rsidR="000F59A8" w:rsidRPr="00602E4B" w:rsidRDefault="000F59A8" w:rsidP="000F59A8">
      <w:pPr>
        <w:rPr>
          <w:rFonts w:ascii="Inter" w:hAnsi="Inter"/>
          <w:sz w:val="18"/>
          <w:szCs w:val="18"/>
        </w:rPr>
      </w:pPr>
      <w:r w:rsidRPr="00602E4B">
        <w:rPr>
          <w:rFonts w:ascii="Inter" w:hAnsi="Inter"/>
          <w:sz w:val="18"/>
          <w:szCs w:val="18"/>
        </w:rPr>
        <w:t>python</w:t>
      </w:r>
    </w:p>
    <w:p w14:paraId="23F058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check_timeout_conditions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block_proposal: Optional[Block]) </w:t>
      </w:r>
      <w:r w:rsidRPr="00602E4B">
        <w:rPr>
          <w:rFonts w:ascii="Inter" w:hAnsi="Inter" w:cs="Courier New"/>
          <w:color w:val="61AFEF"/>
          <w:sz w:val="18"/>
          <w:szCs w:val="18"/>
        </w:rPr>
        <w:t>-&gt;</w:t>
      </w:r>
      <w:r w:rsidRPr="00602E4B">
        <w:rPr>
          <w:rFonts w:ascii="Inter" w:hAnsi="Inter" w:cs="Courier New"/>
          <w:color w:val="ABB2BF"/>
          <w:sz w:val="18"/>
          <w:szCs w:val="18"/>
        </w:rPr>
        <w:t xml:space="preserve"> TimeoutReason:</w:t>
      </w:r>
    </w:p>
    <w:p w14:paraId="568544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519444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Determine if timeout should be triggered and why.</w:t>
      </w:r>
    </w:p>
    <w:p w14:paraId="402685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0D9B4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get_current_time()</w:t>
      </w:r>
    </w:p>
    <w:p w14:paraId="5AF4A0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round_start </w:t>
      </w:r>
      <w:r w:rsidRPr="00602E4B">
        <w:rPr>
          <w:rFonts w:ascii="Inter" w:hAnsi="Inter" w:cs="Courier New"/>
          <w:color w:val="61AFEF"/>
          <w:sz w:val="18"/>
          <w:szCs w:val="18"/>
        </w:rPr>
        <w:t>=</w:t>
      </w:r>
      <w:r w:rsidRPr="00602E4B">
        <w:rPr>
          <w:rFonts w:ascii="Inter" w:hAnsi="Inter" w:cs="Courier New"/>
          <w:color w:val="ABB2BF"/>
          <w:sz w:val="18"/>
          <w:szCs w:val="18"/>
        </w:rPr>
        <w:t xml:space="preserve"> get_round_start_time(</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75B362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elapsed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round_start</w:t>
      </w:r>
    </w:p>
    <w:p w14:paraId="7DDA9B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timeout_threshold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calculate_timeout_threshold(</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467D9A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B9926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timeout duration exceeded</w:t>
      </w:r>
    </w:p>
    <w:p w14:paraId="1D6408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elapsed </w:t>
      </w:r>
      <w:r w:rsidRPr="00602E4B">
        <w:rPr>
          <w:rFonts w:ascii="Inter" w:hAnsi="Inter" w:cs="Courier New"/>
          <w:color w:val="61AFEF"/>
          <w:sz w:val="18"/>
          <w:szCs w:val="18"/>
        </w:rPr>
        <w:t>&lt;</w:t>
      </w:r>
      <w:r w:rsidRPr="00602E4B">
        <w:rPr>
          <w:rFonts w:ascii="Inter" w:hAnsi="Inter" w:cs="Courier New"/>
          <w:color w:val="ABB2BF"/>
          <w:sz w:val="18"/>
          <w:szCs w:val="18"/>
        </w:rPr>
        <w:t xml:space="preserve"> timeout_threshold:</w:t>
      </w:r>
    </w:p>
    <w:p w14:paraId="21AAD0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No timeout yet</w:t>
      </w:r>
    </w:p>
    <w:p w14:paraId="30FDDB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5DB5D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Determine reason for timeout</w:t>
      </w:r>
    </w:p>
    <w:p w14:paraId="1B8BA1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block_proposal </w:t>
      </w:r>
      <w:r w:rsidRPr="00602E4B">
        <w:rPr>
          <w:rFonts w:ascii="Inter" w:hAnsi="Inter" w:cs="Courier New"/>
          <w:color w:val="C678DD"/>
          <w:sz w:val="18"/>
          <w:szCs w:val="18"/>
        </w:rPr>
        <w:t>is</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w:t>
      </w:r>
    </w:p>
    <w:p w14:paraId="56B0C6C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TimeoutReason.NO_PROPOSAL</w:t>
      </w:r>
    </w:p>
    <w:p w14:paraId="56C59F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6792D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validate_block(block_proposal):</w:t>
      </w:r>
    </w:p>
    <w:p w14:paraId="21C567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TimeoutReason.INVALID_PROPOSAL</w:t>
      </w:r>
    </w:p>
    <w:p w14:paraId="2D29973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F9A5B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consensus progress</w:t>
      </w:r>
    </w:p>
    <w:p w14:paraId="4FBC58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prepare_qc </w:t>
      </w:r>
      <w:r w:rsidRPr="00602E4B">
        <w:rPr>
          <w:rFonts w:ascii="Inter" w:hAnsi="Inter" w:cs="Courier New"/>
          <w:color w:val="61AFEF"/>
          <w:sz w:val="18"/>
          <w:szCs w:val="18"/>
        </w:rPr>
        <w:t>=</w:t>
      </w:r>
      <w:r w:rsidRPr="00602E4B">
        <w:rPr>
          <w:rFonts w:ascii="Inter" w:hAnsi="Inter" w:cs="Courier New"/>
          <w:color w:val="ABB2BF"/>
          <w:sz w:val="18"/>
          <w:szCs w:val="18"/>
        </w:rPr>
        <w:t xml:space="preserve"> get_prepare_qc(</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07A7F0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precommit_qc </w:t>
      </w:r>
      <w:r w:rsidRPr="00602E4B">
        <w:rPr>
          <w:rFonts w:ascii="Inter" w:hAnsi="Inter" w:cs="Courier New"/>
          <w:color w:val="61AFEF"/>
          <w:sz w:val="18"/>
          <w:szCs w:val="18"/>
        </w:rPr>
        <w:t>=</w:t>
      </w:r>
      <w:r w:rsidRPr="00602E4B">
        <w:rPr>
          <w:rFonts w:ascii="Inter" w:hAnsi="Inter" w:cs="Courier New"/>
          <w:color w:val="ABB2BF"/>
          <w:sz w:val="18"/>
          <w:szCs w:val="18"/>
        </w:rPr>
        <w:t xml:space="preserve"> get_precommit_qc(</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50BA20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0F862A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prepare_qc </w:t>
      </w:r>
      <w:r w:rsidRPr="00602E4B">
        <w:rPr>
          <w:rFonts w:ascii="Inter" w:hAnsi="Inter" w:cs="Courier New"/>
          <w:color w:val="C678DD"/>
          <w:sz w:val="18"/>
          <w:szCs w:val="18"/>
        </w:rPr>
        <w:t>is</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w:t>
      </w:r>
    </w:p>
    <w:p w14:paraId="2927D3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TimeoutReason.INSUFFICIENT_PREPARE_VOTES</w:t>
      </w:r>
    </w:p>
    <w:p w14:paraId="77DB67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precommit_qc </w:t>
      </w:r>
      <w:r w:rsidRPr="00602E4B">
        <w:rPr>
          <w:rFonts w:ascii="Inter" w:hAnsi="Inter" w:cs="Courier New"/>
          <w:color w:val="C678DD"/>
          <w:sz w:val="18"/>
          <w:szCs w:val="18"/>
        </w:rPr>
        <w:t>is</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w:t>
      </w:r>
    </w:p>
    <w:p w14:paraId="371374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TimeoutReason.INSUFFICIENT_PRECOMMIT_VOTES</w:t>
      </w:r>
    </w:p>
    <w:p w14:paraId="00721C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4B66A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bridge-specific conditions</w:t>
      </w:r>
    </w:p>
    <w:p w14:paraId="55145D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block_proposal.header.bridge_checkpoint:</w:t>
      </w:r>
    </w:p>
    <w:p w14:paraId="0952CC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bridge_status </w:t>
      </w:r>
      <w:r w:rsidRPr="00602E4B">
        <w:rPr>
          <w:rFonts w:ascii="Inter" w:hAnsi="Inter" w:cs="Courier New"/>
          <w:color w:val="61AFEF"/>
          <w:sz w:val="18"/>
          <w:szCs w:val="18"/>
        </w:rPr>
        <w:t>=</w:t>
      </w:r>
      <w:r w:rsidRPr="00602E4B">
        <w:rPr>
          <w:rFonts w:ascii="Inter" w:hAnsi="Inter" w:cs="Courier New"/>
          <w:color w:val="ABB2BF"/>
          <w:sz w:val="18"/>
          <w:szCs w:val="18"/>
        </w:rPr>
        <w:t xml:space="preserve"> check_bridge_readiness(block_proposal.header.bridge_checkpoint)</w:t>
      </w:r>
    </w:p>
    <w:p w14:paraId="487B3A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8282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bridge_status.all_chains_ready:</w:t>
      </w:r>
    </w:p>
    <w:p w14:paraId="3BDFC5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TimeoutReason.BRIDGE_ATTESTATION_DELAY</w:t>
      </w:r>
    </w:p>
    <w:p w14:paraId="12A170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66C2B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bridge_status.has_conflicts:</w:t>
      </w:r>
    </w:p>
    <w:p w14:paraId="0ECC11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TimeoutReason.WITNESS_DISAGREEMENT</w:t>
      </w:r>
    </w:p>
    <w:p w14:paraId="45C662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6CA81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bridge_status.threshold_signatures_complete:</w:t>
      </w:r>
    </w:p>
    <w:p w14:paraId="01D55D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TimeoutReason.THRESHOLD_SIGNATURE_INCOMPLETE</w:t>
      </w:r>
    </w:p>
    <w:p w14:paraId="7180AF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0E804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Shouldn't reach here - something unexpected</w:t>
      </w:r>
    </w:p>
    <w:p w14:paraId="0FFC220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TimeoutReason.UNKNOWN</w:t>
      </w:r>
    </w:p>
    <w:p w14:paraId="56B32476"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10.2 Timeout Message Format</w:t>
      </w:r>
    </w:p>
    <w:p w14:paraId="318AB79B" w14:textId="77777777" w:rsidR="000F59A8" w:rsidRPr="00602E4B" w:rsidRDefault="000F59A8" w:rsidP="000F59A8">
      <w:pPr>
        <w:rPr>
          <w:rFonts w:ascii="Inter" w:hAnsi="Inter"/>
          <w:sz w:val="18"/>
          <w:szCs w:val="18"/>
        </w:rPr>
      </w:pPr>
      <w:r w:rsidRPr="00602E4B">
        <w:rPr>
          <w:rFonts w:ascii="Inter" w:hAnsi="Inter"/>
          <w:sz w:val="18"/>
          <w:szCs w:val="18"/>
        </w:rPr>
        <w:t>rust</w:t>
      </w:r>
    </w:p>
    <w:p w14:paraId="31B28F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TimeoutMessage</w:t>
      </w:r>
      <w:r w:rsidRPr="00602E4B">
        <w:rPr>
          <w:rFonts w:ascii="Inter" w:hAnsi="Inter" w:cs="Courier New"/>
          <w:color w:val="ABB2BF"/>
          <w:sz w:val="18"/>
          <w:szCs w:val="18"/>
        </w:rPr>
        <w:t xml:space="preserve"> {</w:t>
      </w:r>
    </w:p>
    <w:p w14:paraId="2A24B6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D19A66"/>
          <w:sz w:val="18"/>
          <w:szCs w:val="18"/>
        </w:rPr>
        <w:t>ValidatorID</w:t>
      </w:r>
      <w:r w:rsidRPr="00602E4B">
        <w:rPr>
          <w:rFonts w:ascii="Inter" w:hAnsi="Inter" w:cs="Courier New"/>
          <w:color w:val="ABB2BF"/>
          <w:sz w:val="18"/>
          <w:szCs w:val="18"/>
        </w:rPr>
        <w:t>,</w:t>
      </w:r>
    </w:p>
    <w:p w14:paraId="5D832B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w:t>
      </w:r>
    </w:p>
    <w:p w14:paraId="0C3916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w:t>
      </w:r>
    </w:p>
    <w:p w14:paraId="0531C7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 </w:t>
      </w:r>
      <w:r w:rsidRPr="00602E4B">
        <w:rPr>
          <w:rFonts w:ascii="Inter" w:hAnsi="Inter" w:cs="Courier New"/>
          <w:color w:val="D19A66"/>
          <w:sz w:val="18"/>
          <w:szCs w:val="18"/>
        </w:rPr>
        <w:t>ConsensusPhase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Which phase timed out</w:t>
      </w:r>
    </w:p>
    <w:p w14:paraId="61D1DD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D19A66"/>
          <w:sz w:val="18"/>
          <w:szCs w:val="18"/>
        </w:rPr>
        <w:t>TimeoutReason</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Why timeout occurred</w:t>
      </w:r>
    </w:p>
    <w:p w14:paraId="4B2662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 </w:t>
      </w:r>
      <w:r w:rsidRPr="00602E4B">
        <w:rPr>
          <w:rFonts w:ascii="Inter" w:hAnsi="Inter" w:cs="Courier New"/>
          <w:color w:val="D19A66"/>
          <w:sz w:val="18"/>
          <w:szCs w:val="18"/>
        </w:rPr>
        <w:t>QuorumCertificate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Highest QC this validator has observed</w:t>
      </w:r>
    </w:p>
    <w:p w14:paraId="1AA34B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bridge_status: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BridgeTimeoutInfo</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Optional bridge-specific data</w:t>
      </w:r>
    </w:p>
    <w:p w14:paraId="059B0F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 </w:t>
      </w:r>
      <w:r w:rsidRPr="00602E4B">
        <w:rPr>
          <w:rFonts w:ascii="Inter" w:hAnsi="Inter" w:cs="Courier New"/>
          <w:color w:val="D19A66"/>
          <w:sz w:val="18"/>
          <w:szCs w:val="18"/>
        </w:rPr>
        <w:t>Signature</w:t>
      </w:r>
    </w:p>
    <w:p w14:paraId="28B731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6EA61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38A7D3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TimeoutReason</w:t>
      </w:r>
      <w:r w:rsidRPr="00602E4B">
        <w:rPr>
          <w:rFonts w:ascii="Inter" w:hAnsi="Inter" w:cs="Courier New"/>
          <w:color w:val="ABB2BF"/>
          <w:sz w:val="18"/>
          <w:szCs w:val="18"/>
        </w:rPr>
        <w:t xml:space="preserve"> {</w:t>
      </w:r>
    </w:p>
    <w:p w14:paraId="195E7E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NO_PROPOSAL</w:t>
      </w:r>
      <w:r w:rsidRPr="00602E4B">
        <w:rPr>
          <w:rFonts w:ascii="Inter" w:hAnsi="Inter" w:cs="Courier New"/>
          <w:color w:val="ABB2BF"/>
          <w:sz w:val="18"/>
          <w:szCs w:val="18"/>
        </w:rPr>
        <w:t>,</w:t>
      </w:r>
    </w:p>
    <w:p w14:paraId="59347E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INVALID_PROPOSAL</w:t>
      </w:r>
      <w:r w:rsidRPr="00602E4B">
        <w:rPr>
          <w:rFonts w:ascii="Inter" w:hAnsi="Inter" w:cs="Courier New"/>
          <w:color w:val="ABB2BF"/>
          <w:sz w:val="18"/>
          <w:szCs w:val="18"/>
        </w:rPr>
        <w:t>,</w:t>
      </w:r>
    </w:p>
    <w:p w14:paraId="4DE22B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INSUFFICIENT_PREPARE_VOTES</w:t>
      </w:r>
      <w:r w:rsidRPr="00602E4B">
        <w:rPr>
          <w:rFonts w:ascii="Inter" w:hAnsi="Inter" w:cs="Courier New"/>
          <w:color w:val="ABB2BF"/>
          <w:sz w:val="18"/>
          <w:szCs w:val="18"/>
        </w:rPr>
        <w:t>,</w:t>
      </w:r>
    </w:p>
    <w:p w14:paraId="789D78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INSUFFICIENT_PRECOMMIT_VOTES</w:t>
      </w:r>
      <w:r w:rsidRPr="00602E4B">
        <w:rPr>
          <w:rFonts w:ascii="Inter" w:hAnsi="Inter" w:cs="Courier New"/>
          <w:color w:val="ABB2BF"/>
          <w:sz w:val="18"/>
          <w:szCs w:val="18"/>
        </w:rPr>
        <w:t>,</w:t>
      </w:r>
    </w:p>
    <w:p w14:paraId="4C2621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BRIDGE_ATTESTATION_DELAY</w:t>
      </w:r>
      <w:r w:rsidRPr="00602E4B">
        <w:rPr>
          <w:rFonts w:ascii="Inter" w:hAnsi="Inter" w:cs="Courier New"/>
          <w:color w:val="ABB2BF"/>
          <w:sz w:val="18"/>
          <w:szCs w:val="18"/>
        </w:rPr>
        <w:t>,</w:t>
      </w:r>
    </w:p>
    <w:p w14:paraId="6DCDA3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WITNESS_DISAGREEMENT</w:t>
      </w:r>
      <w:r w:rsidRPr="00602E4B">
        <w:rPr>
          <w:rFonts w:ascii="Inter" w:hAnsi="Inter" w:cs="Courier New"/>
          <w:color w:val="ABB2BF"/>
          <w:sz w:val="18"/>
          <w:szCs w:val="18"/>
        </w:rPr>
        <w:t>,</w:t>
      </w:r>
    </w:p>
    <w:p w14:paraId="050226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D19A66"/>
          <w:sz w:val="18"/>
          <w:szCs w:val="18"/>
        </w:rPr>
        <w:t>THRESHOLD_SIGNATURE_INCOMPLETE</w:t>
      </w:r>
      <w:r w:rsidRPr="00602E4B">
        <w:rPr>
          <w:rFonts w:ascii="Inter" w:hAnsi="Inter" w:cs="Courier New"/>
          <w:color w:val="ABB2BF"/>
          <w:sz w:val="18"/>
          <w:szCs w:val="18"/>
        </w:rPr>
        <w:t>,</w:t>
      </w:r>
    </w:p>
    <w:p w14:paraId="3E9430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EXTERNAL_CHAIN_UNAVAILABLE</w:t>
      </w:r>
      <w:r w:rsidRPr="00602E4B">
        <w:rPr>
          <w:rFonts w:ascii="Inter" w:hAnsi="Inter" w:cs="Courier New"/>
          <w:color w:val="ABB2BF"/>
          <w:sz w:val="18"/>
          <w:szCs w:val="18"/>
        </w:rPr>
        <w:t>,</w:t>
      </w:r>
    </w:p>
    <w:p w14:paraId="5609AF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CONFIRMATION_DEPTH_INSUFFICIENT</w:t>
      </w:r>
      <w:r w:rsidRPr="00602E4B">
        <w:rPr>
          <w:rFonts w:ascii="Inter" w:hAnsi="Inter" w:cs="Courier New"/>
          <w:color w:val="ABB2BF"/>
          <w:sz w:val="18"/>
          <w:szCs w:val="18"/>
        </w:rPr>
        <w:t>,</w:t>
      </w:r>
    </w:p>
    <w:p w14:paraId="4C98EA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UNKNOWN</w:t>
      </w:r>
      <w:r w:rsidRPr="00602E4B">
        <w:rPr>
          <w:rFonts w:ascii="Inter" w:hAnsi="Inter" w:cs="Courier New"/>
          <w:color w:val="ABB2BF"/>
          <w:sz w:val="18"/>
          <w:szCs w:val="18"/>
        </w:rPr>
        <w:t>,</w:t>
      </w:r>
    </w:p>
    <w:p w14:paraId="216C3C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05ED8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1B436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BridgeTimeoutInfo</w:t>
      </w:r>
      <w:r w:rsidRPr="00602E4B">
        <w:rPr>
          <w:rFonts w:ascii="Inter" w:hAnsi="Inter" w:cs="Courier New"/>
          <w:color w:val="ABB2BF"/>
          <w:sz w:val="18"/>
          <w:szCs w:val="18"/>
        </w:rPr>
        <w:t xml:space="preserve"> {</w:t>
      </w:r>
    </w:p>
    <w:p w14:paraId="598CDD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chains_pending: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Which external chains have pending attestations</w:t>
      </w:r>
    </w:p>
    <w:p w14:paraId="0C226D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partial_signatures: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PartialSignature</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Collected threshold sigs (if any)</w:t>
      </w:r>
    </w:p>
    <w:p w14:paraId="1FD0A8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witness_conflicts: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WitnessConflict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Any conflicting witness reports</w:t>
      </w:r>
    </w:p>
    <w:p w14:paraId="22E811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last_confirmed_height: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BlockHeight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Last confirmed block per chain</w:t>
      </w:r>
    </w:p>
    <w:p w14:paraId="3BF6CCC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external_chain_status: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ExternalChainStatus</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Health of external chains</w:t>
      </w:r>
    </w:p>
    <w:p w14:paraId="0619E33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2A2EFD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7B121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WitnessConflict</w:t>
      </w:r>
      <w:r w:rsidRPr="00602E4B">
        <w:rPr>
          <w:rFonts w:ascii="Inter" w:hAnsi="Inter" w:cs="Courier New"/>
          <w:color w:val="ABB2BF"/>
          <w:sz w:val="18"/>
          <w:szCs w:val="18"/>
        </w:rPr>
        <w:t xml:space="preserve"> {</w:t>
      </w:r>
    </w:p>
    <w:p w14:paraId="116298D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0E8D40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event_height: </w:t>
      </w:r>
      <w:r w:rsidRPr="00602E4B">
        <w:rPr>
          <w:rFonts w:ascii="Inter" w:hAnsi="Inter" w:cs="Courier New"/>
          <w:color w:val="D19A66"/>
          <w:sz w:val="18"/>
          <w:szCs w:val="18"/>
        </w:rPr>
        <w:t>BlockHeight</w:t>
      </w:r>
      <w:r w:rsidRPr="00602E4B">
        <w:rPr>
          <w:rFonts w:ascii="Inter" w:hAnsi="Inter" w:cs="Courier New"/>
          <w:color w:val="ABB2BF"/>
          <w:sz w:val="18"/>
          <w:szCs w:val="18"/>
        </w:rPr>
        <w:t>,</w:t>
      </w:r>
    </w:p>
    <w:p w14:paraId="5BE3C5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conflicting_reports: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w:t>
      </w:r>
      <w:r w:rsidRPr="00602E4B">
        <w:rPr>
          <w:rFonts w:ascii="Inter" w:hAnsi="Inter" w:cs="Courier New"/>
          <w:color w:val="D19A66"/>
          <w:sz w:val="18"/>
          <w:szCs w:val="18"/>
        </w:rPr>
        <w:t>BridgeAttestation</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Validators with different views</w:t>
      </w:r>
    </w:p>
    <w:p w14:paraId="4C151B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majority_view: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BridgeAttestation</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Most common attestation (if clear majority)</w:t>
      </w:r>
    </w:p>
    <w:p w14:paraId="60D47E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2F701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8FF1C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ExternalChainStatus</w:t>
      </w:r>
      <w:r w:rsidRPr="00602E4B">
        <w:rPr>
          <w:rFonts w:ascii="Inter" w:hAnsi="Inter" w:cs="Courier New"/>
          <w:color w:val="ABB2BF"/>
          <w:sz w:val="18"/>
          <w:szCs w:val="18"/>
        </w:rPr>
        <w:t xml:space="preserve"> {</w:t>
      </w:r>
    </w:p>
    <w:p w14:paraId="1E047D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HEALTHY</w:t>
      </w:r>
      <w:r w:rsidRPr="00602E4B">
        <w:rPr>
          <w:rFonts w:ascii="Inter" w:hAnsi="Inter" w:cs="Courier New"/>
          <w:color w:val="ABB2BF"/>
          <w:sz w:val="18"/>
          <w:szCs w:val="18"/>
        </w:rPr>
        <w:t>,</w:t>
      </w:r>
    </w:p>
    <w:p w14:paraId="2D3CFE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SLOW_CONFIRMATIONS</w:t>
      </w:r>
      <w:r w:rsidRPr="00602E4B">
        <w:rPr>
          <w:rFonts w:ascii="Inter" w:hAnsi="Inter" w:cs="Courier New"/>
          <w:color w:val="ABB2BF"/>
          <w:sz w:val="18"/>
          <w:szCs w:val="18"/>
        </w:rPr>
        <w:t>,</w:t>
      </w:r>
    </w:p>
    <w:p w14:paraId="17E980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RPC_UNAVAILABLE</w:t>
      </w:r>
      <w:r w:rsidRPr="00602E4B">
        <w:rPr>
          <w:rFonts w:ascii="Inter" w:hAnsi="Inter" w:cs="Courier New"/>
          <w:color w:val="ABB2BF"/>
          <w:sz w:val="18"/>
          <w:szCs w:val="18"/>
        </w:rPr>
        <w:t>,</w:t>
      </w:r>
    </w:p>
    <w:p w14:paraId="73FC058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CHAIN_HALTED</w:t>
      </w:r>
      <w:r w:rsidRPr="00602E4B">
        <w:rPr>
          <w:rFonts w:ascii="Inter" w:hAnsi="Inter" w:cs="Courier New"/>
          <w:color w:val="ABB2BF"/>
          <w:sz w:val="18"/>
          <w:szCs w:val="18"/>
        </w:rPr>
        <w:t>,</w:t>
      </w:r>
    </w:p>
    <w:p w14:paraId="266E1C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REORG_DETECTED</w:t>
      </w:r>
      <w:r w:rsidRPr="00602E4B">
        <w:rPr>
          <w:rFonts w:ascii="Inter" w:hAnsi="Inter" w:cs="Courier New"/>
          <w:color w:val="ABB2BF"/>
          <w:sz w:val="18"/>
          <w:szCs w:val="18"/>
        </w:rPr>
        <w:t>,</w:t>
      </w:r>
    </w:p>
    <w:p w14:paraId="6940E8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7A36965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Purpose of highestQC:</w:t>
      </w:r>
    </w:p>
    <w:p w14:paraId="1B32411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Includes the highest QC observed to prove the validator is not withholding progress. The next leader uses these QCs to justify their proposal.</w:t>
      </w:r>
    </w:p>
    <w:p w14:paraId="71F75C0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Bridge Status Reporting:</w:t>
      </w:r>
    </w:p>
    <w:p w14:paraId="3992687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When timeout involves cross-chain operations, validators include:</w:t>
      </w:r>
    </w:p>
    <w:p w14:paraId="40BF451F" w14:textId="77777777" w:rsidR="000F59A8" w:rsidRPr="00602E4B" w:rsidRDefault="000F59A8">
      <w:pPr>
        <w:numPr>
          <w:ilvl w:val="0"/>
          <w:numId w:val="234"/>
        </w:numPr>
        <w:spacing w:before="100" w:beforeAutospacing="1" w:after="100" w:afterAutospacing="1"/>
        <w:rPr>
          <w:rFonts w:ascii="Inter" w:hAnsi="Inter"/>
          <w:sz w:val="18"/>
          <w:szCs w:val="18"/>
        </w:rPr>
      </w:pPr>
      <w:r w:rsidRPr="00602E4B">
        <w:rPr>
          <w:rFonts w:ascii="Inter" w:hAnsi="Inter"/>
          <w:sz w:val="18"/>
          <w:szCs w:val="18"/>
        </w:rPr>
        <w:t>Which chains have pending attestations</w:t>
      </w:r>
    </w:p>
    <w:p w14:paraId="04CB9B92" w14:textId="77777777" w:rsidR="000F59A8" w:rsidRPr="00602E4B" w:rsidRDefault="000F59A8">
      <w:pPr>
        <w:numPr>
          <w:ilvl w:val="0"/>
          <w:numId w:val="234"/>
        </w:numPr>
        <w:spacing w:before="100" w:beforeAutospacing="1" w:after="100" w:afterAutospacing="1"/>
        <w:rPr>
          <w:rFonts w:ascii="Inter" w:hAnsi="Inter"/>
          <w:sz w:val="18"/>
          <w:szCs w:val="18"/>
        </w:rPr>
      </w:pPr>
      <w:r w:rsidRPr="00602E4B">
        <w:rPr>
          <w:rFonts w:ascii="Inter" w:hAnsi="Inter"/>
          <w:sz w:val="18"/>
          <w:szCs w:val="18"/>
        </w:rPr>
        <w:t xml:space="preserve">Partial threshold signature progress (how many of </w:t>
      </w:r>
      <m:oMath>
        <m:r>
          <w:rPr>
            <w:rFonts w:ascii="Cambria Math" w:hAnsi="Cambria Math"/>
            <w:sz w:val="18"/>
            <w:szCs w:val="18"/>
          </w:rPr>
          <m:t>t</m:t>
        </m:r>
      </m:oMath>
      <w:r w:rsidRPr="00602E4B">
        <w:rPr>
          <w:rFonts w:ascii="Inter" w:hAnsi="Inter"/>
          <w:sz w:val="18"/>
          <w:szCs w:val="18"/>
        </w:rPr>
        <w:t xml:space="preserve">required signatures collected) </w:t>
      </w:r>
    </w:p>
    <w:p w14:paraId="121BD355" w14:textId="77777777" w:rsidR="000F59A8" w:rsidRPr="00602E4B" w:rsidRDefault="000F59A8">
      <w:pPr>
        <w:numPr>
          <w:ilvl w:val="0"/>
          <w:numId w:val="234"/>
        </w:numPr>
        <w:spacing w:before="100" w:beforeAutospacing="1" w:after="100" w:afterAutospacing="1"/>
        <w:rPr>
          <w:rFonts w:ascii="Inter" w:hAnsi="Inter"/>
          <w:sz w:val="18"/>
          <w:szCs w:val="18"/>
        </w:rPr>
      </w:pPr>
      <w:r w:rsidRPr="00602E4B">
        <w:rPr>
          <w:rFonts w:ascii="Inter" w:hAnsi="Inter"/>
          <w:sz w:val="18"/>
          <w:szCs w:val="18"/>
        </w:rPr>
        <w:t>Any conflicting witness reports that need resolution</w:t>
      </w:r>
    </w:p>
    <w:p w14:paraId="50872C8F" w14:textId="77777777" w:rsidR="000F59A8" w:rsidRPr="00602E4B" w:rsidRDefault="000F59A8">
      <w:pPr>
        <w:numPr>
          <w:ilvl w:val="0"/>
          <w:numId w:val="234"/>
        </w:numPr>
        <w:spacing w:before="100" w:beforeAutospacing="1" w:after="100" w:afterAutospacing="1"/>
        <w:rPr>
          <w:rFonts w:ascii="Inter" w:hAnsi="Inter"/>
          <w:sz w:val="18"/>
          <w:szCs w:val="18"/>
        </w:rPr>
      </w:pPr>
      <w:r w:rsidRPr="00602E4B">
        <w:rPr>
          <w:rFonts w:ascii="Inter" w:hAnsi="Inter"/>
          <w:sz w:val="18"/>
          <w:szCs w:val="18"/>
        </w:rPr>
        <w:t>Last confirmed external chain heights (helps next leader assess if external chain is progressing)</w:t>
      </w:r>
    </w:p>
    <w:p w14:paraId="6CC54B21" w14:textId="77777777" w:rsidR="000F59A8" w:rsidRPr="00602E4B" w:rsidRDefault="000F59A8">
      <w:pPr>
        <w:numPr>
          <w:ilvl w:val="0"/>
          <w:numId w:val="234"/>
        </w:numPr>
        <w:spacing w:before="100" w:beforeAutospacing="1" w:after="100" w:afterAutospacing="1"/>
        <w:rPr>
          <w:rFonts w:ascii="Inter" w:hAnsi="Inter"/>
          <w:sz w:val="18"/>
          <w:szCs w:val="18"/>
        </w:rPr>
      </w:pPr>
      <w:r w:rsidRPr="00602E4B">
        <w:rPr>
          <w:rFonts w:ascii="Inter" w:hAnsi="Inter"/>
          <w:sz w:val="18"/>
          <w:szCs w:val="18"/>
        </w:rPr>
        <w:t>External chain health status (RPC connectivity, halts, reorgs)</w:t>
      </w:r>
    </w:p>
    <w:p w14:paraId="67E0216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Timeout Message Creation:</w:t>
      </w:r>
    </w:p>
    <w:p w14:paraId="1C6D71C3" w14:textId="77777777" w:rsidR="000F59A8" w:rsidRPr="00602E4B" w:rsidRDefault="000F59A8" w:rsidP="000F59A8">
      <w:pPr>
        <w:rPr>
          <w:rFonts w:ascii="Inter" w:hAnsi="Inter"/>
          <w:sz w:val="18"/>
          <w:szCs w:val="18"/>
        </w:rPr>
      </w:pPr>
      <w:r w:rsidRPr="00602E4B">
        <w:rPr>
          <w:rFonts w:ascii="Inter" w:hAnsi="Inter"/>
          <w:sz w:val="18"/>
          <w:szCs w:val="18"/>
        </w:rPr>
        <w:t>python</w:t>
      </w:r>
    </w:p>
    <w:p w14:paraId="2DB212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lastRenderedPageBreak/>
        <w:t>def</w:t>
      </w:r>
      <w:r w:rsidRPr="00602E4B">
        <w:rPr>
          <w:rFonts w:ascii="Inter" w:hAnsi="Inter" w:cs="Courier New"/>
          <w:color w:val="ABB2BF"/>
          <w:sz w:val="18"/>
          <w:szCs w:val="18"/>
        </w:rPr>
        <w:t xml:space="preserve"> </w:t>
      </w:r>
      <w:r w:rsidRPr="00602E4B">
        <w:rPr>
          <w:rFonts w:ascii="Inter" w:hAnsi="Inter" w:cs="Courier New"/>
          <w:color w:val="61AFEF"/>
          <w:sz w:val="18"/>
          <w:szCs w:val="18"/>
        </w:rPr>
        <w:t>create_timeout_message</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reason: TimeoutReason) </w:t>
      </w:r>
      <w:r w:rsidRPr="00602E4B">
        <w:rPr>
          <w:rFonts w:ascii="Inter" w:hAnsi="Inter" w:cs="Courier New"/>
          <w:color w:val="61AFEF"/>
          <w:sz w:val="18"/>
          <w:szCs w:val="18"/>
        </w:rPr>
        <w:t>-&gt;</w:t>
      </w:r>
      <w:r w:rsidRPr="00602E4B">
        <w:rPr>
          <w:rFonts w:ascii="Inter" w:hAnsi="Inter" w:cs="Courier New"/>
          <w:color w:val="ABB2BF"/>
          <w:sz w:val="18"/>
          <w:szCs w:val="18"/>
        </w:rPr>
        <w:t xml:space="preserve"> TimeoutMessage:</w:t>
      </w:r>
    </w:p>
    <w:p w14:paraId="23795E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235AB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Create timeout message when round fails to progress.</w:t>
      </w:r>
    </w:p>
    <w:p w14:paraId="600E56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10A45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 </w:t>
      </w:r>
      <w:r w:rsidRPr="00602E4B">
        <w:rPr>
          <w:rFonts w:ascii="Inter" w:hAnsi="Inter" w:cs="Courier New"/>
          <w:color w:val="61AFEF"/>
          <w:sz w:val="18"/>
          <w:szCs w:val="18"/>
        </w:rPr>
        <w:t>=</w:t>
      </w:r>
      <w:r w:rsidRPr="00602E4B">
        <w:rPr>
          <w:rFonts w:ascii="Inter" w:hAnsi="Inter" w:cs="Courier New"/>
          <w:color w:val="ABB2BF"/>
          <w:sz w:val="18"/>
          <w:szCs w:val="18"/>
        </w:rPr>
        <w:t xml:space="preserve"> get_highest_observed_qc()</w:t>
      </w:r>
    </w:p>
    <w:p w14:paraId="2216E5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current_phase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get_current_phase(</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63751D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EEDE5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Collect bridge status if applicable</w:t>
      </w:r>
    </w:p>
    <w:p w14:paraId="2792CC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bridge_status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45CB02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is_bridge_checkpoint_round(</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183625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bridge_status </w:t>
      </w:r>
      <w:r w:rsidRPr="00602E4B">
        <w:rPr>
          <w:rFonts w:ascii="Inter" w:hAnsi="Inter" w:cs="Courier New"/>
          <w:color w:val="61AFEF"/>
          <w:sz w:val="18"/>
          <w:szCs w:val="18"/>
        </w:rPr>
        <w:t>=</w:t>
      </w:r>
      <w:r w:rsidRPr="00602E4B">
        <w:rPr>
          <w:rFonts w:ascii="Inter" w:hAnsi="Inter" w:cs="Courier New"/>
          <w:color w:val="ABB2BF"/>
          <w:sz w:val="18"/>
          <w:szCs w:val="18"/>
        </w:rPr>
        <w:t xml:space="preserve"> collect_bridge_timeout_info(</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704567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1AA760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msg </w:t>
      </w:r>
      <w:r w:rsidRPr="00602E4B">
        <w:rPr>
          <w:rFonts w:ascii="Inter" w:hAnsi="Inter" w:cs="Courier New"/>
          <w:color w:val="61AFEF"/>
          <w:sz w:val="18"/>
          <w:szCs w:val="18"/>
        </w:rPr>
        <w:t>=</w:t>
      </w:r>
      <w:r w:rsidRPr="00602E4B">
        <w:rPr>
          <w:rFonts w:ascii="Inter" w:hAnsi="Inter" w:cs="Courier New"/>
          <w:color w:val="ABB2BF"/>
          <w:sz w:val="18"/>
          <w:szCs w:val="18"/>
        </w:rPr>
        <w:t xml:space="preserve"> TimeoutMessage(</w:t>
      </w:r>
    </w:p>
    <w:p w14:paraId="737F1B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w:t>
      </w:r>
      <w:r w:rsidRPr="00602E4B">
        <w:rPr>
          <w:rFonts w:ascii="Inter" w:hAnsi="Inter" w:cs="Courier New"/>
          <w:color w:val="61AFEF"/>
          <w:sz w:val="18"/>
          <w:szCs w:val="18"/>
        </w:rPr>
        <w:t>=</w:t>
      </w:r>
      <w:r w:rsidRPr="00602E4B">
        <w:rPr>
          <w:rFonts w:ascii="Inter" w:hAnsi="Inter" w:cs="Courier New"/>
          <w:color w:val="ABB2BF"/>
          <w:sz w:val="18"/>
          <w:szCs w:val="18"/>
        </w:rPr>
        <w:t>self.</w:t>
      </w:r>
      <w:r w:rsidRPr="00602E4B">
        <w:rPr>
          <w:rFonts w:ascii="Inter" w:hAnsi="Inter" w:cs="Courier New"/>
          <w:color w:val="98C379"/>
          <w:sz w:val="18"/>
          <w:szCs w:val="18"/>
        </w:rPr>
        <w:t>id</w:t>
      </w:r>
      <w:r w:rsidRPr="00602E4B">
        <w:rPr>
          <w:rFonts w:ascii="Inter" w:hAnsi="Inter" w:cs="Courier New"/>
          <w:color w:val="ABB2BF"/>
          <w:sz w:val="18"/>
          <w:szCs w:val="18"/>
        </w:rPr>
        <w:t>,</w:t>
      </w:r>
    </w:p>
    <w:p w14:paraId="6E415F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w:t>
      </w:r>
      <w:r w:rsidRPr="00602E4B">
        <w:rPr>
          <w:rFonts w:ascii="Inter" w:hAnsi="Inter" w:cs="Courier New"/>
          <w:color w:val="61AFEF"/>
          <w:sz w:val="18"/>
          <w:szCs w:val="18"/>
        </w:rPr>
        <w:t>=</w:t>
      </w:r>
      <w:r w:rsidRPr="00602E4B">
        <w:rPr>
          <w:rFonts w:ascii="Inter" w:hAnsi="Inter" w:cs="Courier New"/>
          <w:color w:val="ABB2BF"/>
          <w:sz w:val="18"/>
          <w:szCs w:val="18"/>
        </w:rPr>
        <w:t>get_current_epoch(),</w:t>
      </w:r>
    </w:p>
    <w:p w14:paraId="5CFA15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61AFE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010C6C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w:t>
      </w:r>
      <w:r w:rsidRPr="00602E4B">
        <w:rPr>
          <w:rFonts w:ascii="Inter" w:hAnsi="Inter" w:cs="Courier New"/>
          <w:color w:val="61AFEF"/>
          <w:sz w:val="18"/>
          <w:szCs w:val="18"/>
        </w:rPr>
        <w:t>=</w:t>
      </w:r>
      <w:r w:rsidRPr="00602E4B">
        <w:rPr>
          <w:rFonts w:ascii="Inter" w:hAnsi="Inter" w:cs="Courier New"/>
          <w:color w:val="ABB2BF"/>
          <w:sz w:val="18"/>
          <w:szCs w:val="18"/>
        </w:rPr>
        <w:t>current_phase,</w:t>
      </w:r>
    </w:p>
    <w:p w14:paraId="54A725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w:t>
      </w:r>
      <w:r w:rsidRPr="00602E4B">
        <w:rPr>
          <w:rFonts w:ascii="Inter" w:hAnsi="Inter" w:cs="Courier New"/>
          <w:color w:val="61AFEF"/>
          <w:sz w:val="18"/>
          <w:szCs w:val="18"/>
        </w:rPr>
        <w:t>=</w:t>
      </w:r>
      <w:r w:rsidRPr="00602E4B">
        <w:rPr>
          <w:rFonts w:ascii="Inter" w:hAnsi="Inter" w:cs="Courier New"/>
          <w:color w:val="ABB2BF"/>
          <w:sz w:val="18"/>
          <w:szCs w:val="18"/>
        </w:rPr>
        <w:t>reason,</w:t>
      </w:r>
    </w:p>
    <w:p w14:paraId="2B64CB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w:t>
      </w:r>
      <w:r w:rsidRPr="00602E4B">
        <w:rPr>
          <w:rFonts w:ascii="Inter" w:hAnsi="Inter" w:cs="Courier New"/>
          <w:color w:val="61AFEF"/>
          <w:sz w:val="18"/>
          <w:szCs w:val="18"/>
        </w:rPr>
        <w:t>=</w:t>
      </w:r>
      <w:r w:rsidRPr="00602E4B">
        <w:rPr>
          <w:rFonts w:ascii="Inter" w:hAnsi="Inter" w:cs="Courier New"/>
          <w:color w:val="ABB2BF"/>
          <w:sz w:val="18"/>
          <w:szCs w:val="18"/>
        </w:rPr>
        <w:t>highest_qc,</w:t>
      </w:r>
    </w:p>
    <w:p w14:paraId="54D764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bridge_status</w:t>
      </w:r>
      <w:r w:rsidRPr="00602E4B">
        <w:rPr>
          <w:rFonts w:ascii="Inter" w:hAnsi="Inter" w:cs="Courier New"/>
          <w:color w:val="61AFEF"/>
          <w:sz w:val="18"/>
          <w:szCs w:val="18"/>
        </w:rPr>
        <w:t>=</w:t>
      </w:r>
      <w:r w:rsidRPr="00602E4B">
        <w:rPr>
          <w:rFonts w:ascii="Inter" w:hAnsi="Inter" w:cs="Courier New"/>
          <w:color w:val="ABB2BF"/>
          <w:sz w:val="18"/>
          <w:szCs w:val="18"/>
        </w:rPr>
        <w:t>bridge_status,</w:t>
      </w:r>
    </w:p>
    <w:p w14:paraId="66315F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w:t>
      </w:r>
      <w:r w:rsidRPr="00602E4B">
        <w:rPr>
          <w:rFonts w:ascii="Inter" w:hAnsi="Inter" w:cs="Courier New"/>
          <w:color w:val="61AFEF"/>
          <w:sz w:val="18"/>
          <w:szCs w:val="18"/>
        </w:rPr>
        <w:t>=</w:t>
      </w:r>
      <w:r w:rsidRPr="00602E4B">
        <w:rPr>
          <w:rFonts w:ascii="Inter" w:hAnsi="Inter" w:cs="Courier New"/>
          <w:color w:val="D19A66"/>
          <w:sz w:val="18"/>
          <w:szCs w:val="18"/>
        </w:rPr>
        <w:t>None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Will sign below</w:t>
      </w:r>
    </w:p>
    <w:p w14:paraId="0F3BFC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4406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AFDE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Sign message</w:t>
      </w:r>
    </w:p>
    <w:p w14:paraId="34F893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msg_hash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(msg.validator, msg.epoch, msg.</w:t>
      </w:r>
      <w:r w:rsidRPr="00602E4B">
        <w:rPr>
          <w:rFonts w:ascii="Inter" w:hAnsi="Inter" w:cs="Courier New"/>
          <w:color w:val="98C379"/>
          <w:sz w:val="18"/>
          <w:szCs w:val="18"/>
        </w:rPr>
        <w:t>round</w:t>
      </w:r>
      <w:r w:rsidRPr="00602E4B">
        <w:rPr>
          <w:rFonts w:ascii="Inter" w:hAnsi="Inter" w:cs="Courier New"/>
          <w:color w:val="ABB2BF"/>
          <w:sz w:val="18"/>
          <w:szCs w:val="18"/>
        </w:rPr>
        <w:t>, msg.phase, msg.highest_qc)</w:t>
      </w:r>
    </w:p>
    <w:p w14:paraId="3F3B65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msg.signature </w:t>
      </w:r>
      <w:r w:rsidRPr="00602E4B">
        <w:rPr>
          <w:rFonts w:ascii="Inter" w:hAnsi="Inter" w:cs="Courier New"/>
          <w:color w:val="61AFEF"/>
          <w:sz w:val="18"/>
          <w:szCs w:val="18"/>
        </w:rPr>
        <w:t>=</w:t>
      </w:r>
      <w:r w:rsidRPr="00602E4B">
        <w:rPr>
          <w:rFonts w:ascii="Inter" w:hAnsi="Inter" w:cs="Courier New"/>
          <w:color w:val="ABB2BF"/>
          <w:sz w:val="18"/>
          <w:szCs w:val="18"/>
        </w:rPr>
        <w:t xml:space="preserve"> sign(self.secret_key, msg_hash)</w:t>
      </w:r>
    </w:p>
    <w:p w14:paraId="64C225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73657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msg</w:t>
      </w:r>
    </w:p>
    <w:p w14:paraId="4ABA73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DF734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collect_bridge_timeout_info</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BridgeTimeoutInfo:</w:t>
      </w:r>
    </w:p>
    <w:p w14:paraId="3FA756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1BE45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Collect bridge-specific information for timeout message.</w:t>
      </w:r>
    </w:p>
    <w:p w14:paraId="4B7BED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C43D6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1883D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partial_sigs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2A455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conflicts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557CF8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36491B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chain_status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2DC053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63EBC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 </w:t>
      </w:r>
      <w:r w:rsidRPr="00602E4B">
        <w:rPr>
          <w:rFonts w:ascii="Inter" w:hAnsi="Inter" w:cs="Courier New"/>
          <w:color w:val="61AFEF"/>
          <w:sz w:val="18"/>
          <w:szCs w:val="18"/>
        </w:rPr>
        <w:t>=</w:t>
      </w:r>
      <w:r w:rsidRPr="00602E4B">
        <w:rPr>
          <w:rFonts w:ascii="Inter" w:hAnsi="Inter" w:cs="Courier New"/>
          <w:color w:val="ABB2BF"/>
          <w:sz w:val="18"/>
          <w:szCs w:val="18"/>
        </w:rPr>
        <w:t xml:space="preserve"> get_block_proposal(</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6FE32B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proposal </w:t>
      </w:r>
      <w:r w:rsidRPr="00602E4B">
        <w:rPr>
          <w:rFonts w:ascii="Inter" w:hAnsi="Inter" w:cs="Courier New"/>
          <w:color w:val="C678DD"/>
          <w:sz w:val="18"/>
          <w:szCs w:val="18"/>
        </w:rPr>
        <w:t>or</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proposal.header.bridge_checkpoint:</w:t>
      </w:r>
    </w:p>
    <w:p w14:paraId="78FF8E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7F1019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27B2CB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checkpoint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proposal.header.bridge_checkpoint</w:t>
      </w:r>
    </w:p>
    <w:p w14:paraId="112F8A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DFEA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w:t>
      </w:r>
      <w:r w:rsidRPr="00602E4B">
        <w:rPr>
          <w:rFonts w:ascii="Inter" w:hAnsi="Inter" w:cs="Courier New"/>
          <w:color w:val="C678DD"/>
          <w:sz w:val="18"/>
          <w:szCs w:val="18"/>
        </w:rPr>
        <w:t>in</w:t>
      </w:r>
      <w:r w:rsidRPr="00602E4B">
        <w:rPr>
          <w:rFonts w:ascii="Inter" w:hAnsi="Inter" w:cs="Courier New"/>
          <w:color w:val="ABB2BF"/>
          <w:sz w:val="18"/>
          <w:szCs w:val="18"/>
        </w:rPr>
        <w:t xml:space="preserve"> checkpoint.chains:</w:t>
      </w:r>
    </w:p>
    <w:p w14:paraId="1432E5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attestation is ready</w:t>
      </w:r>
    </w:p>
    <w:p w14:paraId="7F9636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 </w:t>
      </w:r>
      <w:r w:rsidRPr="00602E4B">
        <w:rPr>
          <w:rFonts w:ascii="Inter" w:hAnsi="Inter" w:cs="Courier New"/>
          <w:color w:val="61AFEF"/>
          <w:sz w:val="18"/>
          <w:szCs w:val="18"/>
        </w:rPr>
        <w:t>=</w:t>
      </w:r>
      <w:r w:rsidRPr="00602E4B">
        <w:rPr>
          <w:rFonts w:ascii="Inter" w:hAnsi="Inter" w:cs="Courier New"/>
          <w:color w:val="ABB2BF"/>
          <w:sz w:val="18"/>
          <w:szCs w:val="18"/>
        </w:rPr>
        <w:t xml:space="preserve"> checkpoint.attestations.get(chain_id)</w:t>
      </w:r>
    </w:p>
    <w:p w14:paraId="40C695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D696E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attestation:</w:t>
      </w:r>
    </w:p>
    <w:p w14:paraId="70C333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confirmation depth</w:t>
      </w:r>
    </w:p>
    <w:p w14:paraId="0BA7F1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external_state </w:t>
      </w:r>
      <w:r w:rsidRPr="00602E4B">
        <w:rPr>
          <w:rFonts w:ascii="Inter" w:hAnsi="Inter" w:cs="Courier New"/>
          <w:color w:val="61AFEF"/>
          <w:sz w:val="18"/>
          <w:szCs w:val="18"/>
        </w:rPr>
        <w:t>=</w:t>
      </w:r>
      <w:r w:rsidRPr="00602E4B">
        <w:rPr>
          <w:rFonts w:ascii="Inter" w:hAnsi="Inter" w:cs="Courier New"/>
          <w:color w:val="ABB2BF"/>
          <w:sz w:val="18"/>
          <w:szCs w:val="18"/>
        </w:rPr>
        <w:t xml:space="preserve"> query_external_chain(chain_id, attestation.last_confirmed_height)</w:t>
      </w:r>
    </w:p>
    <w:p w14:paraId="44DF2F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actual_confirmations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external_state.confirmation_depth</w:t>
      </w:r>
    </w:p>
    <w:p w14:paraId="411E75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8C8C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actual_confirmations </w:t>
      </w:r>
      <w:r w:rsidRPr="00602E4B">
        <w:rPr>
          <w:rFonts w:ascii="Inter" w:hAnsi="Inter" w:cs="Courier New"/>
          <w:color w:val="61AFEF"/>
          <w:sz w:val="18"/>
          <w:szCs w:val="18"/>
        </w:rPr>
        <w:t>&lt;</w:t>
      </w:r>
      <w:r w:rsidRPr="00602E4B">
        <w:rPr>
          <w:rFonts w:ascii="Inter" w:hAnsi="Inter" w:cs="Courier New"/>
          <w:color w:val="ABB2BF"/>
          <w:sz w:val="18"/>
          <w:szCs w:val="18"/>
        </w:rPr>
        <w:t xml:space="preserve"> attestation.confirmation_depth:</w:t>
      </w:r>
    </w:p>
    <w:p w14:paraId="52F40E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pending_chains.append(chain_id)</w:t>
      </w:r>
    </w:p>
    <w:p w14:paraId="77E333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chain_status[chain_id]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ExternalChainStatus.SLOW_CONFIRMATIONS</w:t>
      </w:r>
    </w:p>
    <w:p w14:paraId="624701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59026D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pending_chains.append(chain_id)</w:t>
      </w:r>
    </w:p>
    <w:p w14:paraId="4D2FE2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FE08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threshold signature progress</w:t>
      </w:r>
    </w:p>
    <w:p w14:paraId="6C9F6C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threshold_qc </w:t>
      </w:r>
      <w:r w:rsidRPr="00602E4B">
        <w:rPr>
          <w:rFonts w:ascii="Inter" w:hAnsi="Inter" w:cs="Courier New"/>
          <w:color w:val="61AFEF"/>
          <w:sz w:val="18"/>
          <w:szCs w:val="18"/>
        </w:rPr>
        <w:t>=</w:t>
      </w:r>
      <w:r w:rsidRPr="00602E4B">
        <w:rPr>
          <w:rFonts w:ascii="Inter" w:hAnsi="Inter" w:cs="Courier New"/>
          <w:color w:val="ABB2BF"/>
          <w:sz w:val="18"/>
          <w:szCs w:val="18"/>
        </w:rPr>
        <w:t xml:space="preserve"> checkpoint.threshold_qc.get(chain_id)</w:t>
      </w:r>
    </w:p>
    <w:p w14:paraId="3B1EB9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threshold_qc:</w:t>
      </w:r>
    </w:p>
    <w:p w14:paraId="24B70F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partial_sigs.extend(extract_partial_signatures(threshold_qc))</w:t>
      </w:r>
    </w:p>
    <w:p w14:paraId="1DD0A2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FDA8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for witness conflicts</w:t>
      </w:r>
    </w:p>
    <w:p w14:paraId="094683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our_view </w:t>
      </w:r>
      <w:r w:rsidRPr="00602E4B">
        <w:rPr>
          <w:rFonts w:ascii="Inter" w:hAnsi="Inter" w:cs="Courier New"/>
          <w:color w:val="61AFEF"/>
          <w:sz w:val="18"/>
          <w:szCs w:val="18"/>
        </w:rPr>
        <w:t>=</w:t>
      </w:r>
      <w:r w:rsidRPr="00602E4B">
        <w:rPr>
          <w:rFonts w:ascii="Inter" w:hAnsi="Inter" w:cs="Courier New"/>
          <w:color w:val="ABB2BF"/>
          <w:sz w:val="18"/>
          <w:szCs w:val="18"/>
        </w:rPr>
        <w:t xml:space="preserve"> get_our_attestation(chain_id, attestation.last_confirmed_height)</w:t>
      </w:r>
    </w:p>
    <w:p w14:paraId="712B27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our_view </w:t>
      </w:r>
      <w:r w:rsidRPr="00602E4B">
        <w:rPr>
          <w:rFonts w:ascii="Inter" w:hAnsi="Inter" w:cs="Courier New"/>
          <w:color w:val="61AFEF"/>
          <w:sz w:val="18"/>
          <w:szCs w:val="18"/>
        </w:rPr>
        <w:t>!=</w:t>
      </w:r>
      <w:r w:rsidRPr="00602E4B">
        <w:rPr>
          <w:rFonts w:ascii="Inter" w:hAnsi="Inter" w:cs="Courier New"/>
          <w:color w:val="ABB2BF"/>
          <w:sz w:val="18"/>
          <w:szCs w:val="18"/>
        </w:rPr>
        <w:t xml:space="preserve"> attestation:</w:t>
      </w:r>
    </w:p>
    <w:p w14:paraId="1F8555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conflicts.append(detect_witness_conflict(chain_id, attestation))</w:t>
      </w:r>
    </w:p>
    <w:p w14:paraId="5927D8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BBB7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Record last confirmed height</w:t>
      </w:r>
    </w:p>
    <w:p w14:paraId="04814A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get_last_confirmed_height(chain_id)</w:t>
      </w:r>
    </w:p>
    <w:p w14:paraId="6F10F9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93C10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chain health</w:t>
      </w:r>
    </w:p>
    <w:p w14:paraId="106026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can_reach_chain(chain_id):</w:t>
      </w:r>
    </w:p>
    <w:p w14:paraId="53C461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chain_status[chain_id]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ExternalChainStatus.RPC_UNAVAILABLE</w:t>
      </w:r>
    </w:p>
    <w:p w14:paraId="2FE2D7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is_chain_halted(chain_id):</w:t>
      </w:r>
    </w:p>
    <w:p w14:paraId="2C702E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chain_status[chain_id]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ExternalChainStatus.CHAIN_HALTED</w:t>
      </w:r>
    </w:p>
    <w:p w14:paraId="66C0F2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detect_reorg(chain_id):</w:t>
      </w:r>
    </w:p>
    <w:p w14:paraId="1317718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chain_status[chain_id]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ExternalChainStatus.REORG_DETECTED</w:t>
      </w:r>
    </w:p>
    <w:p w14:paraId="056C19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1F2760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chain_status[chain_id]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ExternalChainStatus.HEALTHY</w:t>
      </w:r>
    </w:p>
    <w:p w14:paraId="44BAB9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6C23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BridgeTimeoutInfo(</w:t>
      </w:r>
    </w:p>
    <w:p w14:paraId="31ACB6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chains_pending</w:t>
      </w:r>
      <w:r w:rsidRPr="00602E4B">
        <w:rPr>
          <w:rFonts w:ascii="Inter" w:hAnsi="Inter" w:cs="Courier New"/>
          <w:color w:val="61AFEF"/>
          <w:sz w:val="18"/>
          <w:szCs w:val="18"/>
        </w:rPr>
        <w:t>=</w:t>
      </w:r>
      <w:r w:rsidRPr="00602E4B">
        <w:rPr>
          <w:rFonts w:ascii="Inter" w:hAnsi="Inter" w:cs="Courier New"/>
          <w:color w:val="ABB2BF"/>
          <w:sz w:val="18"/>
          <w:szCs w:val="18"/>
        </w:rPr>
        <w:t>pending_chains,</w:t>
      </w:r>
    </w:p>
    <w:p w14:paraId="49D71C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partial_signatures</w:t>
      </w:r>
      <w:r w:rsidRPr="00602E4B">
        <w:rPr>
          <w:rFonts w:ascii="Inter" w:hAnsi="Inter" w:cs="Courier New"/>
          <w:color w:val="61AFEF"/>
          <w:sz w:val="18"/>
          <w:szCs w:val="18"/>
        </w:rPr>
        <w:t>=</w:t>
      </w:r>
      <w:r w:rsidRPr="00602E4B">
        <w:rPr>
          <w:rFonts w:ascii="Inter" w:hAnsi="Inter" w:cs="Courier New"/>
          <w:color w:val="ABB2BF"/>
          <w:sz w:val="18"/>
          <w:szCs w:val="18"/>
        </w:rPr>
        <w:t>partial_sigs,</w:t>
      </w:r>
    </w:p>
    <w:p w14:paraId="5C72B6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witness_conflicts</w:t>
      </w:r>
      <w:r w:rsidRPr="00602E4B">
        <w:rPr>
          <w:rFonts w:ascii="Inter" w:hAnsi="Inter" w:cs="Courier New"/>
          <w:color w:val="61AFEF"/>
          <w:sz w:val="18"/>
          <w:szCs w:val="18"/>
        </w:rPr>
        <w:t>=</w:t>
      </w:r>
      <w:r w:rsidRPr="00602E4B">
        <w:rPr>
          <w:rFonts w:ascii="Inter" w:hAnsi="Inter" w:cs="Courier New"/>
          <w:color w:val="ABB2BF"/>
          <w:sz w:val="18"/>
          <w:szCs w:val="18"/>
        </w:rPr>
        <w:t>conflicts,</w:t>
      </w:r>
    </w:p>
    <w:p w14:paraId="37CCDD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last_confirmed_height</w:t>
      </w:r>
      <w:r w:rsidRPr="00602E4B">
        <w:rPr>
          <w:rFonts w:ascii="Inter" w:hAnsi="Inter" w:cs="Courier New"/>
          <w:color w:val="61AFEF"/>
          <w:sz w:val="18"/>
          <w:szCs w:val="18"/>
        </w:rPr>
        <w:t>=</w:t>
      </w:r>
      <w:r w:rsidRPr="00602E4B">
        <w:rPr>
          <w:rFonts w:ascii="Inter" w:hAnsi="Inter" w:cs="Courier New"/>
          <w:color w:val="ABB2BF"/>
          <w:sz w:val="18"/>
          <w:szCs w:val="18"/>
        </w:rPr>
        <w:t>last_confirmed,</w:t>
      </w:r>
    </w:p>
    <w:p w14:paraId="495A14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external_chain_status</w:t>
      </w:r>
      <w:r w:rsidRPr="00602E4B">
        <w:rPr>
          <w:rFonts w:ascii="Inter" w:hAnsi="Inter" w:cs="Courier New"/>
          <w:color w:val="61AFEF"/>
          <w:sz w:val="18"/>
          <w:szCs w:val="18"/>
        </w:rPr>
        <w:t>=</w:t>
      </w:r>
      <w:r w:rsidRPr="00602E4B">
        <w:rPr>
          <w:rFonts w:ascii="Inter" w:hAnsi="Inter" w:cs="Courier New"/>
          <w:color w:val="ABB2BF"/>
          <w:sz w:val="18"/>
          <w:szCs w:val="18"/>
        </w:rPr>
        <w:t>chain_status</w:t>
      </w:r>
    </w:p>
    <w:p w14:paraId="1FD411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A32FDB"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10.3 Timeout Quorum</w:t>
      </w:r>
    </w:p>
    <w:p w14:paraId="006FB5D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Similar to block QCs, timeouts require a quorum:</w:t>
      </w:r>
    </w:p>
    <w:p w14:paraId="58A06F78" w14:textId="77777777" w:rsidR="000F59A8" w:rsidRPr="00602E4B" w:rsidRDefault="000F59A8" w:rsidP="000F59A8">
      <w:pPr>
        <w:rPr>
          <w:rFonts w:ascii="Inter" w:hAnsi="Inter"/>
          <w:sz w:val="18"/>
          <w:szCs w:val="18"/>
        </w:rPr>
      </w:pPr>
      <w:r w:rsidRPr="00602E4B">
        <w:rPr>
          <w:rFonts w:ascii="Inter" w:hAnsi="Inter"/>
          <w:sz w:val="18"/>
          <w:szCs w:val="18"/>
        </w:rPr>
        <w:t>rust</w:t>
      </w:r>
    </w:p>
    <w:p w14:paraId="1DE131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TimeoutQC</w:t>
      </w:r>
      <w:r w:rsidRPr="00602E4B">
        <w:rPr>
          <w:rFonts w:ascii="Inter" w:hAnsi="Inter" w:cs="Courier New"/>
          <w:color w:val="ABB2BF"/>
          <w:sz w:val="18"/>
          <w:szCs w:val="18"/>
        </w:rPr>
        <w:t xml:space="preserve"> {</w:t>
      </w:r>
    </w:p>
    <w:p w14:paraId="6331F7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w:t>
      </w:r>
    </w:p>
    <w:p w14:paraId="0F01AE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w:t>
      </w:r>
    </w:p>
    <w:p w14:paraId="4E819F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 </w:t>
      </w:r>
      <w:r w:rsidRPr="00602E4B">
        <w:rPr>
          <w:rFonts w:ascii="Inter" w:hAnsi="Inter" w:cs="Courier New"/>
          <w:color w:val="D19A66"/>
          <w:sz w:val="18"/>
          <w:szCs w:val="18"/>
        </w:rPr>
        <w:t>ConsensusPhase</w:t>
      </w:r>
      <w:r w:rsidRPr="00602E4B">
        <w:rPr>
          <w:rFonts w:ascii="Inter" w:hAnsi="Inter" w:cs="Courier New"/>
          <w:color w:val="ABB2BF"/>
          <w:sz w:val="18"/>
          <w:szCs w:val="18"/>
        </w:rPr>
        <w:t>,</w:t>
      </w:r>
    </w:p>
    <w:p w14:paraId="5DCBDD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 </w:t>
      </w:r>
      <w:r w:rsidRPr="00602E4B">
        <w:rPr>
          <w:rFonts w:ascii="Inter" w:hAnsi="Inter" w:cs="Courier New"/>
          <w:color w:val="D19A66"/>
          <w:sz w:val="18"/>
          <w:szCs w:val="18"/>
        </w:rPr>
        <w:t>BitArray</w:t>
      </w:r>
      <w:r w:rsidRPr="00602E4B">
        <w:rPr>
          <w:rFonts w:ascii="Inter" w:hAnsi="Inter" w:cs="Courier New"/>
          <w:color w:val="ABB2BF"/>
          <w:sz w:val="18"/>
          <w:szCs w:val="18"/>
        </w:rPr>
        <w:t>,</w:t>
      </w:r>
    </w:p>
    <w:p w14:paraId="7101FB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Signature</w:t>
      </w:r>
      <w:r w:rsidRPr="00602E4B">
        <w:rPr>
          <w:rFonts w:ascii="Inter" w:hAnsi="Inter" w:cs="Courier New"/>
          <w:color w:val="61AFEF"/>
          <w:sz w:val="18"/>
          <w:szCs w:val="18"/>
        </w:rPr>
        <w:t>&gt;</w:t>
      </w:r>
      <w:r w:rsidRPr="00602E4B">
        <w:rPr>
          <w:rFonts w:ascii="Inter" w:hAnsi="Inter" w:cs="Courier New"/>
          <w:color w:val="ABB2BF"/>
          <w:sz w:val="18"/>
          <w:szCs w:val="18"/>
        </w:rPr>
        <w:t>,</w:t>
      </w:r>
    </w:p>
    <w:p w14:paraId="742D3A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C678DD"/>
          <w:sz w:val="18"/>
          <w:szCs w:val="18"/>
        </w:rPr>
        <w:t>u128</w:t>
      </w:r>
      <w:r w:rsidRPr="00602E4B">
        <w:rPr>
          <w:rFonts w:ascii="Inter" w:hAnsi="Inter" w:cs="Courier New"/>
          <w:color w:val="ABB2BF"/>
          <w:sz w:val="18"/>
          <w:szCs w:val="18"/>
        </w:rPr>
        <w:t>,</w:t>
      </w:r>
    </w:p>
    <w:p w14:paraId="0622A5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 </w:t>
      </w:r>
      <w:r w:rsidRPr="00602E4B">
        <w:rPr>
          <w:rFonts w:ascii="Inter" w:hAnsi="Inter" w:cs="Courier New"/>
          <w:color w:val="D19A66"/>
          <w:sz w:val="18"/>
          <w:szCs w:val="18"/>
        </w:rPr>
        <w:t>QuorumCertificate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Highest QC among all timeout messages</w:t>
      </w:r>
    </w:p>
    <w:p w14:paraId="7A43EB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bridge_aggregation: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BridgeTimeoutAggregation</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Aggregated bridge status</w:t>
      </w:r>
    </w:p>
    <w:p w14:paraId="1AA60AD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timeout_reasons: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TimeoutReason</w:t>
      </w:r>
      <w:r w:rsidRPr="00602E4B">
        <w:rPr>
          <w:rFonts w:ascii="Inter" w:hAnsi="Inter" w:cs="Courier New"/>
          <w:color w:val="ABB2BF"/>
          <w:sz w:val="18"/>
          <w:szCs w:val="18"/>
        </w:rPr>
        <w:t xml:space="preserve">, </w:t>
      </w:r>
      <w:r w:rsidRPr="00602E4B">
        <w:rPr>
          <w:rFonts w:ascii="Inter" w:hAnsi="Inter" w:cs="Courier New"/>
          <w:color w:val="C678DD"/>
          <w:sz w:val="18"/>
          <w:szCs w:val="18"/>
        </w:rPr>
        <w:t>u32</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Count of each timeout reason</w:t>
      </w:r>
    </w:p>
    <w:p w14:paraId="6EFB94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48598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543C67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BridgeTimeoutAggregation</w:t>
      </w:r>
      <w:r w:rsidRPr="00602E4B">
        <w:rPr>
          <w:rFonts w:ascii="Inter" w:hAnsi="Inter" w:cs="Courier New"/>
          <w:color w:val="ABB2BF"/>
          <w:sz w:val="18"/>
          <w:szCs w:val="18"/>
        </w:rPr>
        <w:t xml:space="preserve"> {</w:t>
      </w:r>
    </w:p>
    <w:p w14:paraId="2C69AF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consensus_on_pending: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C678DD"/>
          <w:sz w:val="18"/>
          <w:szCs w:val="18"/>
        </w:rPr>
        <w:t>u32</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Count of validators reporting each chain pending</w:t>
      </w:r>
    </w:p>
    <w:p w14:paraId="6D8370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best_partial_signature_set: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PartialSignature</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Best progress on threshold sigs</w:t>
      </w:r>
    </w:p>
    <w:p w14:paraId="667653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majority_last_confirmed: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BlockHeight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Consensus on last confirmed heights</w:t>
      </w:r>
    </w:p>
    <w:p w14:paraId="64690A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chain_health_consensus: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ExternalChainStatus</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Majority view on chain status</w:t>
      </w:r>
    </w:p>
    <w:p w14:paraId="2CBB0F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witness_conflicts_summary: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WitnessConflictSummary</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Aggregated conflict information</w:t>
      </w:r>
    </w:p>
    <w:p w14:paraId="1F5111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040A14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1B0D9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WitnessConflictSummary</w:t>
      </w:r>
      <w:r w:rsidRPr="00602E4B">
        <w:rPr>
          <w:rFonts w:ascii="Inter" w:hAnsi="Inter" w:cs="Courier New"/>
          <w:color w:val="ABB2BF"/>
          <w:sz w:val="18"/>
          <w:szCs w:val="18"/>
        </w:rPr>
        <w:t xml:space="preserve"> {</w:t>
      </w:r>
    </w:p>
    <w:p w14:paraId="48959B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2E6D3C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conflicting_validators: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ValidatorID</w:t>
      </w:r>
      <w:r w:rsidRPr="00602E4B">
        <w:rPr>
          <w:rFonts w:ascii="Inter" w:hAnsi="Inter" w:cs="Courier New"/>
          <w:color w:val="61AFEF"/>
          <w:sz w:val="18"/>
          <w:szCs w:val="18"/>
        </w:rPr>
        <w:t>&gt;</w:t>
      </w:r>
      <w:r w:rsidRPr="00602E4B">
        <w:rPr>
          <w:rFonts w:ascii="Inter" w:hAnsi="Inter" w:cs="Courier New"/>
          <w:color w:val="ABB2BF"/>
          <w:sz w:val="18"/>
          <w:szCs w:val="18"/>
        </w:rPr>
        <w:t>,</w:t>
      </w:r>
    </w:p>
    <w:p w14:paraId="2FBE4E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majority_attestation: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BridgeAttestation</w:t>
      </w:r>
      <w:r w:rsidRPr="00602E4B">
        <w:rPr>
          <w:rFonts w:ascii="Inter" w:hAnsi="Inter" w:cs="Courier New"/>
          <w:color w:val="61AFEF"/>
          <w:sz w:val="18"/>
          <w:szCs w:val="18"/>
        </w:rPr>
        <w:t>&gt;</w:t>
      </w:r>
      <w:r w:rsidRPr="00602E4B">
        <w:rPr>
          <w:rFonts w:ascii="Inter" w:hAnsi="Inter" w:cs="Courier New"/>
          <w:color w:val="ABB2BF"/>
          <w:sz w:val="18"/>
          <w:szCs w:val="18"/>
        </w:rPr>
        <w:t>,</w:t>
      </w:r>
    </w:p>
    <w:p w14:paraId="32CC17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minority_attestations: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BridgeAttestation</w:t>
      </w:r>
      <w:r w:rsidRPr="00602E4B">
        <w:rPr>
          <w:rFonts w:ascii="Inter" w:hAnsi="Inter" w:cs="Courier New"/>
          <w:color w:val="61AFEF"/>
          <w:sz w:val="18"/>
          <w:szCs w:val="18"/>
        </w:rPr>
        <w:t>&gt;</w:t>
      </w:r>
      <w:r w:rsidRPr="00602E4B">
        <w:rPr>
          <w:rFonts w:ascii="Inter" w:hAnsi="Inter" w:cs="Courier New"/>
          <w:color w:val="ABB2BF"/>
          <w:sz w:val="18"/>
          <w:szCs w:val="18"/>
        </w:rPr>
        <w:t>,</w:t>
      </w:r>
    </w:p>
    <w:p w14:paraId="5ABDFD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requires_governance_review: </w:t>
      </w:r>
      <w:r w:rsidRPr="00602E4B">
        <w:rPr>
          <w:rFonts w:ascii="Inter" w:hAnsi="Inter" w:cs="Courier New"/>
          <w:color w:val="C678DD"/>
          <w:sz w:val="18"/>
          <w:szCs w:val="18"/>
        </w:rPr>
        <w:t>bool</w:t>
      </w:r>
      <w:r w:rsidRPr="00602E4B">
        <w:rPr>
          <w:rFonts w:ascii="Inter" w:hAnsi="Inter" w:cs="Courier New"/>
          <w:color w:val="ABB2BF"/>
          <w:sz w:val="18"/>
          <w:szCs w:val="18"/>
        </w:rPr>
        <w:t>,</w:t>
      </w:r>
    </w:p>
    <w:p w14:paraId="45AEC4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CB79CF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 timeout QC is valid when:</w:t>
      </w:r>
    </w:p>
    <w:p w14:paraId="0B0E2CC4" w14:textId="77777777" w:rsidR="000F59A8" w:rsidRPr="00602E4B" w:rsidRDefault="00000000" w:rsidP="000F59A8">
      <w:pPr>
        <w:rPr>
          <w:rFonts w:ascii="Inter" w:hAnsi="Inter"/>
          <w:sz w:val="18"/>
          <w:szCs w:val="18"/>
        </w:rPr>
      </w:pPr>
      <m:oMathPara>
        <m:oMath>
          <m:nary>
            <m:naryPr>
              <m:chr m:val="∑"/>
              <m:limLoc m:val="undOvr"/>
              <m:grow m:val="1"/>
              <m:supHide m:val="1"/>
              <m:ctrlPr>
                <w:rPr>
                  <w:rFonts w:ascii="Cambria Math" w:hAnsi="Cambria Math"/>
                  <w:sz w:val="18"/>
                  <w:szCs w:val="18"/>
                </w:rPr>
              </m:ctrlPr>
            </m:naryPr>
            <m:sub>
              <m:r>
                <w:rPr>
                  <w:rFonts w:ascii="Cambria Math" w:hAnsi="Cambria Math"/>
                  <w:sz w:val="18"/>
                  <w:szCs w:val="18"/>
                </w:rPr>
                <m:t>i∈</m:t>
              </m:r>
              <m:r>
                <m:rPr>
                  <m:nor/>
                </m:rPr>
                <w:rPr>
                  <w:rFonts w:ascii="Inter" w:hAnsi="Inter"/>
                  <w:sz w:val="18"/>
                  <w:szCs w:val="18"/>
                </w:rPr>
                <m:t>signers</m:t>
              </m:r>
            </m:sub>
            <m:sup/>
            <m:e/>
          </m:nary>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w</m:t>
                  </m:r>
                </m:e>
              </m:acc>
            </m:e>
            <m:sub>
              <m:r>
                <w:rPr>
                  <w:rFonts w:ascii="Cambria Math" w:hAnsi="Cambria Math"/>
                  <w:sz w:val="18"/>
                  <w:szCs w:val="18"/>
                </w:rPr>
                <m:t>i</m:t>
              </m:r>
            </m:sub>
          </m:sSub>
          <m:r>
            <w:rPr>
              <w:rFonts w:ascii="Cambria Math" w:hAnsi="Cambria Math"/>
              <w:sz w:val="18"/>
              <w:szCs w:val="18"/>
            </w:rPr>
            <m:t>≥τ</m:t>
          </m:r>
          <m:r>
            <m:rPr>
              <m:sty m:val="p"/>
            </m:rPr>
            <w:rPr>
              <w:rFonts w:ascii="Cambria Math" w:hAnsi="Cambria Math"/>
              <w:sz w:val="18"/>
              <w:szCs w:val="18"/>
            </w:rPr>
            <w:br/>
          </m:r>
        </m:oMath>
      </m:oMathPara>
    </w:p>
    <w:p w14:paraId="39D81E0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Bridge-Aware Timeout Quorum Validation:</w:t>
      </w:r>
    </w:p>
    <w:p w14:paraId="3305405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timeouts involving cross-chain operations, additional validation:</w:t>
      </w:r>
    </w:p>
    <w:p w14:paraId="6B835513" w14:textId="77777777" w:rsidR="000F59A8" w:rsidRPr="00602E4B" w:rsidRDefault="000F59A8" w:rsidP="000F59A8">
      <w:pPr>
        <w:rPr>
          <w:rFonts w:ascii="Inter" w:hAnsi="Inter"/>
          <w:sz w:val="18"/>
          <w:szCs w:val="18"/>
        </w:rPr>
      </w:pPr>
      <w:r w:rsidRPr="00602E4B">
        <w:rPr>
          <w:rFonts w:ascii="Inter" w:hAnsi="Inter"/>
          <w:sz w:val="18"/>
          <w:szCs w:val="18"/>
        </w:rPr>
        <w:t>python</w:t>
      </w:r>
    </w:p>
    <w:p w14:paraId="2863AE9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verify_timeout_qc</w:t>
      </w:r>
      <w:r w:rsidRPr="00602E4B">
        <w:rPr>
          <w:rFonts w:ascii="Inter" w:hAnsi="Inter" w:cs="Courier New"/>
          <w:color w:val="ABB2BF"/>
          <w:sz w:val="18"/>
          <w:szCs w:val="18"/>
        </w:rPr>
        <w:t xml:space="preserve">(timeout_qc: TimeoutQC)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132CC3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753C7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timeout QC meets all validity requirements.</w:t>
      </w:r>
    </w:p>
    <w:p w14:paraId="242420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90ADD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1. Standard weight threshold check</w:t>
      </w:r>
    </w:p>
    <w:p w14:paraId="50D1AB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16B7D0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i </w:t>
      </w:r>
      <w:r w:rsidRPr="00602E4B">
        <w:rPr>
          <w:rFonts w:ascii="Inter" w:hAnsi="Inter" w:cs="Courier New"/>
          <w:color w:val="C678DD"/>
          <w:sz w:val="18"/>
          <w:szCs w:val="18"/>
        </w:rPr>
        <w:t>in</w:t>
      </w:r>
      <w:r w:rsidRPr="00602E4B">
        <w:rPr>
          <w:rFonts w:ascii="Inter" w:hAnsi="Inter" w:cs="Courier New"/>
          <w:color w:val="ABB2BF"/>
          <w:sz w:val="18"/>
          <w:szCs w:val="18"/>
        </w:rPr>
        <w:t xml:space="preserve"> timeout_qc.signers:</w:t>
      </w:r>
    </w:p>
    <w:p w14:paraId="24B380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get_validator_by_index(i)</w:t>
      </w:r>
    </w:p>
    <w:p w14:paraId="155A07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validator.normalized_weight</w:t>
      </w:r>
    </w:p>
    <w:p w14:paraId="39DD20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332827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weight_sum </w:t>
      </w:r>
      <w:r w:rsidRPr="00602E4B">
        <w:rPr>
          <w:rFonts w:ascii="Inter" w:hAnsi="Inter" w:cs="Courier New"/>
          <w:color w:val="61AFEF"/>
          <w:sz w:val="18"/>
          <w:szCs w:val="18"/>
        </w:rPr>
        <w:t>&lt;</w:t>
      </w:r>
      <w:r w:rsidRPr="00602E4B">
        <w:rPr>
          <w:rFonts w:ascii="Inter" w:hAnsi="Inter" w:cs="Courier New"/>
          <w:color w:val="ABB2BF"/>
          <w:sz w:val="18"/>
          <w:szCs w:val="18"/>
        </w:rPr>
        <w:t xml:space="preserve"> τ:</w:t>
      </w:r>
    </w:p>
    <w:p w14:paraId="73C2F8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19C048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B11D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2. Verify all signatures</w:t>
      </w:r>
    </w:p>
    <w:p w14:paraId="25B7D7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i, sig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zip</w:t>
      </w:r>
      <w:r w:rsidRPr="00602E4B">
        <w:rPr>
          <w:rFonts w:ascii="Inter" w:hAnsi="Inter" w:cs="Courier New"/>
          <w:color w:val="ABB2BF"/>
          <w:sz w:val="18"/>
          <w:szCs w:val="18"/>
        </w:rPr>
        <w:t>(timeout_qc.signers, timeout_qc.signatures):</w:t>
      </w:r>
    </w:p>
    <w:p w14:paraId="18D059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get_validator_by_index(i)</w:t>
      </w:r>
    </w:p>
    <w:p w14:paraId="0BFDAE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msg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(timeout_qc.epoch, timeout_qc.</w:t>
      </w:r>
      <w:r w:rsidRPr="00602E4B">
        <w:rPr>
          <w:rFonts w:ascii="Inter" w:hAnsi="Inter" w:cs="Courier New"/>
          <w:color w:val="98C379"/>
          <w:sz w:val="18"/>
          <w:szCs w:val="18"/>
        </w:rPr>
        <w:t>round</w:t>
      </w:r>
      <w:r w:rsidRPr="00602E4B">
        <w:rPr>
          <w:rFonts w:ascii="Inter" w:hAnsi="Inter" w:cs="Courier New"/>
          <w:color w:val="ABB2BF"/>
          <w:sz w:val="18"/>
          <w:szCs w:val="18"/>
        </w:rPr>
        <w:t>, timeout_qc.phase)</w:t>
      </w:r>
    </w:p>
    <w:p w14:paraId="1E12D1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verify_signature(validator.pub_key, msg, sig):</w:t>
      </w:r>
    </w:p>
    <w:p w14:paraId="52F4B6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10FCCE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D8401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3. Verify highest QC is indeed highest among timeout messages</w:t>
      </w:r>
    </w:p>
    <w:p w14:paraId="5C3479D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(This should be checked during aggregation)</w:t>
      </w:r>
    </w:p>
    <w:p w14:paraId="643304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42E28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4. If bridge timeout, verify aggregation is sensible</w:t>
      </w:r>
    </w:p>
    <w:p w14:paraId="49D989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timeout_qc.bridge_aggregation:</w:t>
      </w:r>
    </w:p>
    <w:p w14:paraId="396F36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verify_bridge_timeout_aggregation(timeout_qc.bridge_aggregation):</w:t>
      </w:r>
    </w:p>
    <w:p w14:paraId="7A8788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3C9AE9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E040F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1CE3F5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03FBA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verify_bridge_timeout_aggregation</w:t>
      </w:r>
      <w:r w:rsidRPr="00602E4B">
        <w:rPr>
          <w:rFonts w:ascii="Inter" w:hAnsi="Inter" w:cs="Courier New"/>
          <w:color w:val="ABB2BF"/>
          <w:sz w:val="18"/>
          <w:szCs w:val="18"/>
        </w:rPr>
        <w:t xml:space="preserve">(agg: BridgeTimeoutAggregation)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57DE92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0A722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bridge timeout aggregation is consistent.</w:t>
      </w:r>
    </w:p>
    <w:p w14:paraId="76D8C9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75C4DF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that consensus on pending chains makes sense</w:t>
      </w:r>
    </w:p>
    <w:p w14:paraId="1CABFA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total_reporters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(agg.consensus_on_pending.values())</w:t>
      </w:r>
    </w:p>
    <w:p w14:paraId="0CB082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A9A85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count </w:t>
      </w:r>
      <w:r w:rsidRPr="00602E4B">
        <w:rPr>
          <w:rFonts w:ascii="Inter" w:hAnsi="Inter" w:cs="Courier New"/>
          <w:color w:val="C678DD"/>
          <w:sz w:val="18"/>
          <w:szCs w:val="18"/>
        </w:rPr>
        <w:t>in</w:t>
      </w:r>
      <w:r w:rsidRPr="00602E4B">
        <w:rPr>
          <w:rFonts w:ascii="Inter" w:hAnsi="Inter" w:cs="Courier New"/>
          <w:color w:val="ABB2BF"/>
          <w:sz w:val="18"/>
          <w:szCs w:val="18"/>
        </w:rPr>
        <w:t xml:space="preserve"> agg.consensus_on_pending.items():</w:t>
      </w:r>
    </w:p>
    <w:p w14:paraId="44FF5D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If &gt;50% report chain as pending, it should be treated as pending</w:t>
      </w:r>
    </w:p>
    <w:p w14:paraId="13B5E2D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count </w:t>
      </w:r>
      <w:r w:rsidRPr="00602E4B">
        <w:rPr>
          <w:rFonts w:ascii="Inter" w:hAnsi="Inter" w:cs="Courier New"/>
          <w:color w:val="61AFEF"/>
          <w:sz w:val="18"/>
          <w:szCs w:val="18"/>
        </w:rPr>
        <w:t>&gt;</w:t>
      </w:r>
      <w:r w:rsidRPr="00602E4B">
        <w:rPr>
          <w:rFonts w:ascii="Inter" w:hAnsi="Inter" w:cs="Courier New"/>
          <w:color w:val="ABB2BF"/>
          <w:sz w:val="18"/>
          <w:szCs w:val="18"/>
        </w:rPr>
        <w:t xml:space="preserve"> total_reporters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w:t>
      </w:r>
    </w:p>
    <w:p w14:paraId="43CB1C8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Chain is legitimately pending</w:t>
      </w:r>
    </w:p>
    <w:p w14:paraId="621349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18E487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123E68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Minority report - might be network partition affecting some validators</w:t>
      </w:r>
    </w:p>
    <w:p w14:paraId="7F4B6A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log_warning(</w:t>
      </w:r>
      <w:r w:rsidRPr="00602E4B">
        <w:rPr>
          <w:rFonts w:ascii="Inter" w:hAnsi="Inter" w:cs="Courier New"/>
          <w:color w:val="98C379"/>
          <w:sz w:val="18"/>
          <w:szCs w:val="18"/>
        </w:rPr>
        <w:t xml:space="preserve">f"Chain </w:t>
      </w:r>
      <w:r w:rsidRPr="00602E4B">
        <w:rPr>
          <w:rFonts w:ascii="Inter" w:hAnsi="Inter" w:cs="Courier New"/>
          <w:color w:val="ABB2BF"/>
          <w:sz w:val="18"/>
          <w:szCs w:val="18"/>
        </w:rPr>
        <w:t>{chain_id}</w:t>
      </w:r>
      <w:r w:rsidRPr="00602E4B">
        <w:rPr>
          <w:rFonts w:ascii="Inter" w:hAnsi="Inter" w:cs="Courier New"/>
          <w:color w:val="98C379"/>
          <w:sz w:val="18"/>
          <w:szCs w:val="18"/>
        </w:rPr>
        <w:t xml:space="preserve"> reported pending by minority (</w:t>
      </w:r>
      <w:r w:rsidRPr="00602E4B">
        <w:rPr>
          <w:rFonts w:ascii="Inter" w:hAnsi="Inter" w:cs="Courier New"/>
          <w:color w:val="ABB2BF"/>
          <w:sz w:val="18"/>
          <w:szCs w:val="18"/>
        </w:rPr>
        <w:t>{count}</w:t>
      </w:r>
      <w:r w:rsidRPr="00602E4B">
        <w:rPr>
          <w:rFonts w:ascii="Inter" w:hAnsi="Inter" w:cs="Courier New"/>
          <w:color w:val="98C379"/>
          <w:sz w:val="18"/>
          <w:szCs w:val="18"/>
        </w:rPr>
        <w:t>/</w:t>
      </w:r>
      <w:r w:rsidRPr="00602E4B">
        <w:rPr>
          <w:rFonts w:ascii="Inter" w:hAnsi="Inter" w:cs="Courier New"/>
          <w:color w:val="ABB2BF"/>
          <w:sz w:val="18"/>
          <w:szCs w:val="18"/>
        </w:rPr>
        <w:t>{total_reporters}</w:t>
      </w:r>
      <w:r w:rsidRPr="00602E4B">
        <w:rPr>
          <w:rFonts w:ascii="Inter" w:hAnsi="Inter" w:cs="Courier New"/>
          <w:color w:val="98C379"/>
          <w:sz w:val="18"/>
          <w:szCs w:val="18"/>
        </w:rPr>
        <w:t>)"</w:t>
      </w:r>
      <w:r w:rsidRPr="00602E4B">
        <w:rPr>
          <w:rFonts w:ascii="Inter" w:hAnsi="Inter" w:cs="Courier New"/>
          <w:color w:val="ABB2BF"/>
          <w:sz w:val="18"/>
          <w:szCs w:val="18"/>
        </w:rPr>
        <w:t>)</w:t>
      </w:r>
    </w:p>
    <w:p w14:paraId="0B4BBC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39B43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witness conflicts</w:t>
      </w:r>
    </w:p>
    <w:p w14:paraId="2676DE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conflict </w:t>
      </w:r>
      <w:r w:rsidRPr="00602E4B">
        <w:rPr>
          <w:rFonts w:ascii="Inter" w:hAnsi="Inter" w:cs="Courier New"/>
          <w:color w:val="C678DD"/>
          <w:sz w:val="18"/>
          <w:szCs w:val="18"/>
        </w:rPr>
        <w:t>in</w:t>
      </w:r>
      <w:r w:rsidRPr="00602E4B">
        <w:rPr>
          <w:rFonts w:ascii="Inter" w:hAnsi="Inter" w:cs="Courier New"/>
          <w:color w:val="ABB2BF"/>
          <w:sz w:val="18"/>
          <w:szCs w:val="18"/>
        </w:rPr>
        <w:t xml:space="preserve"> agg.witness_conflicts_summary:</w:t>
      </w:r>
    </w:p>
    <w:p w14:paraId="394D4F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&gt;1/3 of bridge relayers disagree on an attestation, flag for review</w:t>
      </w:r>
    </w:p>
    <w:p w14:paraId="65FE77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(conflict.conflicting_validators) </w:t>
      </w:r>
      <w:r w:rsidRPr="00602E4B">
        <w:rPr>
          <w:rFonts w:ascii="Inter" w:hAnsi="Inter" w:cs="Courier New"/>
          <w:color w:val="61AFEF"/>
          <w:sz w:val="18"/>
          <w:szCs w:val="18"/>
        </w:rPr>
        <w:t>&gt;</w:t>
      </w:r>
      <w:r w:rsidRPr="00602E4B">
        <w:rPr>
          <w:rFonts w:ascii="Inter" w:hAnsi="Inter" w:cs="Courier New"/>
          <w:color w:val="ABB2BF"/>
          <w:sz w:val="18"/>
          <w:szCs w:val="18"/>
        </w:rPr>
        <w:t xml:space="preserve"> get_bridge_relayer_count(conflict.chain_id)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3</w:t>
      </w:r>
      <w:r w:rsidRPr="00602E4B">
        <w:rPr>
          <w:rFonts w:ascii="Inter" w:hAnsi="Inter" w:cs="Courier New"/>
          <w:color w:val="ABB2BF"/>
          <w:sz w:val="18"/>
          <w:szCs w:val="18"/>
        </w:rPr>
        <w:t>:</w:t>
      </w:r>
    </w:p>
    <w:p w14:paraId="6E4ABA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conflict.requires_governance_review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43EF00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emit_event(BridgeConflictDetected {</w:t>
      </w:r>
    </w:p>
    <w:p w14:paraId="42E6CD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conflict.chain_id,</w:t>
      </w:r>
    </w:p>
    <w:p w14:paraId="2B621F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conflicting_count: </w:t>
      </w:r>
      <w:r w:rsidRPr="00602E4B">
        <w:rPr>
          <w:rFonts w:ascii="Inter" w:hAnsi="Inter" w:cs="Courier New"/>
          <w:color w:val="98C379"/>
          <w:sz w:val="18"/>
          <w:szCs w:val="18"/>
        </w:rPr>
        <w:t>len</w:t>
      </w:r>
      <w:r w:rsidRPr="00602E4B">
        <w:rPr>
          <w:rFonts w:ascii="Inter" w:hAnsi="Inter" w:cs="Courier New"/>
          <w:color w:val="ABB2BF"/>
          <w:sz w:val="18"/>
          <w:szCs w:val="18"/>
        </w:rPr>
        <w:t>(conflict.conflicting_validators),</w:t>
      </w:r>
    </w:p>
    <w:p w14:paraId="6E5728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requires_review: </w:t>
      </w:r>
      <w:r w:rsidRPr="00602E4B">
        <w:rPr>
          <w:rFonts w:ascii="Inter" w:hAnsi="Inter" w:cs="Courier New"/>
          <w:color w:val="D19A66"/>
          <w:sz w:val="18"/>
          <w:szCs w:val="18"/>
        </w:rPr>
        <w:t>True</w:t>
      </w:r>
    </w:p>
    <w:p w14:paraId="20CA24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5E72D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0D7A9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3C7BD29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Aggregating Timeout Messages:</w:t>
      </w:r>
    </w:p>
    <w:p w14:paraId="754B10BE"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BCE4F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aggregate_timeout_messages</w:t>
      </w:r>
      <w:r w:rsidRPr="00602E4B">
        <w:rPr>
          <w:rFonts w:ascii="Inter" w:hAnsi="Inter" w:cs="Courier New"/>
          <w:color w:val="ABB2BF"/>
          <w:sz w:val="18"/>
          <w:szCs w:val="18"/>
        </w:rPr>
        <w:t xml:space="preserve">(messages: List[TimeoutMessage]) </w:t>
      </w:r>
      <w:r w:rsidRPr="00602E4B">
        <w:rPr>
          <w:rFonts w:ascii="Inter" w:hAnsi="Inter" w:cs="Courier New"/>
          <w:color w:val="61AFEF"/>
          <w:sz w:val="18"/>
          <w:szCs w:val="18"/>
        </w:rPr>
        <w:t>-&gt;</w:t>
      </w:r>
      <w:r w:rsidRPr="00602E4B">
        <w:rPr>
          <w:rFonts w:ascii="Inter" w:hAnsi="Inter" w:cs="Courier New"/>
          <w:color w:val="ABB2BF"/>
          <w:sz w:val="18"/>
          <w:szCs w:val="18"/>
        </w:rPr>
        <w:t xml:space="preserve"> Optional[TimeoutQC]:</w:t>
      </w:r>
    </w:p>
    <w:p w14:paraId="14BC3D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49900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Aggregate timeout messages into a TimeoutQC if quorum reached.</w:t>
      </w:r>
    </w:p>
    <w:p w14:paraId="4CBED37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FC25C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weight threshold</w:t>
      </w:r>
    </w:p>
    <w:p w14:paraId="6E5191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 xml:space="preserve">(get_validator_weight(msg.validator) </w:t>
      </w:r>
      <w:r w:rsidRPr="00602E4B">
        <w:rPr>
          <w:rFonts w:ascii="Inter" w:hAnsi="Inter" w:cs="Courier New"/>
          <w:color w:val="C678DD"/>
          <w:sz w:val="18"/>
          <w:szCs w:val="18"/>
        </w:rPr>
        <w:t>for</w:t>
      </w:r>
      <w:r w:rsidRPr="00602E4B">
        <w:rPr>
          <w:rFonts w:ascii="Inter" w:hAnsi="Inter" w:cs="Courier New"/>
          <w:color w:val="ABB2BF"/>
          <w:sz w:val="18"/>
          <w:szCs w:val="18"/>
        </w:rPr>
        <w:t xml:space="preserve"> msg </w:t>
      </w:r>
      <w:r w:rsidRPr="00602E4B">
        <w:rPr>
          <w:rFonts w:ascii="Inter" w:hAnsi="Inter" w:cs="Courier New"/>
          <w:color w:val="C678DD"/>
          <w:sz w:val="18"/>
          <w:szCs w:val="18"/>
        </w:rPr>
        <w:t>in</w:t>
      </w:r>
      <w:r w:rsidRPr="00602E4B">
        <w:rPr>
          <w:rFonts w:ascii="Inter" w:hAnsi="Inter" w:cs="Courier New"/>
          <w:color w:val="ABB2BF"/>
          <w:sz w:val="18"/>
          <w:szCs w:val="18"/>
        </w:rPr>
        <w:t xml:space="preserve"> messages)</w:t>
      </w:r>
    </w:p>
    <w:p w14:paraId="4A521D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5085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weight_sum </w:t>
      </w:r>
      <w:r w:rsidRPr="00602E4B">
        <w:rPr>
          <w:rFonts w:ascii="Inter" w:hAnsi="Inter" w:cs="Courier New"/>
          <w:color w:val="61AFEF"/>
          <w:sz w:val="18"/>
          <w:szCs w:val="18"/>
        </w:rPr>
        <w:t>&lt;</w:t>
      </w:r>
      <w:r w:rsidRPr="00602E4B">
        <w:rPr>
          <w:rFonts w:ascii="Inter" w:hAnsi="Inter" w:cs="Courier New"/>
          <w:color w:val="ABB2BF"/>
          <w:sz w:val="18"/>
          <w:szCs w:val="18"/>
        </w:rPr>
        <w:t xml:space="preserve"> τ:</w:t>
      </w:r>
    </w:p>
    <w:p w14:paraId="6B1773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Insufficient weight for timeout QC</w:t>
      </w:r>
    </w:p>
    <w:p w14:paraId="7DA5B8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9B24C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Find highest QC</w:t>
      </w:r>
    </w:p>
    <w:p w14:paraId="283396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max</w:t>
      </w:r>
      <w:r w:rsidRPr="00602E4B">
        <w:rPr>
          <w:rFonts w:ascii="Inter" w:hAnsi="Inter" w:cs="Courier New"/>
          <w:color w:val="ABB2BF"/>
          <w:sz w:val="18"/>
          <w:szCs w:val="18"/>
        </w:rPr>
        <w:t>(messages, key</w:t>
      </w:r>
      <w:r w:rsidRPr="00602E4B">
        <w:rPr>
          <w:rFonts w:ascii="Inter" w:hAnsi="Inter" w:cs="Courier New"/>
          <w:color w:val="61AFEF"/>
          <w:sz w:val="18"/>
          <w:szCs w:val="18"/>
        </w:rPr>
        <w:t>=</w:t>
      </w:r>
      <w:r w:rsidRPr="00602E4B">
        <w:rPr>
          <w:rFonts w:ascii="Inter" w:hAnsi="Inter" w:cs="Courier New"/>
          <w:color w:val="C678DD"/>
          <w:sz w:val="18"/>
          <w:szCs w:val="18"/>
        </w:rPr>
        <w:t>lambda</w:t>
      </w:r>
      <w:r w:rsidRPr="00602E4B">
        <w:rPr>
          <w:rFonts w:ascii="Inter" w:hAnsi="Inter" w:cs="Courier New"/>
          <w:color w:val="ABB2BF"/>
          <w:sz w:val="18"/>
          <w:szCs w:val="18"/>
        </w:rPr>
        <w:t xml:space="preserve"> msg: msg.highest_qc.</w:t>
      </w:r>
      <w:r w:rsidRPr="00602E4B">
        <w:rPr>
          <w:rFonts w:ascii="Inter" w:hAnsi="Inter" w:cs="Courier New"/>
          <w:color w:val="98C379"/>
          <w:sz w:val="18"/>
          <w:szCs w:val="18"/>
        </w:rPr>
        <w:t>round</w:t>
      </w:r>
      <w:r w:rsidRPr="00602E4B">
        <w:rPr>
          <w:rFonts w:ascii="Inter" w:hAnsi="Inter" w:cs="Courier New"/>
          <w:color w:val="ABB2BF"/>
          <w:sz w:val="18"/>
          <w:szCs w:val="18"/>
        </w:rPr>
        <w:t>).highest_qc</w:t>
      </w:r>
    </w:p>
    <w:p w14:paraId="5E1EEC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5667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Count timeout reasons</w:t>
      </w:r>
    </w:p>
    <w:p w14:paraId="04BEA0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reason_counts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201858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msg </w:t>
      </w:r>
      <w:r w:rsidRPr="00602E4B">
        <w:rPr>
          <w:rFonts w:ascii="Inter" w:hAnsi="Inter" w:cs="Courier New"/>
          <w:color w:val="C678DD"/>
          <w:sz w:val="18"/>
          <w:szCs w:val="18"/>
        </w:rPr>
        <w:t>in</w:t>
      </w:r>
      <w:r w:rsidRPr="00602E4B">
        <w:rPr>
          <w:rFonts w:ascii="Inter" w:hAnsi="Inter" w:cs="Courier New"/>
          <w:color w:val="ABB2BF"/>
          <w:sz w:val="18"/>
          <w:szCs w:val="18"/>
        </w:rPr>
        <w:t xml:space="preserve"> messages:</w:t>
      </w:r>
    </w:p>
    <w:p w14:paraId="61081E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reason_counts[msg.reason] </w:t>
      </w:r>
      <w:r w:rsidRPr="00602E4B">
        <w:rPr>
          <w:rFonts w:ascii="Inter" w:hAnsi="Inter" w:cs="Courier New"/>
          <w:color w:val="61AFEF"/>
          <w:sz w:val="18"/>
          <w:szCs w:val="18"/>
        </w:rPr>
        <w:t>=</w:t>
      </w:r>
      <w:r w:rsidRPr="00602E4B">
        <w:rPr>
          <w:rFonts w:ascii="Inter" w:hAnsi="Inter" w:cs="Courier New"/>
          <w:color w:val="ABB2BF"/>
          <w:sz w:val="18"/>
          <w:szCs w:val="18"/>
        </w:rPr>
        <w:t xml:space="preserve"> reason_counts.get(msg.reason,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0F9986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FC539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 bridge information if applicable</w:t>
      </w:r>
    </w:p>
    <w:p w14:paraId="1C3A58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bridge_agg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0557AC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bridge_messages </w:t>
      </w:r>
      <w:r w:rsidRPr="00602E4B">
        <w:rPr>
          <w:rFonts w:ascii="Inter" w:hAnsi="Inter" w:cs="Courier New"/>
          <w:color w:val="61AFEF"/>
          <w:sz w:val="18"/>
          <w:szCs w:val="18"/>
        </w:rPr>
        <w:t>=</w:t>
      </w:r>
      <w:r w:rsidRPr="00602E4B">
        <w:rPr>
          <w:rFonts w:ascii="Inter" w:hAnsi="Inter" w:cs="Courier New"/>
          <w:color w:val="ABB2BF"/>
          <w:sz w:val="18"/>
          <w:szCs w:val="18"/>
        </w:rPr>
        <w:t xml:space="preserve"> [msg </w:t>
      </w:r>
      <w:r w:rsidRPr="00602E4B">
        <w:rPr>
          <w:rFonts w:ascii="Inter" w:hAnsi="Inter" w:cs="Courier New"/>
          <w:color w:val="C678DD"/>
          <w:sz w:val="18"/>
          <w:szCs w:val="18"/>
        </w:rPr>
        <w:t>for</w:t>
      </w:r>
      <w:r w:rsidRPr="00602E4B">
        <w:rPr>
          <w:rFonts w:ascii="Inter" w:hAnsi="Inter" w:cs="Courier New"/>
          <w:color w:val="ABB2BF"/>
          <w:sz w:val="18"/>
          <w:szCs w:val="18"/>
        </w:rPr>
        <w:t xml:space="preserve"> msg </w:t>
      </w:r>
      <w:r w:rsidRPr="00602E4B">
        <w:rPr>
          <w:rFonts w:ascii="Inter" w:hAnsi="Inter" w:cs="Courier New"/>
          <w:color w:val="C678DD"/>
          <w:sz w:val="18"/>
          <w:szCs w:val="18"/>
        </w:rPr>
        <w:t>in</w:t>
      </w:r>
      <w:r w:rsidRPr="00602E4B">
        <w:rPr>
          <w:rFonts w:ascii="Inter" w:hAnsi="Inter" w:cs="Courier New"/>
          <w:color w:val="ABB2BF"/>
          <w:sz w:val="18"/>
          <w:szCs w:val="18"/>
        </w:rPr>
        <w:t xml:space="preserve"> messages </w:t>
      </w:r>
      <w:r w:rsidRPr="00602E4B">
        <w:rPr>
          <w:rFonts w:ascii="Inter" w:hAnsi="Inter" w:cs="Courier New"/>
          <w:color w:val="C678DD"/>
          <w:sz w:val="18"/>
          <w:szCs w:val="18"/>
        </w:rPr>
        <w:t>if</w:t>
      </w:r>
      <w:r w:rsidRPr="00602E4B">
        <w:rPr>
          <w:rFonts w:ascii="Inter" w:hAnsi="Inter" w:cs="Courier New"/>
          <w:color w:val="ABB2BF"/>
          <w:sz w:val="18"/>
          <w:szCs w:val="18"/>
        </w:rPr>
        <w:t xml:space="preserve"> msg.bridge_status]</w:t>
      </w:r>
    </w:p>
    <w:p w14:paraId="0F870E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3BBF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bridge_messages:</w:t>
      </w:r>
    </w:p>
    <w:p w14:paraId="4E3E53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bridge_agg </w:t>
      </w:r>
      <w:r w:rsidRPr="00602E4B">
        <w:rPr>
          <w:rFonts w:ascii="Inter" w:hAnsi="Inter" w:cs="Courier New"/>
          <w:color w:val="61AFEF"/>
          <w:sz w:val="18"/>
          <w:szCs w:val="18"/>
        </w:rPr>
        <w:t>=</w:t>
      </w:r>
      <w:r w:rsidRPr="00602E4B">
        <w:rPr>
          <w:rFonts w:ascii="Inter" w:hAnsi="Inter" w:cs="Courier New"/>
          <w:color w:val="ABB2BF"/>
          <w:sz w:val="18"/>
          <w:szCs w:val="18"/>
        </w:rPr>
        <w:t xml:space="preserve"> aggregate_bridge_timeouts(bridge_messages)</w:t>
      </w:r>
    </w:p>
    <w:p w14:paraId="480686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D60D5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Create TimeoutQC</w:t>
      </w:r>
    </w:p>
    <w:p w14:paraId="46EF37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timeout_qc </w:t>
      </w:r>
      <w:r w:rsidRPr="00602E4B">
        <w:rPr>
          <w:rFonts w:ascii="Inter" w:hAnsi="Inter" w:cs="Courier New"/>
          <w:color w:val="61AFEF"/>
          <w:sz w:val="18"/>
          <w:szCs w:val="18"/>
        </w:rPr>
        <w:t>=</w:t>
      </w:r>
      <w:r w:rsidRPr="00602E4B">
        <w:rPr>
          <w:rFonts w:ascii="Inter" w:hAnsi="Inter" w:cs="Courier New"/>
          <w:color w:val="ABB2BF"/>
          <w:sz w:val="18"/>
          <w:szCs w:val="18"/>
        </w:rPr>
        <w:t xml:space="preserve"> TimeoutQC(</w:t>
      </w:r>
    </w:p>
    <w:p w14:paraId="621F0F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w:t>
      </w:r>
      <w:r w:rsidRPr="00602E4B">
        <w:rPr>
          <w:rFonts w:ascii="Inter" w:hAnsi="Inter" w:cs="Courier New"/>
          <w:color w:val="61AFEF"/>
          <w:sz w:val="18"/>
          <w:szCs w:val="18"/>
        </w:rPr>
        <w:t>=</w:t>
      </w:r>
      <w:r w:rsidRPr="00602E4B">
        <w:rPr>
          <w:rFonts w:ascii="Inter" w:hAnsi="Inter" w:cs="Courier New"/>
          <w:color w:val="ABB2BF"/>
          <w:sz w:val="18"/>
          <w:szCs w:val="18"/>
        </w:rPr>
        <w:t>messages[</w:t>
      </w:r>
      <w:r w:rsidRPr="00602E4B">
        <w:rPr>
          <w:rFonts w:ascii="Inter" w:hAnsi="Inter" w:cs="Courier New"/>
          <w:color w:val="D19A66"/>
          <w:sz w:val="18"/>
          <w:szCs w:val="18"/>
        </w:rPr>
        <w:t>0</w:t>
      </w:r>
      <w:r w:rsidRPr="00602E4B">
        <w:rPr>
          <w:rFonts w:ascii="Inter" w:hAnsi="Inter" w:cs="Courier New"/>
          <w:color w:val="ABB2BF"/>
          <w:sz w:val="18"/>
          <w:szCs w:val="18"/>
        </w:rPr>
        <w:t>].epoch,</w:t>
      </w:r>
    </w:p>
    <w:p w14:paraId="5CA9AE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61AFEF"/>
          <w:sz w:val="18"/>
          <w:szCs w:val="18"/>
        </w:rPr>
        <w:t>=</w:t>
      </w:r>
      <w:r w:rsidRPr="00602E4B">
        <w:rPr>
          <w:rFonts w:ascii="Inter" w:hAnsi="Inter" w:cs="Courier New"/>
          <w:color w:val="ABB2BF"/>
          <w:sz w:val="18"/>
          <w:szCs w:val="18"/>
        </w:rPr>
        <w:t>messages[</w:t>
      </w:r>
      <w:r w:rsidRPr="00602E4B">
        <w:rPr>
          <w:rFonts w:ascii="Inter" w:hAnsi="Inter" w:cs="Courier New"/>
          <w:color w:val="D19A66"/>
          <w:sz w:val="18"/>
          <w:szCs w:val="18"/>
        </w:rPr>
        <w:t>0</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74927D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w:t>
      </w:r>
      <w:r w:rsidRPr="00602E4B">
        <w:rPr>
          <w:rFonts w:ascii="Inter" w:hAnsi="Inter" w:cs="Courier New"/>
          <w:color w:val="61AFEF"/>
          <w:sz w:val="18"/>
          <w:szCs w:val="18"/>
        </w:rPr>
        <w:t>=</w:t>
      </w:r>
      <w:r w:rsidRPr="00602E4B">
        <w:rPr>
          <w:rFonts w:ascii="Inter" w:hAnsi="Inter" w:cs="Courier New"/>
          <w:color w:val="ABB2BF"/>
          <w:sz w:val="18"/>
          <w:szCs w:val="18"/>
        </w:rPr>
        <w:t>messages[</w:t>
      </w:r>
      <w:r w:rsidRPr="00602E4B">
        <w:rPr>
          <w:rFonts w:ascii="Inter" w:hAnsi="Inter" w:cs="Courier New"/>
          <w:color w:val="D19A66"/>
          <w:sz w:val="18"/>
          <w:szCs w:val="18"/>
        </w:rPr>
        <w:t>0</w:t>
      </w:r>
      <w:r w:rsidRPr="00602E4B">
        <w:rPr>
          <w:rFonts w:ascii="Inter" w:hAnsi="Inter" w:cs="Courier New"/>
          <w:color w:val="ABB2BF"/>
          <w:sz w:val="18"/>
          <w:szCs w:val="18"/>
        </w:rPr>
        <w:t>].phase,</w:t>
      </w:r>
    </w:p>
    <w:p w14:paraId="32DBCF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w:t>
      </w:r>
      <w:r w:rsidRPr="00602E4B">
        <w:rPr>
          <w:rFonts w:ascii="Inter" w:hAnsi="Inter" w:cs="Courier New"/>
          <w:color w:val="61AFEF"/>
          <w:sz w:val="18"/>
          <w:szCs w:val="18"/>
        </w:rPr>
        <w:t>=</w:t>
      </w:r>
      <w:r w:rsidRPr="00602E4B">
        <w:rPr>
          <w:rFonts w:ascii="Inter" w:hAnsi="Inter" w:cs="Courier New"/>
          <w:color w:val="ABB2BF"/>
          <w:sz w:val="18"/>
          <w:szCs w:val="18"/>
        </w:rPr>
        <w:t xml:space="preserve">create_bitmap([msg.validator </w:t>
      </w:r>
      <w:r w:rsidRPr="00602E4B">
        <w:rPr>
          <w:rFonts w:ascii="Inter" w:hAnsi="Inter" w:cs="Courier New"/>
          <w:color w:val="C678DD"/>
          <w:sz w:val="18"/>
          <w:szCs w:val="18"/>
        </w:rPr>
        <w:t>for</w:t>
      </w:r>
      <w:r w:rsidRPr="00602E4B">
        <w:rPr>
          <w:rFonts w:ascii="Inter" w:hAnsi="Inter" w:cs="Courier New"/>
          <w:color w:val="ABB2BF"/>
          <w:sz w:val="18"/>
          <w:szCs w:val="18"/>
        </w:rPr>
        <w:t xml:space="preserve"> msg </w:t>
      </w:r>
      <w:r w:rsidRPr="00602E4B">
        <w:rPr>
          <w:rFonts w:ascii="Inter" w:hAnsi="Inter" w:cs="Courier New"/>
          <w:color w:val="C678DD"/>
          <w:sz w:val="18"/>
          <w:szCs w:val="18"/>
        </w:rPr>
        <w:t>in</w:t>
      </w:r>
      <w:r w:rsidRPr="00602E4B">
        <w:rPr>
          <w:rFonts w:ascii="Inter" w:hAnsi="Inter" w:cs="Courier New"/>
          <w:color w:val="ABB2BF"/>
          <w:sz w:val="18"/>
          <w:szCs w:val="18"/>
        </w:rPr>
        <w:t xml:space="preserve"> messages]),</w:t>
      </w:r>
    </w:p>
    <w:p w14:paraId="35C0A7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signatures</w:t>
      </w:r>
      <w:r w:rsidRPr="00602E4B">
        <w:rPr>
          <w:rFonts w:ascii="Inter" w:hAnsi="Inter" w:cs="Courier New"/>
          <w:color w:val="61AFEF"/>
          <w:sz w:val="18"/>
          <w:szCs w:val="18"/>
        </w:rPr>
        <w:t>=</w:t>
      </w:r>
      <w:r w:rsidRPr="00602E4B">
        <w:rPr>
          <w:rFonts w:ascii="Inter" w:hAnsi="Inter" w:cs="Courier New"/>
          <w:color w:val="ABB2BF"/>
          <w:sz w:val="18"/>
          <w:szCs w:val="18"/>
        </w:rPr>
        <w:t xml:space="preserve">[msg.signature </w:t>
      </w:r>
      <w:r w:rsidRPr="00602E4B">
        <w:rPr>
          <w:rFonts w:ascii="Inter" w:hAnsi="Inter" w:cs="Courier New"/>
          <w:color w:val="C678DD"/>
          <w:sz w:val="18"/>
          <w:szCs w:val="18"/>
        </w:rPr>
        <w:t>for</w:t>
      </w:r>
      <w:r w:rsidRPr="00602E4B">
        <w:rPr>
          <w:rFonts w:ascii="Inter" w:hAnsi="Inter" w:cs="Courier New"/>
          <w:color w:val="ABB2BF"/>
          <w:sz w:val="18"/>
          <w:szCs w:val="18"/>
        </w:rPr>
        <w:t xml:space="preserve"> msg </w:t>
      </w:r>
      <w:r w:rsidRPr="00602E4B">
        <w:rPr>
          <w:rFonts w:ascii="Inter" w:hAnsi="Inter" w:cs="Courier New"/>
          <w:color w:val="C678DD"/>
          <w:sz w:val="18"/>
          <w:szCs w:val="18"/>
        </w:rPr>
        <w:t>in</w:t>
      </w:r>
      <w:r w:rsidRPr="00602E4B">
        <w:rPr>
          <w:rFonts w:ascii="Inter" w:hAnsi="Inter" w:cs="Courier New"/>
          <w:color w:val="ABB2BF"/>
          <w:sz w:val="18"/>
          <w:szCs w:val="18"/>
        </w:rPr>
        <w:t xml:space="preserve"> messages],</w:t>
      </w:r>
    </w:p>
    <w:p w14:paraId="3AF018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w:t>
      </w:r>
      <w:r w:rsidRPr="00602E4B">
        <w:rPr>
          <w:rFonts w:ascii="Inter" w:hAnsi="Inter" w:cs="Courier New"/>
          <w:color w:val="61AFEF"/>
          <w:sz w:val="18"/>
          <w:szCs w:val="18"/>
        </w:rPr>
        <w:t>=</w:t>
      </w:r>
      <w:r w:rsidRPr="00602E4B">
        <w:rPr>
          <w:rFonts w:ascii="Inter" w:hAnsi="Inter" w:cs="Courier New"/>
          <w:color w:val="ABB2BF"/>
          <w:sz w:val="18"/>
          <w:szCs w:val="18"/>
        </w:rPr>
        <w:t>weight_sum,</w:t>
      </w:r>
    </w:p>
    <w:p w14:paraId="27F88A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w:t>
      </w:r>
      <w:r w:rsidRPr="00602E4B">
        <w:rPr>
          <w:rFonts w:ascii="Inter" w:hAnsi="Inter" w:cs="Courier New"/>
          <w:color w:val="61AFEF"/>
          <w:sz w:val="18"/>
          <w:szCs w:val="18"/>
        </w:rPr>
        <w:t>=</w:t>
      </w:r>
      <w:r w:rsidRPr="00602E4B">
        <w:rPr>
          <w:rFonts w:ascii="Inter" w:hAnsi="Inter" w:cs="Courier New"/>
          <w:color w:val="ABB2BF"/>
          <w:sz w:val="18"/>
          <w:szCs w:val="18"/>
        </w:rPr>
        <w:t>highest_qc,</w:t>
      </w:r>
    </w:p>
    <w:p w14:paraId="04DD5A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bridge_aggregation</w:t>
      </w:r>
      <w:r w:rsidRPr="00602E4B">
        <w:rPr>
          <w:rFonts w:ascii="Inter" w:hAnsi="Inter" w:cs="Courier New"/>
          <w:color w:val="61AFEF"/>
          <w:sz w:val="18"/>
          <w:szCs w:val="18"/>
        </w:rPr>
        <w:t>=</w:t>
      </w:r>
      <w:r w:rsidRPr="00602E4B">
        <w:rPr>
          <w:rFonts w:ascii="Inter" w:hAnsi="Inter" w:cs="Courier New"/>
          <w:color w:val="ABB2BF"/>
          <w:sz w:val="18"/>
          <w:szCs w:val="18"/>
        </w:rPr>
        <w:t>bridge_agg,</w:t>
      </w:r>
    </w:p>
    <w:p w14:paraId="3AF5F2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timeout_reasons</w:t>
      </w:r>
      <w:r w:rsidRPr="00602E4B">
        <w:rPr>
          <w:rFonts w:ascii="Inter" w:hAnsi="Inter" w:cs="Courier New"/>
          <w:color w:val="61AFEF"/>
          <w:sz w:val="18"/>
          <w:szCs w:val="18"/>
        </w:rPr>
        <w:t>=</w:t>
      </w:r>
      <w:r w:rsidRPr="00602E4B">
        <w:rPr>
          <w:rFonts w:ascii="Inter" w:hAnsi="Inter" w:cs="Courier New"/>
          <w:color w:val="ABB2BF"/>
          <w:sz w:val="18"/>
          <w:szCs w:val="18"/>
        </w:rPr>
        <w:t>reason_counts</w:t>
      </w:r>
    </w:p>
    <w:p w14:paraId="08562F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D629F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B9A5A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timeout_qc</w:t>
      </w:r>
    </w:p>
    <w:p w14:paraId="6B920C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5D00F1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aggregate_bridge_timeouts</w:t>
      </w:r>
      <w:r w:rsidRPr="00602E4B">
        <w:rPr>
          <w:rFonts w:ascii="Inter" w:hAnsi="Inter" w:cs="Courier New"/>
          <w:color w:val="ABB2BF"/>
          <w:sz w:val="18"/>
          <w:szCs w:val="18"/>
        </w:rPr>
        <w:t xml:space="preserve">(messages: List[TimeoutMessage]) </w:t>
      </w:r>
      <w:r w:rsidRPr="00602E4B">
        <w:rPr>
          <w:rFonts w:ascii="Inter" w:hAnsi="Inter" w:cs="Courier New"/>
          <w:color w:val="61AFEF"/>
          <w:sz w:val="18"/>
          <w:szCs w:val="18"/>
        </w:rPr>
        <w:t>-&gt;</w:t>
      </w:r>
      <w:r w:rsidRPr="00602E4B">
        <w:rPr>
          <w:rFonts w:ascii="Inter" w:hAnsi="Inter" w:cs="Courier New"/>
          <w:color w:val="ABB2BF"/>
          <w:sz w:val="18"/>
          <w:szCs w:val="18"/>
        </w:rPr>
        <w:t xml:space="preserve"> BridgeTimeoutAggregation:</w:t>
      </w:r>
    </w:p>
    <w:p w14:paraId="083DB9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2F4FE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Aggregate bridge-specific timeout information from multiple validators.</w:t>
      </w:r>
    </w:p>
    <w:p w14:paraId="4BD2C0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F3FDF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consensus_on_pending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0635E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all_partial_sigs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7F1E07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last_confirmed_votes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3E21F7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chain_health_votes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381EA0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all_conflicts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9EF62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FB0F5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msg </w:t>
      </w:r>
      <w:r w:rsidRPr="00602E4B">
        <w:rPr>
          <w:rFonts w:ascii="Inter" w:hAnsi="Inter" w:cs="Courier New"/>
          <w:color w:val="C678DD"/>
          <w:sz w:val="18"/>
          <w:szCs w:val="18"/>
        </w:rPr>
        <w:t>in</w:t>
      </w:r>
      <w:r w:rsidRPr="00602E4B">
        <w:rPr>
          <w:rFonts w:ascii="Inter" w:hAnsi="Inter" w:cs="Courier New"/>
          <w:color w:val="ABB2BF"/>
          <w:sz w:val="18"/>
          <w:szCs w:val="18"/>
        </w:rPr>
        <w:t xml:space="preserve"> messages:</w:t>
      </w:r>
    </w:p>
    <w:p w14:paraId="02D1BB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bridge_info </w:t>
      </w:r>
      <w:r w:rsidRPr="00602E4B">
        <w:rPr>
          <w:rFonts w:ascii="Inter" w:hAnsi="Inter" w:cs="Courier New"/>
          <w:color w:val="61AFEF"/>
          <w:sz w:val="18"/>
          <w:szCs w:val="18"/>
        </w:rPr>
        <w:t>=</w:t>
      </w:r>
      <w:r w:rsidRPr="00602E4B">
        <w:rPr>
          <w:rFonts w:ascii="Inter" w:hAnsi="Inter" w:cs="Courier New"/>
          <w:color w:val="ABB2BF"/>
          <w:sz w:val="18"/>
          <w:szCs w:val="18"/>
        </w:rPr>
        <w:t xml:space="preserve"> msg.bridge_status</w:t>
      </w:r>
    </w:p>
    <w:p w14:paraId="430B0A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9A1C3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Count which chains are reported as pending</w:t>
      </w:r>
    </w:p>
    <w:p w14:paraId="6DE57A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bridge_info.chains_pending:</w:t>
      </w:r>
    </w:p>
    <w:p w14:paraId="179CCE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consensus_on_pending[chain] </w:t>
      </w:r>
      <w:r w:rsidRPr="00602E4B">
        <w:rPr>
          <w:rFonts w:ascii="Inter" w:hAnsi="Inter" w:cs="Courier New"/>
          <w:color w:val="61AFEF"/>
          <w:sz w:val="18"/>
          <w:szCs w:val="18"/>
        </w:rPr>
        <w:t>=</w:t>
      </w:r>
      <w:r w:rsidRPr="00602E4B">
        <w:rPr>
          <w:rFonts w:ascii="Inter" w:hAnsi="Inter" w:cs="Courier New"/>
          <w:color w:val="ABB2BF"/>
          <w:sz w:val="18"/>
          <w:szCs w:val="18"/>
        </w:rPr>
        <w:t xml:space="preserve"> consensus_on_pending.get(chain,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75AA97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C7B7B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Collect partial signatures</w:t>
      </w:r>
    </w:p>
    <w:p w14:paraId="184C39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all_partial_sigs.extend(bridge_info.partial_signatures)</w:t>
      </w:r>
    </w:p>
    <w:p w14:paraId="3F538B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30B4A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Vote on last confirmed heights</w:t>
      </w:r>
    </w:p>
    <w:p w14:paraId="6345EC3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height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bridge_info.last_confirmed_height.items():</w:t>
      </w:r>
    </w:p>
    <w:p w14:paraId="0C84DC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chain </w:t>
      </w:r>
      <w:r w:rsidRPr="00602E4B">
        <w:rPr>
          <w:rFonts w:ascii="Inter" w:hAnsi="Inter" w:cs="Courier New"/>
          <w:color w:val="C678DD"/>
          <w:sz w:val="18"/>
          <w:szCs w:val="18"/>
        </w:rPr>
        <w:t>not</w:t>
      </w:r>
      <w:r w:rsidRPr="00602E4B">
        <w:rPr>
          <w:rFonts w:ascii="Inter" w:hAnsi="Inter" w:cs="Courier New"/>
          <w:color w:val="ABB2BF"/>
          <w:sz w:val="18"/>
          <w:szCs w:val="18"/>
        </w:rPr>
        <w:t xml:space="preserve"> </w:t>
      </w:r>
      <w:r w:rsidRPr="00602E4B">
        <w:rPr>
          <w:rFonts w:ascii="Inter" w:hAnsi="Inter" w:cs="Courier New"/>
          <w:color w:val="C678DD"/>
          <w:sz w:val="18"/>
          <w:szCs w:val="18"/>
        </w:rPr>
        <w:t>in</w:t>
      </w:r>
      <w:r w:rsidRPr="00602E4B">
        <w:rPr>
          <w:rFonts w:ascii="Inter" w:hAnsi="Inter" w:cs="Courier New"/>
          <w:color w:val="ABB2BF"/>
          <w:sz w:val="18"/>
          <w:szCs w:val="18"/>
        </w:rPr>
        <w:t xml:space="preserve"> last_confirmed_votes:</w:t>
      </w:r>
    </w:p>
    <w:p w14:paraId="6004FF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last_confirmed_votes[chain]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3AC881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last_confirmed_votes[chain][height] </w:t>
      </w:r>
      <w:r w:rsidRPr="00602E4B">
        <w:rPr>
          <w:rFonts w:ascii="Inter" w:hAnsi="Inter" w:cs="Courier New"/>
          <w:color w:val="61AFEF"/>
          <w:sz w:val="18"/>
          <w:szCs w:val="18"/>
        </w:rPr>
        <w:t>=</w:t>
      </w:r>
      <w:r w:rsidRPr="00602E4B">
        <w:rPr>
          <w:rFonts w:ascii="Inter" w:hAnsi="Inter" w:cs="Courier New"/>
          <w:color w:val="ABB2BF"/>
          <w:sz w:val="18"/>
          <w:szCs w:val="18"/>
        </w:rPr>
        <w:t xml:space="preserve"> last_confirmed_votes[chain].get(height,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390D56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FCBA5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Vote on chain health</w:t>
      </w:r>
    </w:p>
    <w:p w14:paraId="52AA20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status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bridge_info.external_chain_status.items():</w:t>
      </w:r>
    </w:p>
    <w:p w14:paraId="63AB35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chain </w:t>
      </w:r>
      <w:r w:rsidRPr="00602E4B">
        <w:rPr>
          <w:rFonts w:ascii="Inter" w:hAnsi="Inter" w:cs="Courier New"/>
          <w:color w:val="C678DD"/>
          <w:sz w:val="18"/>
          <w:szCs w:val="18"/>
        </w:rPr>
        <w:t>not</w:t>
      </w:r>
      <w:r w:rsidRPr="00602E4B">
        <w:rPr>
          <w:rFonts w:ascii="Inter" w:hAnsi="Inter" w:cs="Courier New"/>
          <w:color w:val="ABB2BF"/>
          <w:sz w:val="18"/>
          <w:szCs w:val="18"/>
        </w:rPr>
        <w:t xml:space="preserve"> </w:t>
      </w:r>
      <w:r w:rsidRPr="00602E4B">
        <w:rPr>
          <w:rFonts w:ascii="Inter" w:hAnsi="Inter" w:cs="Courier New"/>
          <w:color w:val="C678DD"/>
          <w:sz w:val="18"/>
          <w:szCs w:val="18"/>
        </w:rPr>
        <w:t>in</w:t>
      </w:r>
      <w:r w:rsidRPr="00602E4B">
        <w:rPr>
          <w:rFonts w:ascii="Inter" w:hAnsi="Inter" w:cs="Courier New"/>
          <w:color w:val="ABB2BF"/>
          <w:sz w:val="18"/>
          <w:szCs w:val="18"/>
        </w:rPr>
        <w:t xml:space="preserve"> chain_health_votes:</w:t>
      </w:r>
    </w:p>
    <w:p w14:paraId="3A273D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chain_health_votes[chain]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E733D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chain_health_votes[chain][status] </w:t>
      </w:r>
      <w:r w:rsidRPr="00602E4B">
        <w:rPr>
          <w:rFonts w:ascii="Inter" w:hAnsi="Inter" w:cs="Courier New"/>
          <w:color w:val="61AFEF"/>
          <w:sz w:val="18"/>
          <w:szCs w:val="18"/>
        </w:rPr>
        <w:t>=</w:t>
      </w:r>
      <w:r w:rsidRPr="00602E4B">
        <w:rPr>
          <w:rFonts w:ascii="Inter" w:hAnsi="Inter" w:cs="Courier New"/>
          <w:color w:val="ABB2BF"/>
          <w:sz w:val="18"/>
          <w:szCs w:val="18"/>
        </w:rPr>
        <w:t xml:space="preserve"> chain_health_votes[chain].get(status,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76008C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E1507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Collect conflicts</w:t>
      </w:r>
    </w:p>
    <w:p w14:paraId="57D16D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all_conflicts.extend(bridge_info.witness_conflicts)</w:t>
      </w:r>
    </w:p>
    <w:p w14:paraId="18645C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2DBC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Determine majority views</w:t>
      </w:r>
    </w:p>
    <w:p w14:paraId="3E95A1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majority_last_confirmed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D5298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votes </w:t>
      </w:r>
      <w:r w:rsidRPr="00602E4B">
        <w:rPr>
          <w:rFonts w:ascii="Inter" w:hAnsi="Inter" w:cs="Courier New"/>
          <w:color w:val="C678DD"/>
          <w:sz w:val="18"/>
          <w:szCs w:val="18"/>
        </w:rPr>
        <w:t>in</w:t>
      </w:r>
      <w:r w:rsidRPr="00602E4B">
        <w:rPr>
          <w:rFonts w:ascii="Inter" w:hAnsi="Inter" w:cs="Courier New"/>
          <w:color w:val="ABB2BF"/>
          <w:sz w:val="18"/>
          <w:szCs w:val="18"/>
        </w:rPr>
        <w:t xml:space="preserve"> last_confirmed_votes.items():</w:t>
      </w:r>
    </w:p>
    <w:p w14:paraId="34AF2F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majority_last_confirmed[chain]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max</w:t>
      </w:r>
      <w:r w:rsidRPr="00602E4B">
        <w:rPr>
          <w:rFonts w:ascii="Inter" w:hAnsi="Inter" w:cs="Courier New"/>
          <w:color w:val="ABB2BF"/>
          <w:sz w:val="18"/>
          <w:szCs w:val="18"/>
        </w:rPr>
        <w:t>(votes.items(), key</w:t>
      </w:r>
      <w:r w:rsidRPr="00602E4B">
        <w:rPr>
          <w:rFonts w:ascii="Inter" w:hAnsi="Inter" w:cs="Courier New"/>
          <w:color w:val="61AFEF"/>
          <w:sz w:val="18"/>
          <w:szCs w:val="18"/>
        </w:rPr>
        <w:t>=</w:t>
      </w:r>
      <w:r w:rsidRPr="00602E4B">
        <w:rPr>
          <w:rFonts w:ascii="Inter" w:hAnsi="Inter" w:cs="Courier New"/>
          <w:color w:val="C678DD"/>
          <w:sz w:val="18"/>
          <w:szCs w:val="18"/>
        </w:rPr>
        <w:t>lambda</w:t>
      </w:r>
      <w:r w:rsidRPr="00602E4B">
        <w:rPr>
          <w:rFonts w:ascii="Inter" w:hAnsi="Inter" w:cs="Courier New"/>
          <w:color w:val="ABB2BF"/>
          <w:sz w:val="18"/>
          <w:szCs w:val="18"/>
        </w:rPr>
        <w:t xml:space="preserve"> x: x[</w:t>
      </w:r>
      <w:r w:rsidRPr="00602E4B">
        <w:rPr>
          <w:rFonts w:ascii="Inter" w:hAnsi="Inter" w:cs="Courier New"/>
          <w:color w:val="D19A66"/>
          <w:sz w:val="18"/>
          <w:szCs w:val="18"/>
        </w:rPr>
        <w:t>1</w:t>
      </w:r>
      <w:r w:rsidRPr="00602E4B">
        <w:rPr>
          <w:rFonts w:ascii="Inter" w:hAnsi="Inter" w:cs="Courier New"/>
          <w:color w:val="ABB2BF"/>
          <w:sz w:val="18"/>
          <w:szCs w:val="18"/>
        </w:rPr>
        <w:t>])[</w:t>
      </w:r>
      <w:r w:rsidRPr="00602E4B">
        <w:rPr>
          <w:rFonts w:ascii="Inter" w:hAnsi="Inter" w:cs="Courier New"/>
          <w:color w:val="D19A66"/>
          <w:sz w:val="18"/>
          <w:szCs w:val="18"/>
        </w:rPr>
        <w:t>0</w:t>
      </w:r>
      <w:r w:rsidRPr="00602E4B">
        <w:rPr>
          <w:rFonts w:ascii="Inter" w:hAnsi="Inter" w:cs="Courier New"/>
          <w:color w:val="ABB2BF"/>
          <w:sz w:val="18"/>
          <w:szCs w:val="18"/>
        </w:rPr>
        <w:t>]</w:t>
      </w:r>
    </w:p>
    <w:p w14:paraId="3FAF8CB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B5CA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chain_health_consensus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7523AD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votes </w:t>
      </w:r>
      <w:r w:rsidRPr="00602E4B">
        <w:rPr>
          <w:rFonts w:ascii="Inter" w:hAnsi="Inter" w:cs="Courier New"/>
          <w:color w:val="C678DD"/>
          <w:sz w:val="18"/>
          <w:szCs w:val="18"/>
        </w:rPr>
        <w:t>in</w:t>
      </w:r>
      <w:r w:rsidRPr="00602E4B">
        <w:rPr>
          <w:rFonts w:ascii="Inter" w:hAnsi="Inter" w:cs="Courier New"/>
          <w:color w:val="ABB2BF"/>
          <w:sz w:val="18"/>
          <w:szCs w:val="18"/>
        </w:rPr>
        <w:t xml:space="preserve"> chain_health_votes.items():</w:t>
      </w:r>
    </w:p>
    <w:p w14:paraId="74B6D78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chain_health_consensus[chain]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max</w:t>
      </w:r>
      <w:r w:rsidRPr="00602E4B">
        <w:rPr>
          <w:rFonts w:ascii="Inter" w:hAnsi="Inter" w:cs="Courier New"/>
          <w:color w:val="ABB2BF"/>
          <w:sz w:val="18"/>
          <w:szCs w:val="18"/>
        </w:rPr>
        <w:t>(votes.items(), key</w:t>
      </w:r>
      <w:r w:rsidRPr="00602E4B">
        <w:rPr>
          <w:rFonts w:ascii="Inter" w:hAnsi="Inter" w:cs="Courier New"/>
          <w:color w:val="61AFEF"/>
          <w:sz w:val="18"/>
          <w:szCs w:val="18"/>
        </w:rPr>
        <w:t>=</w:t>
      </w:r>
      <w:r w:rsidRPr="00602E4B">
        <w:rPr>
          <w:rFonts w:ascii="Inter" w:hAnsi="Inter" w:cs="Courier New"/>
          <w:color w:val="C678DD"/>
          <w:sz w:val="18"/>
          <w:szCs w:val="18"/>
        </w:rPr>
        <w:t>lambda</w:t>
      </w:r>
      <w:r w:rsidRPr="00602E4B">
        <w:rPr>
          <w:rFonts w:ascii="Inter" w:hAnsi="Inter" w:cs="Courier New"/>
          <w:color w:val="ABB2BF"/>
          <w:sz w:val="18"/>
          <w:szCs w:val="18"/>
        </w:rPr>
        <w:t xml:space="preserve"> x: x[</w:t>
      </w:r>
      <w:r w:rsidRPr="00602E4B">
        <w:rPr>
          <w:rFonts w:ascii="Inter" w:hAnsi="Inter" w:cs="Courier New"/>
          <w:color w:val="D19A66"/>
          <w:sz w:val="18"/>
          <w:szCs w:val="18"/>
        </w:rPr>
        <w:t>1</w:t>
      </w:r>
      <w:r w:rsidRPr="00602E4B">
        <w:rPr>
          <w:rFonts w:ascii="Inter" w:hAnsi="Inter" w:cs="Courier New"/>
          <w:color w:val="ABB2BF"/>
          <w:sz w:val="18"/>
          <w:szCs w:val="18"/>
        </w:rPr>
        <w:t>])[</w:t>
      </w:r>
      <w:r w:rsidRPr="00602E4B">
        <w:rPr>
          <w:rFonts w:ascii="Inter" w:hAnsi="Inter" w:cs="Courier New"/>
          <w:color w:val="D19A66"/>
          <w:sz w:val="18"/>
          <w:szCs w:val="18"/>
        </w:rPr>
        <w:t>0</w:t>
      </w:r>
      <w:r w:rsidRPr="00602E4B">
        <w:rPr>
          <w:rFonts w:ascii="Inter" w:hAnsi="Inter" w:cs="Courier New"/>
          <w:color w:val="ABB2BF"/>
          <w:sz w:val="18"/>
          <w:szCs w:val="18"/>
        </w:rPr>
        <w:t>]</w:t>
      </w:r>
    </w:p>
    <w:p w14:paraId="257679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D1A7D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Deduplicate and find best partial signature set</w:t>
      </w:r>
    </w:p>
    <w:p w14:paraId="0C5C41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best_partial_sigs </w:t>
      </w:r>
      <w:r w:rsidRPr="00602E4B">
        <w:rPr>
          <w:rFonts w:ascii="Inter" w:hAnsi="Inter" w:cs="Courier New"/>
          <w:color w:val="61AFEF"/>
          <w:sz w:val="18"/>
          <w:szCs w:val="18"/>
        </w:rPr>
        <w:t>=</w:t>
      </w:r>
      <w:r w:rsidRPr="00602E4B">
        <w:rPr>
          <w:rFonts w:ascii="Inter" w:hAnsi="Inter" w:cs="Courier New"/>
          <w:color w:val="ABB2BF"/>
          <w:sz w:val="18"/>
          <w:szCs w:val="18"/>
        </w:rPr>
        <w:t xml:space="preserve"> deduplicate_partial_signatures(all_partial_sigs)</w:t>
      </w:r>
    </w:p>
    <w:p w14:paraId="4A4AF6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8F145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Summarize witness conflicts</w:t>
      </w:r>
    </w:p>
    <w:p w14:paraId="1B0570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conflict_summary </w:t>
      </w:r>
      <w:r w:rsidRPr="00602E4B">
        <w:rPr>
          <w:rFonts w:ascii="Inter" w:hAnsi="Inter" w:cs="Courier New"/>
          <w:color w:val="61AFEF"/>
          <w:sz w:val="18"/>
          <w:szCs w:val="18"/>
        </w:rPr>
        <w:t>=</w:t>
      </w:r>
      <w:r w:rsidRPr="00602E4B">
        <w:rPr>
          <w:rFonts w:ascii="Inter" w:hAnsi="Inter" w:cs="Courier New"/>
          <w:color w:val="ABB2BF"/>
          <w:sz w:val="18"/>
          <w:szCs w:val="18"/>
        </w:rPr>
        <w:t xml:space="preserve"> summarize_witness_conflicts(all_conflicts)</w:t>
      </w:r>
    </w:p>
    <w:p w14:paraId="3ABA1F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16920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BridgeTimeoutAggregation(</w:t>
      </w:r>
    </w:p>
    <w:p w14:paraId="090D92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consensus_on_pending</w:t>
      </w:r>
      <w:r w:rsidRPr="00602E4B">
        <w:rPr>
          <w:rFonts w:ascii="Inter" w:hAnsi="Inter" w:cs="Courier New"/>
          <w:color w:val="61AFEF"/>
          <w:sz w:val="18"/>
          <w:szCs w:val="18"/>
        </w:rPr>
        <w:t>=</w:t>
      </w:r>
      <w:r w:rsidRPr="00602E4B">
        <w:rPr>
          <w:rFonts w:ascii="Inter" w:hAnsi="Inter" w:cs="Courier New"/>
          <w:color w:val="ABB2BF"/>
          <w:sz w:val="18"/>
          <w:szCs w:val="18"/>
        </w:rPr>
        <w:t>consensus_on_pending,</w:t>
      </w:r>
    </w:p>
    <w:p w14:paraId="68CC15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best_partial_signature_set</w:t>
      </w:r>
      <w:r w:rsidRPr="00602E4B">
        <w:rPr>
          <w:rFonts w:ascii="Inter" w:hAnsi="Inter" w:cs="Courier New"/>
          <w:color w:val="61AFEF"/>
          <w:sz w:val="18"/>
          <w:szCs w:val="18"/>
        </w:rPr>
        <w:t>=</w:t>
      </w:r>
      <w:r w:rsidRPr="00602E4B">
        <w:rPr>
          <w:rFonts w:ascii="Inter" w:hAnsi="Inter" w:cs="Courier New"/>
          <w:color w:val="ABB2BF"/>
          <w:sz w:val="18"/>
          <w:szCs w:val="18"/>
        </w:rPr>
        <w:t>best_partial_sigs,</w:t>
      </w:r>
    </w:p>
    <w:p w14:paraId="786A4E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majority_last_confirmed</w:t>
      </w:r>
      <w:r w:rsidRPr="00602E4B">
        <w:rPr>
          <w:rFonts w:ascii="Inter" w:hAnsi="Inter" w:cs="Courier New"/>
          <w:color w:val="61AFEF"/>
          <w:sz w:val="18"/>
          <w:szCs w:val="18"/>
        </w:rPr>
        <w:t>=</w:t>
      </w:r>
      <w:r w:rsidRPr="00602E4B">
        <w:rPr>
          <w:rFonts w:ascii="Inter" w:hAnsi="Inter" w:cs="Courier New"/>
          <w:color w:val="ABB2BF"/>
          <w:sz w:val="18"/>
          <w:szCs w:val="18"/>
        </w:rPr>
        <w:t>majority_last_confirmed,</w:t>
      </w:r>
    </w:p>
    <w:p w14:paraId="2140F5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chain_health_consensus</w:t>
      </w:r>
      <w:r w:rsidRPr="00602E4B">
        <w:rPr>
          <w:rFonts w:ascii="Inter" w:hAnsi="Inter" w:cs="Courier New"/>
          <w:color w:val="61AFEF"/>
          <w:sz w:val="18"/>
          <w:szCs w:val="18"/>
        </w:rPr>
        <w:t>=</w:t>
      </w:r>
      <w:r w:rsidRPr="00602E4B">
        <w:rPr>
          <w:rFonts w:ascii="Inter" w:hAnsi="Inter" w:cs="Courier New"/>
          <w:color w:val="ABB2BF"/>
          <w:sz w:val="18"/>
          <w:szCs w:val="18"/>
        </w:rPr>
        <w:t>chain_health_consensus,</w:t>
      </w:r>
    </w:p>
    <w:p w14:paraId="5409CE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witness_conflicts_summary</w:t>
      </w:r>
      <w:r w:rsidRPr="00602E4B">
        <w:rPr>
          <w:rFonts w:ascii="Inter" w:hAnsi="Inter" w:cs="Courier New"/>
          <w:color w:val="61AFEF"/>
          <w:sz w:val="18"/>
          <w:szCs w:val="18"/>
        </w:rPr>
        <w:t>=</w:t>
      </w:r>
      <w:r w:rsidRPr="00602E4B">
        <w:rPr>
          <w:rFonts w:ascii="Inter" w:hAnsi="Inter" w:cs="Courier New"/>
          <w:color w:val="ABB2BF"/>
          <w:sz w:val="18"/>
          <w:szCs w:val="18"/>
        </w:rPr>
        <w:t>conflict_summary</w:t>
      </w:r>
    </w:p>
    <w:p w14:paraId="174136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C3F76D"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10.4 View Change Protocol</w:t>
      </w:r>
    </w:p>
    <w:p w14:paraId="67F7F4D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When round </w:t>
      </w:r>
      <m:oMath>
        <m:r>
          <w:rPr>
            <w:rFonts w:ascii="Cambria Math" w:hAnsi="Cambria Math"/>
            <w:sz w:val="18"/>
            <w:szCs w:val="18"/>
          </w:rPr>
          <m:t>r</m:t>
        </m:r>
      </m:oMath>
      <w:r w:rsidRPr="00602E4B">
        <w:rPr>
          <w:rFonts w:ascii="Inter" w:hAnsi="Inter"/>
          <w:sz w:val="18"/>
          <w:szCs w:val="18"/>
        </w:rPr>
        <w:t xml:space="preserve">times out: </w:t>
      </w:r>
    </w:p>
    <w:p w14:paraId="2E792A6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Step 1 - Broadcast Timeout:</w:t>
      </w:r>
    </w:p>
    <w:p w14:paraId="795BCD9C"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1EBDB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lastRenderedPageBreak/>
        <w:t>def</w:t>
      </w:r>
      <w:r w:rsidRPr="00602E4B">
        <w:rPr>
          <w:rFonts w:ascii="Inter" w:hAnsi="Inter" w:cs="Courier New"/>
          <w:color w:val="ABB2BF"/>
          <w:sz w:val="18"/>
          <w:szCs w:val="18"/>
        </w:rPr>
        <w:t xml:space="preserve"> </w:t>
      </w:r>
      <w:r w:rsidRPr="00602E4B">
        <w:rPr>
          <w:rFonts w:ascii="Inter" w:hAnsi="Inter" w:cs="Courier New"/>
          <w:color w:val="61AFEF"/>
          <w:sz w:val="18"/>
          <w:szCs w:val="18"/>
        </w:rPr>
        <w:t>on_timeout</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reason: TimeoutReason):</w:t>
      </w:r>
    </w:p>
    <w:p w14:paraId="6062B4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5B372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detects timeout and broadcasts timeout message.</w:t>
      </w:r>
    </w:p>
    <w:p w14:paraId="103EAC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F6E2D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 </w:t>
      </w:r>
      <w:r w:rsidRPr="00602E4B">
        <w:rPr>
          <w:rFonts w:ascii="Inter" w:hAnsi="Inter" w:cs="Courier New"/>
          <w:color w:val="61AFEF"/>
          <w:sz w:val="18"/>
          <w:szCs w:val="18"/>
        </w:rPr>
        <w:t>=</w:t>
      </w:r>
      <w:r w:rsidRPr="00602E4B">
        <w:rPr>
          <w:rFonts w:ascii="Inter" w:hAnsi="Inter" w:cs="Courier New"/>
          <w:color w:val="ABB2BF"/>
          <w:sz w:val="18"/>
          <w:szCs w:val="18"/>
        </w:rPr>
        <w:t xml:space="preserve"> get_highest_observed_qc()</w:t>
      </w:r>
    </w:p>
    <w:p w14:paraId="50C552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CEC96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Collect bridge status if applicable</w:t>
      </w:r>
    </w:p>
    <w:p w14:paraId="5B50D6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bridge_status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474C99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is_bridge_checkpoint_round(</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60ABFA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bridge_status </w:t>
      </w:r>
      <w:r w:rsidRPr="00602E4B">
        <w:rPr>
          <w:rFonts w:ascii="Inter" w:hAnsi="Inter" w:cs="Courier New"/>
          <w:color w:val="61AFEF"/>
          <w:sz w:val="18"/>
          <w:szCs w:val="18"/>
        </w:rPr>
        <w:t>=</w:t>
      </w:r>
      <w:r w:rsidRPr="00602E4B">
        <w:rPr>
          <w:rFonts w:ascii="Inter" w:hAnsi="Inter" w:cs="Courier New"/>
          <w:color w:val="ABB2BF"/>
          <w:sz w:val="18"/>
          <w:szCs w:val="18"/>
        </w:rPr>
        <w:t xml:space="preserve"> collect_bridge_timeout_info(</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40A8D0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74E2E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timeout_msg </w:t>
      </w:r>
      <w:r w:rsidRPr="00602E4B">
        <w:rPr>
          <w:rFonts w:ascii="Inter" w:hAnsi="Inter" w:cs="Courier New"/>
          <w:color w:val="61AFEF"/>
          <w:sz w:val="18"/>
          <w:szCs w:val="18"/>
        </w:rPr>
        <w:t>=</w:t>
      </w:r>
      <w:r w:rsidRPr="00602E4B">
        <w:rPr>
          <w:rFonts w:ascii="Inter" w:hAnsi="Inter" w:cs="Courier New"/>
          <w:color w:val="ABB2BF"/>
          <w:sz w:val="18"/>
          <w:szCs w:val="18"/>
        </w:rPr>
        <w:t xml:space="preserve"> TimeoutMessage(</w:t>
      </w:r>
    </w:p>
    <w:p w14:paraId="7D5F2B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w:t>
      </w:r>
      <w:r w:rsidRPr="00602E4B">
        <w:rPr>
          <w:rFonts w:ascii="Inter" w:hAnsi="Inter" w:cs="Courier New"/>
          <w:color w:val="61AFEF"/>
          <w:sz w:val="18"/>
          <w:szCs w:val="18"/>
        </w:rPr>
        <w:t>=</w:t>
      </w:r>
      <w:r w:rsidRPr="00602E4B">
        <w:rPr>
          <w:rFonts w:ascii="Inter" w:hAnsi="Inter" w:cs="Courier New"/>
          <w:color w:val="ABB2BF"/>
          <w:sz w:val="18"/>
          <w:szCs w:val="18"/>
        </w:rPr>
        <w:t>self.</w:t>
      </w:r>
      <w:r w:rsidRPr="00602E4B">
        <w:rPr>
          <w:rFonts w:ascii="Inter" w:hAnsi="Inter" w:cs="Courier New"/>
          <w:color w:val="98C379"/>
          <w:sz w:val="18"/>
          <w:szCs w:val="18"/>
        </w:rPr>
        <w:t>id</w:t>
      </w:r>
      <w:r w:rsidRPr="00602E4B">
        <w:rPr>
          <w:rFonts w:ascii="Inter" w:hAnsi="Inter" w:cs="Courier New"/>
          <w:color w:val="ABB2BF"/>
          <w:sz w:val="18"/>
          <w:szCs w:val="18"/>
        </w:rPr>
        <w:t>,</w:t>
      </w:r>
    </w:p>
    <w:p w14:paraId="47029E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w:t>
      </w:r>
      <w:r w:rsidRPr="00602E4B">
        <w:rPr>
          <w:rFonts w:ascii="Inter" w:hAnsi="Inter" w:cs="Courier New"/>
          <w:color w:val="61AFEF"/>
          <w:sz w:val="18"/>
          <w:szCs w:val="18"/>
        </w:rPr>
        <w:t>=</w:t>
      </w:r>
      <w:r w:rsidRPr="00602E4B">
        <w:rPr>
          <w:rFonts w:ascii="Inter" w:hAnsi="Inter" w:cs="Courier New"/>
          <w:color w:val="ABB2BF"/>
          <w:sz w:val="18"/>
          <w:szCs w:val="18"/>
        </w:rPr>
        <w:t>get_current_epoch(),</w:t>
      </w:r>
    </w:p>
    <w:p w14:paraId="4A7E27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61AFE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64BAD4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w:t>
      </w:r>
      <w:r w:rsidRPr="00602E4B">
        <w:rPr>
          <w:rFonts w:ascii="Inter" w:hAnsi="Inter" w:cs="Courier New"/>
          <w:color w:val="61AFEF"/>
          <w:sz w:val="18"/>
          <w:szCs w:val="18"/>
        </w:rPr>
        <w:t>=</w:t>
      </w:r>
      <w:r w:rsidRPr="00602E4B">
        <w:rPr>
          <w:rFonts w:ascii="Inter" w:hAnsi="Inter" w:cs="Courier New"/>
          <w:color w:val="ABB2BF"/>
          <w:sz w:val="18"/>
          <w:szCs w:val="18"/>
        </w:rPr>
        <w:t>get_current_phase(</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6E72D3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w:t>
      </w:r>
      <w:r w:rsidRPr="00602E4B">
        <w:rPr>
          <w:rFonts w:ascii="Inter" w:hAnsi="Inter" w:cs="Courier New"/>
          <w:color w:val="61AFEF"/>
          <w:sz w:val="18"/>
          <w:szCs w:val="18"/>
        </w:rPr>
        <w:t>=</w:t>
      </w:r>
      <w:r w:rsidRPr="00602E4B">
        <w:rPr>
          <w:rFonts w:ascii="Inter" w:hAnsi="Inter" w:cs="Courier New"/>
          <w:color w:val="ABB2BF"/>
          <w:sz w:val="18"/>
          <w:szCs w:val="18"/>
        </w:rPr>
        <w:t>reason,</w:t>
      </w:r>
    </w:p>
    <w:p w14:paraId="463140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w:t>
      </w:r>
      <w:r w:rsidRPr="00602E4B">
        <w:rPr>
          <w:rFonts w:ascii="Inter" w:hAnsi="Inter" w:cs="Courier New"/>
          <w:color w:val="61AFEF"/>
          <w:sz w:val="18"/>
          <w:szCs w:val="18"/>
        </w:rPr>
        <w:t>=</w:t>
      </w:r>
      <w:r w:rsidRPr="00602E4B">
        <w:rPr>
          <w:rFonts w:ascii="Inter" w:hAnsi="Inter" w:cs="Courier New"/>
          <w:color w:val="ABB2BF"/>
          <w:sz w:val="18"/>
          <w:szCs w:val="18"/>
        </w:rPr>
        <w:t>highest_qc,</w:t>
      </w:r>
    </w:p>
    <w:p w14:paraId="6A8105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bridge_status</w:t>
      </w:r>
      <w:r w:rsidRPr="00602E4B">
        <w:rPr>
          <w:rFonts w:ascii="Inter" w:hAnsi="Inter" w:cs="Courier New"/>
          <w:color w:val="61AFEF"/>
          <w:sz w:val="18"/>
          <w:szCs w:val="18"/>
        </w:rPr>
        <w:t>=</w:t>
      </w:r>
      <w:r w:rsidRPr="00602E4B">
        <w:rPr>
          <w:rFonts w:ascii="Inter" w:hAnsi="Inter" w:cs="Courier New"/>
          <w:color w:val="ABB2BF"/>
          <w:sz w:val="18"/>
          <w:szCs w:val="18"/>
        </w:rPr>
        <w:t>bridge_status,</w:t>
      </w:r>
    </w:p>
    <w:p w14:paraId="72AB25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w:t>
      </w:r>
      <w:r w:rsidRPr="00602E4B">
        <w:rPr>
          <w:rFonts w:ascii="Inter" w:hAnsi="Inter" w:cs="Courier New"/>
          <w:color w:val="61AFEF"/>
          <w:sz w:val="18"/>
          <w:szCs w:val="18"/>
        </w:rPr>
        <w:t>=</w:t>
      </w:r>
      <w:r w:rsidRPr="00602E4B">
        <w:rPr>
          <w:rFonts w:ascii="Inter" w:hAnsi="Inter" w:cs="Courier New"/>
          <w:color w:val="D19A66"/>
          <w:sz w:val="18"/>
          <w:szCs w:val="18"/>
        </w:rPr>
        <w:t>None</w:t>
      </w:r>
    </w:p>
    <w:p w14:paraId="2AB75F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7C708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9AE99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Sign message</w:t>
      </w:r>
    </w:p>
    <w:p w14:paraId="0A31AA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msg_hash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(timeout_msg)</w:t>
      </w:r>
    </w:p>
    <w:p w14:paraId="2E645F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timeout_msg.signature </w:t>
      </w:r>
      <w:r w:rsidRPr="00602E4B">
        <w:rPr>
          <w:rFonts w:ascii="Inter" w:hAnsi="Inter" w:cs="Courier New"/>
          <w:color w:val="61AFEF"/>
          <w:sz w:val="18"/>
          <w:szCs w:val="18"/>
        </w:rPr>
        <w:t>=</w:t>
      </w:r>
      <w:r w:rsidRPr="00602E4B">
        <w:rPr>
          <w:rFonts w:ascii="Inter" w:hAnsi="Inter" w:cs="Courier New"/>
          <w:color w:val="ABB2BF"/>
          <w:sz w:val="18"/>
          <w:szCs w:val="18"/>
        </w:rPr>
        <w:t xml:space="preserve"> sign(self.secret_key, msg_hash)</w:t>
      </w:r>
    </w:p>
    <w:p w14:paraId="5B9F8A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283F3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to network</w:t>
      </w:r>
    </w:p>
    <w:p w14:paraId="6B2ECB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broadcast(timeout_msg)</w:t>
      </w:r>
    </w:p>
    <w:p w14:paraId="7D3F47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FB915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Increment timeout counter (for exponential backoff)</w:t>
      </w:r>
    </w:p>
    <w:p w14:paraId="7A86BE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consecutive_failures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1E3CA6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update_timeout_duration()</w:t>
      </w:r>
    </w:p>
    <w:p w14:paraId="17BAA7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EC8DD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Log timeout for analytics</w:t>
      </w:r>
    </w:p>
    <w:p w14:paraId="2AF3DB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log_timeout_event(</w:t>
      </w:r>
      <w:r w:rsidRPr="00602E4B">
        <w:rPr>
          <w:rFonts w:ascii="Inter" w:hAnsi="Inter" w:cs="Courier New"/>
          <w:color w:val="98C379"/>
          <w:sz w:val="18"/>
          <w:szCs w:val="18"/>
        </w:rPr>
        <w:t>round</w:t>
      </w:r>
      <w:r w:rsidRPr="00602E4B">
        <w:rPr>
          <w:rFonts w:ascii="Inter" w:hAnsi="Inter" w:cs="Courier New"/>
          <w:color w:val="ABB2BF"/>
          <w:sz w:val="18"/>
          <w:szCs w:val="18"/>
        </w:rPr>
        <w:t>, reason, bridge_status)</w:t>
      </w:r>
    </w:p>
    <w:p w14:paraId="682DEA4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Step 2 - Aggregate Timeouts (Next Leader):</w:t>
      </w:r>
    </w:p>
    <w:p w14:paraId="4480A391"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60FD7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on_receive_timeout_messages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messages: List[TimeoutMessage]) </w:t>
      </w:r>
      <w:r w:rsidRPr="00602E4B">
        <w:rPr>
          <w:rFonts w:ascii="Inter" w:hAnsi="Inter" w:cs="Courier New"/>
          <w:color w:val="61AFEF"/>
          <w:sz w:val="18"/>
          <w:szCs w:val="18"/>
        </w:rPr>
        <w:t>-&gt;</w:t>
      </w:r>
      <w:r w:rsidRPr="00602E4B">
        <w:rPr>
          <w:rFonts w:ascii="Inter" w:hAnsi="Inter" w:cs="Courier New"/>
          <w:color w:val="ABB2BF"/>
          <w:sz w:val="18"/>
          <w:szCs w:val="18"/>
        </w:rPr>
        <w:t xml:space="preserve"> Optional[TimeoutQC]:</w:t>
      </w:r>
    </w:p>
    <w:p w14:paraId="78C584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C6D263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 leader aggregates timeout messages into TimeoutQC.</w:t>
      </w:r>
    </w:p>
    <w:p w14:paraId="1260D5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7E35D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Check if we have quorum</w:t>
      </w:r>
    </w:p>
    <w:p w14:paraId="588C03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sum_of_weights(messages) </w:t>
      </w:r>
      <w:r w:rsidRPr="00602E4B">
        <w:rPr>
          <w:rFonts w:ascii="Inter" w:hAnsi="Inter" w:cs="Courier New"/>
          <w:color w:val="61AFEF"/>
          <w:sz w:val="18"/>
          <w:szCs w:val="18"/>
        </w:rPr>
        <w:t>&lt;</w:t>
      </w:r>
      <w:r w:rsidRPr="00602E4B">
        <w:rPr>
          <w:rFonts w:ascii="Inter" w:hAnsi="Inter" w:cs="Courier New"/>
          <w:color w:val="ABB2BF"/>
          <w:sz w:val="18"/>
          <w:szCs w:val="18"/>
        </w:rPr>
        <w:t xml:space="preserve"> τ:</w:t>
      </w:r>
    </w:p>
    <w:p w14:paraId="0E6810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Not enough weight yet</w:t>
      </w:r>
    </w:p>
    <w:p w14:paraId="49572C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5139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 into TimeoutQC</w:t>
      </w:r>
    </w:p>
    <w:p w14:paraId="371407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timeout_qc </w:t>
      </w:r>
      <w:r w:rsidRPr="00602E4B">
        <w:rPr>
          <w:rFonts w:ascii="Inter" w:hAnsi="Inter" w:cs="Courier New"/>
          <w:color w:val="61AFEF"/>
          <w:sz w:val="18"/>
          <w:szCs w:val="18"/>
        </w:rPr>
        <w:t>=</w:t>
      </w:r>
      <w:r w:rsidRPr="00602E4B">
        <w:rPr>
          <w:rFonts w:ascii="Inter" w:hAnsi="Inter" w:cs="Courier New"/>
          <w:color w:val="ABB2BF"/>
          <w:sz w:val="18"/>
          <w:szCs w:val="18"/>
        </w:rPr>
        <w:t xml:space="preserve"> aggregate_timeout_messages(messages)</w:t>
      </w:r>
    </w:p>
    <w:p w14:paraId="166CAB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20A5F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for use in next proposal</w:t>
      </w:r>
    </w:p>
    <w:p w14:paraId="42F8FB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store_timeout_qc(</w:t>
      </w:r>
      <w:r w:rsidRPr="00602E4B">
        <w:rPr>
          <w:rFonts w:ascii="Inter" w:hAnsi="Inter" w:cs="Courier New"/>
          <w:color w:val="98C379"/>
          <w:sz w:val="18"/>
          <w:szCs w:val="18"/>
        </w:rPr>
        <w:t>round</w:t>
      </w:r>
      <w:r w:rsidRPr="00602E4B">
        <w:rPr>
          <w:rFonts w:ascii="Inter" w:hAnsi="Inter" w:cs="Courier New"/>
          <w:color w:val="ABB2BF"/>
          <w:sz w:val="18"/>
          <w:szCs w:val="18"/>
        </w:rPr>
        <w:t>, timeout_qc)</w:t>
      </w:r>
    </w:p>
    <w:p w14:paraId="64DA13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D2EB2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Emit event</w:t>
      </w:r>
    </w:p>
    <w:p w14:paraId="238A0F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emit_event(TimeoutQCFormed {</w:t>
      </w:r>
    </w:p>
    <w:p w14:paraId="0282CF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w:t>
      </w:r>
    </w:p>
    <w:p w14:paraId="6F5CDF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 timeout_qc.weight_sum,</w:t>
      </w:r>
    </w:p>
    <w:p w14:paraId="58EE1C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reason_distribution: timeout_qc.timeout_reasons,</w:t>
      </w:r>
    </w:p>
    <w:p w14:paraId="41D7BB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bridge_pending: timeout_qc.bridge_aggregation.</w:t>
      </w:r>
      <w:r w:rsidRPr="00602E4B">
        <w:rPr>
          <w:rFonts w:ascii="Inter" w:hAnsi="Inter" w:cs="Courier New"/>
          <w:color w:val="98C379"/>
          <w:sz w:val="18"/>
          <w:szCs w:val="18"/>
        </w:rPr>
        <w:t>map</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b</w:t>
      </w:r>
      <w:r w:rsidRPr="00602E4B">
        <w:rPr>
          <w:rFonts w:ascii="Inter" w:hAnsi="Inter" w:cs="Courier New"/>
          <w:color w:val="61AFEF"/>
          <w:sz w:val="18"/>
          <w:szCs w:val="18"/>
        </w:rPr>
        <w:t>|</w:t>
      </w:r>
      <w:r w:rsidRPr="00602E4B">
        <w:rPr>
          <w:rFonts w:ascii="Inter" w:hAnsi="Inter" w:cs="Courier New"/>
          <w:color w:val="ABB2BF"/>
          <w:sz w:val="18"/>
          <w:szCs w:val="18"/>
        </w:rPr>
        <w:t xml:space="preserve"> b.consensus_on_pending.keys())</w:t>
      </w:r>
    </w:p>
    <w:p w14:paraId="0C4432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F3FE3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049E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timeout_qc</w:t>
      </w:r>
    </w:p>
    <w:p w14:paraId="694F956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Step 3 - Propose After Timeout:</w:t>
      </w:r>
    </w:p>
    <w:p w14:paraId="2D2423DB"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E8057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propose_after_timeout</w:t>
      </w:r>
      <w:r w:rsidRPr="00602E4B">
        <w:rPr>
          <w:rFonts w:ascii="Inter" w:hAnsi="Inter" w:cs="Courier New"/>
          <w:color w:val="ABB2BF"/>
          <w:sz w:val="18"/>
          <w:szCs w:val="18"/>
        </w:rPr>
        <w:t>(timeout_qc: TimeoutQC):</w:t>
      </w:r>
    </w:p>
    <w:p w14:paraId="7CA247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8ABE5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 leader proposes for next round after timeout.</w:t>
      </w:r>
    </w:p>
    <w:p w14:paraId="758279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9820B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next_round </w:t>
      </w:r>
      <w:r w:rsidRPr="00602E4B">
        <w:rPr>
          <w:rFonts w:ascii="Inter" w:hAnsi="Inter" w:cs="Courier New"/>
          <w:color w:val="61AFEF"/>
          <w:sz w:val="18"/>
          <w:szCs w:val="18"/>
        </w:rPr>
        <w:t>=</w:t>
      </w:r>
      <w:r w:rsidRPr="00602E4B">
        <w:rPr>
          <w:rFonts w:ascii="Inter" w:hAnsi="Inter" w:cs="Courier New"/>
          <w:color w:val="ABB2BF"/>
          <w:sz w:val="18"/>
          <w:szCs w:val="18"/>
        </w:rPr>
        <w:t xml:space="preserve"> timeout_qc.</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7CF891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6E407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Build on highest QC from timeout messages</w:t>
      </w:r>
    </w:p>
    <w:p w14:paraId="54F952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parent_block </w:t>
      </w:r>
      <w:r w:rsidRPr="00602E4B">
        <w:rPr>
          <w:rFonts w:ascii="Inter" w:hAnsi="Inter" w:cs="Courier New"/>
          <w:color w:val="61AFEF"/>
          <w:sz w:val="18"/>
          <w:szCs w:val="18"/>
        </w:rPr>
        <w:t>=</w:t>
      </w:r>
      <w:r w:rsidRPr="00602E4B">
        <w:rPr>
          <w:rFonts w:ascii="Inter" w:hAnsi="Inter" w:cs="Courier New"/>
          <w:color w:val="ABB2BF"/>
          <w:sz w:val="18"/>
          <w:szCs w:val="18"/>
        </w:rPr>
        <w:t xml:space="preserve"> get_block(timeout_qc.highest_qc.block_hash)</w:t>
      </w:r>
    </w:p>
    <w:p w14:paraId="7BE346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92694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Handle bridge-related timeouts</w:t>
      </w:r>
    </w:p>
    <w:p w14:paraId="381DB3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bridge_data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66886D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timeout_qc.bridge_aggregation:</w:t>
      </w:r>
    </w:p>
    <w:p w14:paraId="1AEC54D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bridge_data </w:t>
      </w:r>
      <w:r w:rsidRPr="00602E4B">
        <w:rPr>
          <w:rFonts w:ascii="Inter" w:hAnsi="Inter" w:cs="Courier New"/>
          <w:color w:val="61AFEF"/>
          <w:sz w:val="18"/>
          <w:szCs w:val="18"/>
        </w:rPr>
        <w:t>=</w:t>
      </w:r>
      <w:r w:rsidRPr="00602E4B">
        <w:rPr>
          <w:rFonts w:ascii="Inter" w:hAnsi="Inter" w:cs="Courier New"/>
          <w:color w:val="ABB2BF"/>
          <w:sz w:val="18"/>
          <w:szCs w:val="18"/>
        </w:rPr>
        <w:t xml:space="preserve"> handle_bridge_timeout_recovery(timeout_qc.bridge_aggregation, next_round)</w:t>
      </w:r>
    </w:p>
    <w:p w14:paraId="777F78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03E89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Create new block proposal</w:t>
      </w:r>
    </w:p>
    <w:p w14:paraId="2A2A62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new_block </w:t>
      </w:r>
      <w:r w:rsidRPr="00602E4B">
        <w:rPr>
          <w:rFonts w:ascii="Inter" w:hAnsi="Inter" w:cs="Courier New"/>
          <w:color w:val="61AFEF"/>
          <w:sz w:val="18"/>
          <w:szCs w:val="18"/>
        </w:rPr>
        <w:t>=</w:t>
      </w:r>
      <w:r w:rsidRPr="00602E4B">
        <w:rPr>
          <w:rFonts w:ascii="Inter" w:hAnsi="Inter" w:cs="Courier New"/>
          <w:color w:val="ABB2BF"/>
          <w:sz w:val="18"/>
          <w:szCs w:val="18"/>
        </w:rPr>
        <w:t xml:space="preserve"> create_block(</w:t>
      </w:r>
    </w:p>
    <w:p w14:paraId="3721F9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parent</w:t>
      </w:r>
      <w:r w:rsidRPr="00602E4B">
        <w:rPr>
          <w:rFonts w:ascii="Inter" w:hAnsi="Inter" w:cs="Courier New"/>
          <w:color w:val="61AFEF"/>
          <w:sz w:val="18"/>
          <w:szCs w:val="18"/>
        </w:rPr>
        <w:t>=</w:t>
      </w:r>
      <w:r w:rsidRPr="00602E4B">
        <w:rPr>
          <w:rFonts w:ascii="Inter" w:hAnsi="Inter" w:cs="Courier New"/>
          <w:color w:val="ABB2BF"/>
          <w:sz w:val="18"/>
          <w:szCs w:val="18"/>
        </w:rPr>
        <w:t>parent_block,</w:t>
      </w:r>
    </w:p>
    <w:p w14:paraId="2D70C1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transactions</w:t>
      </w:r>
      <w:r w:rsidRPr="00602E4B">
        <w:rPr>
          <w:rFonts w:ascii="Inter" w:hAnsi="Inter" w:cs="Courier New"/>
          <w:color w:val="61AFEF"/>
          <w:sz w:val="18"/>
          <w:szCs w:val="18"/>
        </w:rPr>
        <w:t>=</w:t>
      </w:r>
      <w:r w:rsidRPr="00602E4B">
        <w:rPr>
          <w:rFonts w:ascii="Inter" w:hAnsi="Inter" w:cs="Courier New"/>
          <w:color w:val="ABB2BF"/>
          <w:sz w:val="18"/>
          <w:szCs w:val="18"/>
        </w:rPr>
        <w:t>select_transactions(),</w:t>
      </w:r>
    </w:p>
    <w:p w14:paraId="59A981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bridge_data</w:t>
      </w:r>
      <w:r w:rsidRPr="00602E4B">
        <w:rPr>
          <w:rFonts w:ascii="Inter" w:hAnsi="Inter" w:cs="Courier New"/>
          <w:color w:val="61AFEF"/>
          <w:sz w:val="18"/>
          <w:szCs w:val="18"/>
        </w:rPr>
        <w:t>=</w:t>
      </w:r>
      <w:r w:rsidRPr="00602E4B">
        <w:rPr>
          <w:rFonts w:ascii="Inter" w:hAnsi="Inter" w:cs="Courier New"/>
          <w:color w:val="ABB2BF"/>
          <w:sz w:val="18"/>
          <w:szCs w:val="18"/>
        </w:rPr>
        <w:t>bridge_data,</w:t>
      </w:r>
    </w:p>
    <w:p w14:paraId="56E977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timeout_justification</w:t>
      </w:r>
      <w:r w:rsidRPr="00602E4B">
        <w:rPr>
          <w:rFonts w:ascii="Inter" w:hAnsi="Inter" w:cs="Courier New"/>
          <w:color w:val="61AFEF"/>
          <w:sz w:val="18"/>
          <w:szCs w:val="18"/>
        </w:rPr>
        <w:t>=</w:t>
      </w:r>
      <w:r w:rsidRPr="00602E4B">
        <w:rPr>
          <w:rFonts w:ascii="Inter" w:hAnsi="Inter" w:cs="Courier New"/>
          <w:color w:val="ABB2BF"/>
          <w:sz w:val="18"/>
          <w:szCs w:val="18"/>
        </w:rPr>
        <w:t>timeout_qc</w:t>
      </w:r>
    </w:p>
    <w:p w14:paraId="55A3CBC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07CC7E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0FC2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proposal</w:t>
      </w:r>
    </w:p>
    <w:p w14:paraId="369570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broadcast_proposal(new_block)</w:t>
      </w:r>
    </w:p>
    <w:p w14:paraId="1E05F1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51E77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f"Proposed block for round </w:t>
      </w:r>
      <w:r w:rsidRPr="00602E4B">
        <w:rPr>
          <w:rFonts w:ascii="Inter" w:hAnsi="Inter" w:cs="Courier New"/>
          <w:color w:val="ABB2BF"/>
          <w:sz w:val="18"/>
          <w:szCs w:val="18"/>
        </w:rPr>
        <w:t>{next_round}</w:t>
      </w:r>
      <w:r w:rsidRPr="00602E4B">
        <w:rPr>
          <w:rFonts w:ascii="Inter" w:hAnsi="Inter" w:cs="Courier New"/>
          <w:color w:val="98C379"/>
          <w:sz w:val="18"/>
          <w:szCs w:val="18"/>
        </w:rPr>
        <w:t xml:space="preserve"> after timeout (previous round: </w:t>
      </w:r>
      <w:r w:rsidRPr="00602E4B">
        <w:rPr>
          <w:rFonts w:ascii="Inter" w:hAnsi="Inter" w:cs="Courier New"/>
          <w:color w:val="ABB2BF"/>
          <w:sz w:val="18"/>
          <w:szCs w:val="18"/>
        </w:rPr>
        <w:t>{timeout_qc.</w:t>
      </w:r>
      <w:r w:rsidRPr="00602E4B">
        <w:rPr>
          <w:rFonts w:ascii="Inter" w:hAnsi="Inter" w:cs="Courier New"/>
          <w:color w:val="98C379"/>
          <w:sz w:val="18"/>
          <w:szCs w:val="18"/>
        </w:rPr>
        <w:t>round</w:t>
      </w:r>
      <w:r w:rsidRPr="00602E4B">
        <w:rPr>
          <w:rFonts w:ascii="Inter" w:hAnsi="Inter" w:cs="Courier New"/>
          <w:color w:val="ABB2BF"/>
          <w:sz w:val="18"/>
          <w:szCs w:val="18"/>
        </w:rPr>
        <w:t>}</w:t>
      </w:r>
      <w:r w:rsidRPr="00602E4B">
        <w:rPr>
          <w:rFonts w:ascii="Inter" w:hAnsi="Inter" w:cs="Courier New"/>
          <w:color w:val="98C379"/>
          <w:sz w:val="18"/>
          <w:szCs w:val="18"/>
        </w:rPr>
        <w:t>)"</w:t>
      </w:r>
      <w:r w:rsidRPr="00602E4B">
        <w:rPr>
          <w:rFonts w:ascii="Inter" w:hAnsi="Inter" w:cs="Courier New"/>
          <w:color w:val="ABB2BF"/>
          <w:sz w:val="18"/>
          <w:szCs w:val="18"/>
        </w:rPr>
        <w:t>)</w:t>
      </w:r>
    </w:p>
    <w:p w14:paraId="5CD472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5D35F6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handle_bridge_timeout_recovery</w:t>
      </w:r>
      <w:r w:rsidRPr="00602E4B">
        <w:rPr>
          <w:rFonts w:ascii="Inter" w:hAnsi="Inter" w:cs="Courier New"/>
          <w:color w:val="ABB2BF"/>
          <w:sz w:val="18"/>
          <w:szCs w:val="18"/>
        </w:rPr>
        <w:t xml:space="preserve">(bridge_agg: BridgeTimeoutAggregation, </w:t>
      </w:r>
    </w:p>
    <w:p w14:paraId="7A2BE9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next_round: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Optional[BridgeCheckpoint]:</w:t>
      </w:r>
    </w:p>
    <w:p w14:paraId="01A692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6E4670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Determine how to handle bridge operations after timeout.</w:t>
      </w:r>
    </w:p>
    <w:p w14:paraId="1F58CB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C7E4A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Analyze why bridge timed out</w:t>
      </w:r>
    </w:p>
    <w:p w14:paraId="03F49F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problematic_chains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5A93CD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recoverable_chains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733E3E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5DE46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status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bridge_agg.chain_health_consensus.items():</w:t>
      </w:r>
    </w:p>
    <w:p w14:paraId="2B3C7F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status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ExternalChainStatus.CHAIN_HALTED:</w:t>
      </w:r>
    </w:p>
    <w:p w14:paraId="4AE2BF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problematic_chains.append(chain_id)</w:t>
      </w:r>
    </w:p>
    <w:p w14:paraId="77CF2C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log_warning(</w:t>
      </w:r>
      <w:r w:rsidRPr="00602E4B">
        <w:rPr>
          <w:rFonts w:ascii="Inter" w:hAnsi="Inter" w:cs="Courier New"/>
          <w:color w:val="98C379"/>
          <w:sz w:val="18"/>
          <w:szCs w:val="18"/>
        </w:rPr>
        <w:t xml:space="preserve">f"Chain </w:t>
      </w:r>
      <w:r w:rsidRPr="00602E4B">
        <w:rPr>
          <w:rFonts w:ascii="Inter" w:hAnsi="Inter" w:cs="Courier New"/>
          <w:color w:val="ABB2BF"/>
          <w:sz w:val="18"/>
          <w:szCs w:val="18"/>
        </w:rPr>
        <w:t>{chain_id}</w:t>
      </w:r>
      <w:r w:rsidRPr="00602E4B">
        <w:rPr>
          <w:rFonts w:ascii="Inter" w:hAnsi="Inter" w:cs="Courier New"/>
          <w:color w:val="98C379"/>
          <w:sz w:val="18"/>
          <w:szCs w:val="18"/>
        </w:rPr>
        <w:t xml:space="preserve"> appears halted - excluding from checkpoint"</w:t>
      </w:r>
      <w:r w:rsidRPr="00602E4B">
        <w:rPr>
          <w:rFonts w:ascii="Inter" w:hAnsi="Inter" w:cs="Courier New"/>
          <w:color w:val="ABB2BF"/>
          <w:sz w:val="18"/>
          <w:szCs w:val="18"/>
        </w:rPr>
        <w:t>)</w:t>
      </w:r>
    </w:p>
    <w:p w14:paraId="61E729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C2E56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status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ExternalChainStatus.RPC_UNAVAILABLE:</w:t>
      </w:r>
    </w:p>
    <w:p w14:paraId="18BE32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problematic_chains.append(chain_id)</w:t>
      </w:r>
    </w:p>
    <w:p w14:paraId="539AEA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log_warning(</w:t>
      </w:r>
      <w:r w:rsidRPr="00602E4B">
        <w:rPr>
          <w:rFonts w:ascii="Inter" w:hAnsi="Inter" w:cs="Courier New"/>
          <w:color w:val="98C379"/>
          <w:sz w:val="18"/>
          <w:szCs w:val="18"/>
        </w:rPr>
        <w:t xml:space="preserve">f"Chain </w:t>
      </w:r>
      <w:r w:rsidRPr="00602E4B">
        <w:rPr>
          <w:rFonts w:ascii="Inter" w:hAnsi="Inter" w:cs="Courier New"/>
          <w:color w:val="ABB2BF"/>
          <w:sz w:val="18"/>
          <w:szCs w:val="18"/>
        </w:rPr>
        <w:t>{chain_id}</w:t>
      </w:r>
      <w:r w:rsidRPr="00602E4B">
        <w:rPr>
          <w:rFonts w:ascii="Inter" w:hAnsi="Inter" w:cs="Courier New"/>
          <w:color w:val="98C379"/>
          <w:sz w:val="18"/>
          <w:szCs w:val="18"/>
        </w:rPr>
        <w:t xml:space="preserve"> RPC unavailable - excluding from checkpoint"</w:t>
      </w:r>
      <w:r w:rsidRPr="00602E4B">
        <w:rPr>
          <w:rFonts w:ascii="Inter" w:hAnsi="Inter" w:cs="Courier New"/>
          <w:color w:val="ABB2BF"/>
          <w:sz w:val="18"/>
          <w:szCs w:val="18"/>
        </w:rPr>
        <w:t>)</w:t>
      </w:r>
    </w:p>
    <w:p w14:paraId="792949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FFC94D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status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ExternalChainStatus.REORG_DETECTED:</w:t>
      </w:r>
    </w:p>
    <w:p w14:paraId="57E5F2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problematic_chains.append(chain_id)</w:t>
      </w:r>
    </w:p>
    <w:p w14:paraId="2B937F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log_warning(</w:t>
      </w:r>
      <w:r w:rsidRPr="00602E4B">
        <w:rPr>
          <w:rFonts w:ascii="Inter" w:hAnsi="Inter" w:cs="Courier New"/>
          <w:color w:val="98C379"/>
          <w:sz w:val="18"/>
          <w:szCs w:val="18"/>
        </w:rPr>
        <w:t xml:space="preserve">f"Chain </w:t>
      </w:r>
      <w:r w:rsidRPr="00602E4B">
        <w:rPr>
          <w:rFonts w:ascii="Inter" w:hAnsi="Inter" w:cs="Courier New"/>
          <w:color w:val="ABB2BF"/>
          <w:sz w:val="18"/>
          <w:szCs w:val="18"/>
        </w:rPr>
        <w:t>{chain_id}</w:t>
      </w:r>
      <w:r w:rsidRPr="00602E4B">
        <w:rPr>
          <w:rFonts w:ascii="Inter" w:hAnsi="Inter" w:cs="Courier New"/>
          <w:color w:val="98C379"/>
          <w:sz w:val="18"/>
          <w:szCs w:val="18"/>
        </w:rPr>
        <w:t xml:space="preserve"> reorg detected - waiting for stability"</w:t>
      </w:r>
      <w:r w:rsidRPr="00602E4B">
        <w:rPr>
          <w:rFonts w:ascii="Inter" w:hAnsi="Inter" w:cs="Courier New"/>
          <w:color w:val="ABB2BF"/>
          <w:sz w:val="18"/>
          <w:szCs w:val="18"/>
        </w:rPr>
        <w:t>)</w:t>
      </w:r>
    </w:p>
    <w:p w14:paraId="548465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64351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status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ExternalChainStatus.SLOW_CONFIRMATIONS:</w:t>
      </w:r>
    </w:p>
    <w:p w14:paraId="0FA333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Chain is healthy but slow - can retry</w:t>
      </w:r>
    </w:p>
    <w:p w14:paraId="02E846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recoverable_chains.append(chain_id)</w:t>
      </w:r>
    </w:p>
    <w:p w14:paraId="23D897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7450F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HEALTHY</w:t>
      </w:r>
    </w:p>
    <w:p w14:paraId="3F74A6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recoverable_chains.append(chain_id)</w:t>
      </w:r>
    </w:p>
    <w:p w14:paraId="7928D8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EF971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Decide on recovery strategy</w:t>
      </w:r>
    </w:p>
    <w:p w14:paraId="328F24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(problematic_chains)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387B25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All chains healthy but timeout occurred - likely network issue</w:t>
      </w:r>
    </w:p>
    <w:p w14:paraId="675D29C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Retry with same chains</w:t>
      </w:r>
    </w:p>
    <w:p w14:paraId="7C18AC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create_bridge_checkpoint(recoverable_chains, next_round)</w:t>
      </w:r>
    </w:p>
    <w:p w14:paraId="598C88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F6119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(recoverable_chains)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4B17F9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Some chains problematic - proceed with healthy chains only</w:t>
      </w:r>
    </w:p>
    <w:p w14:paraId="71DBE8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emit_event(BridgeChainsExcluded {</w:t>
      </w:r>
    </w:p>
    <w:p w14:paraId="1C7F6D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excluded_chains: problematic_chains,</w:t>
      </w:r>
    </w:p>
    <w:p w14:paraId="5F8923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98C379"/>
          <w:sz w:val="18"/>
          <w:szCs w:val="18"/>
        </w:rPr>
        <w:t>"Chain health issues detected during timeout"</w:t>
      </w:r>
    </w:p>
    <w:p w14:paraId="2B1F55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C1FBC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create_bridge_checkpoint(recoverable_chains, next_round)</w:t>
      </w:r>
    </w:p>
    <w:p w14:paraId="188ACD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008CE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0CF1C8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All chains problematic - skip bridge checkpoint this round</w:t>
      </w:r>
    </w:p>
    <w:p w14:paraId="32AB0A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emit_event(BridgeCheckpointSkipped {</w:t>
      </w:r>
    </w:p>
    <w:p w14:paraId="66B80E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next_round,</w:t>
      </w:r>
    </w:p>
    <w:p w14:paraId="3E1825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98C379"/>
          <w:sz w:val="18"/>
          <w:szCs w:val="18"/>
        </w:rPr>
        <w:t>"All chains unavailable or unhealthy"</w:t>
      </w:r>
    </w:p>
    <w:p w14:paraId="3F52E0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98255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14AE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Trigger emergency protocol if this persists</w:t>
      </w:r>
    </w:p>
    <w:p w14:paraId="5C86F8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consecutive_bridge_failures </w:t>
      </w:r>
      <w:r w:rsidRPr="00602E4B">
        <w:rPr>
          <w:rFonts w:ascii="Inter" w:hAnsi="Inter" w:cs="Courier New"/>
          <w:color w:val="61AFEF"/>
          <w:sz w:val="18"/>
          <w:szCs w:val="18"/>
        </w:rPr>
        <w:t>&gt;</w:t>
      </w:r>
      <w:r w:rsidRPr="00602E4B">
        <w:rPr>
          <w:rFonts w:ascii="Inter" w:hAnsi="Inter" w:cs="Courier New"/>
          <w:color w:val="ABB2BF"/>
          <w:sz w:val="18"/>
          <w:szCs w:val="18"/>
        </w:rPr>
        <w:t xml:space="preserve"> MAX_BRIDGE_FAILURES:</w:t>
      </w:r>
    </w:p>
    <w:p w14:paraId="4104FB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trigger_bridge_emergency_protocol()</w:t>
      </w:r>
    </w:p>
    <w:p w14:paraId="7733AA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4261B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14FC2FD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Step 4 - Validation (Committee):</w:t>
      </w:r>
    </w:p>
    <w:p w14:paraId="29C329DD" w14:textId="77777777" w:rsidR="000F59A8" w:rsidRPr="00602E4B" w:rsidRDefault="000F59A8" w:rsidP="000F59A8">
      <w:pPr>
        <w:rPr>
          <w:rFonts w:ascii="Inter" w:hAnsi="Inter"/>
          <w:sz w:val="18"/>
          <w:szCs w:val="18"/>
        </w:rPr>
      </w:pPr>
      <w:r w:rsidRPr="00602E4B">
        <w:rPr>
          <w:rFonts w:ascii="Inter" w:hAnsi="Inter"/>
          <w:sz w:val="18"/>
          <w:szCs w:val="18"/>
        </w:rPr>
        <w:t>python</w:t>
      </w:r>
    </w:p>
    <w:p w14:paraId="3F29BA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validate_timeout_proposal</w:t>
      </w:r>
      <w:r w:rsidRPr="00602E4B">
        <w:rPr>
          <w:rFonts w:ascii="Inter" w:hAnsi="Inter" w:cs="Courier New"/>
          <w:color w:val="ABB2BF"/>
          <w:sz w:val="18"/>
          <w:szCs w:val="18"/>
        </w:rPr>
        <w:t xml:space="preserve">(block: BlockHeader)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3EF621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3672CD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Validate block proposal that follows a timeout.</w:t>
      </w:r>
    </w:p>
    <w:p w14:paraId="2830B0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EFA15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timeout QC is valid</w:t>
      </w:r>
    </w:p>
    <w:p w14:paraId="0B19FE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block.timeout_justification:</w:t>
      </w:r>
    </w:p>
    <w:p w14:paraId="7F3D59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6FB02C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49881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timeout_qc </w:t>
      </w:r>
      <w:r w:rsidRPr="00602E4B">
        <w:rPr>
          <w:rFonts w:ascii="Inter" w:hAnsi="Inter" w:cs="Courier New"/>
          <w:color w:val="61AFEF"/>
          <w:sz w:val="18"/>
          <w:szCs w:val="18"/>
        </w:rPr>
        <w:t>=</w:t>
      </w:r>
      <w:r w:rsidRPr="00602E4B">
        <w:rPr>
          <w:rFonts w:ascii="Inter" w:hAnsi="Inter" w:cs="Courier New"/>
          <w:color w:val="ABB2BF"/>
          <w:sz w:val="18"/>
          <w:szCs w:val="18"/>
        </w:rPr>
        <w:t xml:space="preserve"> block.timeout_justification</w:t>
      </w:r>
    </w:p>
    <w:p w14:paraId="79B614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940B2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verify_timeout_qc(timeout_qc):</w:t>
      </w:r>
    </w:p>
    <w:p w14:paraId="21FABA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2AC5C9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C112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builds on highest QC from timeout messages</w:t>
      </w:r>
    </w:p>
    <w:p w14:paraId="09FB6E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block.parent_hash </w:t>
      </w:r>
      <w:r w:rsidRPr="00602E4B">
        <w:rPr>
          <w:rFonts w:ascii="Inter" w:hAnsi="Inter" w:cs="Courier New"/>
          <w:color w:val="61AFEF"/>
          <w:sz w:val="18"/>
          <w:szCs w:val="18"/>
        </w:rPr>
        <w:t>!=</w:t>
      </w:r>
      <w:r w:rsidRPr="00602E4B">
        <w:rPr>
          <w:rFonts w:ascii="Inter" w:hAnsi="Inter" w:cs="Courier New"/>
          <w:color w:val="ABB2BF"/>
          <w:sz w:val="18"/>
          <w:szCs w:val="18"/>
        </w:rPr>
        <w:t xml:space="preserve"> timeout_qc.highest_qc.block_hash:</w:t>
      </w:r>
    </w:p>
    <w:p w14:paraId="0DD10C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27DD79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678D4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bridge blocks, verify timeout recovery strategy is reasonable</w:t>
      </w:r>
    </w:p>
    <w:p w14:paraId="146FAC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block.bridge_checkpoint:</w:t>
      </w:r>
    </w:p>
    <w:p w14:paraId="1B433C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validate_bridge_recovery(block.bridge_checkpoint, timeout_qc):</w:t>
      </w:r>
    </w:p>
    <w:p w14:paraId="7D7148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7E05DD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210F67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Proceed with normal voting</w:t>
      </w:r>
    </w:p>
    <w:p w14:paraId="1FCAF1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47A126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C51E7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validate_bridge_recovery</w:t>
      </w:r>
      <w:r w:rsidRPr="00602E4B">
        <w:rPr>
          <w:rFonts w:ascii="Inter" w:hAnsi="Inter" w:cs="Courier New"/>
          <w:color w:val="ABB2BF"/>
          <w:sz w:val="18"/>
          <w:szCs w:val="18"/>
        </w:rPr>
        <w:t xml:space="preserve">(checkpoint: BridgeCheckpoint, </w:t>
      </w:r>
    </w:p>
    <w:p w14:paraId="3D340D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timeout_qc: TimeoutQC)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10FDCC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38C50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Validate that bridge recovery after timeout is reasonable.</w:t>
      </w:r>
    </w:p>
    <w:p w14:paraId="6900A6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901C8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timeout_qc.bridge_aggregation:</w:t>
      </w:r>
    </w:p>
    <w:p w14:paraId="348659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 bridge timeout info - shouldn't have bridge checkpoint</w:t>
      </w:r>
    </w:p>
    <w:p w14:paraId="212969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checkpoint </w:t>
      </w:r>
      <w:r w:rsidRPr="00602E4B">
        <w:rPr>
          <w:rFonts w:ascii="Inter" w:hAnsi="Inter" w:cs="Courier New"/>
          <w:color w:val="C678DD"/>
          <w:sz w:val="18"/>
          <w:szCs w:val="18"/>
        </w:rPr>
        <w:t>is</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4CBD6E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A38CB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bridge_agg </w:t>
      </w:r>
      <w:r w:rsidRPr="00602E4B">
        <w:rPr>
          <w:rFonts w:ascii="Inter" w:hAnsi="Inter" w:cs="Courier New"/>
          <w:color w:val="61AFEF"/>
          <w:sz w:val="18"/>
          <w:szCs w:val="18"/>
        </w:rPr>
        <w:t>=</w:t>
      </w:r>
      <w:r w:rsidRPr="00602E4B">
        <w:rPr>
          <w:rFonts w:ascii="Inter" w:hAnsi="Inter" w:cs="Courier New"/>
          <w:color w:val="ABB2BF"/>
          <w:sz w:val="18"/>
          <w:szCs w:val="18"/>
        </w:rPr>
        <w:t xml:space="preserve"> timeout_qc.bridge_aggregation</w:t>
      </w:r>
    </w:p>
    <w:p w14:paraId="0FEE6E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1DA2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that problematic chains were excluded</w:t>
      </w:r>
    </w:p>
    <w:p w14:paraId="10F709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w:t>
      </w:r>
      <w:r w:rsidRPr="00602E4B">
        <w:rPr>
          <w:rFonts w:ascii="Inter" w:hAnsi="Inter" w:cs="Courier New"/>
          <w:color w:val="C678DD"/>
          <w:sz w:val="18"/>
          <w:szCs w:val="18"/>
        </w:rPr>
        <w:t>in</w:t>
      </w:r>
      <w:r w:rsidRPr="00602E4B">
        <w:rPr>
          <w:rFonts w:ascii="Inter" w:hAnsi="Inter" w:cs="Courier New"/>
          <w:color w:val="ABB2BF"/>
          <w:sz w:val="18"/>
          <w:szCs w:val="18"/>
        </w:rPr>
        <w:t xml:space="preserve"> checkpoint.chains:</w:t>
      </w:r>
    </w:p>
    <w:p w14:paraId="70293D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chain_status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bridge_agg.chain_health_consensus.get(chain_id)</w:t>
      </w:r>
    </w:p>
    <w:p w14:paraId="791DAC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270E9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Should not include halted or unavailable chains</w:t>
      </w:r>
    </w:p>
    <w:p w14:paraId="40C9E6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chain_status </w:t>
      </w:r>
      <w:r w:rsidRPr="00602E4B">
        <w:rPr>
          <w:rFonts w:ascii="Inter" w:hAnsi="Inter" w:cs="Courier New"/>
          <w:color w:val="C678DD"/>
          <w:sz w:val="18"/>
          <w:szCs w:val="18"/>
        </w:rPr>
        <w:t>in</w:t>
      </w:r>
      <w:r w:rsidRPr="00602E4B">
        <w:rPr>
          <w:rFonts w:ascii="Inter" w:hAnsi="Inter" w:cs="Courier New"/>
          <w:color w:val="ABB2BF"/>
          <w:sz w:val="18"/>
          <w:szCs w:val="18"/>
        </w:rPr>
        <w:t xml:space="preserve"> [ExternalChainStatus.CHAIN_HALTED, </w:t>
      </w:r>
    </w:p>
    <w:p w14:paraId="1C916E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ExternalChainStatus.RPC_UNAVAILABLE]:</w:t>
      </w:r>
    </w:p>
    <w:p w14:paraId="124151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log_error(</w:t>
      </w:r>
      <w:r w:rsidRPr="00602E4B">
        <w:rPr>
          <w:rFonts w:ascii="Inter" w:hAnsi="Inter" w:cs="Courier New"/>
          <w:color w:val="98C379"/>
          <w:sz w:val="18"/>
          <w:szCs w:val="18"/>
        </w:rPr>
        <w:t xml:space="preserve">f"Bridge checkpoint includes problematic chain </w:t>
      </w:r>
      <w:r w:rsidRPr="00602E4B">
        <w:rPr>
          <w:rFonts w:ascii="Inter" w:hAnsi="Inter" w:cs="Courier New"/>
          <w:color w:val="ABB2BF"/>
          <w:sz w:val="18"/>
          <w:szCs w:val="18"/>
        </w:rPr>
        <w:t>{chain_id}</w:t>
      </w:r>
      <w:r w:rsidRPr="00602E4B">
        <w:rPr>
          <w:rFonts w:ascii="Inter" w:hAnsi="Inter" w:cs="Courier New"/>
          <w:color w:val="98C379"/>
          <w:sz w:val="18"/>
          <w:szCs w:val="18"/>
        </w:rPr>
        <w:t>"</w:t>
      </w:r>
      <w:r w:rsidRPr="00602E4B">
        <w:rPr>
          <w:rFonts w:ascii="Inter" w:hAnsi="Inter" w:cs="Courier New"/>
          <w:color w:val="ABB2BF"/>
          <w:sz w:val="18"/>
          <w:szCs w:val="18"/>
        </w:rPr>
        <w:t>)</w:t>
      </w:r>
    </w:p>
    <w:p w14:paraId="6EEBC0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65345E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28F6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reorg chains, should have waited additional time</w:t>
      </w:r>
    </w:p>
    <w:p w14:paraId="2F974D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chain_status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ExternalChainStatus.REORG_DETECTED:</w:t>
      </w:r>
    </w:p>
    <w:p w14:paraId="5A72E3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that we waited at least 2× normal confirmation time</w:t>
      </w:r>
    </w:p>
    <w:p w14:paraId="04917D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 </w:t>
      </w:r>
      <w:r w:rsidRPr="00602E4B">
        <w:rPr>
          <w:rFonts w:ascii="Inter" w:hAnsi="Inter" w:cs="Courier New"/>
          <w:color w:val="61AFEF"/>
          <w:sz w:val="18"/>
          <w:szCs w:val="18"/>
        </w:rPr>
        <w:t>=</w:t>
      </w:r>
      <w:r w:rsidRPr="00602E4B">
        <w:rPr>
          <w:rFonts w:ascii="Inter" w:hAnsi="Inter" w:cs="Courier New"/>
          <w:color w:val="ABB2BF"/>
          <w:sz w:val="18"/>
          <w:szCs w:val="18"/>
        </w:rPr>
        <w:t xml:space="preserve"> checkpoint.attestations[chain_id]</w:t>
      </w:r>
    </w:p>
    <w:p w14:paraId="5C7674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time_since_timeout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timeout_qc.timestamp</w:t>
      </w:r>
    </w:p>
    <w:p w14:paraId="4767B3D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min_wait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get_confirmation_time(chain_id)</w:t>
      </w:r>
    </w:p>
    <w:p w14:paraId="706C38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2BB5D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time_since_timeout </w:t>
      </w:r>
      <w:r w:rsidRPr="00602E4B">
        <w:rPr>
          <w:rFonts w:ascii="Inter" w:hAnsi="Inter" w:cs="Courier New"/>
          <w:color w:val="61AFEF"/>
          <w:sz w:val="18"/>
          <w:szCs w:val="18"/>
        </w:rPr>
        <w:t>&lt;</w:t>
      </w:r>
      <w:r w:rsidRPr="00602E4B">
        <w:rPr>
          <w:rFonts w:ascii="Inter" w:hAnsi="Inter" w:cs="Courier New"/>
          <w:color w:val="ABB2BF"/>
          <w:sz w:val="18"/>
          <w:szCs w:val="18"/>
        </w:rPr>
        <w:t xml:space="preserve"> min_wait:</w:t>
      </w:r>
    </w:p>
    <w:p w14:paraId="68FE81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log_error(</w:t>
      </w:r>
      <w:r w:rsidRPr="00602E4B">
        <w:rPr>
          <w:rFonts w:ascii="Inter" w:hAnsi="Inter" w:cs="Courier New"/>
          <w:color w:val="98C379"/>
          <w:sz w:val="18"/>
          <w:szCs w:val="18"/>
        </w:rPr>
        <w:t xml:space="preserve">f"Insufficient wait after reorg on </w:t>
      </w:r>
      <w:r w:rsidRPr="00602E4B">
        <w:rPr>
          <w:rFonts w:ascii="Inter" w:hAnsi="Inter" w:cs="Courier New"/>
          <w:color w:val="ABB2BF"/>
          <w:sz w:val="18"/>
          <w:szCs w:val="18"/>
        </w:rPr>
        <w:t>{chain_id}</w:t>
      </w:r>
      <w:r w:rsidRPr="00602E4B">
        <w:rPr>
          <w:rFonts w:ascii="Inter" w:hAnsi="Inter" w:cs="Courier New"/>
          <w:color w:val="98C379"/>
          <w:sz w:val="18"/>
          <w:szCs w:val="18"/>
        </w:rPr>
        <w:t>"</w:t>
      </w:r>
      <w:r w:rsidRPr="00602E4B">
        <w:rPr>
          <w:rFonts w:ascii="Inter" w:hAnsi="Inter" w:cs="Courier New"/>
          <w:color w:val="ABB2BF"/>
          <w:sz w:val="18"/>
          <w:szCs w:val="18"/>
        </w:rPr>
        <w:t>)</w:t>
      </w:r>
    </w:p>
    <w:p w14:paraId="06B992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18284C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14CA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01A764D0"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10.5 Exponential Backoff Application</w:t>
      </w:r>
    </w:p>
    <w:p w14:paraId="0DD33A8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Timeout duration increases with consecutive failures:</w:t>
      </w:r>
    </w:p>
    <w:p w14:paraId="7B794B5F"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m:t>
          </m:r>
          <m:r>
            <m:rPr>
              <m:sty m:val="p"/>
            </m:rPr>
            <w:rPr>
              <w:rFonts w:ascii="Cambria Math" w:hAnsi="Cambria Math"/>
              <w:sz w:val="18"/>
              <w:szCs w:val="18"/>
            </w:rPr>
            <m:t>max</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w:rPr>
                  <w:rFonts w:ascii="Cambria Math" w:hAnsi="Cambria Math"/>
                  <w:sz w:val="18"/>
                  <w:szCs w:val="18"/>
                </w:rPr>
                <m:t>k</m:t>
              </m:r>
            </m:sup>
          </m:s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r>
            <w:rPr>
              <w:rFonts w:ascii="Cambria Math" w:hAnsi="Cambria Math"/>
              <w:sz w:val="18"/>
              <w:szCs w:val="18"/>
            </w:rPr>
            <m:t>)</m:t>
          </m:r>
          <m:r>
            <m:rPr>
              <m:sty m:val="p"/>
            </m:rPr>
            <w:rPr>
              <w:rFonts w:ascii="Cambria Math" w:hAnsi="Cambria Math"/>
              <w:sz w:val="18"/>
              <w:szCs w:val="18"/>
            </w:rPr>
            <w:br/>
          </m:r>
        </m:oMath>
      </m:oMathPara>
    </w:p>
    <w:p w14:paraId="774D6A4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where:</w:t>
      </w:r>
    </w:p>
    <w:p w14:paraId="6FF39B2E" w14:textId="77777777" w:rsidR="000F59A8" w:rsidRPr="00602E4B" w:rsidRDefault="00000000">
      <w:pPr>
        <w:numPr>
          <w:ilvl w:val="0"/>
          <w:numId w:val="23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r>
          <w:rPr>
            <w:rFonts w:ascii="Cambria Math" w:hAnsi="Cambria Math"/>
            <w:sz w:val="18"/>
            <w:szCs w:val="18"/>
          </w:rPr>
          <m:t>=2s</m:t>
        </m:r>
      </m:oMath>
      <w:r w:rsidR="000F59A8" w:rsidRPr="00602E4B">
        <w:rPr>
          <w:rFonts w:ascii="Inter" w:hAnsi="Inter"/>
          <w:sz w:val="18"/>
          <w:szCs w:val="18"/>
        </w:rPr>
        <w:t xml:space="preserve">for consensus-only blocks </w:t>
      </w:r>
    </w:p>
    <w:p w14:paraId="6F952F1E" w14:textId="77777777" w:rsidR="000F59A8" w:rsidRPr="00602E4B" w:rsidRDefault="000F59A8">
      <w:pPr>
        <w:numPr>
          <w:ilvl w:val="0"/>
          <w:numId w:val="235"/>
        </w:numPr>
        <w:spacing w:before="100" w:beforeAutospacing="1" w:after="100" w:afterAutospacing="1"/>
        <w:rPr>
          <w:rFonts w:ascii="Inter" w:hAnsi="Inter"/>
          <w:sz w:val="18"/>
          <w:szCs w:val="18"/>
        </w:rPr>
      </w:pPr>
      <m:oMath>
        <m:r>
          <w:rPr>
            <w:rFonts w:ascii="Cambria Math" w:hAnsi="Cambria Math"/>
            <w:sz w:val="18"/>
            <w:szCs w:val="18"/>
          </w:rPr>
          <m:t>θ=1.5</m:t>
        </m:r>
      </m:oMath>
      <w:r w:rsidRPr="00602E4B">
        <w:rPr>
          <w:rFonts w:ascii="Inter" w:hAnsi="Inter"/>
          <w:sz w:val="18"/>
          <w:szCs w:val="18"/>
        </w:rPr>
        <w:t xml:space="preserve">(backoff multiplier) </w:t>
      </w:r>
    </w:p>
    <w:p w14:paraId="493D7208" w14:textId="77777777" w:rsidR="000F59A8" w:rsidRPr="00602E4B" w:rsidRDefault="000F59A8">
      <w:pPr>
        <w:numPr>
          <w:ilvl w:val="0"/>
          <w:numId w:val="235"/>
        </w:numPr>
        <w:spacing w:before="100" w:beforeAutospacing="1" w:after="100" w:afterAutospacing="1"/>
        <w:rPr>
          <w:rFonts w:ascii="Inter" w:hAnsi="Inter"/>
          <w:sz w:val="18"/>
          <w:szCs w:val="18"/>
        </w:rPr>
      </w:pPr>
      <m:oMath>
        <m:r>
          <w:rPr>
            <w:rFonts w:ascii="Cambria Math" w:hAnsi="Cambria Math"/>
            <w:sz w:val="18"/>
            <w:szCs w:val="18"/>
          </w:rPr>
          <m:t>k</m:t>
        </m:r>
      </m:oMath>
      <w:r w:rsidRPr="00602E4B">
        <w:rPr>
          <w:rFonts w:ascii="Inter" w:hAnsi="Inter"/>
          <w:sz w:val="18"/>
          <w:szCs w:val="18"/>
        </w:rPr>
        <w:t xml:space="preserve">= number of consecutive failures </w:t>
      </w:r>
    </w:p>
    <w:p w14:paraId="554C788B" w14:textId="77777777" w:rsidR="000F59A8" w:rsidRPr="00602E4B" w:rsidRDefault="00000000">
      <w:pPr>
        <w:numPr>
          <w:ilvl w:val="0"/>
          <w:numId w:val="235"/>
        </w:numPr>
        <w:spacing w:before="100" w:beforeAutospacing="1" w:after="100" w:afterAutospacing="1"/>
        <w:rPr>
          <w:rFonts w:ascii="Inter" w:hAnsi="Inter"/>
          <w:sz w:val="18"/>
          <w:szCs w:val="18"/>
        </w:rPr>
      </w:pP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000F59A8" w:rsidRPr="00602E4B">
        <w:rPr>
          <w:rFonts w:ascii="Inter" w:hAnsi="Inter"/>
          <w:sz w:val="18"/>
          <w:szCs w:val="18"/>
        </w:rPr>
        <w:t xml:space="preserve">= minimum timeout for bridge operations (varies by chain) </w:t>
      </w:r>
    </w:p>
    <w:p w14:paraId="71B94BF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Implementation:</w:t>
      </w:r>
    </w:p>
    <w:p w14:paraId="6CA3B936" w14:textId="77777777" w:rsidR="000F59A8" w:rsidRPr="00602E4B" w:rsidRDefault="000F59A8" w:rsidP="000F59A8">
      <w:pPr>
        <w:rPr>
          <w:rFonts w:ascii="Inter" w:hAnsi="Inter"/>
          <w:sz w:val="18"/>
          <w:szCs w:val="18"/>
        </w:rPr>
      </w:pPr>
      <w:r w:rsidRPr="00602E4B">
        <w:rPr>
          <w:rFonts w:ascii="Inter" w:hAnsi="Inter"/>
          <w:sz w:val="18"/>
          <w:szCs w:val="18"/>
        </w:rPr>
        <w:t>python</w:t>
      </w:r>
    </w:p>
    <w:p w14:paraId="60054A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class</w:t>
      </w:r>
      <w:r w:rsidRPr="00602E4B">
        <w:rPr>
          <w:rFonts w:ascii="Inter" w:hAnsi="Inter" w:cs="Courier New"/>
          <w:color w:val="ABB2BF"/>
          <w:sz w:val="18"/>
          <w:szCs w:val="18"/>
        </w:rPr>
        <w:t xml:space="preserve"> </w:t>
      </w:r>
      <w:r w:rsidRPr="00602E4B">
        <w:rPr>
          <w:rFonts w:ascii="Inter" w:hAnsi="Inter" w:cs="Courier New"/>
          <w:color w:val="D19A66"/>
          <w:sz w:val="18"/>
          <w:szCs w:val="18"/>
        </w:rPr>
        <w:t>TimeoutManager</w:t>
      </w:r>
      <w:r w:rsidRPr="00602E4B">
        <w:rPr>
          <w:rFonts w:ascii="Inter" w:hAnsi="Inter" w:cs="Courier New"/>
          <w:color w:val="ABB2BF"/>
          <w:sz w:val="18"/>
          <w:szCs w:val="18"/>
        </w:rPr>
        <w:t>:</w:t>
      </w:r>
    </w:p>
    <w:p w14:paraId="45FF2A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__init__</w:t>
      </w:r>
      <w:r w:rsidRPr="00602E4B">
        <w:rPr>
          <w:rFonts w:ascii="Inter" w:hAnsi="Inter" w:cs="Courier New"/>
          <w:color w:val="ABB2BF"/>
          <w:sz w:val="18"/>
          <w:szCs w:val="18"/>
        </w:rPr>
        <w:t>(self):</w:t>
      </w:r>
    </w:p>
    <w:p w14:paraId="690BB7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self.T_0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2 seconds base timeout</w:t>
      </w:r>
    </w:p>
    <w:p w14:paraId="01858EB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self.theta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1.5</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Backoff multiplier</w:t>
      </w:r>
    </w:p>
    <w:p w14:paraId="7BC039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self.T_max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60.0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Maximum timeout (consensus)</w:t>
      </w:r>
    </w:p>
    <w:p w14:paraId="18763F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self.T_bridge_max </w:t>
      </w:r>
      <w:r w:rsidRPr="00602E4B">
        <w:rPr>
          <w:rFonts w:ascii="Inter" w:hAnsi="Inter" w:cs="Courier New"/>
          <w:color w:val="61AFEF"/>
          <w:sz w:val="18"/>
          <w:szCs w:val="18"/>
        </w:rPr>
        <w:t>=</w:t>
      </w:r>
      <w:r w:rsidRPr="00602E4B">
        <w:rPr>
          <w:rFonts w:ascii="Inter" w:hAnsi="Inter" w:cs="Courier New"/>
          <w:color w:val="ABB2BF"/>
          <w:sz w:val="18"/>
          <w:szCs w:val="18"/>
        </w:rPr>
        <w:t xml:space="preserve"> {}  </w:t>
      </w:r>
      <w:r w:rsidRPr="00602E4B">
        <w:rPr>
          <w:rFonts w:ascii="Inter" w:hAnsi="Inter" w:cs="Courier New"/>
          <w:i/>
          <w:iCs/>
          <w:color w:val="5C6370"/>
          <w:sz w:val="18"/>
          <w:szCs w:val="18"/>
        </w:rPr>
        <w:t># Per-chain maximums</w:t>
      </w:r>
    </w:p>
    <w:p w14:paraId="0B80F1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self.consecutive_failures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6CCBDD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self.consecutive_bridge_failures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401B5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9F33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calculate_timeout</w:t>
      </w:r>
      <w:r w:rsidRPr="00602E4B">
        <w:rPr>
          <w:rFonts w:ascii="Inter" w:hAnsi="Inter" w:cs="Courier New"/>
          <w:color w:val="ABB2BF"/>
          <w:sz w:val="18"/>
          <w:szCs w:val="18"/>
        </w:rPr>
        <w:t xml:space="preserve">(self,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is_bridge_round: </w:t>
      </w:r>
      <w:r w:rsidRPr="00602E4B">
        <w:rPr>
          <w:rFonts w:ascii="Inter" w:hAnsi="Inter" w:cs="Courier New"/>
          <w:color w:val="98C379"/>
          <w:sz w:val="18"/>
          <w:szCs w:val="18"/>
        </w:rPr>
        <w:t>bool</w:t>
      </w:r>
      <w:r w:rsidRPr="00602E4B">
        <w:rPr>
          <w:rFonts w:ascii="Inter" w:hAnsi="Inter" w:cs="Courier New"/>
          <w:color w:val="ABB2BF"/>
          <w:sz w:val="18"/>
          <w:szCs w:val="18"/>
        </w:rPr>
        <w:t xml:space="preserve">, </w:t>
      </w:r>
    </w:p>
    <w:p w14:paraId="6698B49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 List[ChainID]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0B53D6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2A58AC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Calculate timeout duration for given round.</w:t>
      </w:r>
    </w:p>
    <w:p w14:paraId="26D856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46DFA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Base timeout with exponential backoff</w:t>
      </w:r>
    </w:p>
    <w:p w14:paraId="1A215C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T_consensus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min</w:t>
      </w:r>
      <w:r w:rsidRPr="00602E4B">
        <w:rPr>
          <w:rFonts w:ascii="Inter" w:hAnsi="Inter" w:cs="Courier New"/>
          <w:color w:val="ABB2BF"/>
          <w:sz w:val="18"/>
          <w:szCs w:val="18"/>
        </w:rPr>
        <w:t xml:space="preserve">(self.T_0 </w:t>
      </w:r>
      <w:r w:rsidRPr="00602E4B">
        <w:rPr>
          <w:rFonts w:ascii="Inter" w:hAnsi="Inter" w:cs="Courier New"/>
          <w:color w:val="61AFEF"/>
          <w:sz w:val="18"/>
          <w:szCs w:val="18"/>
        </w:rPr>
        <w:t>*</w:t>
      </w:r>
      <w:r w:rsidRPr="00602E4B">
        <w:rPr>
          <w:rFonts w:ascii="Inter" w:hAnsi="Inter" w:cs="Courier New"/>
          <w:color w:val="ABB2BF"/>
          <w:sz w:val="18"/>
          <w:szCs w:val="18"/>
        </w:rPr>
        <w:t xml:space="preserve"> (self.theta </w:t>
      </w:r>
      <w:r w:rsidRPr="00602E4B">
        <w:rPr>
          <w:rFonts w:ascii="Inter" w:hAnsi="Inter" w:cs="Courier New"/>
          <w:color w:val="61AFEF"/>
          <w:sz w:val="18"/>
          <w:szCs w:val="18"/>
        </w:rPr>
        <w:t>**</w:t>
      </w:r>
      <w:r w:rsidRPr="00602E4B">
        <w:rPr>
          <w:rFonts w:ascii="Inter" w:hAnsi="Inter" w:cs="Courier New"/>
          <w:color w:val="ABB2BF"/>
          <w:sz w:val="18"/>
          <w:szCs w:val="18"/>
        </w:rPr>
        <w:t xml:space="preserve"> self.consecutive_failures), self.T_max)</w:t>
      </w:r>
    </w:p>
    <w:p w14:paraId="0CF74F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6B8C7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is_bridge_round:</w:t>
      </w:r>
    </w:p>
    <w:p w14:paraId="79B7A1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T_consensus</w:t>
      </w:r>
    </w:p>
    <w:p w14:paraId="14ADE73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E8C6D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bridge rounds, consider per-chain requirements</w:t>
      </w:r>
    </w:p>
    <w:p w14:paraId="1C4C8C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T_bridge_min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3FA5FE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chains:</w:t>
      </w:r>
    </w:p>
    <w:p w14:paraId="5E18DA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self.get_chain_timeout(chain)</w:t>
      </w:r>
    </w:p>
    <w:p w14:paraId="7A7168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T_bridge_min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max</w:t>
      </w:r>
      <w:r w:rsidRPr="00602E4B">
        <w:rPr>
          <w:rFonts w:ascii="Inter" w:hAnsi="Inter" w:cs="Courier New"/>
          <w:color w:val="ABB2BF"/>
          <w:sz w:val="18"/>
          <w:szCs w:val="18"/>
        </w:rPr>
        <w:t>(T_bridge_min, chain_timeout)</w:t>
      </w:r>
    </w:p>
    <w:p w14:paraId="6BD06E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6274A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Take maximum of consensus and bridge timeouts</w:t>
      </w:r>
    </w:p>
    <w:p w14:paraId="1C5DBF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98C379"/>
          <w:sz w:val="18"/>
          <w:szCs w:val="18"/>
        </w:rPr>
        <w:t>max</w:t>
      </w:r>
      <w:r w:rsidRPr="00602E4B">
        <w:rPr>
          <w:rFonts w:ascii="Inter" w:hAnsi="Inter" w:cs="Courier New"/>
          <w:color w:val="ABB2BF"/>
          <w:sz w:val="18"/>
          <w:szCs w:val="18"/>
        </w:rPr>
        <w:t>(T_consensus, T_bridge_min)</w:t>
      </w:r>
    </w:p>
    <w:p w14:paraId="53830E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5DE9B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get_chain_timeout</w:t>
      </w:r>
      <w:r w:rsidRPr="00602E4B">
        <w:rPr>
          <w:rFonts w:ascii="Inter" w:hAnsi="Inter" w:cs="Courier New"/>
          <w:color w:val="ABB2BF"/>
          <w:sz w:val="18"/>
          <w:szCs w:val="18"/>
        </w:rPr>
        <w:t xml:space="preserve">(self, chain: ChainID)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27F27F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D21BA3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Get minimum timeout for specific chain based on its characteristics.</w:t>
      </w:r>
    </w:p>
    <w:p w14:paraId="31F21F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lastRenderedPageBreak/>
        <w:t xml:space="preserve">        """</w:t>
      </w:r>
    </w:p>
    <w:p w14:paraId="30BC034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base_timeouts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37D666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ChainID.ETHEREUM: </w:t>
      </w:r>
      <w:r w:rsidRPr="00602E4B">
        <w:rPr>
          <w:rFonts w:ascii="Inter" w:hAnsi="Inter" w:cs="Courier New"/>
          <w:color w:val="D19A66"/>
          <w:sz w:val="18"/>
          <w:szCs w:val="18"/>
        </w:rPr>
        <w:t>180.0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3 minutes (12 blocks × 15s)</w:t>
      </w:r>
    </w:p>
    <w:p w14:paraId="37290C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ChainID.BITCOIN: </w:t>
      </w:r>
      <w:r w:rsidRPr="00602E4B">
        <w:rPr>
          <w:rFonts w:ascii="Inter" w:hAnsi="Inter" w:cs="Courier New"/>
          <w:color w:val="D19A66"/>
          <w:sz w:val="18"/>
          <w:szCs w:val="18"/>
        </w:rPr>
        <w:t>600.0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10 minutes (6 blocks × 100s avg)</w:t>
      </w:r>
    </w:p>
    <w:p w14:paraId="3CC077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ChainID.SOLANA: </w:t>
      </w:r>
      <w:r w:rsidRPr="00602E4B">
        <w:rPr>
          <w:rFonts w:ascii="Inter" w:hAnsi="Inter" w:cs="Courier New"/>
          <w:color w:val="D19A66"/>
          <w:sz w:val="18"/>
          <w:szCs w:val="18"/>
        </w:rPr>
        <w:t>13.0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13 seconds (32 slots × 400ms)</w:t>
      </w:r>
    </w:p>
    <w:p w14:paraId="3EAE06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ChainID.BSC: </w:t>
      </w:r>
      <w:r w:rsidRPr="00602E4B">
        <w:rPr>
          <w:rFonts w:ascii="Inter" w:hAnsi="Inter" w:cs="Courier New"/>
          <w:color w:val="D19A66"/>
          <w:sz w:val="18"/>
          <w:szCs w:val="18"/>
        </w:rPr>
        <w:t>45.0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45 seconds (15 blocks × 3s)</w:t>
      </w:r>
    </w:p>
    <w:p w14:paraId="352B71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ChainID.POLYGON: </w:t>
      </w:r>
      <w:r w:rsidRPr="00602E4B">
        <w:rPr>
          <w:rFonts w:ascii="Inter" w:hAnsi="Inter" w:cs="Courier New"/>
          <w:color w:val="D19A66"/>
          <w:sz w:val="18"/>
          <w:szCs w:val="18"/>
        </w:rPr>
        <w:t>256.0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~4 minutes (128 blocks × 2s)</w:t>
      </w:r>
    </w:p>
    <w:p w14:paraId="5E9BCB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9DB8D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6BFF0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base </w:t>
      </w:r>
      <w:r w:rsidRPr="00602E4B">
        <w:rPr>
          <w:rFonts w:ascii="Inter" w:hAnsi="Inter" w:cs="Courier New"/>
          <w:color w:val="61AFEF"/>
          <w:sz w:val="18"/>
          <w:szCs w:val="18"/>
        </w:rPr>
        <w:t>=</w:t>
      </w:r>
      <w:r w:rsidRPr="00602E4B">
        <w:rPr>
          <w:rFonts w:ascii="Inter" w:hAnsi="Inter" w:cs="Courier New"/>
          <w:color w:val="ABB2BF"/>
          <w:sz w:val="18"/>
          <w:szCs w:val="18"/>
        </w:rPr>
        <w:t xml:space="preserve"> base_timeouts.get(chain, </w:t>
      </w:r>
      <w:r w:rsidRPr="00602E4B">
        <w:rPr>
          <w:rFonts w:ascii="Inter" w:hAnsi="Inter" w:cs="Courier New"/>
          <w:color w:val="D19A66"/>
          <w:sz w:val="18"/>
          <w:szCs w:val="18"/>
        </w:rPr>
        <w:t>60.0</w:t>
      </w:r>
      <w:r w:rsidRPr="00602E4B">
        <w:rPr>
          <w:rFonts w:ascii="Inter" w:hAnsi="Inter" w:cs="Courier New"/>
          <w:color w:val="ABB2BF"/>
          <w:sz w:val="18"/>
          <w:szCs w:val="18"/>
        </w:rPr>
        <w:t>)</w:t>
      </w:r>
    </w:p>
    <w:p w14:paraId="5C8CE0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392DF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backoff if this chain has been problematic</w:t>
      </w:r>
    </w:p>
    <w:p w14:paraId="549134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self.consecutive_bridge_failures.get(chain, </w:t>
      </w:r>
      <w:r w:rsidRPr="00602E4B">
        <w:rPr>
          <w:rFonts w:ascii="Inter" w:hAnsi="Inter" w:cs="Courier New"/>
          <w:color w:val="D19A66"/>
          <w:sz w:val="18"/>
          <w:szCs w:val="18"/>
        </w:rPr>
        <w:t>0</w:t>
      </w:r>
      <w:r w:rsidRPr="00602E4B">
        <w:rPr>
          <w:rFonts w:ascii="Inter" w:hAnsi="Inter" w:cs="Courier New"/>
          <w:color w:val="ABB2BF"/>
          <w:sz w:val="18"/>
          <w:szCs w:val="18"/>
        </w:rPr>
        <w:t>)</w:t>
      </w:r>
    </w:p>
    <w:p w14:paraId="61981A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adjusted </w:t>
      </w:r>
      <w:r w:rsidRPr="00602E4B">
        <w:rPr>
          <w:rFonts w:ascii="Inter" w:hAnsi="Inter" w:cs="Courier New"/>
          <w:color w:val="61AFEF"/>
          <w:sz w:val="18"/>
          <w:szCs w:val="18"/>
        </w:rPr>
        <w:t>=</w:t>
      </w:r>
      <w:r w:rsidRPr="00602E4B">
        <w:rPr>
          <w:rFonts w:ascii="Inter" w:hAnsi="Inter" w:cs="Courier New"/>
          <w:color w:val="ABB2BF"/>
          <w:sz w:val="18"/>
          <w:szCs w:val="18"/>
        </w:rPr>
        <w:t xml:space="preserve"> base </w:t>
      </w:r>
      <w:r w:rsidRPr="00602E4B">
        <w:rPr>
          <w:rFonts w:ascii="Inter" w:hAnsi="Inter" w:cs="Courier New"/>
          <w:color w:val="61AFEF"/>
          <w:sz w:val="18"/>
          <w:szCs w:val="18"/>
        </w:rPr>
        <w:t>*</w:t>
      </w:r>
      <w:r w:rsidRPr="00602E4B">
        <w:rPr>
          <w:rFonts w:ascii="Inter" w:hAnsi="Inter" w:cs="Courier New"/>
          <w:color w:val="ABB2BF"/>
          <w:sz w:val="18"/>
          <w:szCs w:val="18"/>
        </w:rPr>
        <w:t xml:space="preserve"> (self.theta </w:t>
      </w:r>
      <w:r w:rsidRPr="00602E4B">
        <w:rPr>
          <w:rFonts w:ascii="Inter" w:hAnsi="Inter" w:cs="Courier New"/>
          <w:color w:val="61AFEF"/>
          <w:sz w:val="18"/>
          <w:szCs w:val="18"/>
        </w:rPr>
        <w:t>**</w:t>
      </w:r>
      <w:r w:rsidRPr="00602E4B">
        <w:rPr>
          <w:rFonts w:ascii="Inter" w:hAnsi="Inter" w:cs="Courier New"/>
          <w:color w:val="ABB2BF"/>
          <w:sz w:val="18"/>
          <w:szCs w:val="18"/>
        </w:rPr>
        <w:t xml:space="preserve"> failures)</w:t>
      </w:r>
    </w:p>
    <w:p w14:paraId="234307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7DF8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Cap at chain-specific maximum</w:t>
      </w:r>
    </w:p>
    <w:p w14:paraId="44B76E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max_timeout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self.T_bridge_max.get(chain, </w:t>
      </w:r>
      <w:r w:rsidRPr="00602E4B">
        <w:rPr>
          <w:rFonts w:ascii="Inter" w:hAnsi="Inter" w:cs="Courier New"/>
          <w:color w:val="D19A66"/>
          <w:sz w:val="18"/>
          <w:szCs w:val="18"/>
        </w:rPr>
        <w:t>1800.0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Default 30 min</w:t>
      </w:r>
    </w:p>
    <w:p w14:paraId="4C1B2C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9129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98C379"/>
          <w:sz w:val="18"/>
          <w:szCs w:val="18"/>
        </w:rPr>
        <w:t>min</w:t>
      </w:r>
      <w:r w:rsidRPr="00602E4B">
        <w:rPr>
          <w:rFonts w:ascii="Inter" w:hAnsi="Inter" w:cs="Courier New"/>
          <w:color w:val="ABB2BF"/>
          <w:sz w:val="18"/>
          <w:szCs w:val="18"/>
        </w:rPr>
        <w:t>(adjusted, max_timeout)</w:t>
      </w:r>
    </w:p>
    <w:p w14:paraId="60FAAC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ACDC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on_round_complete</w:t>
      </w:r>
      <w:r w:rsidRPr="00602E4B">
        <w:rPr>
          <w:rFonts w:ascii="Inter" w:hAnsi="Inter" w:cs="Courier New"/>
          <w:color w:val="ABB2BF"/>
          <w:sz w:val="18"/>
          <w:szCs w:val="18"/>
        </w:rPr>
        <w:t xml:space="preserve">(self, success: </w:t>
      </w:r>
      <w:r w:rsidRPr="00602E4B">
        <w:rPr>
          <w:rFonts w:ascii="Inter" w:hAnsi="Inter" w:cs="Courier New"/>
          <w:color w:val="98C379"/>
          <w:sz w:val="18"/>
          <w:szCs w:val="18"/>
        </w:rPr>
        <w:t>bool</w:t>
      </w:r>
      <w:r w:rsidRPr="00602E4B">
        <w:rPr>
          <w:rFonts w:ascii="Inter" w:hAnsi="Inter" w:cs="Courier New"/>
          <w:color w:val="ABB2BF"/>
          <w:sz w:val="18"/>
          <w:szCs w:val="18"/>
        </w:rPr>
        <w:t xml:space="preserve">, chains: List[ChainID]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w:t>
      </w:r>
    </w:p>
    <w:p w14:paraId="01818E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623900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 failure counters after round completes.</w:t>
      </w:r>
    </w:p>
    <w:p w14:paraId="3FE6AD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F93DA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success:</w:t>
      </w:r>
    </w:p>
    <w:p w14:paraId="3630B9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Reset consensus failure counter</w:t>
      </w:r>
    </w:p>
    <w:p w14:paraId="063B26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self.consecutive_failures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263316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0EAB4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Reset bridge failures for successful chains</w:t>
      </w:r>
    </w:p>
    <w:p w14:paraId="1729E4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chains:</w:t>
      </w:r>
    </w:p>
    <w:p w14:paraId="3D383D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chains:</w:t>
      </w:r>
    </w:p>
    <w:p w14:paraId="319D90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self.consecutive_bridge_failures[chain]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04C429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74870E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Increment failure counters</w:t>
      </w:r>
    </w:p>
    <w:p w14:paraId="7C4431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self.consecutive_failures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5F1B61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865E2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chains:</w:t>
      </w:r>
    </w:p>
    <w:p w14:paraId="37BA67C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chains:</w:t>
      </w:r>
    </w:p>
    <w:p w14:paraId="052B21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self.consecutive_bridge_failures[chain]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2A06D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self.consecutive_bridge_failures.get(chain,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3F9E6FA2"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Adaptive Timeout for External Chain Conditions:</w:t>
      </w:r>
    </w:p>
    <w:p w14:paraId="3C2D6561" w14:textId="77777777" w:rsidR="000F59A8" w:rsidRPr="00602E4B" w:rsidRDefault="000F59A8" w:rsidP="000F59A8">
      <w:pPr>
        <w:rPr>
          <w:rFonts w:ascii="Inter" w:hAnsi="Inter"/>
          <w:sz w:val="18"/>
          <w:szCs w:val="18"/>
        </w:rPr>
      </w:pPr>
      <w:r w:rsidRPr="00602E4B">
        <w:rPr>
          <w:rFonts w:ascii="Inter" w:hAnsi="Inter"/>
          <w:sz w:val="18"/>
          <w:szCs w:val="18"/>
        </w:rPr>
        <w:lastRenderedPageBreak/>
        <w:t>python</w:t>
      </w:r>
    </w:p>
    <w:p w14:paraId="349717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calculate_adaptive_bridge_timeout</w:t>
      </w:r>
      <w:r w:rsidRPr="00602E4B">
        <w:rPr>
          <w:rFonts w:ascii="Inter" w:hAnsi="Inter" w:cs="Courier New"/>
          <w:color w:val="ABB2BF"/>
          <w:sz w:val="18"/>
          <w:szCs w:val="18"/>
        </w:rPr>
        <w:t xml:space="preserve">(chain: ChainID)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23740E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665EF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Calculate adaptive timeout based on real-time external chain conditions.</w:t>
      </w:r>
    </w:p>
    <w:p w14:paraId="7F9B49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36820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recent block times</w:t>
      </w:r>
    </w:p>
    <w:p w14:paraId="4CBCC7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recent_blocks </w:t>
      </w:r>
      <w:r w:rsidRPr="00602E4B">
        <w:rPr>
          <w:rFonts w:ascii="Inter" w:hAnsi="Inter" w:cs="Courier New"/>
          <w:color w:val="61AFEF"/>
          <w:sz w:val="18"/>
          <w:szCs w:val="18"/>
        </w:rPr>
        <w:t>=</w:t>
      </w:r>
      <w:r w:rsidRPr="00602E4B">
        <w:rPr>
          <w:rFonts w:ascii="Inter" w:hAnsi="Inter" w:cs="Courier New"/>
          <w:color w:val="ABB2BF"/>
          <w:sz w:val="18"/>
          <w:szCs w:val="18"/>
        </w:rPr>
        <w:t xml:space="preserve"> get_recent_external_blocks(chain, count</w:t>
      </w:r>
      <w:r w:rsidRPr="00602E4B">
        <w:rPr>
          <w:rFonts w:ascii="Inter" w:hAnsi="Inter" w:cs="Courier New"/>
          <w:color w:val="61AFEF"/>
          <w:sz w:val="18"/>
          <w:szCs w:val="18"/>
        </w:rPr>
        <w:t>=</w:t>
      </w:r>
      <w:r w:rsidRPr="00602E4B">
        <w:rPr>
          <w:rFonts w:ascii="Inter" w:hAnsi="Inter" w:cs="Courier New"/>
          <w:color w:val="D19A66"/>
          <w:sz w:val="18"/>
          <w:szCs w:val="18"/>
        </w:rPr>
        <w:t>10</w:t>
      </w:r>
      <w:r w:rsidRPr="00602E4B">
        <w:rPr>
          <w:rFonts w:ascii="Inter" w:hAnsi="Inter" w:cs="Courier New"/>
          <w:color w:val="ABB2BF"/>
          <w:sz w:val="18"/>
          <w:szCs w:val="18"/>
        </w:rPr>
        <w:t>)</w:t>
      </w:r>
    </w:p>
    <w:p w14:paraId="012F25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avg_block_time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calculate_average_block_time(recent_blocks)</w:t>
      </w:r>
    </w:p>
    <w:p w14:paraId="08BDD5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5AAAB8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required confirmations</w:t>
      </w:r>
    </w:p>
    <w:p w14:paraId="2F823C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required_confirmations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get_required_confirmations(chain)</w:t>
      </w:r>
    </w:p>
    <w:p w14:paraId="3249B2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04C03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Base timeout = avg_block_time × required_confirmations</w:t>
      </w:r>
    </w:p>
    <w:p w14:paraId="0F3EB3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base_timeout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avg_block_time </w:t>
      </w:r>
      <w:r w:rsidRPr="00602E4B">
        <w:rPr>
          <w:rFonts w:ascii="Inter" w:hAnsi="Inter" w:cs="Courier New"/>
          <w:color w:val="61AFEF"/>
          <w:sz w:val="18"/>
          <w:szCs w:val="18"/>
        </w:rPr>
        <w:t>*</w:t>
      </w:r>
      <w:r w:rsidRPr="00602E4B">
        <w:rPr>
          <w:rFonts w:ascii="Inter" w:hAnsi="Inter" w:cs="Courier New"/>
          <w:color w:val="ABB2BF"/>
          <w:sz w:val="18"/>
          <w:szCs w:val="18"/>
        </w:rPr>
        <w:t xml:space="preserve"> required_confirmations</w:t>
      </w:r>
    </w:p>
    <w:p w14:paraId="737DBA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9695F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buffer for network variability (2σ)</w:t>
      </w:r>
    </w:p>
    <w:p w14:paraId="1A7DB9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block_time_std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calculate_block_time_std(recent_blocks)</w:t>
      </w:r>
    </w:p>
    <w:p w14:paraId="6437B2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safety_buffer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block_time_std </w:t>
      </w:r>
      <w:r w:rsidRPr="00602E4B">
        <w:rPr>
          <w:rFonts w:ascii="Inter" w:hAnsi="Inter" w:cs="Courier New"/>
          <w:color w:val="61AFEF"/>
          <w:sz w:val="18"/>
          <w:szCs w:val="18"/>
        </w:rPr>
        <w:t>*</w:t>
      </w:r>
      <w:r w:rsidRPr="00602E4B">
        <w:rPr>
          <w:rFonts w:ascii="Inter" w:hAnsi="Inter" w:cs="Courier New"/>
          <w:color w:val="ABB2BF"/>
          <w:sz w:val="18"/>
          <w:szCs w:val="18"/>
        </w:rPr>
        <w:t xml:space="preserve"> required_confirmations</w:t>
      </w:r>
    </w:p>
    <w:p w14:paraId="47C796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EE435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RPC latency estimate</w:t>
      </w:r>
    </w:p>
    <w:p w14:paraId="23E0EED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rpc_latency </w:t>
      </w:r>
      <w:r w:rsidRPr="00602E4B">
        <w:rPr>
          <w:rFonts w:ascii="Inter" w:hAnsi="Inter" w:cs="Courier New"/>
          <w:color w:val="61AFEF"/>
          <w:sz w:val="18"/>
          <w:szCs w:val="18"/>
        </w:rPr>
        <w:t>=</w:t>
      </w:r>
      <w:r w:rsidRPr="00602E4B">
        <w:rPr>
          <w:rFonts w:ascii="Inter" w:hAnsi="Inter" w:cs="Courier New"/>
          <w:color w:val="ABB2BF"/>
          <w:sz w:val="18"/>
          <w:szCs w:val="18"/>
        </w:rPr>
        <w:t xml:space="preserve"> estimate_rpc_latency(chain)</w:t>
      </w:r>
    </w:p>
    <w:p w14:paraId="073823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FC4F3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Total timeout</w:t>
      </w:r>
    </w:p>
    <w:p w14:paraId="11BCBA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adaptive_timeout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base_timeout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safety_buffer </w:t>
      </w:r>
      <w:r w:rsidRPr="00602E4B">
        <w:rPr>
          <w:rFonts w:ascii="Inter" w:hAnsi="Inter" w:cs="Courier New"/>
          <w:color w:val="61AFEF"/>
          <w:sz w:val="18"/>
          <w:szCs w:val="18"/>
        </w:rPr>
        <w:t>+</w:t>
      </w:r>
      <w:r w:rsidRPr="00602E4B">
        <w:rPr>
          <w:rFonts w:ascii="Inter" w:hAnsi="Inter" w:cs="Courier New"/>
          <w:color w:val="ABB2BF"/>
          <w:sz w:val="18"/>
          <w:szCs w:val="18"/>
        </w:rPr>
        <w:t xml:space="preserve"> rpc_latency</w:t>
      </w:r>
    </w:p>
    <w:p w14:paraId="1045E9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51360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reasonable bounds</w:t>
      </w:r>
    </w:p>
    <w:p w14:paraId="335C68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min_timeout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get_chain_min_timeout(chain)</w:t>
      </w:r>
    </w:p>
    <w:p w14:paraId="7B1BF0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max_timeout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get_chain_max_timeout(chain)</w:t>
      </w:r>
    </w:p>
    <w:p w14:paraId="79DEAF3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EF574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clamp(adaptive_timeout, min_timeout, max_timeout)</w:t>
      </w:r>
    </w:p>
    <w:p w14:paraId="59956F1D"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10.6 Liveness Recovery</w:t>
      </w:r>
    </w:p>
    <w:p w14:paraId="54D492B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Under partial synchrony, liveness eventually recovers because:</w:t>
      </w:r>
    </w:p>
    <w:p w14:paraId="7A0D2E86" w14:textId="77777777" w:rsidR="000F59A8" w:rsidRPr="00602E4B" w:rsidRDefault="000F59A8">
      <w:pPr>
        <w:numPr>
          <w:ilvl w:val="0"/>
          <w:numId w:val="236"/>
        </w:numPr>
        <w:spacing w:before="100" w:beforeAutospacing="1" w:after="100" w:afterAutospacing="1"/>
        <w:rPr>
          <w:rFonts w:ascii="Inter" w:hAnsi="Inter"/>
          <w:sz w:val="18"/>
          <w:szCs w:val="18"/>
        </w:rPr>
      </w:pPr>
      <w:r w:rsidRPr="00602E4B">
        <w:rPr>
          <w:rFonts w:ascii="Inter" w:hAnsi="Inter"/>
          <w:b/>
          <w:bCs/>
          <w:sz w:val="18"/>
          <w:szCs w:val="18"/>
        </w:rPr>
        <w:t>Random leader selection:</w:t>
      </w:r>
      <w:r w:rsidRPr="00602E4B">
        <w:rPr>
          <w:rFonts w:ascii="Inter" w:hAnsi="Inter"/>
          <w:sz w:val="18"/>
          <w:szCs w:val="18"/>
        </w:rPr>
        <w:t xml:space="preserve"> Eventually an honest leader is chosen</w:t>
      </w:r>
    </w:p>
    <w:p w14:paraId="66BEC5C9" w14:textId="77777777" w:rsidR="000F59A8" w:rsidRPr="00602E4B" w:rsidRDefault="000F59A8">
      <w:pPr>
        <w:numPr>
          <w:ilvl w:val="0"/>
          <w:numId w:val="236"/>
        </w:numPr>
        <w:spacing w:before="100" w:beforeAutospacing="1" w:after="100" w:afterAutospacing="1"/>
        <w:rPr>
          <w:rFonts w:ascii="Inter" w:hAnsi="Inter"/>
          <w:sz w:val="18"/>
          <w:szCs w:val="18"/>
        </w:rPr>
      </w:pPr>
      <w:r w:rsidRPr="00602E4B">
        <w:rPr>
          <w:rFonts w:ascii="Inter" w:hAnsi="Inter"/>
          <w:b/>
          <w:bCs/>
          <w:sz w:val="18"/>
          <w:szCs w:val="18"/>
        </w:rPr>
        <w:t>Increasing timeouts:</w:t>
      </w:r>
      <w:r w:rsidRPr="00602E4B">
        <w:rPr>
          <w:rFonts w:ascii="Inter" w:hAnsi="Inter"/>
          <w:sz w:val="18"/>
          <w:szCs w:val="18"/>
        </w:rPr>
        <w:t xml:space="preserve"> Eventually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&gt;</m:t>
        </m:r>
        <m:r>
          <m:rPr>
            <m:sty m:val="p"/>
          </m:rPr>
          <w:rPr>
            <w:rFonts w:ascii="Cambria Math" w:hAnsi="Cambria Math"/>
            <w:sz w:val="18"/>
            <w:szCs w:val="18"/>
          </w:rPr>
          <m:t>Δ</m:t>
        </m:r>
      </m:oMath>
      <w:r w:rsidRPr="00602E4B">
        <w:rPr>
          <w:rFonts w:ascii="Inter" w:hAnsi="Inter"/>
          <w:sz w:val="18"/>
          <w:szCs w:val="18"/>
        </w:rPr>
        <w:t xml:space="preserve">(network delay bound) </w:t>
      </w:r>
    </w:p>
    <w:p w14:paraId="3FB69AA5" w14:textId="77777777" w:rsidR="000F59A8" w:rsidRPr="00602E4B" w:rsidRDefault="000F59A8">
      <w:pPr>
        <w:numPr>
          <w:ilvl w:val="0"/>
          <w:numId w:val="236"/>
        </w:numPr>
        <w:spacing w:before="100" w:beforeAutospacing="1" w:after="100" w:afterAutospacing="1"/>
        <w:rPr>
          <w:rFonts w:ascii="Inter" w:hAnsi="Inter"/>
          <w:sz w:val="18"/>
          <w:szCs w:val="18"/>
        </w:rPr>
      </w:pPr>
      <w:r w:rsidRPr="00602E4B">
        <w:rPr>
          <w:rFonts w:ascii="Inter" w:hAnsi="Inter"/>
          <w:b/>
          <w:bCs/>
          <w:sz w:val="18"/>
          <w:szCs w:val="18"/>
        </w:rPr>
        <w:t>Honest committee:</w:t>
      </w:r>
      <w:r w:rsidRPr="00602E4B">
        <w:rPr>
          <w:rFonts w:ascii="Inter" w:hAnsi="Inter"/>
          <w:sz w:val="18"/>
          <w:szCs w:val="18"/>
        </w:rPr>
        <w:t xml:space="preserve"> With </w:t>
      </w:r>
      <m:oMath>
        <m:r>
          <w:rPr>
            <w:rFonts w:ascii="Cambria Math" w:hAnsi="Cambria Math"/>
            <w:sz w:val="18"/>
            <w:szCs w:val="18"/>
          </w:rPr>
          <m:t>&lt;1</m:t>
        </m:r>
        <m:r>
          <m:rPr>
            <m:sty m:val="p"/>
          </m:rPr>
          <w:rPr>
            <w:rFonts w:ascii="Cambria Math" w:hAnsi="Cambria Math"/>
            <w:sz w:val="18"/>
            <w:szCs w:val="18"/>
          </w:rPr>
          <m:t>/</m:t>
        </m:r>
        <m:r>
          <w:rPr>
            <w:rFonts w:ascii="Cambria Math" w:hAnsi="Cambria Math"/>
            <w:sz w:val="18"/>
            <w:szCs w:val="18"/>
          </w:rPr>
          <m:t>3</m:t>
        </m:r>
      </m:oMath>
      <w:r w:rsidRPr="00602E4B">
        <w:rPr>
          <w:rFonts w:ascii="Inter" w:hAnsi="Inter"/>
          <w:sz w:val="18"/>
          <w:szCs w:val="18"/>
        </w:rPr>
        <w:t xml:space="preserve">Byzantine weight, honest majority exists </w:t>
      </w:r>
    </w:p>
    <w:p w14:paraId="5B5771A0" w14:textId="77777777" w:rsidR="000F59A8" w:rsidRPr="00602E4B" w:rsidRDefault="000F59A8">
      <w:pPr>
        <w:numPr>
          <w:ilvl w:val="0"/>
          <w:numId w:val="236"/>
        </w:numPr>
        <w:spacing w:before="100" w:beforeAutospacing="1" w:after="100" w:afterAutospacing="1"/>
        <w:rPr>
          <w:rFonts w:ascii="Inter" w:hAnsi="Inter"/>
          <w:sz w:val="18"/>
          <w:szCs w:val="18"/>
        </w:rPr>
      </w:pPr>
      <w:r w:rsidRPr="00602E4B">
        <w:rPr>
          <w:rFonts w:ascii="Inter" w:hAnsi="Inter"/>
          <w:b/>
          <w:bCs/>
          <w:sz w:val="18"/>
          <w:szCs w:val="18"/>
        </w:rPr>
        <w:t>Bridge timeout strategies:</w:t>
      </w:r>
      <w:r w:rsidRPr="00602E4B">
        <w:rPr>
          <w:rFonts w:ascii="Inter" w:hAnsi="Inter"/>
          <w:sz w:val="18"/>
          <w:szCs w:val="18"/>
        </w:rPr>
        <w:t xml:space="preserve"> Problematic chains automatically excluded</w:t>
      </w:r>
    </w:p>
    <w:p w14:paraId="44AEDE1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 xml:space="preserve">Probability of successful round after </w:t>
      </w:r>
      <m:oMath>
        <m:r>
          <w:rPr>
            <w:rFonts w:ascii="Cambria Math" w:hAnsi="Cambria Math"/>
            <w:sz w:val="18"/>
            <w:szCs w:val="18"/>
          </w:rPr>
          <m:t>k</m:t>
        </m:r>
      </m:oMath>
      <w:r w:rsidRPr="00602E4B">
        <w:rPr>
          <w:rFonts w:ascii="Inter" w:hAnsi="Inter"/>
          <w:b/>
          <w:bCs/>
          <w:sz w:val="18"/>
          <w:szCs w:val="18"/>
        </w:rPr>
        <w:t xml:space="preserve">failures: </w:t>
      </w:r>
    </w:p>
    <w:p w14:paraId="038BFA52" w14:textId="77777777" w:rsidR="000F59A8" w:rsidRPr="00602E4B" w:rsidRDefault="000F59A8" w:rsidP="000F59A8">
      <w:pPr>
        <w:rPr>
          <w:rFonts w:ascii="Inter" w:hAnsi="Inter"/>
          <w:sz w:val="18"/>
          <w:szCs w:val="18"/>
        </w:rPr>
      </w:pPr>
      <m:oMathPara>
        <m:oMath>
          <m:r>
            <w:rPr>
              <w:rFonts w:ascii="Cambria Math" w:hAnsi="Cambria Math"/>
              <w:sz w:val="18"/>
              <w:szCs w:val="18"/>
            </w:rPr>
            <m:t>P(</m:t>
          </m:r>
          <m:sSub>
            <m:sSubPr>
              <m:ctrlPr>
                <w:rPr>
                  <w:rFonts w:ascii="Cambria Math" w:hAnsi="Cambria Math"/>
                  <w:sz w:val="18"/>
                  <w:szCs w:val="18"/>
                </w:rPr>
              </m:ctrlPr>
            </m:sSubPr>
            <m:e>
              <m:r>
                <m:rPr>
                  <m:nor/>
                </m:rPr>
                <w:rPr>
                  <w:rFonts w:ascii="Inter" w:hAnsi="Inter"/>
                  <w:sz w:val="18"/>
                  <w:szCs w:val="18"/>
                </w:rPr>
                <m:t>success</m:t>
              </m:r>
            </m:e>
            <m:sub>
              <m:r>
                <w:rPr>
                  <w:rFonts w:ascii="Cambria Math" w:hAnsi="Cambria Math"/>
                  <w:sz w:val="18"/>
                  <w:szCs w:val="18"/>
                </w:rPr>
                <m:t>r</m:t>
              </m:r>
            </m:sub>
          </m:sSub>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r</m:t>
              </m:r>
            </m:sub>
          </m:sSub>
          <m:r>
            <m:rPr>
              <m:nor/>
            </m:rPr>
            <w:rPr>
              <w:rFonts w:ascii="Inter" w:hAnsi="Inter"/>
              <w:sz w:val="18"/>
              <w:szCs w:val="18"/>
            </w:rPr>
            <m:t xml:space="preserve"> honest</m:t>
          </m:r>
          <m:r>
            <w:rPr>
              <w:rFonts w:ascii="Cambria Math" w:hAnsi="Cambria Math"/>
              <w:sz w:val="18"/>
              <w:szCs w:val="18"/>
            </w:rPr>
            <m:t>)⋅P(≥2</m:t>
          </m:r>
          <m:r>
            <m:rPr>
              <m:sty m:val="p"/>
            </m:rPr>
            <w:rPr>
              <w:rFonts w:ascii="Cambria Math" w:hAnsi="Cambria Math"/>
              <w:sz w:val="18"/>
              <w:szCs w:val="18"/>
            </w:rPr>
            <m:t>/</m:t>
          </m:r>
          <m:r>
            <w:rPr>
              <w:rFonts w:ascii="Cambria Math" w:hAnsi="Cambria Math"/>
              <w:sz w:val="18"/>
              <w:szCs w:val="18"/>
            </w:rPr>
            <m:t>3</m:t>
          </m:r>
          <m:r>
            <m:rPr>
              <m:nor/>
            </m:rPr>
            <w:rPr>
              <w:rFonts w:ascii="Inter" w:hAnsi="Inter"/>
              <w:sz w:val="18"/>
              <w:szCs w:val="18"/>
            </w:rPr>
            <m:t xml:space="preserve"> committee honest</m:t>
          </m:r>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&gt;3</m:t>
          </m:r>
          <m:r>
            <m:rPr>
              <m:sty m:val="p"/>
            </m:rPr>
            <w:rPr>
              <w:rFonts w:ascii="Cambria Math" w:hAnsi="Cambria Math"/>
              <w:sz w:val="18"/>
              <w:szCs w:val="18"/>
            </w:rPr>
            <m:t>Δ</m:t>
          </m:r>
          <m:r>
            <w:rPr>
              <w:rFonts w:ascii="Cambria Math" w:hAnsi="Cambria Math"/>
              <w:sz w:val="18"/>
              <w:szCs w:val="18"/>
            </w:rPr>
            <m:t>)</m:t>
          </m:r>
          <m:r>
            <m:rPr>
              <m:sty m:val="p"/>
            </m:rPr>
            <w:rPr>
              <w:rFonts w:ascii="Cambria Math" w:hAnsi="Cambria Math"/>
              <w:sz w:val="18"/>
              <w:szCs w:val="18"/>
            </w:rPr>
            <w:br/>
          </m:r>
        </m:oMath>
      </m:oMathPara>
    </w:p>
    <w:p w14:paraId="2C0ED1F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As </w:t>
      </w:r>
      <m:oMath>
        <m:r>
          <w:rPr>
            <w:rFonts w:ascii="Cambria Math" w:hAnsi="Cambria Math"/>
            <w:sz w:val="18"/>
            <w:szCs w:val="18"/>
          </w:rPr>
          <m:t>k</m:t>
        </m:r>
      </m:oMath>
      <w:r w:rsidRPr="00602E4B">
        <w:rPr>
          <w:rFonts w:ascii="Inter" w:hAnsi="Inter"/>
          <w:sz w:val="18"/>
          <w:szCs w:val="18"/>
        </w:rPr>
        <w:t xml:space="preserve">increases, </w:t>
      </w:r>
      <m:oMath>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&gt;3</m:t>
        </m:r>
        <m:r>
          <m:rPr>
            <m:sty m:val="p"/>
          </m:rPr>
          <w:rPr>
            <w:rFonts w:ascii="Cambria Math" w:hAnsi="Cambria Math"/>
            <w:sz w:val="18"/>
            <w:szCs w:val="18"/>
          </w:rPr>
          <m:t>Δ</m:t>
        </m:r>
        <m:r>
          <w:rPr>
            <w:rFonts w:ascii="Cambria Math" w:hAnsi="Cambria Math"/>
            <w:sz w:val="18"/>
            <w:szCs w:val="18"/>
          </w:rPr>
          <m:t>)→1</m:t>
        </m:r>
      </m:oMath>
      <w:r w:rsidRPr="00602E4B">
        <w:rPr>
          <w:rFonts w:ascii="Inter" w:hAnsi="Inter"/>
          <w:sz w:val="18"/>
          <w:szCs w:val="18"/>
        </w:rPr>
        <w:t xml:space="preserve">, ensuring eventual progress. </w:t>
      </w:r>
    </w:p>
    <w:p w14:paraId="4F99B0B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Bridge-Specific Liveness:</w:t>
      </w:r>
    </w:p>
    <w:p w14:paraId="561D615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rounds requiring bridge checkpoints:</w:t>
      </w:r>
    </w:p>
    <w:p w14:paraId="402BAF3A" w14:textId="77777777" w:rsidR="000F59A8" w:rsidRPr="00602E4B" w:rsidRDefault="000F59A8" w:rsidP="000F59A8">
      <w:pPr>
        <w:rPr>
          <w:rFonts w:ascii="Inter" w:hAnsi="Inter"/>
          <w:sz w:val="18"/>
          <w:szCs w:val="18"/>
        </w:rPr>
      </w:pPr>
      <m:oMathPara>
        <m:oMath>
          <m:r>
            <w:rPr>
              <w:rFonts w:ascii="Cambria Math" w:hAnsi="Cambria Math"/>
              <w:sz w:val="18"/>
              <w:szCs w:val="18"/>
            </w:rPr>
            <m:t>P(</m:t>
          </m:r>
          <m:sSub>
            <m:sSubPr>
              <m:ctrlPr>
                <w:rPr>
                  <w:rFonts w:ascii="Cambria Math" w:hAnsi="Cambria Math"/>
                  <w:sz w:val="18"/>
                  <w:szCs w:val="18"/>
                </w:rPr>
              </m:ctrlPr>
            </m:sSubPr>
            <m:e>
              <m:r>
                <m:rPr>
                  <m:nor/>
                </m:rPr>
                <w:rPr>
                  <w:rFonts w:ascii="Inter" w:hAnsi="Inter"/>
                  <w:sz w:val="18"/>
                  <w:szCs w:val="18"/>
                </w:rPr>
                <m:t>bridge_success</m:t>
              </m:r>
            </m:e>
            <m:sub>
              <m:r>
                <w:rPr>
                  <w:rFonts w:ascii="Cambria Math" w:hAnsi="Cambria Math"/>
                  <w:sz w:val="18"/>
                  <w:szCs w:val="18"/>
                </w:rPr>
                <m:t>r</m:t>
              </m:r>
            </m:sub>
          </m:sSub>
          <m:r>
            <w:rPr>
              <w:rFonts w:ascii="Cambria Math" w:hAnsi="Cambria Math"/>
              <w:sz w:val="18"/>
              <w:szCs w:val="18"/>
            </w:rPr>
            <m:t>)≥P(</m:t>
          </m:r>
          <m:sSub>
            <m:sSubPr>
              <m:ctrlPr>
                <w:rPr>
                  <w:rFonts w:ascii="Cambria Math" w:hAnsi="Cambria Math"/>
                  <w:sz w:val="18"/>
                  <w:szCs w:val="18"/>
                </w:rPr>
              </m:ctrlPr>
            </m:sSubPr>
            <m:e>
              <m:r>
                <m:rPr>
                  <m:nor/>
                </m:rPr>
                <w:rPr>
                  <w:rFonts w:ascii="Inter" w:hAnsi="Inter"/>
                  <w:sz w:val="18"/>
                  <w:szCs w:val="18"/>
                </w:rPr>
                <m:t>consensus_success</m:t>
              </m:r>
            </m:e>
            <m:sub>
              <m:r>
                <w:rPr>
                  <w:rFonts w:ascii="Cambria Math" w:hAnsi="Cambria Math"/>
                  <w:sz w:val="18"/>
                  <w:szCs w:val="18"/>
                </w:rPr>
                <m:t>r</m:t>
              </m:r>
            </m:sub>
          </m:sSub>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j∈</m:t>
              </m:r>
              <m:r>
                <m:rPr>
                  <m:nor/>
                </m:rPr>
                <w:rPr>
                  <w:rFonts w:ascii="Inter" w:hAnsi="Inter"/>
                  <w:sz w:val="18"/>
                  <w:szCs w:val="18"/>
                </w:rPr>
                <m:t>chains</m:t>
              </m:r>
            </m:sub>
            <m:sup/>
            <m:e/>
          </m:nary>
          <m:r>
            <w:rPr>
              <w:rFonts w:ascii="Cambria Math" w:hAnsi="Cambria Math"/>
              <w:sz w:val="18"/>
              <w:szCs w:val="18"/>
            </w:rPr>
            <m:t>P(</m:t>
          </m:r>
          <m:sSub>
            <m:sSubPr>
              <m:ctrlPr>
                <w:rPr>
                  <w:rFonts w:ascii="Cambria Math" w:hAnsi="Cambria Math"/>
                  <w:sz w:val="18"/>
                  <w:szCs w:val="18"/>
                </w:rPr>
              </m:ctrlPr>
            </m:sSubPr>
            <m:e>
              <m:r>
                <m:rPr>
                  <m:nor/>
                </m:rPr>
                <w:rPr>
                  <w:rFonts w:ascii="Inter" w:hAnsi="Inter"/>
                  <w:sz w:val="18"/>
                  <w:szCs w:val="18"/>
                </w:rPr>
                <m:t>chain</m:t>
              </m:r>
            </m:e>
            <m:sub>
              <m:r>
                <w:rPr>
                  <w:rFonts w:ascii="Cambria Math" w:hAnsi="Cambria Math"/>
                  <w:sz w:val="18"/>
                  <w:szCs w:val="18"/>
                </w:rPr>
                <m:t>j</m:t>
              </m:r>
            </m:sub>
          </m:sSub>
          <m:r>
            <m:rPr>
              <m:nor/>
            </m:rPr>
            <w:rPr>
              <w:rFonts w:ascii="Inter" w:hAnsi="Inter"/>
              <w:sz w:val="18"/>
              <w:szCs w:val="18"/>
            </w:rPr>
            <m:t xml:space="preserve"> available</m:t>
          </m:r>
          <m:r>
            <w:rPr>
              <w:rFonts w:ascii="Cambria Math" w:hAnsi="Cambria Math"/>
              <w:sz w:val="18"/>
              <w:szCs w:val="18"/>
            </w:rPr>
            <m:t>)</m:t>
          </m:r>
          <m:r>
            <m:rPr>
              <m:sty m:val="p"/>
            </m:rPr>
            <w:rPr>
              <w:rFonts w:ascii="Cambria Math" w:hAnsi="Cambria Math"/>
              <w:sz w:val="18"/>
              <w:szCs w:val="18"/>
            </w:rPr>
            <w:br/>
          </m:r>
        </m:oMath>
      </m:oMathPara>
    </w:p>
    <w:p w14:paraId="0244038A"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Liveness Recovery Mechanisms:</w:t>
      </w:r>
    </w:p>
    <w:p w14:paraId="06487B9C"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D80ED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ensure_liveness_recovery</w:t>
      </w:r>
      <w:r w:rsidRPr="00602E4B">
        <w:rPr>
          <w:rFonts w:ascii="Inter" w:hAnsi="Inter" w:cs="Courier New"/>
          <w:color w:val="ABB2BF"/>
          <w:sz w:val="18"/>
          <w:szCs w:val="18"/>
        </w:rPr>
        <w:t>():</w:t>
      </w:r>
    </w:p>
    <w:p w14:paraId="3629B4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8F899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Monitor liveness and trigger recovery mechanisms if needed.</w:t>
      </w:r>
    </w:p>
    <w:p w14:paraId="741CA4D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9ED7F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we're stuck</w:t>
      </w:r>
    </w:p>
    <w:p w14:paraId="7753CE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rounds_since_finalization </w:t>
      </w:r>
      <w:r w:rsidRPr="00602E4B">
        <w:rPr>
          <w:rFonts w:ascii="Inter" w:hAnsi="Inter" w:cs="Courier New"/>
          <w:color w:val="61AFEF"/>
          <w:sz w:val="18"/>
          <w:szCs w:val="18"/>
        </w:rPr>
        <w:t>=</w:t>
      </w:r>
      <w:r w:rsidRPr="00602E4B">
        <w:rPr>
          <w:rFonts w:ascii="Inter" w:hAnsi="Inter" w:cs="Courier New"/>
          <w:color w:val="ABB2BF"/>
          <w:sz w:val="18"/>
          <w:szCs w:val="18"/>
        </w:rPr>
        <w:t xml:space="preserve"> get_rounds_since_last_finalization()</w:t>
      </w:r>
    </w:p>
    <w:p w14:paraId="651F0F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3A5A1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rounds_since_finalization </w:t>
      </w:r>
      <w:r w:rsidRPr="00602E4B">
        <w:rPr>
          <w:rFonts w:ascii="Inter" w:hAnsi="Inter" w:cs="Courier New"/>
          <w:color w:val="61AFEF"/>
          <w:sz w:val="18"/>
          <w:szCs w:val="18"/>
        </w:rPr>
        <w:t>&gt;</w:t>
      </w:r>
      <w:r w:rsidRPr="00602E4B">
        <w:rPr>
          <w:rFonts w:ascii="Inter" w:hAnsi="Inter" w:cs="Courier New"/>
          <w:color w:val="ABB2BF"/>
          <w:sz w:val="18"/>
          <w:szCs w:val="18"/>
        </w:rPr>
        <w:t xml:space="preserve"> LIVENESS_THRESHOLD:</w:t>
      </w:r>
    </w:p>
    <w:p w14:paraId="34289B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log_warning(</w:t>
      </w:r>
      <w:r w:rsidRPr="00602E4B">
        <w:rPr>
          <w:rFonts w:ascii="Inter" w:hAnsi="Inter" w:cs="Courier New"/>
          <w:color w:val="98C379"/>
          <w:sz w:val="18"/>
          <w:szCs w:val="18"/>
        </w:rPr>
        <w:t xml:space="preserve">f"Liveness concern: </w:t>
      </w:r>
      <w:r w:rsidRPr="00602E4B">
        <w:rPr>
          <w:rFonts w:ascii="Inter" w:hAnsi="Inter" w:cs="Courier New"/>
          <w:color w:val="ABB2BF"/>
          <w:sz w:val="18"/>
          <w:szCs w:val="18"/>
        </w:rPr>
        <w:t>{rounds_since_finalization}</w:t>
      </w:r>
      <w:r w:rsidRPr="00602E4B">
        <w:rPr>
          <w:rFonts w:ascii="Inter" w:hAnsi="Inter" w:cs="Courier New"/>
          <w:color w:val="98C379"/>
          <w:sz w:val="18"/>
          <w:szCs w:val="18"/>
        </w:rPr>
        <w:t xml:space="preserve"> rounds without finalization"</w:t>
      </w:r>
      <w:r w:rsidRPr="00602E4B">
        <w:rPr>
          <w:rFonts w:ascii="Inter" w:hAnsi="Inter" w:cs="Courier New"/>
          <w:color w:val="ABB2BF"/>
          <w:sz w:val="18"/>
          <w:szCs w:val="18"/>
        </w:rPr>
        <w:t>)</w:t>
      </w:r>
    </w:p>
    <w:p w14:paraId="14D8AF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7C461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Analyze why we're stuck</w:t>
      </w:r>
    </w:p>
    <w:p w14:paraId="23D3DE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 </w:t>
      </w:r>
      <w:r w:rsidRPr="00602E4B">
        <w:rPr>
          <w:rFonts w:ascii="Inter" w:hAnsi="Inter" w:cs="Courier New"/>
          <w:color w:val="61AFEF"/>
          <w:sz w:val="18"/>
          <w:szCs w:val="18"/>
        </w:rPr>
        <w:t>=</w:t>
      </w:r>
      <w:r w:rsidRPr="00602E4B">
        <w:rPr>
          <w:rFonts w:ascii="Inter" w:hAnsi="Inter" w:cs="Courier New"/>
          <w:color w:val="ABB2BF"/>
          <w:sz w:val="18"/>
          <w:szCs w:val="18"/>
        </w:rPr>
        <w:t xml:space="preserve"> analyze_liveness_failure()</w:t>
      </w:r>
    </w:p>
    <w:p w14:paraId="121126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6F441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LivenessFailureCause.BRIDGE_BLOCKING:</w:t>
      </w:r>
    </w:p>
    <w:p w14:paraId="53719D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 operations blocking consensus</w:t>
      </w:r>
    </w:p>
    <w:p w14:paraId="48B1D7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handle_bridge_liveness_failure(analysis)</w:t>
      </w:r>
    </w:p>
    <w:p w14:paraId="69A85F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B6B1C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LivenessFailureCause.NETWORK_PARTITION:</w:t>
      </w:r>
    </w:p>
    <w:p w14:paraId="573444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Network partition - increase timeouts aggressively</w:t>
      </w:r>
    </w:p>
    <w:p w14:paraId="0B3355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emergency_timeout_increase()</w:t>
      </w:r>
    </w:p>
    <w:p w14:paraId="4B7291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556D3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LivenessFailureCause.BYZANTINE_LEADERS:</w:t>
      </w:r>
    </w:p>
    <w:p w14:paraId="6EF317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Consecutive Byzantine leaders - wait for honest one</w:t>
      </w:r>
    </w:p>
    <w:p w14:paraId="7ED05D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"Waiting for honest leader selection..."</w:t>
      </w:r>
      <w:r w:rsidRPr="00602E4B">
        <w:rPr>
          <w:rFonts w:ascii="Inter" w:hAnsi="Inter" w:cs="Courier New"/>
          <w:color w:val="ABB2BF"/>
          <w:sz w:val="18"/>
          <w:szCs w:val="18"/>
        </w:rPr>
        <w:t>)</w:t>
      </w:r>
    </w:p>
    <w:p w14:paraId="1A9DE5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66F19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LivenessFailureCause.INSUFFICIENT_PARTICIPATION:</w:t>
      </w:r>
    </w:p>
    <w:p w14:paraId="5F3C43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Too many offline validators</w:t>
      </w:r>
    </w:p>
    <w:p w14:paraId="25EA00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trigger_validator_health_check()</w:t>
      </w:r>
    </w:p>
    <w:p w14:paraId="1D1EF8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82AEC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handle_bridge_liveness_failure</w:t>
      </w:r>
      <w:r w:rsidRPr="00602E4B">
        <w:rPr>
          <w:rFonts w:ascii="Inter" w:hAnsi="Inter" w:cs="Courier New"/>
          <w:color w:val="ABB2BF"/>
          <w:sz w:val="18"/>
          <w:szCs w:val="18"/>
        </w:rPr>
        <w:t>(analysis: LivenessAnalysis):</w:t>
      </w:r>
    </w:p>
    <w:p w14:paraId="31BC76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260E63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Handle liveness failure caused by bridge operations.</w:t>
      </w:r>
    </w:p>
    <w:p w14:paraId="1115C0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A9707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problematic_chains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analysis.problematic_chains</w:t>
      </w:r>
    </w:p>
    <w:p w14:paraId="5F05F8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032127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Temporarily exclude problematic chains from checkpoints</w:t>
      </w:r>
    </w:p>
    <w:p w14:paraId="29E654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problematic_chains:</w:t>
      </w:r>
    </w:p>
    <w:p w14:paraId="0442EC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exclude_chain_from_checkpoints(chain, duration</w:t>
      </w:r>
      <w:r w:rsidRPr="00602E4B">
        <w:rPr>
          <w:rFonts w:ascii="Inter" w:hAnsi="Inter" w:cs="Courier New"/>
          <w:color w:val="61AFEF"/>
          <w:sz w:val="18"/>
          <w:szCs w:val="18"/>
        </w:rPr>
        <w:t>=</w:t>
      </w:r>
      <w:r w:rsidRPr="00602E4B">
        <w:rPr>
          <w:rFonts w:ascii="Inter" w:hAnsi="Inter" w:cs="Courier New"/>
          <w:color w:val="ABB2BF"/>
          <w:sz w:val="18"/>
          <w:szCs w:val="18"/>
        </w:rPr>
        <w:t>TEMPORARY_EXCLUSION_PERIOD)</w:t>
      </w:r>
    </w:p>
    <w:p w14:paraId="16889B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1B93E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emit_event(ChainTemporarilyExcluded {</w:t>
      </w:r>
    </w:p>
    <w:p w14:paraId="0AA509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chain,</w:t>
      </w:r>
    </w:p>
    <w:p w14:paraId="786DFB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analysis.chain_issues[chain],</w:t>
      </w:r>
    </w:p>
    <w:p w14:paraId="2E4D1A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duration: TEMPORARY_EXCLUSION_PERIOD,</w:t>
      </w:r>
    </w:p>
    <w:p w14:paraId="5EFF50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will_resume_at: 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TEMPORARY_EXCLUSION_PERIOD</w:t>
      </w:r>
    </w:p>
    <w:p w14:paraId="03CAFB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D11A9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973B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all chains problematic, skip bridge checkpoints entirely for a period</w:t>
      </w:r>
    </w:p>
    <w:p w14:paraId="49D6F2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(problematic_chains)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(get_supported_chains()):</w:t>
      </w:r>
    </w:p>
    <w:p w14:paraId="562D19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skip_bridge_checkpoints(duration</w:t>
      </w:r>
      <w:r w:rsidRPr="00602E4B">
        <w:rPr>
          <w:rFonts w:ascii="Inter" w:hAnsi="Inter" w:cs="Courier New"/>
          <w:color w:val="61AFEF"/>
          <w:sz w:val="18"/>
          <w:szCs w:val="18"/>
        </w:rPr>
        <w:t>=</w:t>
      </w:r>
      <w:r w:rsidRPr="00602E4B">
        <w:rPr>
          <w:rFonts w:ascii="Inter" w:hAnsi="Inter" w:cs="Courier New"/>
          <w:color w:val="ABB2BF"/>
          <w:sz w:val="18"/>
          <w:szCs w:val="18"/>
        </w:rPr>
        <w:t>BRIDGE_SKIP_PERIOD)</w:t>
      </w:r>
    </w:p>
    <w:p w14:paraId="1B42E4C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05049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emit_event(BridgeCheckpointsTemporarilyDisabled {</w:t>
      </w:r>
    </w:p>
    <w:p w14:paraId="531F2E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98C379"/>
          <w:sz w:val="18"/>
          <w:szCs w:val="18"/>
        </w:rPr>
        <w:t>"All chains unavailable or unhealthy"</w:t>
      </w:r>
      <w:r w:rsidRPr="00602E4B">
        <w:rPr>
          <w:rFonts w:ascii="Inter" w:hAnsi="Inter" w:cs="Courier New"/>
          <w:color w:val="ABB2BF"/>
          <w:sz w:val="18"/>
          <w:szCs w:val="18"/>
        </w:rPr>
        <w:t>,</w:t>
      </w:r>
    </w:p>
    <w:p w14:paraId="6E48B1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duration: BRIDGE_SKIP_PERIOD,</w:t>
      </w:r>
    </w:p>
    <w:p w14:paraId="75DBFC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consensus_continues: </w:t>
      </w:r>
      <w:r w:rsidRPr="00602E4B">
        <w:rPr>
          <w:rFonts w:ascii="Inter" w:hAnsi="Inter" w:cs="Courier New"/>
          <w:color w:val="D19A66"/>
          <w:sz w:val="18"/>
          <w:szCs w:val="18"/>
        </w:rPr>
        <w:t>True</w:t>
      </w:r>
    </w:p>
    <w:p w14:paraId="13848AD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ECF1E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CCC1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Notify bridge operations team</w:t>
      </w:r>
    </w:p>
    <w:p w14:paraId="2C34DF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alert_bridge_operators(analysis)</w:t>
      </w:r>
    </w:p>
    <w:p w14:paraId="036A14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7B1CB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emergency_timeout_increase</w:t>
      </w:r>
      <w:r w:rsidRPr="00602E4B">
        <w:rPr>
          <w:rFonts w:ascii="Inter" w:hAnsi="Inter" w:cs="Courier New"/>
          <w:color w:val="ABB2BF"/>
          <w:sz w:val="18"/>
          <w:szCs w:val="18"/>
        </w:rPr>
        <w:t>():</w:t>
      </w:r>
    </w:p>
    <w:p w14:paraId="1AC57E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25A58E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Aggressively increase timeouts during network partition.</w:t>
      </w:r>
    </w:p>
    <w:p w14:paraId="5B5494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6CE19D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Jump to high timeout immediately instead of gradual increase</w:t>
      </w:r>
    </w:p>
    <w:p w14:paraId="3BC258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timeout_manager.consecutive_failures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Simulates many failures</w:t>
      </w:r>
    </w:p>
    <w:p w14:paraId="29DA2D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209AF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log_warning(</w:t>
      </w:r>
      <w:r w:rsidRPr="00602E4B">
        <w:rPr>
          <w:rFonts w:ascii="Inter" w:hAnsi="Inter" w:cs="Courier New"/>
          <w:color w:val="98C379"/>
          <w:sz w:val="18"/>
          <w:szCs w:val="18"/>
        </w:rPr>
        <w:t>"Emergency timeout increase activated - jumping to extended timeouts"</w:t>
      </w:r>
      <w:r w:rsidRPr="00602E4B">
        <w:rPr>
          <w:rFonts w:ascii="Inter" w:hAnsi="Inter" w:cs="Courier New"/>
          <w:color w:val="ABB2BF"/>
          <w:sz w:val="18"/>
          <w:szCs w:val="18"/>
        </w:rPr>
        <w:t>)</w:t>
      </w:r>
    </w:p>
    <w:p w14:paraId="38B0059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3D29B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to network that we're in emergency mode</w:t>
      </w:r>
    </w:p>
    <w:p w14:paraId="51A00D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broadcast_network_status(NetworkStatus.EMERGENCY_TIMEOUT_MODE)</w:t>
      </w:r>
    </w:p>
    <w:p w14:paraId="04381C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7B998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trigger_validator_health_check</w:t>
      </w:r>
      <w:r w:rsidRPr="00602E4B">
        <w:rPr>
          <w:rFonts w:ascii="Inter" w:hAnsi="Inter" w:cs="Courier New"/>
          <w:color w:val="ABB2BF"/>
          <w:sz w:val="18"/>
          <w:szCs w:val="18"/>
        </w:rPr>
        <w:t>():</w:t>
      </w:r>
    </w:p>
    <w:p w14:paraId="262E2D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549EC9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Check health of validator set and alert if participation too low.</w:t>
      </w:r>
    </w:p>
    <w:p w14:paraId="6AB5E1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E8CE8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active_validators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get_active_validators()</w:t>
      </w:r>
    </w:p>
    <w:p w14:paraId="5ED165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participating_validators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get_recently_active_validators(lookback</w:t>
      </w:r>
      <w:r w:rsidRPr="00602E4B">
        <w:rPr>
          <w:rFonts w:ascii="Inter" w:hAnsi="Inter" w:cs="Courier New"/>
          <w:color w:val="61AFEF"/>
          <w:sz w:val="18"/>
          <w:szCs w:val="18"/>
        </w:rPr>
        <w:t>=</w:t>
      </w:r>
      <w:r w:rsidRPr="00602E4B">
        <w:rPr>
          <w:rFonts w:ascii="Inter" w:hAnsi="Inter" w:cs="Courier New"/>
          <w:color w:val="D19A66"/>
          <w:sz w:val="18"/>
          <w:szCs w:val="18"/>
        </w:rPr>
        <w:t>100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Last 100 rounds</w:t>
      </w:r>
    </w:p>
    <w:p w14:paraId="221F8F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FE235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participation_rate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(participating_validators)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(active_validators)</w:t>
      </w:r>
    </w:p>
    <w:p w14:paraId="14272E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E3175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participation_rate </w:t>
      </w:r>
      <w:r w:rsidRPr="00602E4B">
        <w:rPr>
          <w:rFonts w:ascii="Inter" w:hAnsi="Inter" w:cs="Courier New"/>
          <w:color w:val="61AFEF"/>
          <w:sz w:val="18"/>
          <w:szCs w:val="18"/>
        </w:rPr>
        <w:t>&lt;</w:t>
      </w:r>
      <w:r w:rsidRPr="00602E4B">
        <w:rPr>
          <w:rFonts w:ascii="Inter" w:hAnsi="Inter" w:cs="Courier New"/>
          <w:color w:val="ABB2BF"/>
          <w:sz w:val="18"/>
          <w:szCs w:val="18"/>
        </w:rPr>
        <w:t xml:space="preserve"> MIN_PARTICIPATION_RATE:</w:t>
      </w:r>
    </w:p>
    <w:p w14:paraId="0A868A8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emit_event(LowValidatorParticipation {</w:t>
      </w:r>
    </w:p>
    <w:p w14:paraId="667D06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active_count: </w:t>
      </w:r>
      <w:r w:rsidRPr="00602E4B">
        <w:rPr>
          <w:rFonts w:ascii="Inter" w:hAnsi="Inter" w:cs="Courier New"/>
          <w:color w:val="98C379"/>
          <w:sz w:val="18"/>
          <w:szCs w:val="18"/>
        </w:rPr>
        <w:t>len</w:t>
      </w:r>
      <w:r w:rsidRPr="00602E4B">
        <w:rPr>
          <w:rFonts w:ascii="Inter" w:hAnsi="Inter" w:cs="Courier New"/>
          <w:color w:val="ABB2BF"/>
          <w:sz w:val="18"/>
          <w:szCs w:val="18"/>
        </w:rPr>
        <w:t>(active_validators),</w:t>
      </w:r>
    </w:p>
    <w:p w14:paraId="657700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participating_count: </w:t>
      </w:r>
      <w:r w:rsidRPr="00602E4B">
        <w:rPr>
          <w:rFonts w:ascii="Inter" w:hAnsi="Inter" w:cs="Courier New"/>
          <w:color w:val="98C379"/>
          <w:sz w:val="18"/>
          <w:szCs w:val="18"/>
        </w:rPr>
        <w:t>len</w:t>
      </w:r>
      <w:r w:rsidRPr="00602E4B">
        <w:rPr>
          <w:rFonts w:ascii="Inter" w:hAnsi="Inter" w:cs="Courier New"/>
          <w:color w:val="ABB2BF"/>
          <w:sz w:val="18"/>
          <w:szCs w:val="18"/>
        </w:rPr>
        <w:t>(participating_validators),</w:t>
      </w:r>
    </w:p>
    <w:p w14:paraId="216B86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rate: participation_rate,</w:t>
      </w:r>
    </w:p>
    <w:p w14:paraId="35186B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 MIN_PARTICIPATION_RATE</w:t>
      </w:r>
    </w:p>
    <w:p w14:paraId="04E618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A57AF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0F061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Alert governance</w:t>
      </w:r>
    </w:p>
    <w:p w14:paraId="00C616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create_governance_alert(</w:t>
      </w:r>
    </w:p>
    <w:p w14:paraId="4A55C88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title</w:t>
      </w:r>
      <w:r w:rsidRPr="00602E4B">
        <w:rPr>
          <w:rFonts w:ascii="Inter" w:hAnsi="Inter" w:cs="Courier New"/>
          <w:color w:val="61AFEF"/>
          <w:sz w:val="18"/>
          <w:szCs w:val="18"/>
        </w:rPr>
        <w:t>=</w:t>
      </w:r>
      <w:r w:rsidRPr="00602E4B">
        <w:rPr>
          <w:rFonts w:ascii="Inter" w:hAnsi="Inter" w:cs="Courier New"/>
          <w:color w:val="98C379"/>
          <w:sz w:val="18"/>
          <w:szCs w:val="18"/>
        </w:rPr>
        <w:t>"Low Validator Participation"</w:t>
      </w:r>
      <w:r w:rsidRPr="00602E4B">
        <w:rPr>
          <w:rFonts w:ascii="Inter" w:hAnsi="Inter" w:cs="Courier New"/>
          <w:color w:val="ABB2BF"/>
          <w:sz w:val="18"/>
          <w:szCs w:val="18"/>
        </w:rPr>
        <w:t>,</w:t>
      </w:r>
    </w:p>
    <w:p w14:paraId="57FBBB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severity</w:t>
      </w:r>
      <w:r w:rsidRPr="00602E4B">
        <w:rPr>
          <w:rFonts w:ascii="Inter" w:hAnsi="Inter" w:cs="Courier New"/>
          <w:color w:val="61AFEF"/>
          <w:sz w:val="18"/>
          <w:szCs w:val="18"/>
        </w:rPr>
        <w:t>=</w:t>
      </w:r>
      <w:r w:rsidRPr="00602E4B">
        <w:rPr>
          <w:rFonts w:ascii="Inter" w:hAnsi="Inter" w:cs="Courier New"/>
          <w:color w:val="ABB2BF"/>
          <w:sz w:val="18"/>
          <w:szCs w:val="18"/>
        </w:rPr>
        <w:t>AlertSeverity.HIGH,</w:t>
      </w:r>
    </w:p>
    <w:p w14:paraId="6F4ED0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details</w:t>
      </w:r>
      <w:r w:rsidRPr="00602E4B">
        <w:rPr>
          <w:rFonts w:ascii="Inter" w:hAnsi="Inter" w:cs="Courier New"/>
          <w:color w:val="61AFEF"/>
          <w:sz w:val="18"/>
          <w:szCs w:val="18"/>
        </w:rPr>
        <w:t>=</w:t>
      </w:r>
      <w:r w:rsidRPr="00602E4B">
        <w:rPr>
          <w:rFonts w:ascii="Inter" w:hAnsi="Inter" w:cs="Courier New"/>
          <w:color w:val="98C379"/>
          <w:sz w:val="18"/>
          <w:szCs w:val="18"/>
        </w:rPr>
        <w:t xml:space="preserve">f"Only </w:t>
      </w:r>
      <w:r w:rsidRPr="00602E4B">
        <w:rPr>
          <w:rFonts w:ascii="Inter" w:hAnsi="Inter" w:cs="Courier New"/>
          <w:color w:val="ABB2BF"/>
          <w:sz w:val="18"/>
          <w:szCs w:val="18"/>
        </w:rPr>
        <w:t>{participation_rate:.1%}</w:t>
      </w:r>
      <w:r w:rsidRPr="00602E4B">
        <w:rPr>
          <w:rFonts w:ascii="Inter" w:hAnsi="Inter" w:cs="Courier New"/>
          <w:color w:val="98C379"/>
          <w:sz w:val="18"/>
          <w:szCs w:val="18"/>
        </w:rPr>
        <w:t xml:space="preserve"> of validators active"</w:t>
      </w:r>
    </w:p>
    <w:p w14:paraId="3D9035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056B5E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Recovery Strategy Selection:</w:t>
      </w:r>
    </w:p>
    <w:p w14:paraId="798C6156"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97F0F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class</w:t>
      </w:r>
      <w:r w:rsidRPr="00602E4B">
        <w:rPr>
          <w:rFonts w:ascii="Inter" w:hAnsi="Inter" w:cs="Courier New"/>
          <w:color w:val="ABB2BF"/>
          <w:sz w:val="18"/>
          <w:szCs w:val="18"/>
        </w:rPr>
        <w:t xml:space="preserve"> </w:t>
      </w:r>
      <w:r w:rsidRPr="00602E4B">
        <w:rPr>
          <w:rFonts w:ascii="Inter" w:hAnsi="Inter" w:cs="Courier New"/>
          <w:color w:val="D19A66"/>
          <w:sz w:val="18"/>
          <w:szCs w:val="18"/>
        </w:rPr>
        <w:t>LivenessAnalysis</w:t>
      </w:r>
      <w:r w:rsidRPr="00602E4B">
        <w:rPr>
          <w:rFonts w:ascii="Inter" w:hAnsi="Inter" w:cs="Courier New"/>
          <w:color w:val="ABB2BF"/>
          <w:sz w:val="18"/>
          <w:szCs w:val="18"/>
        </w:rPr>
        <w:t>:</w:t>
      </w:r>
    </w:p>
    <w:p w14:paraId="3A9423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__init__</w:t>
      </w:r>
      <w:r w:rsidRPr="00602E4B">
        <w:rPr>
          <w:rFonts w:ascii="Inter" w:hAnsi="Inter" w:cs="Courier New"/>
          <w:color w:val="ABB2BF"/>
          <w:sz w:val="18"/>
          <w:szCs w:val="18"/>
        </w:rPr>
        <w:t>(self):</w:t>
      </w:r>
    </w:p>
    <w:p w14:paraId="602710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self.cause: LivenessFailureCause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55A96B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self.problematic_chains: List[ChainID]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5F7EE4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self.chain_issues: Dict[ChainID, </w:t>
      </w:r>
      <w:r w:rsidRPr="00602E4B">
        <w:rPr>
          <w:rFonts w:ascii="Inter" w:hAnsi="Inter" w:cs="Courier New"/>
          <w:color w:val="98C379"/>
          <w:sz w:val="18"/>
          <w:szCs w:val="18"/>
        </w:rPr>
        <w:t>str</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221C0E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self.byzantine_leader_streak: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2964F4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self.network_partition_detected: </w:t>
      </w:r>
      <w:r w:rsidRPr="00602E4B">
        <w:rPr>
          <w:rFonts w:ascii="Inter" w:hAnsi="Inter" w:cs="Courier New"/>
          <w:color w:val="98C379"/>
          <w:sz w:val="18"/>
          <w:szCs w:val="18"/>
        </w:rPr>
        <w:t>bool</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20FD29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self.participation_rate: </w:t>
      </w:r>
      <w:r w:rsidRPr="00602E4B">
        <w:rPr>
          <w:rFonts w:ascii="Inter" w:hAnsi="Inter" w:cs="Courier New"/>
          <w:color w:val="98C379"/>
          <w:sz w:val="18"/>
          <w:szCs w:val="18"/>
        </w:rPr>
        <w:t>float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p>
    <w:p w14:paraId="2B3A8D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05409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enum LivenessFailureCause {</w:t>
      </w:r>
    </w:p>
    <w:p w14:paraId="32FF1E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BRIDGE_BLOCKING,</w:t>
      </w:r>
    </w:p>
    <w:p w14:paraId="004A510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NETWORK_PARTITION,</w:t>
      </w:r>
    </w:p>
    <w:p w14:paraId="3E13A6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BYZANTINE_LEADERS,</w:t>
      </w:r>
    </w:p>
    <w:p w14:paraId="12E678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INSUFFICIENT_PARTICIPATION,</w:t>
      </w:r>
    </w:p>
    <w:p w14:paraId="2EB725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UNKNOWN</w:t>
      </w:r>
    </w:p>
    <w:p w14:paraId="4337C4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D7C36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31541C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analyze_liveness_failure</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LivenessAnalysis:</w:t>
      </w:r>
    </w:p>
    <w:p w14:paraId="02E5BE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2DB8C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Analyze why liveness has failed and determine recovery strategy.</w:t>
      </w:r>
    </w:p>
    <w:p w14:paraId="7B9E80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AB4CF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analysis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LivenessAnalysis()</w:t>
      </w:r>
    </w:p>
    <w:p w14:paraId="5575E9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784E3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recent timeout reasons</w:t>
      </w:r>
    </w:p>
    <w:p w14:paraId="30084C8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recent_timeouts </w:t>
      </w:r>
      <w:r w:rsidRPr="00602E4B">
        <w:rPr>
          <w:rFonts w:ascii="Inter" w:hAnsi="Inter" w:cs="Courier New"/>
          <w:color w:val="61AFEF"/>
          <w:sz w:val="18"/>
          <w:szCs w:val="18"/>
        </w:rPr>
        <w:t>=</w:t>
      </w:r>
      <w:r w:rsidRPr="00602E4B">
        <w:rPr>
          <w:rFonts w:ascii="Inter" w:hAnsi="Inter" w:cs="Courier New"/>
          <w:color w:val="ABB2BF"/>
          <w:sz w:val="18"/>
          <w:szCs w:val="18"/>
        </w:rPr>
        <w:t xml:space="preserve"> get_recent_timeout_qcs(lookback</w:t>
      </w:r>
      <w:r w:rsidRPr="00602E4B">
        <w:rPr>
          <w:rFonts w:ascii="Inter" w:hAnsi="Inter" w:cs="Courier New"/>
          <w:color w:val="61AFEF"/>
          <w:sz w:val="18"/>
          <w:szCs w:val="18"/>
        </w:rPr>
        <w:t>=</w:t>
      </w:r>
      <w:r w:rsidRPr="00602E4B">
        <w:rPr>
          <w:rFonts w:ascii="Inter" w:hAnsi="Inter" w:cs="Courier New"/>
          <w:color w:val="D19A66"/>
          <w:sz w:val="18"/>
          <w:szCs w:val="18"/>
        </w:rPr>
        <w:t>10</w:t>
      </w:r>
      <w:r w:rsidRPr="00602E4B">
        <w:rPr>
          <w:rFonts w:ascii="Inter" w:hAnsi="Inter" w:cs="Courier New"/>
          <w:color w:val="ABB2BF"/>
          <w:sz w:val="18"/>
          <w:szCs w:val="18"/>
        </w:rPr>
        <w:t>)</w:t>
      </w:r>
    </w:p>
    <w:p w14:paraId="496BF3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D7086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Count timeout reasons</w:t>
      </w:r>
    </w:p>
    <w:p w14:paraId="70DDDA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reason_counts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A1030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tqc </w:t>
      </w:r>
      <w:r w:rsidRPr="00602E4B">
        <w:rPr>
          <w:rFonts w:ascii="Inter" w:hAnsi="Inter" w:cs="Courier New"/>
          <w:color w:val="C678DD"/>
          <w:sz w:val="18"/>
          <w:szCs w:val="18"/>
        </w:rPr>
        <w:t>in</w:t>
      </w:r>
      <w:r w:rsidRPr="00602E4B">
        <w:rPr>
          <w:rFonts w:ascii="Inter" w:hAnsi="Inter" w:cs="Courier New"/>
          <w:color w:val="ABB2BF"/>
          <w:sz w:val="18"/>
          <w:szCs w:val="18"/>
        </w:rPr>
        <w:t xml:space="preserve"> recent_timeouts:</w:t>
      </w:r>
    </w:p>
    <w:p w14:paraId="2A0F669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reason, count </w:t>
      </w:r>
      <w:r w:rsidRPr="00602E4B">
        <w:rPr>
          <w:rFonts w:ascii="Inter" w:hAnsi="Inter" w:cs="Courier New"/>
          <w:color w:val="C678DD"/>
          <w:sz w:val="18"/>
          <w:szCs w:val="18"/>
        </w:rPr>
        <w:t>in</w:t>
      </w:r>
      <w:r w:rsidRPr="00602E4B">
        <w:rPr>
          <w:rFonts w:ascii="Inter" w:hAnsi="Inter" w:cs="Courier New"/>
          <w:color w:val="ABB2BF"/>
          <w:sz w:val="18"/>
          <w:szCs w:val="18"/>
        </w:rPr>
        <w:t xml:space="preserve"> tqc.timeout_reasons.items():</w:t>
      </w:r>
    </w:p>
    <w:p w14:paraId="2BDEA3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reason_counts[reason] </w:t>
      </w:r>
      <w:r w:rsidRPr="00602E4B">
        <w:rPr>
          <w:rFonts w:ascii="Inter" w:hAnsi="Inter" w:cs="Courier New"/>
          <w:color w:val="61AFEF"/>
          <w:sz w:val="18"/>
          <w:szCs w:val="18"/>
        </w:rPr>
        <w:t>=</w:t>
      </w:r>
      <w:r w:rsidRPr="00602E4B">
        <w:rPr>
          <w:rFonts w:ascii="Inter" w:hAnsi="Inter" w:cs="Courier New"/>
          <w:color w:val="ABB2BF"/>
          <w:sz w:val="18"/>
          <w:szCs w:val="18"/>
        </w:rPr>
        <w:t xml:space="preserve"> reason_counts.get(reason,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count</w:t>
      </w:r>
    </w:p>
    <w:p w14:paraId="172D123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72027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Determine primary cause</w:t>
      </w:r>
    </w:p>
    <w:p w14:paraId="6790FA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reason_counts.get(TimeoutReason.BRIDGE_ATTESTATION_DELAY,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5</w:t>
      </w:r>
      <w:r w:rsidRPr="00602E4B">
        <w:rPr>
          <w:rFonts w:ascii="Inter" w:hAnsi="Inter" w:cs="Courier New"/>
          <w:color w:val="ABB2BF"/>
          <w:sz w:val="18"/>
          <w:szCs w:val="18"/>
        </w:rPr>
        <w:t>:</w:t>
      </w:r>
    </w:p>
    <w:p w14:paraId="3FE359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LivenessFailureCause.BRIDGE_BLOCKING</w:t>
      </w:r>
    </w:p>
    <w:p w14:paraId="0FEE39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1468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Identify which chains are problematic</w:t>
      </w:r>
    </w:p>
    <w:p w14:paraId="4706AC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tqc </w:t>
      </w:r>
      <w:r w:rsidRPr="00602E4B">
        <w:rPr>
          <w:rFonts w:ascii="Inter" w:hAnsi="Inter" w:cs="Courier New"/>
          <w:color w:val="C678DD"/>
          <w:sz w:val="18"/>
          <w:szCs w:val="18"/>
        </w:rPr>
        <w:t>in</w:t>
      </w:r>
      <w:r w:rsidRPr="00602E4B">
        <w:rPr>
          <w:rFonts w:ascii="Inter" w:hAnsi="Inter" w:cs="Courier New"/>
          <w:color w:val="ABB2BF"/>
          <w:sz w:val="18"/>
          <w:szCs w:val="18"/>
        </w:rPr>
        <w:t xml:space="preserve"> recent_timeouts:</w:t>
      </w:r>
    </w:p>
    <w:p w14:paraId="661039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tqc.bridge_aggregation:</w:t>
      </w:r>
    </w:p>
    <w:p w14:paraId="176FD8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status </w:t>
      </w:r>
      <w:r w:rsidRPr="00602E4B">
        <w:rPr>
          <w:rFonts w:ascii="Inter" w:hAnsi="Inter" w:cs="Courier New"/>
          <w:color w:val="C678DD"/>
          <w:sz w:val="18"/>
          <w:szCs w:val="18"/>
        </w:rPr>
        <w:t>in</w:t>
      </w:r>
      <w:r w:rsidRPr="00602E4B">
        <w:rPr>
          <w:rFonts w:ascii="Inter" w:hAnsi="Inter" w:cs="Courier New"/>
          <w:color w:val="ABB2BF"/>
          <w:sz w:val="18"/>
          <w:szCs w:val="18"/>
        </w:rPr>
        <w:t xml:space="preserve"> tqc.bridge_aggregation.chain_health_consensus.items():</w:t>
      </w:r>
    </w:p>
    <w:p w14:paraId="38CC12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status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ExternalChainStatus.HEALTHY:</w:t>
      </w:r>
    </w:p>
    <w:p w14:paraId="07DD1A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analysis.problematic_chains.append(chain)</w:t>
      </w:r>
    </w:p>
    <w:p w14:paraId="485E8A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analysis.chain_issues[chain]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str</w:t>
      </w:r>
      <w:r w:rsidRPr="00602E4B">
        <w:rPr>
          <w:rFonts w:ascii="Inter" w:hAnsi="Inter" w:cs="Courier New"/>
          <w:color w:val="ABB2BF"/>
          <w:sz w:val="18"/>
          <w:szCs w:val="18"/>
        </w:rPr>
        <w:t>(status)</w:t>
      </w:r>
    </w:p>
    <w:p w14:paraId="6E0492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870B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reason_counts.get(TimeoutReason.INSUFFICIENT_PREPARE_VOTES,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7</w:t>
      </w:r>
      <w:r w:rsidRPr="00602E4B">
        <w:rPr>
          <w:rFonts w:ascii="Inter" w:hAnsi="Inter" w:cs="Courier New"/>
          <w:color w:val="ABB2BF"/>
          <w:sz w:val="18"/>
          <w:szCs w:val="18"/>
        </w:rPr>
        <w:t>:</w:t>
      </w:r>
    </w:p>
    <w:p w14:paraId="17BE40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Not getting enough votes - likely network partition or low participation</w:t>
      </w:r>
    </w:p>
    <w:p w14:paraId="78BECE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analysis.participation_rate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calculate_recent_participation_rate()</w:t>
      </w:r>
    </w:p>
    <w:p w14:paraId="4B1001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1108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analysis.participation_rate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0.5</w:t>
      </w:r>
      <w:r w:rsidRPr="00602E4B">
        <w:rPr>
          <w:rFonts w:ascii="Inter" w:hAnsi="Inter" w:cs="Courier New"/>
          <w:color w:val="ABB2BF"/>
          <w:sz w:val="18"/>
          <w:szCs w:val="18"/>
        </w:rPr>
        <w:t>:</w:t>
      </w:r>
    </w:p>
    <w:p w14:paraId="68800D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LivenessFailureCause.INSUFFICIENT_PARTICIPATION</w:t>
      </w:r>
    </w:p>
    <w:p w14:paraId="139DB8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24BA0B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LivenessFailureCause.NETWORK_PARTITION</w:t>
      </w:r>
    </w:p>
    <w:p w14:paraId="104D04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analysis.network_partition_detected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75C526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76C0F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reason_counts.get(TimeoutReason.INVALID_PROPOSAL,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5</w:t>
      </w:r>
      <w:r w:rsidRPr="00602E4B">
        <w:rPr>
          <w:rFonts w:ascii="Inter" w:hAnsi="Inter" w:cs="Courier New"/>
          <w:color w:val="ABB2BF"/>
          <w:sz w:val="18"/>
          <w:szCs w:val="18"/>
        </w:rPr>
        <w:t>:</w:t>
      </w:r>
    </w:p>
    <w:p w14:paraId="77A62D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Multiple invalid proposals - Byzantine leaders</w:t>
      </w:r>
    </w:p>
    <w:p w14:paraId="3D2D14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LivenessFailureCause.BYZANTINE_LEADERS</w:t>
      </w:r>
    </w:p>
    <w:p w14:paraId="056C83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analysis.byzantine_leader_streak </w:t>
      </w:r>
      <w:r w:rsidRPr="00602E4B">
        <w:rPr>
          <w:rFonts w:ascii="Inter" w:hAnsi="Inter" w:cs="Courier New"/>
          <w:color w:val="61AFEF"/>
          <w:sz w:val="18"/>
          <w:szCs w:val="18"/>
        </w:rPr>
        <w:t>=</w:t>
      </w:r>
      <w:r w:rsidRPr="00602E4B">
        <w:rPr>
          <w:rFonts w:ascii="Inter" w:hAnsi="Inter" w:cs="Courier New"/>
          <w:color w:val="ABB2BF"/>
          <w:sz w:val="18"/>
          <w:szCs w:val="18"/>
        </w:rPr>
        <w:t xml:space="preserve"> count_consecutive_invalid_proposals()</w:t>
      </w:r>
    </w:p>
    <w:p w14:paraId="2F008E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35BEE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38D1ED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analysis.cause </w:t>
      </w:r>
      <w:r w:rsidRPr="00602E4B">
        <w:rPr>
          <w:rFonts w:ascii="Inter" w:hAnsi="Inter" w:cs="Courier New"/>
          <w:color w:val="61AFEF"/>
          <w:sz w:val="18"/>
          <w:szCs w:val="18"/>
        </w:rPr>
        <w:t>=</w:t>
      </w:r>
      <w:r w:rsidRPr="00602E4B">
        <w:rPr>
          <w:rFonts w:ascii="Inter" w:hAnsi="Inter" w:cs="Courier New"/>
          <w:color w:val="ABB2BF"/>
          <w:sz w:val="18"/>
          <w:szCs w:val="18"/>
        </w:rPr>
        <w:t xml:space="preserve"> LivenessFailureCause.UNKNOWN</w:t>
      </w:r>
    </w:p>
    <w:p w14:paraId="6891D0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CEDEA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analysis</w:t>
      </w:r>
    </w:p>
    <w:p w14:paraId="0E4761FE" w14:textId="77777777" w:rsidR="000F59A8" w:rsidRPr="00602E4B" w:rsidRDefault="00035578" w:rsidP="000F59A8">
      <w:pPr>
        <w:rPr>
          <w:rFonts w:ascii="Inter" w:hAnsi="Inter"/>
          <w:sz w:val="18"/>
          <w:szCs w:val="18"/>
        </w:rPr>
      </w:pPr>
      <w:r>
        <w:pict w14:anchorId="3549DB7A">
          <v:rect id="Rectangle 35"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87138E"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11. Epoch Transitions</w:t>
      </w:r>
    </w:p>
    <w:p w14:paraId="500616F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Epochs provide natural boundaries for state updates that would be expensive to perform every block.</w:t>
      </w:r>
    </w:p>
    <w:p w14:paraId="0A176FF3"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11.1 Epoch Structure</w:t>
      </w:r>
    </w:p>
    <w:p w14:paraId="402E74A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Each epoch consists of:</w:t>
      </w:r>
    </w:p>
    <w:p w14:paraId="513DE70F" w14:textId="77777777" w:rsidR="000F59A8" w:rsidRPr="00602E4B" w:rsidRDefault="000F59A8">
      <w:pPr>
        <w:numPr>
          <w:ilvl w:val="0"/>
          <w:numId w:val="237"/>
        </w:numPr>
        <w:spacing w:before="100" w:beforeAutospacing="1" w:after="100" w:afterAutospacing="1"/>
        <w:rPr>
          <w:rFonts w:ascii="Inter" w:hAnsi="Inter"/>
          <w:sz w:val="18"/>
          <w:szCs w:val="18"/>
        </w:rPr>
      </w:pPr>
      <w:r w:rsidRPr="00602E4B">
        <w:rPr>
          <w:rFonts w:ascii="Inter" w:hAnsi="Inter"/>
          <w:b/>
          <w:bCs/>
          <w:sz w:val="18"/>
          <w:szCs w:val="18"/>
        </w:rPr>
        <w:t>Duration:</w:t>
      </w:r>
      <w:r w:rsidRPr="00602E4B">
        <w:rPr>
          <w:rFonts w:ascii="Inter" w:hAnsi="Inter"/>
          <w:sz w:val="18"/>
          <w:szCs w:val="18"/>
        </w:rPr>
        <w:t xml:space="preserve"> </w:t>
      </w:r>
      <m:oMath>
        <m:r>
          <w:rPr>
            <w:rFonts w:ascii="Cambria Math" w:hAnsi="Cambria Math"/>
            <w:sz w:val="18"/>
            <w:szCs w:val="18"/>
          </w:rPr>
          <m:t>L</m:t>
        </m:r>
      </m:oMath>
      <w:r w:rsidRPr="00602E4B">
        <w:rPr>
          <w:rFonts w:ascii="Inter" w:hAnsi="Inter"/>
          <w:sz w:val="18"/>
          <w:szCs w:val="18"/>
        </w:rPr>
        <w:t xml:space="preserve">blocks (default: 10,000 blocks ≈ 5.5 hours at 2s/block) </w:t>
      </w:r>
    </w:p>
    <w:p w14:paraId="4ED613B9" w14:textId="77777777" w:rsidR="000F59A8" w:rsidRPr="00602E4B" w:rsidRDefault="000F59A8">
      <w:pPr>
        <w:numPr>
          <w:ilvl w:val="0"/>
          <w:numId w:val="237"/>
        </w:numPr>
        <w:spacing w:before="100" w:beforeAutospacing="1" w:after="100" w:afterAutospacing="1"/>
        <w:rPr>
          <w:rFonts w:ascii="Inter" w:hAnsi="Inter"/>
          <w:sz w:val="18"/>
          <w:szCs w:val="18"/>
        </w:rPr>
      </w:pPr>
      <w:r w:rsidRPr="00602E4B">
        <w:rPr>
          <w:rFonts w:ascii="Inter" w:hAnsi="Inter"/>
          <w:b/>
          <w:bCs/>
          <w:sz w:val="18"/>
          <w:szCs w:val="18"/>
        </w:rPr>
        <w:t>Validator set:</w:t>
      </w:r>
      <w:r w:rsidRPr="00602E4B">
        <w:rPr>
          <w:rFonts w:ascii="Inter" w:hAnsi="Inter"/>
          <w:sz w:val="18"/>
          <w:szCs w:val="18"/>
        </w:rPr>
        <w:t xml:space="preserve"> Fixed for entire epoch (no mid-epoch changes)</w:t>
      </w:r>
    </w:p>
    <w:p w14:paraId="05BF81EB" w14:textId="77777777" w:rsidR="000F59A8" w:rsidRPr="00602E4B" w:rsidRDefault="000F59A8">
      <w:pPr>
        <w:numPr>
          <w:ilvl w:val="0"/>
          <w:numId w:val="237"/>
        </w:numPr>
        <w:spacing w:before="100" w:beforeAutospacing="1" w:after="100" w:afterAutospacing="1"/>
        <w:rPr>
          <w:rFonts w:ascii="Inter" w:hAnsi="Inter"/>
          <w:sz w:val="18"/>
          <w:szCs w:val="18"/>
        </w:rPr>
      </w:pPr>
      <w:r w:rsidRPr="00602E4B">
        <w:rPr>
          <w:rFonts w:ascii="Inter" w:hAnsi="Inter"/>
          <w:b/>
          <w:bCs/>
          <w:sz w:val="18"/>
          <w:szCs w:val="18"/>
        </w:rPr>
        <w:t>Randomness seed:</w:t>
      </w:r>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e</m:t>
            </m:r>
          </m:sub>
        </m:sSub>
      </m:oMath>
      <w:r w:rsidRPr="00602E4B">
        <w:rPr>
          <w:rFonts w:ascii="Inter" w:hAnsi="Inter"/>
          <w:sz w:val="18"/>
          <w:szCs w:val="18"/>
        </w:rPr>
        <w:t xml:space="preserve">used for all leader/committee selection in epoch </w:t>
      </w:r>
    </w:p>
    <w:p w14:paraId="1EE7C274" w14:textId="77777777" w:rsidR="000F59A8" w:rsidRPr="00602E4B" w:rsidRDefault="000F59A8">
      <w:pPr>
        <w:numPr>
          <w:ilvl w:val="0"/>
          <w:numId w:val="237"/>
        </w:numPr>
        <w:spacing w:before="100" w:beforeAutospacing="1" w:after="100" w:afterAutospacing="1"/>
        <w:rPr>
          <w:rFonts w:ascii="Inter" w:hAnsi="Inter"/>
          <w:sz w:val="18"/>
          <w:szCs w:val="18"/>
        </w:rPr>
      </w:pPr>
      <w:r w:rsidRPr="00602E4B">
        <w:rPr>
          <w:rFonts w:ascii="Inter" w:hAnsi="Inter"/>
          <w:b/>
          <w:bCs/>
          <w:sz w:val="18"/>
          <w:szCs w:val="18"/>
        </w:rPr>
        <w:t>Bridge checkpoint windows:</w:t>
      </w:r>
      <w:r w:rsidRPr="00602E4B">
        <w:rPr>
          <w:rFonts w:ascii="Inter" w:hAnsi="Inter"/>
          <w:sz w:val="18"/>
          <w:szCs w:val="18"/>
        </w:rPr>
        <w:t xml:space="preserve"> Synchronized cross-chain event finalization</w:t>
      </w:r>
    </w:p>
    <w:p w14:paraId="3C1BAAD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Epoch Boundaries and Bridge Coordination:</w:t>
      </w:r>
    </w:p>
    <w:p w14:paraId="0C74E321" w14:textId="77777777" w:rsidR="000F59A8" w:rsidRPr="00602E4B" w:rsidRDefault="000F59A8" w:rsidP="000F59A8">
      <w:pPr>
        <w:rPr>
          <w:rFonts w:ascii="Inter" w:hAnsi="Inter"/>
          <w:sz w:val="18"/>
          <w:szCs w:val="18"/>
        </w:rPr>
      </w:pPr>
      <w:r w:rsidRPr="00602E4B">
        <w:rPr>
          <w:rFonts w:ascii="Inter" w:hAnsi="Inter"/>
          <w:sz w:val="18"/>
          <w:szCs w:val="18"/>
        </w:rPr>
        <w:t>python</w:t>
      </w:r>
    </w:p>
    <w:p w14:paraId="7B3A1C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class</w:t>
      </w:r>
      <w:r w:rsidRPr="00602E4B">
        <w:rPr>
          <w:rFonts w:ascii="Inter" w:hAnsi="Inter" w:cs="Courier New"/>
          <w:color w:val="ABB2BF"/>
          <w:sz w:val="18"/>
          <w:szCs w:val="18"/>
        </w:rPr>
        <w:t xml:space="preserve"> </w:t>
      </w:r>
      <w:r w:rsidRPr="00602E4B">
        <w:rPr>
          <w:rFonts w:ascii="Inter" w:hAnsi="Inter" w:cs="Courier New"/>
          <w:color w:val="D19A66"/>
          <w:sz w:val="18"/>
          <w:szCs w:val="18"/>
        </w:rPr>
        <w:t>Epoch</w:t>
      </w:r>
      <w:r w:rsidRPr="00602E4B">
        <w:rPr>
          <w:rFonts w:ascii="Inter" w:hAnsi="Inter" w:cs="Courier New"/>
          <w:color w:val="ABB2BF"/>
          <w:sz w:val="18"/>
          <w:szCs w:val="18"/>
        </w:rPr>
        <w:t>:</w:t>
      </w:r>
    </w:p>
    <w:p w14:paraId="7F5A33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__init__</w:t>
      </w:r>
      <w:r w:rsidRPr="00602E4B">
        <w:rPr>
          <w:rFonts w:ascii="Inter" w:hAnsi="Inter" w:cs="Courier New"/>
          <w:color w:val="ABB2BF"/>
          <w:sz w:val="18"/>
          <w:szCs w:val="18"/>
        </w:rPr>
        <w:t>(self, epoch_number: u64):</w:t>
      </w:r>
    </w:p>
    <w:p w14:paraId="426E83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self.number: u64 </w:t>
      </w:r>
      <w:r w:rsidRPr="00602E4B">
        <w:rPr>
          <w:rFonts w:ascii="Inter" w:hAnsi="Inter" w:cs="Courier New"/>
          <w:color w:val="61AFEF"/>
          <w:sz w:val="18"/>
          <w:szCs w:val="18"/>
        </w:rPr>
        <w:t>=</w:t>
      </w:r>
      <w:r w:rsidRPr="00602E4B">
        <w:rPr>
          <w:rFonts w:ascii="Inter" w:hAnsi="Inter" w:cs="Courier New"/>
          <w:color w:val="ABB2BF"/>
          <w:sz w:val="18"/>
          <w:szCs w:val="18"/>
        </w:rPr>
        <w:t xml:space="preserve"> epoch_number</w:t>
      </w:r>
    </w:p>
    <w:p w14:paraId="24BFB1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self.start_height: u64 </w:t>
      </w:r>
      <w:r w:rsidRPr="00602E4B">
        <w:rPr>
          <w:rFonts w:ascii="Inter" w:hAnsi="Inter" w:cs="Courier New"/>
          <w:color w:val="61AFEF"/>
          <w:sz w:val="18"/>
          <w:szCs w:val="18"/>
        </w:rPr>
        <w:t>=</w:t>
      </w:r>
      <w:r w:rsidRPr="00602E4B">
        <w:rPr>
          <w:rFonts w:ascii="Inter" w:hAnsi="Inter" w:cs="Courier New"/>
          <w:color w:val="ABB2BF"/>
          <w:sz w:val="18"/>
          <w:szCs w:val="18"/>
        </w:rPr>
        <w:t xml:space="preserve"> epoch_number </w:t>
      </w:r>
      <w:r w:rsidRPr="00602E4B">
        <w:rPr>
          <w:rFonts w:ascii="Inter" w:hAnsi="Inter" w:cs="Courier New"/>
          <w:color w:val="61AFEF"/>
          <w:sz w:val="18"/>
          <w:szCs w:val="18"/>
        </w:rPr>
        <w:t>*</w:t>
      </w:r>
      <w:r w:rsidRPr="00602E4B">
        <w:rPr>
          <w:rFonts w:ascii="Inter" w:hAnsi="Inter" w:cs="Courier New"/>
          <w:color w:val="ABB2BF"/>
          <w:sz w:val="18"/>
          <w:szCs w:val="18"/>
        </w:rPr>
        <w:t xml:space="preserve"> L</w:t>
      </w:r>
    </w:p>
    <w:p w14:paraId="690030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self.end_height: u64 </w:t>
      </w:r>
      <w:r w:rsidRPr="00602E4B">
        <w:rPr>
          <w:rFonts w:ascii="Inter" w:hAnsi="Inter" w:cs="Courier New"/>
          <w:color w:val="61AFEF"/>
          <w:sz w:val="18"/>
          <w:szCs w:val="18"/>
        </w:rPr>
        <w:t>=</w:t>
      </w:r>
      <w:r w:rsidRPr="00602E4B">
        <w:rPr>
          <w:rFonts w:ascii="Inter" w:hAnsi="Inter" w:cs="Courier New"/>
          <w:color w:val="ABB2BF"/>
          <w:sz w:val="18"/>
          <w:szCs w:val="18"/>
        </w:rPr>
        <w:t xml:space="preserve"> (epoch_number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L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4751A4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self.start_time: i64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Set when first block produced</w:t>
      </w:r>
    </w:p>
    <w:p w14:paraId="222266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self.end_time: i64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Set when last block finalized</w:t>
      </w:r>
    </w:p>
    <w:p w14:paraId="1CD54F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E5E64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Validator set for this epoch</w:t>
      </w:r>
    </w:p>
    <w:p w14:paraId="4652EA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self.validators: List[Validator]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75F874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self.validator_weights: Dict[ValidatorID, </w:t>
      </w:r>
      <w:r w:rsidRPr="00602E4B">
        <w:rPr>
          <w:rFonts w:ascii="Inter" w:hAnsi="Inter" w:cs="Courier New"/>
          <w:color w:val="98C379"/>
          <w:sz w:val="18"/>
          <w:szCs w:val="18"/>
        </w:rPr>
        <w:t>float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579453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0626E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Randomness for leader/committee selection</w:t>
      </w:r>
    </w:p>
    <w:p w14:paraId="0B2C57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self.randomness: Bytes32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3F2E69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293AD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Bridge-specific</w:t>
      </w:r>
    </w:p>
    <w:p w14:paraId="266DFD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self.bridge_checkpoints: List[BridgeCheckpoint]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4A242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self.cross_chain_events_processed: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p>
    <w:p w14:paraId="3FED95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self.bridge_relayer_performance: Dict[ValidatorID, BridgePerformance]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188753B9"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11.2 Transition Phases</w:t>
      </w:r>
    </w:p>
    <w:p w14:paraId="1AA39243"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 xml:space="preserve">Epoch transition occurs in the final block of epoch </w:t>
      </w:r>
      <m:oMath>
        <m:r>
          <w:rPr>
            <w:rFonts w:ascii="Cambria Math" w:hAnsi="Cambria Math"/>
            <w:sz w:val="18"/>
            <w:szCs w:val="18"/>
          </w:rPr>
          <m:t>e</m:t>
        </m:r>
      </m:oMath>
      <w:r w:rsidRPr="00602E4B">
        <w:rPr>
          <w:rFonts w:ascii="Inter" w:hAnsi="Inter"/>
          <w:sz w:val="18"/>
          <w:szCs w:val="18"/>
        </w:rPr>
        <w:t xml:space="preserve">: </w:t>
      </w:r>
    </w:p>
    <w:p w14:paraId="102ED4B5"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Phase 1: Stake Snapshot</w:t>
      </w:r>
    </w:p>
    <w:p w14:paraId="6FA2D85A"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552E2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snapshot_stake</w:t>
      </w:r>
      <w:r w:rsidRPr="00602E4B">
        <w:rPr>
          <w:rFonts w:ascii="Inter" w:hAnsi="Inter" w:cs="Courier New"/>
          <w:color w:val="ABB2BF"/>
          <w:sz w:val="18"/>
          <w:szCs w:val="18"/>
        </w:rPr>
        <w:t xml:space="preserve">(epoch: u64) </w:t>
      </w:r>
      <w:r w:rsidRPr="00602E4B">
        <w:rPr>
          <w:rFonts w:ascii="Inter" w:hAnsi="Inter" w:cs="Courier New"/>
          <w:color w:val="61AFEF"/>
          <w:sz w:val="18"/>
          <w:szCs w:val="18"/>
        </w:rPr>
        <w:t>-&gt;</w:t>
      </w:r>
      <w:r w:rsidRPr="00602E4B">
        <w:rPr>
          <w:rFonts w:ascii="Inter" w:hAnsi="Inter" w:cs="Courier New"/>
          <w:color w:val="ABB2BF"/>
          <w:sz w:val="18"/>
          <w:szCs w:val="18"/>
        </w:rPr>
        <w:t xml:space="preserve"> ValidatorSet:</w:t>
      </w:r>
    </w:p>
    <w:p w14:paraId="67BB4D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79E1A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Snapshot current stake and process validator set changes.</w:t>
      </w:r>
    </w:p>
    <w:p w14:paraId="2771CB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390C6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next_epoch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741916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get_active_validators()</w:t>
      </w:r>
    </w:p>
    <w:p w14:paraId="01886F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A171F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validator state changes</w:t>
      </w:r>
    </w:p>
    <w:p w14:paraId="14261C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current_validators:</w:t>
      </w:r>
    </w:p>
    <w:p w14:paraId="1521BB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Freeze current stake (no deposits/withdrawals processed mid-epoch)</w:t>
      </w:r>
    </w:p>
    <w:p w14:paraId="4A1EBC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validator.stake_snapshot[next_epoch]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validator.stake_current</w:t>
      </w:r>
    </w:p>
    <w:p w14:paraId="182BA38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2E4B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queued entries</w:t>
      </w:r>
    </w:p>
    <w:p w14:paraId="5414B5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ValidatorStatus.ENTERING </w:t>
      </w:r>
      <w:r w:rsidRPr="00602E4B">
        <w:rPr>
          <w:rFonts w:ascii="Inter" w:hAnsi="Inter" w:cs="Courier New"/>
          <w:color w:val="C678DD"/>
          <w:sz w:val="18"/>
          <w:szCs w:val="18"/>
        </w:rPr>
        <w:t>and</w:t>
      </w:r>
      <w:r w:rsidRPr="00602E4B">
        <w:rPr>
          <w:rFonts w:ascii="Inter" w:hAnsi="Inter" w:cs="Courier New"/>
          <w:color w:val="ABB2BF"/>
          <w:sz w:val="18"/>
          <w:szCs w:val="18"/>
        </w:rPr>
        <w:t xml:space="preserve"> validator.entry_epoch </w:t>
      </w:r>
      <w:r w:rsidRPr="00602E4B">
        <w:rPr>
          <w:rFonts w:ascii="Inter" w:hAnsi="Inter" w:cs="Courier New"/>
          <w:color w:val="61AFEF"/>
          <w:sz w:val="18"/>
          <w:szCs w:val="18"/>
        </w:rPr>
        <w:t>==</w:t>
      </w:r>
      <w:r w:rsidRPr="00602E4B">
        <w:rPr>
          <w:rFonts w:ascii="Inter" w:hAnsi="Inter" w:cs="Courier New"/>
          <w:color w:val="ABB2BF"/>
          <w:sz w:val="18"/>
          <w:szCs w:val="18"/>
        </w:rPr>
        <w:t xml:space="preserve"> next_epoch:</w:t>
      </w:r>
    </w:p>
    <w:p w14:paraId="39844E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23BB3A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emit_event(ValidatorActivated {</w:t>
      </w:r>
    </w:p>
    <w:p w14:paraId="60CDA7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4C94EA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stake: validator.stake_current,</w:t>
      </w:r>
    </w:p>
    <w:p w14:paraId="07E220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next_epoch</w:t>
      </w:r>
    </w:p>
    <w:p w14:paraId="08FEE2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546F3C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01D8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queued exits</w:t>
      </w:r>
    </w:p>
    <w:p w14:paraId="27CD39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ValidatorStatus.UNBONDING </w:t>
      </w:r>
      <w:r w:rsidRPr="00602E4B">
        <w:rPr>
          <w:rFonts w:ascii="Inter" w:hAnsi="Inter" w:cs="Courier New"/>
          <w:color w:val="C678DD"/>
          <w:sz w:val="18"/>
          <w:szCs w:val="18"/>
        </w:rPr>
        <w:t>and</w:t>
      </w:r>
      <w:r w:rsidRPr="00602E4B">
        <w:rPr>
          <w:rFonts w:ascii="Inter" w:hAnsi="Inter" w:cs="Courier New"/>
          <w:color w:val="ABB2BF"/>
          <w:sz w:val="18"/>
          <w:szCs w:val="18"/>
        </w:rPr>
        <w:t xml:space="preserve"> validator.exit_epoch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next_epoch:</w:t>
      </w:r>
    </w:p>
    <w:p w14:paraId="07233F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ValidatorStatus.EXITED</w:t>
      </w:r>
    </w:p>
    <w:p w14:paraId="6E4C1D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unlock_stake(validator)</w:t>
      </w:r>
    </w:p>
    <w:p w14:paraId="790C5C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emit_event(ValidatorExited {</w:t>
      </w:r>
    </w:p>
    <w:p w14:paraId="6A4B32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61CF16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stake_returned: validator.stake_current,</w:t>
      </w:r>
    </w:p>
    <w:p w14:paraId="609EDF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next_epoch</w:t>
      </w:r>
    </w:p>
    <w:p w14:paraId="49E96C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AFA41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DA219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Release from jail</w:t>
      </w:r>
    </w:p>
    <w:p w14:paraId="1EBF2D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ValidatorStatus.JAILED </w:t>
      </w:r>
      <w:r w:rsidRPr="00602E4B">
        <w:rPr>
          <w:rFonts w:ascii="Inter" w:hAnsi="Inter" w:cs="Courier New"/>
          <w:color w:val="C678DD"/>
          <w:sz w:val="18"/>
          <w:szCs w:val="18"/>
        </w:rPr>
        <w:t>and</w:t>
      </w:r>
      <w:r w:rsidRPr="00602E4B">
        <w:rPr>
          <w:rFonts w:ascii="Inter" w:hAnsi="Inter" w:cs="Courier New"/>
          <w:color w:val="ABB2BF"/>
          <w:sz w:val="18"/>
          <w:szCs w:val="18"/>
        </w:rPr>
        <w:t xml:space="preserve"> validator.jail_until </w:t>
      </w:r>
      <w:r w:rsidRPr="00602E4B">
        <w:rPr>
          <w:rFonts w:ascii="Inter" w:hAnsi="Inter" w:cs="Courier New"/>
          <w:color w:val="61AFEF"/>
          <w:sz w:val="18"/>
          <w:szCs w:val="18"/>
        </w:rPr>
        <w:t>==</w:t>
      </w:r>
      <w:r w:rsidRPr="00602E4B">
        <w:rPr>
          <w:rFonts w:ascii="Inter" w:hAnsi="Inter" w:cs="Courier New"/>
          <w:color w:val="ABB2BF"/>
          <w:sz w:val="18"/>
          <w:szCs w:val="18"/>
        </w:rPr>
        <w:t xml:space="preserve"> next_epoch:</w:t>
      </w:r>
    </w:p>
    <w:p w14:paraId="27408D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727946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emit_event(ValidatorReleased {</w:t>
      </w:r>
    </w:p>
    <w:p w14:paraId="31899E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07967C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jailed_for: next_epoch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validator.jailed_at,</w:t>
      </w:r>
    </w:p>
    <w:p w14:paraId="3334D1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next_epoch</w:t>
      </w:r>
    </w:p>
    <w:p w14:paraId="0C4FBF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A6754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92E3D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bridge registration changes</w:t>
      </w:r>
    </w:p>
    <w:p w14:paraId="1DFB4F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process_bridge_registration_changes(validator, next_epoch)</w:t>
      </w:r>
    </w:p>
    <w:p w14:paraId="4D19DA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3EF8A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Build next epoch's validator set</w:t>
      </w:r>
    </w:p>
    <w:p w14:paraId="47905F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next_validators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[v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current_validators </w:t>
      </w:r>
      <w:r w:rsidRPr="00602E4B">
        <w:rPr>
          <w:rFonts w:ascii="Inter" w:hAnsi="Inter" w:cs="Courier New"/>
          <w:color w:val="C678DD"/>
          <w:sz w:val="18"/>
          <w:szCs w:val="18"/>
        </w:rPr>
        <w:t>if</w:t>
      </w:r>
      <w:r w:rsidRPr="00602E4B">
        <w:rPr>
          <w:rFonts w:ascii="Inter" w:hAnsi="Inter" w:cs="Courier New"/>
          <w:color w:val="ABB2BF"/>
          <w:sz w:val="18"/>
          <w:szCs w:val="18"/>
        </w:rPr>
        <w:t xml:space="preserve"> v.status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08BA18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64B76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Store snapshot</w:t>
      </w:r>
    </w:p>
    <w:p w14:paraId="780D80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store_validator_set_snapshot(next_epoch, next_validators)</w:t>
      </w:r>
    </w:p>
    <w:p w14:paraId="391658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94992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next_validators</w:t>
      </w:r>
    </w:p>
    <w:p w14:paraId="067B80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B0743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process_bridge_registration_changes</w:t>
      </w:r>
      <w:r w:rsidRPr="00602E4B">
        <w:rPr>
          <w:rFonts w:ascii="Inter" w:hAnsi="Inter" w:cs="Courier New"/>
          <w:color w:val="ABB2BF"/>
          <w:sz w:val="18"/>
          <w:szCs w:val="18"/>
        </w:rPr>
        <w:t>(validator: Validator, next_epoch: u64):</w:t>
      </w:r>
    </w:p>
    <w:p w14:paraId="70A638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3C7E5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Process pending bridge relayer registration/deregistration.</w:t>
      </w:r>
    </w:p>
    <w:p w14:paraId="16C051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B0C7E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new registrations</w:t>
      </w:r>
    </w:p>
    <w:p w14:paraId="5967635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validator.pending_bridge_registrations:</w:t>
      </w:r>
    </w:p>
    <w:p w14:paraId="6E5AE7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validator.bridge_registration_epoch[chain] </w:t>
      </w:r>
      <w:r w:rsidRPr="00602E4B">
        <w:rPr>
          <w:rFonts w:ascii="Inter" w:hAnsi="Inter" w:cs="Courier New"/>
          <w:color w:val="61AFEF"/>
          <w:sz w:val="18"/>
          <w:szCs w:val="18"/>
        </w:rPr>
        <w:t>==</w:t>
      </w:r>
      <w:r w:rsidRPr="00602E4B">
        <w:rPr>
          <w:rFonts w:ascii="Inter" w:hAnsi="Inter" w:cs="Courier New"/>
          <w:color w:val="ABB2BF"/>
          <w:sz w:val="18"/>
          <w:szCs w:val="18"/>
        </w:rPr>
        <w:t xml:space="preserve"> next_epoch:</w:t>
      </w:r>
    </w:p>
    <w:p w14:paraId="306F42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requirements met</w:t>
      </w:r>
    </w:p>
    <w:p w14:paraId="375A33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validator.stake_current </w:t>
      </w:r>
      <w:r w:rsidRPr="00602E4B">
        <w:rPr>
          <w:rFonts w:ascii="Inter" w:hAnsi="Inter" w:cs="Courier New"/>
          <w:color w:val="61AFEF"/>
          <w:sz w:val="18"/>
          <w:szCs w:val="18"/>
        </w:rPr>
        <w:t>&gt;=</w:t>
      </w:r>
      <w:r w:rsidRPr="00602E4B">
        <w:rPr>
          <w:rFonts w:ascii="Inter" w:hAnsi="Inter" w:cs="Courier New"/>
          <w:color w:val="ABB2BF"/>
          <w:sz w:val="18"/>
          <w:szCs w:val="18"/>
        </w:rPr>
        <w:t xml:space="preserve"> MIN_BRIDGE_STAKE:</w:t>
      </w:r>
    </w:p>
    <w:p w14:paraId="1A7113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add_to_witness_registry(validator.</w:t>
      </w:r>
      <w:r w:rsidRPr="00602E4B">
        <w:rPr>
          <w:rFonts w:ascii="Inter" w:hAnsi="Inter" w:cs="Courier New"/>
          <w:color w:val="98C379"/>
          <w:sz w:val="18"/>
          <w:szCs w:val="18"/>
        </w:rPr>
        <w:t>id</w:t>
      </w:r>
      <w:r w:rsidRPr="00602E4B">
        <w:rPr>
          <w:rFonts w:ascii="Inter" w:hAnsi="Inter" w:cs="Courier New"/>
          <w:color w:val="ABB2BF"/>
          <w:sz w:val="18"/>
          <w:szCs w:val="18"/>
        </w:rPr>
        <w:t>, chain, next_epoch)</w:t>
      </w:r>
    </w:p>
    <w:p w14:paraId="7EF6E5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validator.bridge_registrations.add(chain)</w:t>
      </w:r>
    </w:p>
    <w:p w14:paraId="60E162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8398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emit_event(BridgeRelayerRegistered {</w:t>
      </w:r>
    </w:p>
    <w:p w14:paraId="7074CF6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4C4486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chain,</w:t>
      </w:r>
    </w:p>
    <w:p w14:paraId="7BF9A9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next_epoch</w:t>
      </w:r>
    </w:p>
    <w:p w14:paraId="33DA78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F4EEA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719740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emit_event(BridgeRegistrationFailed {</w:t>
      </w:r>
    </w:p>
    <w:p w14:paraId="5299A1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6AE093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chain,</w:t>
      </w:r>
    </w:p>
    <w:p w14:paraId="4499D6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98C379"/>
          <w:sz w:val="18"/>
          <w:szCs w:val="18"/>
        </w:rPr>
        <w:t>"Insufficient stake"</w:t>
      </w:r>
    </w:p>
    <w:p w14:paraId="5CCACA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ACD5A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123D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deregistrations</w:t>
      </w:r>
    </w:p>
    <w:p w14:paraId="4DD3B2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validator.pending_bridge_deregistrations:</w:t>
      </w:r>
    </w:p>
    <w:p w14:paraId="4D65E8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validator.bridge_deregistration_epoch[chain] </w:t>
      </w:r>
      <w:r w:rsidRPr="00602E4B">
        <w:rPr>
          <w:rFonts w:ascii="Inter" w:hAnsi="Inter" w:cs="Courier New"/>
          <w:color w:val="61AFEF"/>
          <w:sz w:val="18"/>
          <w:szCs w:val="18"/>
        </w:rPr>
        <w:t>==</w:t>
      </w:r>
      <w:r w:rsidRPr="00602E4B">
        <w:rPr>
          <w:rFonts w:ascii="Inter" w:hAnsi="Inter" w:cs="Courier New"/>
          <w:color w:val="ABB2BF"/>
          <w:sz w:val="18"/>
          <w:szCs w:val="18"/>
        </w:rPr>
        <w:t xml:space="preserve"> next_epoch:</w:t>
      </w:r>
    </w:p>
    <w:p w14:paraId="599CB1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remove_from_witness_registry(validator.</w:t>
      </w:r>
      <w:r w:rsidRPr="00602E4B">
        <w:rPr>
          <w:rFonts w:ascii="Inter" w:hAnsi="Inter" w:cs="Courier New"/>
          <w:color w:val="98C379"/>
          <w:sz w:val="18"/>
          <w:szCs w:val="18"/>
        </w:rPr>
        <w:t>id</w:t>
      </w:r>
      <w:r w:rsidRPr="00602E4B">
        <w:rPr>
          <w:rFonts w:ascii="Inter" w:hAnsi="Inter" w:cs="Courier New"/>
          <w:color w:val="ABB2BF"/>
          <w:sz w:val="18"/>
          <w:szCs w:val="18"/>
        </w:rPr>
        <w:t>, chain)</w:t>
      </w:r>
    </w:p>
    <w:p w14:paraId="6B4FAE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validator.bridge_registrations.remove(chain)</w:t>
      </w:r>
    </w:p>
    <w:p w14:paraId="6AEE6F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83B7D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emit_event(BridgeRelayerDeregistered {</w:t>
      </w:r>
    </w:p>
    <w:p w14:paraId="7D4B41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4B27C0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chain,</w:t>
      </w:r>
    </w:p>
    <w:p w14:paraId="4F1081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next_epoch</w:t>
      </w:r>
    </w:p>
    <w:p w14:paraId="4731FE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F94C45"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Phase 2: Reputation Update</w:t>
      </w:r>
    </w:p>
    <w:p w14:paraId="6DEFDC43" w14:textId="77777777" w:rsidR="000F59A8" w:rsidRPr="00602E4B" w:rsidRDefault="000F59A8" w:rsidP="000F59A8">
      <w:pPr>
        <w:rPr>
          <w:rFonts w:ascii="Inter" w:hAnsi="Inter"/>
          <w:sz w:val="18"/>
          <w:szCs w:val="18"/>
        </w:rPr>
      </w:pPr>
      <w:r w:rsidRPr="00602E4B">
        <w:rPr>
          <w:rFonts w:ascii="Inter" w:hAnsi="Inter"/>
          <w:sz w:val="18"/>
          <w:szCs w:val="18"/>
        </w:rPr>
        <w:lastRenderedPageBreak/>
        <w:t>python</w:t>
      </w:r>
    </w:p>
    <w:p w14:paraId="25E1F7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update_reputations</w:t>
      </w:r>
      <w:r w:rsidRPr="00602E4B">
        <w:rPr>
          <w:rFonts w:ascii="Inter" w:hAnsi="Inter" w:cs="Courier New"/>
          <w:color w:val="ABB2BF"/>
          <w:sz w:val="18"/>
          <w:szCs w:val="18"/>
        </w:rPr>
        <w:t xml:space="preserve">(epoch: u64) </w:t>
      </w:r>
      <w:r w:rsidRPr="00602E4B">
        <w:rPr>
          <w:rFonts w:ascii="Inter" w:hAnsi="Inter" w:cs="Courier New"/>
          <w:color w:val="61AFEF"/>
          <w:sz w:val="18"/>
          <w:szCs w:val="18"/>
        </w:rPr>
        <w:t>-&gt;</w:t>
      </w:r>
      <w:r w:rsidRPr="00602E4B">
        <w:rPr>
          <w:rFonts w:ascii="Inter" w:hAnsi="Inter" w:cs="Courier New"/>
          <w:color w:val="ABB2BF"/>
          <w:sz w:val="18"/>
          <w:szCs w:val="18"/>
        </w:rPr>
        <w:t xml:space="preserve"> Dict[ValidatorID,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68DE82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B4895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 validator reputations based on epoch performance.</w:t>
      </w:r>
    </w:p>
    <w:p w14:paraId="6A9ED0A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9B6EB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updated_reputations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298141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ECB509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get_active_validators():</w:t>
      </w:r>
    </w:p>
    <w:p w14:paraId="38DF270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Compute epoch performance metrics</w:t>
      </w:r>
    </w:p>
    <w:p w14:paraId="63E98C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U_i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calculate_uptime(validator, epoch)</w:t>
      </w:r>
    </w:p>
    <w:p w14:paraId="11B9BA0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K_i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calculate_correctness(validator, epoch)</w:t>
      </w:r>
    </w:p>
    <w:p w14:paraId="1D2353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L_i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calculate_latency_score(validator, epoch)</w:t>
      </w:r>
    </w:p>
    <w:p w14:paraId="6F433F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C_i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calculate_contribution_score(validator, epoch)</w:t>
      </w:r>
    </w:p>
    <w:p w14:paraId="01DE7A3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F03E63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bridge relayers, add bridge performance</w:t>
      </w:r>
    </w:p>
    <w:p w14:paraId="63A318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p>
    <w:p w14:paraId="02E766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validator.bridge_registrations:</w:t>
      </w:r>
    </w:p>
    <w:p w14:paraId="024AE5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B_i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calculate_bridge_quality(validator, epoch)</w:t>
      </w:r>
    </w:p>
    <w:p w14:paraId="0E56B6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F9542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Weighted performance</w:t>
      </w:r>
    </w:p>
    <w:p w14:paraId="0C1F8E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validator.bridge_registrations:</w:t>
      </w:r>
    </w:p>
    <w:p w14:paraId="31B3F6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Extended formula with bridge component</w:t>
      </w:r>
    </w:p>
    <w:p w14:paraId="5FF4912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perf_i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0.30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U_i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0.25</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K_i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0.15</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L_i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44708D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0.10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C_i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0.20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B_i)</w:t>
      </w:r>
    </w:p>
    <w:p w14:paraId="2CE1BB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6AEC42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Standard formula</w:t>
      </w:r>
    </w:p>
    <w:p w14:paraId="04C72B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perf_i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0.40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U_i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0.30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K_i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0.20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L_i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0.10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C_i)</w:t>
      </w:r>
    </w:p>
    <w:p w14:paraId="67DDF94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B07F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reputation (Equation 5 - EMA)</w:t>
      </w:r>
    </w:p>
    <w:p w14:paraId="1305AA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R_i_old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validator.reputation</w:t>
      </w:r>
    </w:p>
    <w:p w14:paraId="5B5A6A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R_i_new </w:t>
      </w:r>
      <w:r w:rsidRPr="00602E4B">
        <w:rPr>
          <w:rFonts w:ascii="Inter" w:hAnsi="Inter" w:cs="Courier New"/>
          <w:color w:val="61AFEF"/>
          <w:sz w:val="18"/>
          <w:szCs w:val="18"/>
        </w:rPr>
        <w:t>=</w:t>
      </w:r>
      <w:r w:rsidRPr="00602E4B">
        <w:rPr>
          <w:rFonts w:ascii="Inter" w:hAnsi="Inter" w:cs="Courier New"/>
          <w:color w:val="ABB2BF"/>
          <w:sz w:val="18"/>
          <w:szCs w:val="18"/>
        </w:rPr>
        <w:t xml:space="preserve"> clamp(</w:t>
      </w:r>
    </w:p>
    <w:p w14:paraId="36BF1F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ρ </w:t>
      </w:r>
      <w:r w:rsidRPr="00602E4B">
        <w:rPr>
          <w:rFonts w:ascii="Inter" w:hAnsi="Inter" w:cs="Courier New"/>
          <w:color w:val="61AFEF"/>
          <w:sz w:val="18"/>
          <w:szCs w:val="18"/>
        </w:rPr>
        <w:t>*</w:t>
      </w:r>
      <w:r w:rsidRPr="00602E4B">
        <w:rPr>
          <w:rFonts w:ascii="Inter" w:hAnsi="Inter" w:cs="Courier New"/>
          <w:color w:val="ABB2BF"/>
          <w:sz w:val="18"/>
          <w:szCs w:val="18"/>
        </w:rPr>
        <w:t xml:space="preserve"> R_i_old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ρ) </w:t>
      </w:r>
      <w:r w:rsidRPr="00602E4B">
        <w:rPr>
          <w:rFonts w:ascii="Inter" w:hAnsi="Inter" w:cs="Courier New"/>
          <w:color w:val="61AFEF"/>
          <w:sz w:val="18"/>
          <w:szCs w:val="18"/>
        </w:rPr>
        <w:t>*</w:t>
      </w:r>
      <w:r w:rsidRPr="00602E4B">
        <w:rPr>
          <w:rFonts w:ascii="Inter" w:hAnsi="Inter" w:cs="Courier New"/>
          <w:color w:val="ABB2BF"/>
          <w:sz w:val="18"/>
          <w:szCs w:val="18"/>
        </w:rPr>
        <w:t xml:space="preserve"> perf_i,</w:t>
      </w:r>
    </w:p>
    <w:p w14:paraId="5D3778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R_MIN,</w:t>
      </w:r>
    </w:p>
    <w:p w14:paraId="341A48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R_MAX</w:t>
      </w:r>
    </w:p>
    <w:p w14:paraId="6F562B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7D8CE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370FA5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validator.reputation </w:t>
      </w:r>
      <w:r w:rsidRPr="00602E4B">
        <w:rPr>
          <w:rFonts w:ascii="Inter" w:hAnsi="Inter" w:cs="Courier New"/>
          <w:color w:val="61AFEF"/>
          <w:sz w:val="18"/>
          <w:szCs w:val="18"/>
        </w:rPr>
        <w:t>=</w:t>
      </w:r>
      <w:r w:rsidRPr="00602E4B">
        <w:rPr>
          <w:rFonts w:ascii="Inter" w:hAnsi="Inter" w:cs="Courier New"/>
          <w:color w:val="ABB2BF"/>
          <w:sz w:val="18"/>
          <w:szCs w:val="18"/>
        </w:rPr>
        <w:t xml:space="preserve"> R_i_new</w:t>
      </w:r>
    </w:p>
    <w:p w14:paraId="10406C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updated_reputations[validator.</w:t>
      </w:r>
      <w:r w:rsidRPr="00602E4B">
        <w:rPr>
          <w:rFonts w:ascii="Inter" w:hAnsi="Inter" w:cs="Courier New"/>
          <w:color w:val="98C379"/>
          <w:sz w:val="18"/>
          <w:szCs w:val="18"/>
        </w:rPr>
        <w:t>id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R_i_new</w:t>
      </w:r>
    </w:p>
    <w:p w14:paraId="127F86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5F3A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historical reputation</w:t>
      </w:r>
    </w:p>
    <w:p w14:paraId="7D51205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validator.reputation_history.append((epoch, R_i_new))</w:t>
      </w:r>
    </w:p>
    <w:p w14:paraId="2C51B0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4EDCA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Emit event</w:t>
      </w:r>
    </w:p>
    <w:p w14:paraId="417089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emit_event(ReputationUpdated {</w:t>
      </w:r>
    </w:p>
    <w:p w14:paraId="154AF2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validator.</w:t>
      </w:r>
      <w:r w:rsidRPr="00602E4B">
        <w:rPr>
          <w:rFonts w:ascii="Inter" w:hAnsi="Inter" w:cs="Courier New"/>
          <w:color w:val="98C379"/>
          <w:sz w:val="18"/>
          <w:szCs w:val="18"/>
        </w:rPr>
        <w:t>id</w:t>
      </w:r>
      <w:r w:rsidRPr="00602E4B">
        <w:rPr>
          <w:rFonts w:ascii="Inter" w:hAnsi="Inter" w:cs="Courier New"/>
          <w:color w:val="ABB2BF"/>
          <w:sz w:val="18"/>
          <w:szCs w:val="18"/>
        </w:rPr>
        <w:t>,</w:t>
      </w:r>
    </w:p>
    <w:p w14:paraId="773445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old_reputation: R_i_old,</w:t>
      </w:r>
    </w:p>
    <w:p w14:paraId="2B49A7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new_reputation: R_i_new,</w:t>
      </w:r>
    </w:p>
    <w:p w14:paraId="43BB8B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performance_score: perf_i,</w:t>
      </w:r>
    </w:p>
    <w:p w14:paraId="0CE989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epoch</w:t>
      </w:r>
    </w:p>
    <w:p w14:paraId="763D28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33915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FF189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updated_reputations</w:t>
      </w:r>
    </w:p>
    <w:p w14:paraId="503B7F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59BE5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calculate_bridge_quality</w:t>
      </w:r>
      <w:r w:rsidRPr="00602E4B">
        <w:rPr>
          <w:rFonts w:ascii="Inter" w:hAnsi="Inter" w:cs="Courier New"/>
          <w:color w:val="ABB2BF"/>
          <w:sz w:val="18"/>
          <w:szCs w:val="18"/>
        </w:rPr>
        <w:t xml:space="preserve">(validator: Validator, epoch: u64)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18BD91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B8A05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Calculate bridge service quality for the epoch.</w:t>
      </w:r>
    </w:p>
    <w:p w14:paraId="38FDB6F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786173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validator.bridge_registrations:</w:t>
      </w:r>
    </w:p>
    <w:p w14:paraId="4D85D39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p>
    <w:p w14:paraId="221232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F1D98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total_score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p>
    <w:p w14:paraId="1D7671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chain_count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(validator.bridge_registrations)</w:t>
      </w:r>
    </w:p>
    <w:p w14:paraId="63DCAC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3C0AF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validator.bridge_registrations:</w:t>
      </w:r>
    </w:p>
    <w:p w14:paraId="322195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bridge performance metrics</w:t>
      </w:r>
    </w:p>
    <w:p w14:paraId="4D7D04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accuracy </w:t>
      </w:r>
      <w:r w:rsidRPr="00602E4B">
        <w:rPr>
          <w:rFonts w:ascii="Inter" w:hAnsi="Inter" w:cs="Courier New"/>
          <w:color w:val="61AFEF"/>
          <w:sz w:val="18"/>
          <w:szCs w:val="18"/>
        </w:rPr>
        <w:t>=</w:t>
      </w:r>
      <w:r w:rsidRPr="00602E4B">
        <w:rPr>
          <w:rFonts w:ascii="Inter" w:hAnsi="Inter" w:cs="Courier New"/>
          <w:color w:val="ABB2BF"/>
          <w:sz w:val="18"/>
          <w:szCs w:val="18"/>
        </w:rPr>
        <w:t xml:space="preserve"> get_attestation_accuracy(validator.</w:t>
      </w:r>
      <w:r w:rsidRPr="00602E4B">
        <w:rPr>
          <w:rFonts w:ascii="Inter" w:hAnsi="Inter" w:cs="Courier New"/>
          <w:color w:val="98C379"/>
          <w:sz w:val="18"/>
          <w:szCs w:val="18"/>
        </w:rPr>
        <w:t>id</w:t>
      </w:r>
      <w:r w:rsidRPr="00602E4B">
        <w:rPr>
          <w:rFonts w:ascii="Inter" w:hAnsi="Inter" w:cs="Courier New"/>
          <w:color w:val="ABB2BF"/>
          <w:sz w:val="18"/>
          <w:szCs w:val="18"/>
        </w:rPr>
        <w:t>, chain, epoch)</w:t>
      </w:r>
    </w:p>
    <w:p w14:paraId="503508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uptime </w:t>
      </w:r>
      <w:r w:rsidRPr="00602E4B">
        <w:rPr>
          <w:rFonts w:ascii="Inter" w:hAnsi="Inter" w:cs="Courier New"/>
          <w:color w:val="61AFEF"/>
          <w:sz w:val="18"/>
          <w:szCs w:val="18"/>
        </w:rPr>
        <w:t>=</w:t>
      </w:r>
      <w:r w:rsidRPr="00602E4B">
        <w:rPr>
          <w:rFonts w:ascii="Inter" w:hAnsi="Inter" w:cs="Courier New"/>
          <w:color w:val="ABB2BF"/>
          <w:sz w:val="18"/>
          <w:szCs w:val="18"/>
        </w:rPr>
        <w:t xml:space="preserve"> get_bridge_uptime(validator.</w:t>
      </w:r>
      <w:r w:rsidRPr="00602E4B">
        <w:rPr>
          <w:rFonts w:ascii="Inter" w:hAnsi="Inter" w:cs="Courier New"/>
          <w:color w:val="98C379"/>
          <w:sz w:val="18"/>
          <w:szCs w:val="18"/>
        </w:rPr>
        <w:t>id</w:t>
      </w:r>
      <w:r w:rsidRPr="00602E4B">
        <w:rPr>
          <w:rFonts w:ascii="Inter" w:hAnsi="Inter" w:cs="Courier New"/>
          <w:color w:val="ABB2BF"/>
          <w:sz w:val="18"/>
          <w:szCs w:val="18"/>
        </w:rPr>
        <w:t>, chain, epoch)</w:t>
      </w:r>
    </w:p>
    <w:p w14:paraId="1D9E43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participation </w:t>
      </w:r>
      <w:r w:rsidRPr="00602E4B">
        <w:rPr>
          <w:rFonts w:ascii="Inter" w:hAnsi="Inter" w:cs="Courier New"/>
          <w:color w:val="61AFEF"/>
          <w:sz w:val="18"/>
          <w:szCs w:val="18"/>
        </w:rPr>
        <w:t>=</w:t>
      </w:r>
      <w:r w:rsidRPr="00602E4B">
        <w:rPr>
          <w:rFonts w:ascii="Inter" w:hAnsi="Inter" w:cs="Courier New"/>
          <w:color w:val="ABB2BF"/>
          <w:sz w:val="18"/>
          <w:szCs w:val="18"/>
        </w:rPr>
        <w:t xml:space="preserve"> get_threshold_sig_participation(validator.</w:t>
      </w:r>
      <w:r w:rsidRPr="00602E4B">
        <w:rPr>
          <w:rFonts w:ascii="Inter" w:hAnsi="Inter" w:cs="Courier New"/>
          <w:color w:val="98C379"/>
          <w:sz w:val="18"/>
          <w:szCs w:val="18"/>
        </w:rPr>
        <w:t>id</w:t>
      </w:r>
      <w:r w:rsidRPr="00602E4B">
        <w:rPr>
          <w:rFonts w:ascii="Inter" w:hAnsi="Inter" w:cs="Courier New"/>
          <w:color w:val="ABB2BF"/>
          <w:sz w:val="18"/>
          <w:szCs w:val="18"/>
        </w:rPr>
        <w:t>, chain, epoch)</w:t>
      </w:r>
    </w:p>
    <w:p w14:paraId="5B90B9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A1CE3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Weighted score per chain</w:t>
      </w:r>
    </w:p>
    <w:p w14:paraId="214596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chain_score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0.5</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accuracy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0.3</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uptime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0.2</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participation)</w:t>
      </w:r>
    </w:p>
    <w:p w14:paraId="059BB3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3ED9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chain weight (more important chains weighted higher)</w:t>
      </w:r>
    </w:p>
    <w:p w14:paraId="231D79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get_chain_importance_weight(chain)</w:t>
      </w:r>
    </w:p>
    <w:p w14:paraId="3CC600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total_score </w:t>
      </w:r>
      <w:r w:rsidRPr="00602E4B">
        <w:rPr>
          <w:rFonts w:ascii="Inter" w:hAnsi="Inter" w:cs="Courier New"/>
          <w:color w:val="61AFEF"/>
          <w:sz w:val="18"/>
          <w:szCs w:val="18"/>
        </w:rPr>
        <w:t>+=</w:t>
      </w:r>
      <w:r w:rsidRPr="00602E4B">
        <w:rPr>
          <w:rFonts w:ascii="Inter" w:hAnsi="Inter" w:cs="Courier New"/>
          <w:color w:val="ABB2BF"/>
          <w:sz w:val="18"/>
          <w:szCs w:val="18"/>
        </w:rPr>
        <w:t xml:space="preserve"> chain_score </w:t>
      </w:r>
      <w:r w:rsidRPr="00602E4B">
        <w:rPr>
          <w:rFonts w:ascii="Inter" w:hAnsi="Inter" w:cs="Courier New"/>
          <w:color w:val="61AFEF"/>
          <w:sz w:val="18"/>
          <w:szCs w:val="18"/>
        </w:rPr>
        <w:t>*</w:t>
      </w:r>
      <w:r w:rsidRPr="00602E4B">
        <w:rPr>
          <w:rFonts w:ascii="Inter" w:hAnsi="Inter" w:cs="Courier New"/>
          <w:color w:val="ABB2BF"/>
          <w:sz w:val="18"/>
          <w:szCs w:val="18"/>
        </w:rPr>
        <w:t xml:space="preserve"> chain_weight</w:t>
      </w:r>
    </w:p>
    <w:p w14:paraId="131EBF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D9F69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Average across all chains (weighted)</w:t>
      </w:r>
    </w:p>
    <w:p w14:paraId="07A838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 xml:space="preserve">(get_chain_importance_weight(c) </w:t>
      </w:r>
      <w:r w:rsidRPr="00602E4B">
        <w:rPr>
          <w:rFonts w:ascii="Inter" w:hAnsi="Inter" w:cs="Courier New"/>
          <w:color w:val="C678DD"/>
          <w:sz w:val="18"/>
          <w:szCs w:val="18"/>
        </w:rPr>
        <w:t>for</w:t>
      </w:r>
      <w:r w:rsidRPr="00602E4B">
        <w:rPr>
          <w:rFonts w:ascii="Inter" w:hAnsi="Inter" w:cs="Courier New"/>
          <w:color w:val="ABB2BF"/>
          <w:sz w:val="18"/>
          <w:szCs w:val="18"/>
        </w:rPr>
        <w:t xml:space="preserve"> c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validator.bridge_registrations)</w:t>
      </w:r>
    </w:p>
    <w:p w14:paraId="5B7FD8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2B03B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total_score </w:t>
      </w:r>
      <w:r w:rsidRPr="00602E4B">
        <w:rPr>
          <w:rFonts w:ascii="Inter" w:hAnsi="Inter" w:cs="Courier New"/>
          <w:color w:val="61AFEF"/>
          <w:sz w:val="18"/>
          <w:szCs w:val="18"/>
        </w:rPr>
        <w:t>/</w:t>
      </w:r>
      <w:r w:rsidRPr="00602E4B">
        <w:rPr>
          <w:rFonts w:ascii="Inter" w:hAnsi="Inter" w:cs="Courier New"/>
          <w:color w:val="ABB2BF"/>
          <w:sz w:val="18"/>
          <w:szCs w:val="18"/>
        </w:rPr>
        <w:t xml:space="preserve"> total_weight </w:t>
      </w:r>
      <w:r w:rsidRPr="00602E4B">
        <w:rPr>
          <w:rFonts w:ascii="Inter" w:hAnsi="Inter" w:cs="Courier New"/>
          <w:color w:val="C678DD"/>
          <w:sz w:val="18"/>
          <w:szCs w:val="18"/>
        </w:rPr>
        <w:t>if</w:t>
      </w:r>
      <w:r w:rsidRPr="00602E4B">
        <w:rPr>
          <w:rFonts w:ascii="Inter" w:hAnsi="Inter" w:cs="Courier New"/>
          <w:color w:val="ABB2BF"/>
          <w:sz w:val="18"/>
          <w:szCs w:val="18"/>
        </w:rPr>
        <w:t xml:space="preserve"> total_weight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p>
    <w:p w14:paraId="4DE0EE9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92CFD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get_attestation_accuracy</w:t>
      </w:r>
      <w:r w:rsidRPr="00602E4B">
        <w:rPr>
          <w:rFonts w:ascii="Inter" w:hAnsi="Inter" w:cs="Courier New"/>
          <w:color w:val="ABB2BF"/>
          <w:sz w:val="18"/>
          <w:szCs w:val="18"/>
        </w:rPr>
        <w:t xml:space="preserve">(validator_id: ValidatorID, chain: ChainID, epoch: u64)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5E0512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39549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Calculate attestation accuracy (1 - fraud proof rate).</w:t>
      </w:r>
    </w:p>
    <w:p w14:paraId="11330C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lastRenderedPageBreak/>
        <w:t xml:space="preserve">    """</w:t>
      </w:r>
    </w:p>
    <w:p w14:paraId="6E829E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attestations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get_validator_attestations(validator_id, chain, epoch)</w:t>
      </w:r>
    </w:p>
    <w:p w14:paraId="23FE27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fraud_proofs </w:t>
      </w:r>
      <w:r w:rsidRPr="00602E4B">
        <w:rPr>
          <w:rFonts w:ascii="Inter" w:hAnsi="Inter" w:cs="Courier New"/>
          <w:color w:val="61AFEF"/>
          <w:sz w:val="18"/>
          <w:szCs w:val="18"/>
        </w:rPr>
        <w:t>=</w:t>
      </w:r>
      <w:r w:rsidRPr="00602E4B">
        <w:rPr>
          <w:rFonts w:ascii="Inter" w:hAnsi="Inter" w:cs="Courier New"/>
          <w:color w:val="ABB2BF"/>
          <w:sz w:val="18"/>
          <w:szCs w:val="18"/>
        </w:rPr>
        <w:t xml:space="preserve"> get_fraud_proofs_against(validator_id, chain, epoch)</w:t>
      </w:r>
    </w:p>
    <w:p w14:paraId="683DB4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393D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(attestations)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08FD90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No attestations, no errors</w:t>
      </w:r>
    </w:p>
    <w:p w14:paraId="02A1DC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69167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accuracy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(fraud_proofs)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(attestations))</w:t>
      </w:r>
    </w:p>
    <w:p w14:paraId="634C1F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A56CC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98C379"/>
          <w:sz w:val="18"/>
          <w:szCs w:val="18"/>
        </w:rPr>
        <w:t>max</w:t>
      </w:r>
      <w:r w:rsidRPr="00602E4B">
        <w:rPr>
          <w:rFonts w:ascii="Inter" w:hAnsi="Inter" w:cs="Courier New"/>
          <w:color w:val="ABB2BF"/>
          <w:sz w:val="18"/>
          <w:szCs w:val="18"/>
        </w:rPr>
        <w:t>(</w:t>
      </w:r>
      <w:r w:rsidRPr="00602E4B">
        <w:rPr>
          <w:rFonts w:ascii="Inter" w:hAnsi="Inter" w:cs="Courier New"/>
          <w:color w:val="D19A66"/>
          <w:sz w:val="18"/>
          <w:szCs w:val="18"/>
        </w:rPr>
        <w:t>0.0</w:t>
      </w:r>
      <w:r w:rsidRPr="00602E4B">
        <w:rPr>
          <w:rFonts w:ascii="Inter" w:hAnsi="Inter" w:cs="Courier New"/>
          <w:color w:val="ABB2BF"/>
          <w:sz w:val="18"/>
          <w:szCs w:val="18"/>
        </w:rPr>
        <w:t>, accuracy)</w:t>
      </w:r>
    </w:p>
    <w:p w14:paraId="6EFB1741"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Phase 3: Weight Recalculation</w:t>
      </w:r>
    </w:p>
    <w:p w14:paraId="31B80988" w14:textId="77777777" w:rsidR="000F59A8" w:rsidRPr="00602E4B" w:rsidRDefault="000F59A8" w:rsidP="000F59A8">
      <w:pPr>
        <w:rPr>
          <w:rFonts w:ascii="Inter" w:hAnsi="Inter"/>
          <w:sz w:val="18"/>
          <w:szCs w:val="18"/>
        </w:rPr>
      </w:pPr>
      <w:r w:rsidRPr="00602E4B">
        <w:rPr>
          <w:rFonts w:ascii="Inter" w:hAnsi="Inter"/>
          <w:sz w:val="18"/>
          <w:szCs w:val="18"/>
        </w:rPr>
        <w:t>python</w:t>
      </w:r>
    </w:p>
    <w:p w14:paraId="7C5276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recalculate_weights</w:t>
      </w:r>
      <w:r w:rsidRPr="00602E4B">
        <w:rPr>
          <w:rFonts w:ascii="Inter" w:hAnsi="Inter" w:cs="Courier New"/>
          <w:color w:val="ABB2BF"/>
          <w:sz w:val="18"/>
          <w:szCs w:val="18"/>
        </w:rPr>
        <w:t xml:space="preserve">(epoch: u64) </w:t>
      </w:r>
      <w:r w:rsidRPr="00602E4B">
        <w:rPr>
          <w:rFonts w:ascii="Inter" w:hAnsi="Inter" w:cs="Courier New"/>
          <w:color w:val="61AFEF"/>
          <w:sz w:val="18"/>
          <w:szCs w:val="18"/>
        </w:rPr>
        <w:t>-&gt;</w:t>
      </w:r>
      <w:r w:rsidRPr="00602E4B">
        <w:rPr>
          <w:rFonts w:ascii="Inter" w:hAnsi="Inter" w:cs="Courier New"/>
          <w:color w:val="ABB2BF"/>
          <w:sz w:val="18"/>
          <w:szCs w:val="18"/>
        </w:rPr>
        <w:t xml:space="preserve"> Dict[ValidatorID,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0287D4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2FE280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Recalculate validator weights for next epoch.</w:t>
      </w:r>
    </w:p>
    <w:p w14:paraId="1F5D59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B3607F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42DBE0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083AA5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F874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get_active_validators():</w:t>
      </w:r>
    </w:p>
    <w:p w14:paraId="7291C5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stake snapshot for next epoch</w:t>
      </w:r>
    </w:p>
    <w:p w14:paraId="5D5EF7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S_i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validator.stake_snapshot[next_epoch]</w:t>
      </w:r>
    </w:p>
    <w:p w14:paraId="1F38D8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2D025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updated reputation</w:t>
      </w:r>
    </w:p>
    <w:p w14:paraId="663E33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R_i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validator.reputation</w:t>
      </w:r>
    </w:p>
    <w:p w14:paraId="7B3A1B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F50D3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contribution score (if enabled)</w:t>
      </w:r>
    </w:p>
    <w:p w14:paraId="5ABCF2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C_i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validator.contribution_score </w:t>
      </w:r>
      <w:r w:rsidRPr="00602E4B">
        <w:rPr>
          <w:rFonts w:ascii="Inter" w:hAnsi="Inter" w:cs="Courier New"/>
          <w:color w:val="C678DD"/>
          <w:sz w:val="18"/>
          <w:szCs w:val="18"/>
        </w:rPr>
        <w:t>if</w:t>
      </w:r>
      <w:r w:rsidRPr="00602E4B">
        <w:rPr>
          <w:rFonts w:ascii="Inter" w:hAnsi="Inter" w:cs="Courier New"/>
          <w:color w:val="ABB2BF"/>
          <w:sz w:val="18"/>
          <w:szCs w:val="18"/>
        </w:rPr>
        <w:t xml:space="preserve"> γ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p>
    <w:p w14:paraId="1DB14B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5B431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Compute raw weight (Equation 1)</w:t>
      </w:r>
    </w:p>
    <w:p w14:paraId="5CCBEA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W_i </w:t>
      </w:r>
      <w:r w:rsidRPr="00602E4B">
        <w:rPr>
          <w:rFonts w:ascii="Inter" w:hAnsi="Inter" w:cs="Courier New"/>
          <w:color w:val="61AFEF"/>
          <w:sz w:val="18"/>
          <w:szCs w:val="18"/>
        </w:rPr>
        <w:t>=</w:t>
      </w:r>
      <w:r w:rsidRPr="00602E4B">
        <w:rPr>
          <w:rFonts w:ascii="Inter" w:hAnsi="Inter" w:cs="Courier New"/>
          <w:color w:val="ABB2BF"/>
          <w:sz w:val="18"/>
          <w:szCs w:val="18"/>
        </w:rPr>
        <w:t xml:space="preserve"> (S_i </w:t>
      </w:r>
      <w:r w:rsidRPr="00602E4B">
        <w:rPr>
          <w:rFonts w:ascii="Inter" w:hAnsi="Inter" w:cs="Courier New"/>
          <w:color w:val="61AFEF"/>
          <w:sz w:val="18"/>
          <w:szCs w:val="18"/>
        </w:rPr>
        <w:t>**</w:t>
      </w:r>
      <w:r w:rsidRPr="00602E4B">
        <w:rPr>
          <w:rFonts w:ascii="Inter" w:hAnsi="Inter" w:cs="Courier New"/>
          <w:color w:val="ABB2BF"/>
          <w:sz w:val="18"/>
          <w:szCs w:val="18"/>
        </w:rPr>
        <w:t xml:space="preserve"> α) </w:t>
      </w:r>
      <w:r w:rsidRPr="00602E4B">
        <w:rPr>
          <w:rFonts w:ascii="Inter" w:hAnsi="Inter" w:cs="Courier New"/>
          <w:color w:val="61AFEF"/>
          <w:sz w:val="18"/>
          <w:szCs w:val="18"/>
        </w:rPr>
        <w:t>*</w:t>
      </w:r>
      <w:r w:rsidRPr="00602E4B">
        <w:rPr>
          <w:rFonts w:ascii="Inter" w:hAnsi="Inter" w:cs="Courier New"/>
          <w:color w:val="ABB2BF"/>
          <w:sz w:val="18"/>
          <w:szCs w:val="18"/>
        </w:rPr>
        <w:t xml:space="preserve"> (R_i </w:t>
      </w:r>
      <w:r w:rsidRPr="00602E4B">
        <w:rPr>
          <w:rFonts w:ascii="Inter" w:hAnsi="Inter" w:cs="Courier New"/>
          <w:color w:val="61AFEF"/>
          <w:sz w:val="18"/>
          <w:szCs w:val="18"/>
        </w:rPr>
        <w:t>**</w:t>
      </w:r>
      <w:r w:rsidRPr="00602E4B">
        <w:rPr>
          <w:rFonts w:ascii="Inter" w:hAnsi="Inter" w:cs="Courier New"/>
          <w:color w:val="ABB2BF"/>
          <w:sz w:val="18"/>
          <w:szCs w:val="18"/>
        </w:rPr>
        <w:t xml:space="preserve"> β)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κ </w:t>
      </w:r>
      <w:r w:rsidRPr="00602E4B">
        <w:rPr>
          <w:rFonts w:ascii="Inter" w:hAnsi="Inter" w:cs="Courier New"/>
          <w:color w:val="61AFEF"/>
          <w:sz w:val="18"/>
          <w:szCs w:val="18"/>
        </w:rPr>
        <w:t>*</w:t>
      </w:r>
      <w:r w:rsidRPr="00602E4B">
        <w:rPr>
          <w:rFonts w:ascii="Inter" w:hAnsi="Inter" w:cs="Courier New"/>
          <w:color w:val="ABB2BF"/>
          <w:sz w:val="18"/>
          <w:szCs w:val="18"/>
        </w:rPr>
        <w:t xml:space="preserve"> C_i) </w:t>
      </w:r>
      <w:r w:rsidRPr="00602E4B">
        <w:rPr>
          <w:rFonts w:ascii="Inter" w:hAnsi="Inter" w:cs="Courier New"/>
          <w:color w:val="61AFEF"/>
          <w:sz w:val="18"/>
          <w:szCs w:val="18"/>
        </w:rPr>
        <w:t>**</w:t>
      </w:r>
      <w:r w:rsidRPr="00602E4B">
        <w:rPr>
          <w:rFonts w:ascii="Inter" w:hAnsi="Inter" w:cs="Courier New"/>
          <w:color w:val="ABB2BF"/>
          <w:sz w:val="18"/>
          <w:szCs w:val="18"/>
        </w:rPr>
        <w:t xml:space="preserve"> γ</w:t>
      </w:r>
    </w:p>
    <w:p w14:paraId="15E2360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407B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validator.raw_weight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W_i</w:t>
      </w:r>
    </w:p>
    <w:p w14:paraId="1EDA0A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weights[validator.</w:t>
      </w:r>
      <w:r w:rsidRPr="00602E4B">
        <w:rPr>
          <w:rFonts w:ascii="Inter" w:hAnsi="Inter" w:cs="Courier New"/>
          <w:color w:val="98C379"/>
          <w:sz w:val="18"/>
          <w:szCs w:val="18"/>
        </w:rPr>
        <w:t>id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W_i</w:t>
      </w:r>
    </w:p>
    <w:p w14:paraId="2DC7AA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FEFDF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Normalize weights (Equation 2)</w:t>
      </w:r>
    </w:p>
    <w:p w14:paraId="104CBD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(weights.values())</w:t>
      </w:r>
    </w:p>
    <w:p w14:paraId="6B0078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C2713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validator_id, W_i </w:t>
      </w:r>
      <w:r w:rsidRPr="00602E4B">
        <w:rPr>
          <w:rFonts w:ascii="Inter" w:hAnsi="Inter" w:cs="Courier New"/>
          <w:color w:val="C678DD"/>
          <w:sz w:val="18"/>
          <w:szCs w:val="18"/>
        </w:rPr>
        <w:t>in</w:t>
      </w:r>
      <w:r w:rsidRPr="00602E4B">
        <w:rPr>
          <w:rFonts w:ascii="Inter" w:hAnsi="Inter" w:cs="Courier New"/>
          <w:color w:val="ABB2BF"/>
          <w:sz w:val="18"/>
          <w:szCs w:val="18"/>
        </w:rPr>
        <w:t xml:space="preserve"> weights.items():</w:t>
      </w:r>
    </w:p>
    <w:p w14:paraId="5230B7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get_validator(validator_id)</w:t>
      </w:r>
    </w:p>
    <w:p w14:paraId="32009E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validator.normalized_weight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W_i </w:t>
      </w:r>
      <w:r w:rsidRPr="00602E4B">
        <w:rPr>
          <w:rFonts w:ascii="Inter" w:hAnsi="Inter" w:cs="Courier New"/>
          <w:color w:val="61AFEF"/>
          <w:sz w:val="18"/>
          <w:szCs w:val="18"/>
        </w:rPr>
        <w:t>/</w:t>
      </w:r>
      <w:r w:rsidRPr="00602E4B">
        <w:rPr>
          <w:rFonts w:ascii="Inter" w:hAnsi="Inter" w:cs="Courier New"/>
          <w:color w:val="ABB2BF"/>
          <w:sz w:val="18"/>
          <w:szCs w:val="18"/>
        </w:rPr>
        <w:t xml:space="preserve"> total_weight</w:t>
      </w:r>
    </w:p>
    <w:p w14:paraId="5CC7FC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7F23F7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Also calculate bridge-specific normalized weight</w:t>
      </w:r>
    </w:p>
    <w:p w14:paraId="21DB508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validator.bridge_registrations:</w:t>
      </w:r>
    </w:p>
    <w:p w14:paraId="75AC3E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recalculate_bridge_weights(validator, next_epoch)</w:t>
      </w:r>
    </w:p>
    <w:p w14:paraId="6BEE51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A8AC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weights</w:t>
      </w:r>
    </w:p>
    <w:p w14:paraId="51E315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FB0CB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recalculate_bridge_weights</w:t>
      </w:r>
      <w:r w:rsidRPr="00602E4B">
        <w:rPr>
          <w:rFonts w:ascii="Inter" w:hAnsi="Inter" w:cs="Courier New"/>
          <w:color w:val="ABB2BF"/>
          <w:sz w:val="18"/>
          <w:szCs w:val="18"/>
        </w:rPr>
        <w:t>(validator: Validator, next_epoch: u64):</w:t>
      </w:r>
    </w:p>
    <w:p w14:paraId="0C7C9B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2367B8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Calculate validator's normalized weight within bridge relayer subset.</w:t>
      </w:r>
    </w:p>
    <w:p w14:paraId="5D0BB5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54056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validator.bridge_registrations:</w:t>
      </w:r>
    </w:p>
    <w:p w14:paraId="304492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all relayers for this chain</w:t>
      </w:r>
    </w:p>
    <w:p w14:paraId="51BD8B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chain_relayers </w:t>
      </w:r>
      <w:r w:rsidRPr="00602E4B">
        <w:rPr>
          <w:rFonts w:ascii="Inter" w:hAnsi="Inter" w:cs="Courier New"/>
          <w:color w:val="61AFEF"/>
          <w:sz w:val="18"/>
          <w:szCs w:val="18"/>
        </w:rPr>
        <w:t>=</w:t>
      </w:r>
      <w:r w:rsidRPr="00602E4B">
        <w:rPr>
          <w:rFonts w:ascii="Inter" w:hAnsi="Inter" w:cs="Courier New"/>
          <w:color w:val="ABB2BF"/>
          <w:sz w:val="18"/>
          <w:szCs w:val="18"/>
        </w:rPr>
        <w:t xml:space="preserve"> get_bridge_relayers(chain, next_epoch)</w:t>
      </w:r>
    </w:p>
    <w:p w14:paraId="6FA0E5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A8456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total weight of bridge relayers for this chain</w:t>
      </w:r>
    </w:p>
    <w:p w14:paraId="1201AD9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total_bridge_weight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 xml:space="preserve">(r.raw_weight </w:t>
      </w:r>
      <w:r w:rsidRPr="00602E4B">
        <w:rPr>
          <w:rFonts w:ascii="Inter" w:hAnsi="Inter" w:cs="Courier New"/>
          <w:color w:val="C678DD"/>
          <w:sz w:val="18"/>
          <w:szCs w:val="18"/>
        </w:rPr>
        <w:t>for</w:t>
      </w:r>
      <w:r w:rsidRPr="00602E4B">
        <w:rPr>
          <w:rFonts w:ascii="Inter" w:hAnsi="Inter" w:cs="Courier New"/>
          <w:color w:val="ABB2BF"/>
          <w:sz w:val="18"/>
          <w:szCs w:val="18"/>
        </w:rPr>
        <w:t xml:space="preserve"> r </w:t>
      </w:r>
      <w:r w:rsidRPr="00602E4B">
        <w:rPr>
          <w:rFonts w:ascii="Inter" w:hAnsi="Inter" w:cs="Courier New"/>
          <w:color w:val="C678DD"/>
          <w:sz w:val="18"/>
          <w:szCs w:val="18"/>
        </w:rPr>
        <w:t>in</w:t>
      </w:r>
      <w:r w:rsidRPr="00602E4B">
        <w:rPr>
          <w:rFonts w:ascii="Inter" w:hAnsi="Inter" w:cs="Courier New"/>
          <w:color w:val="ABB2BF"/>
          <w:sz w:val="18"/>
          <w:szCs w:val="18"/>
        </w:rPr>
        <w:t xml:space="preserve"> chain_relayers)</w:t>
      </w:r>
    </w:p>
    <w:p w14:paraId="656D54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E5043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Normalized weight within bridge set</w:t>
      </w:r>
    </w:p>
    <w:p w14:paraId="584A3A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validator.bridge_normalized_weight[chain]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validator.raw_weight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total_bridge_weight</w:t>
      </w:r>
    </w:p>
    <w:p w14:paraId="32B0604F"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Phase 4: Randomness Generation</w:t>
      </w:r>
    </w:p>
    <w:p w14:paraId="336B8214" w14:textId="77777777" w:rsidR="000F59A8" w:rsidRPr="00602E4B" w:rsidRDefault="000F59A8" w:rsidP="000F59A8">
      <w:pPr>
        <w:rPr>
          <w:rFonts w:ascii="Inter" w:hAnsi="Inter"/>
          <w:sz w:val="18"/>
          <w:szCs w:val="18"/>
        </w:rPr>
      </w:pPr>
      <w:r w:rsidRPr="00602E4B">
        <w:rPr>
          <w:rFonts w:ascii="Inter" w:hAnsi="Inter"/>
          <w:sz w:val="18"/>
          <w:szCs w:val="18"/>
        </w:rPr>
        <w:t>python</w:t>
      </w:r>
    </w:p>
    <w:p w14:paraId="3E6A08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generate_epoch_randomness</w:t>
      </w:r>
      <w:r w:rsidRPr="00602E4B">
        <w:rPr>
          <w:rFonts w:ascii="Inter" w:hAnsi="Inter" w:cs="Courier New"/>
          <w:color w:val="ABB2BF"/>
          <w:sz w:val="18"/>
          <w:szCs w:val="18"/>
        </w:rPr>
        <w:t xml:space="preserve">(epoch: u64) </w:t>
      </w:r>
      <w:r w:rsidRPr="00602E4B">
        <w:rPr>
          <w:rFonts w:ascii="Inter" w:hAnsi="Inter" w:cs="Courier New"/>
          <w:color w:val="61AFEF"/>
          <w:sz w:val="18"/>
          <w:szCs w:val="18"/>
        </w:rPr>
        <w:t>-&gt;</w:t>
      </w:r>
      <w:r w:rsidRPr="00602E4B">
        <w:rPr>
          <w:rFonts w:ascii="Inter" w:hAnsi="Inter" w:cs="Courier New"/>
          <w:color w:val="ABB2BF"/>
          <w:sz w:val="18"/>
          <w:szCs w:val="18"/>
        </w:rPr>
        <w:t xml:space="preserve"> Bytes32:</w:t>
      </w:r>
    </w:p>
    <w:p w14:paraId="04DF165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D6867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Generate unbiasable randomness for next epoch via threshold signatures.</w:t>
      </w:r>
    </w:p>
    <w:p w14:paraId="294A77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8C9AB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5BD167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8C40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Message to sign: "RANDOMNESS || next_epoch"</w:t>
      </w:r>
    </w:p>
    <w:p w14:paraId="1E95DC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w:t>
      </w:r>
      <w:r w:rsidRPr="00602E4B">
        <w:rPr>
          <w:rFonts w:ascii="Inter" w:hAnsi="Inter" w:cs="Courier New"/>
          <w:color w:val="98C379"/>
          <w:sz w:val="18"/>
          <w:szCs w:val="18"/>
        </w:rPr>
        <w:t>b"RANDOMNESS"</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(next_epoch))</w:t>
      </w:r>
    </w:p>
    <w:p w14:paraId="762EB0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82E77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Collect partial signatures from validators</w:t>
      </w:r>
    </w:p>
    <w:p w14:paraId="29A1C7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Using threshold signature scheme (FROST or similar)</w:t>
      </w:r>
    </w:p>
    <w:p w14:paraId="3E5E91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partial_sigs </w:t>
      </w:r>
      <w:r w:rsidRPr="00602E4B">
        <w:rPr>
          <w:rFonts w:ascii="Inter" w:hAnsi="Inter" w:cs="Courier New"/>
          <w:color w:val="61AFEF"/>
          <w:sz w:val="18"/>
          <w:szCs w:val="18"/>
        </w:rPr>
        <w:t>=</w:t>
      </w:r>
      <w:r w:rsidRPr="00602E4B">
        <w:rPr>
          <w:rFonts w:ascii="Inter" w:hAnsi="Inter" w:cs="Courier New"/>
          <w:color w:val="ABB2BF"/>
          <w:sz w:val="18"/>
          <w:szCs w:val="18"/>
        </w:rPr>
        <w:t xml:space="preserve"> collect_partial_signatures(</w:t>
      </w:r>
    </w:p>
    <w:p w14:paraId="4D026E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w:t>
      </w:r>
      <w:r w:rsidRPr="00602E4B">
        <w:rPr>
          <w:rFonts w:ascii="Inter" w:hAnsi="Inter" w:cs="Courier New"/>
          <w:color w:val="61AFEF"/>
          <w:sz w:val="18"/>
          <w:szCs w:val="18"/>
        </w:rPr>
        <w:t>=</w:t>
      </w:r>
      <w:r w:rsidRPr="00602E4B">
        <w:rPr>
          <w:rFonts w:ascii="Inter" w:hAnsi="Inter" w:cs="Courier New"/>
          <w:color w:val="ABB2BF"/>
          <w:sz w:val="18"/>
          <w:szCs w:val="18"/>
        </w:rPr>
        <w:t>get_active_validators(),</w:t>
      </w:r>
    </w:p>
    <w:p w14:paraId="7153C2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w:t>
      </w:r>
      <w:r w:rsidRPr="00602E4B">
        <w:rPr>
          <w:rFonts w:ascii="Inter" w:hAnsi="Inter" w:cs="Courier New"/>
          <w:color w:val="61AFEF"/>
          <w:sz w:val="18"/>
          <w:szCs w:val="18"/>
        </w:rPr>
        <w:t>=</w:t>
      </w:r>
      <w:r w:rsidRPr="00602E4B">
        <w:rPr>
          <w:rFonts w:ascii="Inter" w:hAnsi="Inter" w:cs="Courier New"/>
          <w:color w:val="ABB2BF"/>
          <w:sz w:val="18"/>
          <w:szCs w:val="18"/>
        </w:rPr>
        <w:t>message,</w:t>
      </w:r>
    </w:p>
    <w:p w14:paraId="356A3B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w:t>
      </w:r>
      <w:r w:rsidRPr="00602E4B">
        <w:rPr>
          <w:rFonts w:ascii="Inter" w:hAnsi="Inter" w:cs="Courier New"/>
          <w:color w:val="61AFEF"/>
          <w:sz w:val="18"/>
          <w:szCs w:val="18"/>
        </w:rPr>
        <w:t>=</w:t>
      </w:r>
      <w:r w:rsidRPr="00602E4B">
        <w:rPr>
          <w:rFonts w:ascii="Inter" w:hAnsi="Inter" w:cs="Courier New"/>
          <w:color w:val="ABB2BF"/>
          <w:sz w:val="18"/>
          <w:szCs w:val="18"/>
        </w:rPr>
        <w:t>threshold_t</w:t>
      </w:r>
    </w:p>
    <w:p w14:paraId="477A17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1F701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EE50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we have enough signatures</w:t>
      </w:r>
    </w:p>
    <w:p w14:paraId="309D3B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(partial_sigs) </w:t>
      </w:r>
      <w:r w:rsidRPr="00602E4B">
        <w:rPr>
          <w:rFonts w:ascii="Inter" w:hAnsi="Inter" w:cs="Courier New"/>
          <w:color w:val="61AFEF"/>
          <w:sz w:val="18"/>
          <w:szCs w:val="18"/>
        </w:rPr>
        <w:t>&gt;=</w:t>
      </w:r>
      <w:r w:rsidRPr="00602E4B">
        <w:rPr>
          <w:rFonts w:ascii="Inter" w:hAnsi="Inter" w:cs="Courier New"/>
          <w:color w:val="ABB2BF"/>
          <w:sz w:val="18"/>
          <w:szCs w:val="18"/>
        </w:rPr>
        <w:t xml:space="preserve"> threshold_t:</w:t>
      </w:r>
    </w:p>
    <w:p w14:paraId="1AEE74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Aggregate threshold signature</w:t>
      </w:r>
    </w:p>
    <w:p w14:paraId="4905AB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R_next </w:t>
      </w:r>
      <w:r w:rsidRPr="00602E4B">
        <w:rPr>
          <w:rFonts w:ascii="Inter" w:hAnsi="Inter" w:cs="Courier New"/>
          <w:color w:val="61AFEF"/>
          <w:sz w:val="18"/>
          <w:szCs w:val="18"/>
        </w:rPr>
        <w:t>=</w:t>
      </w:r>
      <w:r w:rsidRPr="00602E4B">
        <w:rPr>
          <w:rFonts w:ascii="Inter" w:hAnsi="Inter" w:cs="Courier New"/>
          <w:color w:val="ABB2BF"/>
          <w:sz w:val="18"/>
          <w:szCs w:val="18"/>
        </w:rPr>
        <w:t xml:space="preserve"> aggregate_threshold_signature(partial_sigs)</w:t>
      </w:r>
    </w:p>
    <w:p w14:paraId="79A2AA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0830B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emit_event(EpochRandomnessGenerated {</w:t>
      </w:r>
    </w:p>
    <w:p w14:paraId="6E63C8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next_epoch,</w:t>
      </w:r>
    </w:p>
    <w:p w14:paraId="0516BD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randomness_hash: </w:t>
      </w:r>
      <w:r w:rsidRPr="00602E4B">
        <w:rPr>
          <w:rFonts w:ascii="Inter" w:hAnsi="Inter" w:cs="Courier New"/>
          <w:color w:val="98C379"/>
          <w:sz w:val="18"/>
          <w:szCs w:val="18"/>
        </w:rPr>
        <w:t>hash</w:t>
      </w:r>
      <w:r w:rsidRPr="00602E4B">
        <w:rPr>
          <w:rFonts w:ascii="Inter" w:hAnsi="Inter" w:cs="Courier New"/>
          <w:color w:val="ABB2BF"/>
          <w:sz w:val="18"/>
          <w:szCs w:val="18"/>
        </w:rPr>
        <w:t>(R_next),</w:t>
      </w:r>
    </w:p>
    <w:p w14:paraId="54711F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participants: </w:t>
      </w:r>
      <w:r w:rsidRPr="00602E4B">
        <w:rPr>
          <w:rFonts w:ascii="Inter" w:hAnsi="Inter" w:cs="Courier New"/>
          <w:color w:val="98C379"/>
          <w:sz w:val="18"/>
          <w:szCs w:val="18"/>
        </w:rPr>
        <w:t>len</w:t>
      </w:r>
      <w:r w:rsidRPr="00602E4B">
        <w:rPr>
          <w:rFonts w:ascii="Inter" w:hAnsi="Inter" w:cs="Courier New"/>
          <w:color w:val="ABB2BF"/>
          <w:sz w:val="18"/>
          <w:szCs w:val="18"/>
        </w:rPr>
        <w:t>(partial_sigs)</w:t>
      </w:r>
    </w:p>
    <w:p w14:paraId="12D769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D06E4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C6ED4C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R_next</w:t>
      </w:r>
    </w:p>
    <w:p w14:paraId="02E576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380EBC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Fallback: hash of previous randomness + epoch + final block hash</w:t>
      </w:r>
    </w:p>
    <w:p w14:paraId="286EED1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This is less ideal but ensures liveness</w:t>
      </w:r>
    </w:p>
    <w:p w14:paraId="428AF8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R_prev </w:t>
      </w:r>
      <w:r w:rsidRPr="00602E4B">
        <w:rPr>
          <w:rFonts w:ascii="Inter" w:hAnsi="Inter" w:cs="Courier New"/>
          <w:color w:val="61AFEF"/>
          <w:sz w:val="18"/>
          <w:szCs w:val="18"/>
        </w:rPr>
        <w:t>=</w:t>
      </w:r>
      <w:r w:rsidRPr="00602E4B">
        <w:rPr>
          <w:rFonts w:ascii="Inter" w:hAnsi="Inter" w:cs="Courier New"/>
          <w:color w:val="ABB2BF"/>
          <w:sz w:val="18"/>
          <w:szCs w:val="18"/>
        </w:rPr>
        <w:t xml:space="preserve"> get_epoch_randomness(epoch)</w:t>
      </w:r>
    </w:p>
    <w:p w14:paraId="686682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final_block </w:t>
      </w:r>
      <w:r w:rsidRPr="00602E4B">
        <w:rPr>
          <w:rFonts w:ascii="Inter" w:hAnsi="Inter" w:cs="Courier New"/>
          <w:color w:val="61AFEF"/>
          <w:sz w:val="18"/>
          <w:szCs w:val="18"/>
        </w:rPr>
        <w:t>=</w:t>
      </w:r>
      <w:r w:rsidRPr="00602E4B">
        <w:rPr>
          <w:rFonts w:ascii="Inter" w:hAnsi="Inter" w:cs="Courier New"/>
          <w:color w:val="ABB2BF"/>
          <w:sz w:val="18"/>
          <w:szCs w:val="18"/>
        </w:rPr>
        <w:t xml:space="preserve"> get_epoch_final_block(epoch)</w:t>
      </w:r>
    </w:p>
    <w:p w14:paraId="3FB64C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F9D93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R_next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(R_prev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 xml:space="preserve">(next_epoch)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final_block.</w:t>
      </w:r>
      <w:r w:rsidRPr="00602E4B">
        <w:rPr>
          <w:rFonts w:ascii="Inter" w:hAnsi="Inter" w:cs="Courier New"/>
          <w:color w:val="98C379"/>
          <w:sz w:val="18"/>
          <w:szCs w:val="18"/>
        </w:rPr>
        <w:t>hash</w:t>
      </w:r>
      <w:r w:rsidRPr="00602E4B">
        <w:rPr>
          <w:rFonts w:ascii="Inter" w:hAnsi="Inter" w:cs="Courier New"/>
          <w:color w:val="ABB2BF"/>
          <w:sz w:val="18"/>
          <w:szCs w:val="18"/>
        </w:rPr>
        <w:t>())</w:t>
      </w:r>
    </w:p>
    <w:p w14:paraId="6B3C53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451A8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emit_event(EpochRandomnessFallback {</w:t>
      </w:r>
    </w:p>
    <w:p w14:paraId="4BBBB9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next_epoch,</w:t>
      </w:r>
    </w:p>
    <w:p w14:paraId="7BC78D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98C379"/>
          <w:sz w:val="18"/>
          <w:szCs w:val="18"/>
        </w:rPr>
        <w:t>"Insufficient threshold signatures"</w:t>
      </w:r>
      <w:r w:rsidRPr="00602E4B">
        <w:rPr>
          <w:rFonts w:ascii="Inter" w:hAnsi="Inter" w:cs="Courier New"/>
          <w:color w:val="ABB2BF"/>
          <w:sz w:val="18"/>
          <w:szCs w:val="18"/>
        </w:rPr>
        <w:t>,</w:t>
      </w:r>
    </w:p>
    <w:p w14:paraId="318B93C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randomness_hash: </w:t>
      </w:r>
      <w:r w:rsidRPr="00602E4B">
        <w:rPr>
          <w:rFonts w:ascii="Inter" w:hAnsi="Inter" w:cs="Courier New"/>
          <w:color w:val="98C379"/>
          <w:sz w:val="18"/>
          <w:szCs w:val="18"/>
        </w:rPr>
        <w:t>hash</w:t>
      </w:r>
      <w:r w:rsidRPr="00602E4B">
        <w:rPr>
          <w:rFonts w:ascii="Inter" w:hAnsi="Inter" w:cs="Courier New"/>
          <w:color w:val="ABB2BF"/>
          <w:sz w:val="18"/>
          <w:szCs w:val="18"/>
        </w:rPr>
        <w:t>(R_next)</w:t>
      </w:r>
    </w:p>
    <w:p w14:paraId="52B223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716FA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8C4E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R_next</w:t>
      </w:r>
    </w:p>
    <w:p w14:paraId="0CAF8D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5CDE2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collect_partial_signatures</w:t>
      </w:r>
      <w:r w:rsidRPr="00602E4B">
        <w:rPr>
          <w:rFonts w:ascii="Inter" w:hAnsi="Inter" w:cs="Courier New"/>
          <w:color w:val="ABB2BF"/>
          <w:sz w:val="18"/>
          <w:szCs w:val="18"/>
        </w:rPr>
        <w:t xml:space="preserve">(validators: List[Validator], </w:t>
      </w:r>
    </w:p>
    <w:p w14:paraId="067AF6E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 </w:t>
      </w:r>
      <w:r w:rsidRPr="00602E4B">
        <w:rPr>
          <w:rFonts w:ascii="Inter" w:hAnsi="Inter" w:cs="Courier New"/>
          <w:color w:val="98C379"/>
          <w:sz w:val="18"/>
          <w:szCs w:val="18"/>
        </w:rPr>
        <w:t>bytes</w:t>
      </w:r>
      <w:r w:rsidRPr="00602E4B">
        <w:rPr>
          <w:rFonts w:ascii="Inter" w:hAnsi="Inter" w:cs="Courier New"/>
          <w:color w:val="ABB2BF"/>
          <w:sz w:val="18"/>
          <w:szCs w:val="18"/>
        </w:rPr>
        <w:t>,</w:t>
      </w:r>
    </w:p>
    <w:p w14:paraId="365FB8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List[PartialSignature]:</w:t>
      </w:r>
    </w:p>
    <w:p w14:paraId="1140FD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541EC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Collect partial threshold signatures from validators.</w:t>
      </w:r>
    </w:p>
    <w:p w14:paraId="4D2A3E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8B6F8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partial_sigs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4E5A38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RANDOMNESS_COLLECTION_TIMEOUT  </w:t>
      </w:r>
      <w:r w:rsidRPr="00602E4B">
        <w:rPr>
          <w:rFonts w:ascii="Inter" w:hAnsi="Inter" w:cs="Courier New"/>
          <w:i/>
          <w:iCs/>
          <w:color w:val="5C6370"/>
          <w:sz w:val="18"/>
          <w:szCs w:val="18"/>
        </w:rPr>
        <w:t># e.g., 60 seconds</w:t>
      </w:r>
    </w:p>
    <w:p w14:paraId="7627DC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start_time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723749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E04C2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request for partial signatures</w:t>
      </w:r>
    </w:p>
    <w:p w14:paraId="27B40C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broadcast_randomness_request(message, epoch</w:t>
      </w:r>
      <w:r w:rsidRPr="00602E4B">
        <w:rPr>
          <w:rFonts w:ascii="Inter" w:hAnsi="Inter" w:cs="Courier New"/>
          <w:color w:val="61AFEF"/>
          <w:sz w:val="18"/>
          <w:szCs w:val="18"/>
        </w:rPr>
        <w:t>=</w:t>
      </w:r>
      <w:r w:rsidRPr="00602E4B">
        <w:rPr>
          <w:rFonts w:ascii="Inter" w:hAnsi="Inter" w:cs="Courier New"/>
          <w:color w:val="ABB2BF"/>
          <w:sz w:val="18"/>
          <w:szCs w:val="18"/>
        </w:rPr>
        <w:t>next_epoch)</w:t>
      </w:r>
    </w:p>
    <w:p w14:paraId="416275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9515F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while</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(partial_sigs) </w:t>
      </w:r>
      <w:r w:rsidRPr="00602E4B">
        <w:rPr>
          <w:rFonts w:ascii="Inter" w:hAnsi="Inter" w:cs="Courier New"/>
          <w:color w:val="61AFEF"/>
          <w:sz w:val="18"/>
          <w:szCs w:val="18"/>
        </w:rPr>
        <w:t>&lt;</w:t>
      </w:r>
      <w:r w:rsidRPr="00602E4B">
        <w:rPr>
          <w:rFonts w:ascii="Inter" w:hAnsi="Inter" w:cs="Courier New"/>
          <w:color w:val="ABB2BF"/>
          <w:sz w:val="18"/>
          <w:szCs w:val="18"/>
        </w:rPr>
        <w:t xml:space="preserve"> threshold </w:t>
      </w:r>
      <w:r w:rsidRPr="00602E4B">
        <w:rPr>
          <w:rFonts w:ascii="Inter" w:hAnsi="Inter" w:cs="Courier New"/>
          <w:color w:val="C678DD"/>
          <w:sz w:val="18"/>
          <w:szCs w:val="18"/>
        </w:rPr>
        <w:t>and</w:t>
      </w:r>
      <w:r w:rsidRPr="00602E4B">
        <w:rPr>
          <w:rFonts w:ascii="Inter" w:hAnsi="Inter" w:cs="Courier New"/>
          <w:color w:val="ABB2BF"/>
          <w:sz w:val="18"/>
          <w:szCs w:val="18"/>
        </w:rPr>
        <w:t xml:space="preserve"> (current_time()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start_time) </w:t>
      </w:r>
      <w:r w:rsidRPr="00602E4B">
        <w:rPr>
          <w:rFonts w:ascii="Inter" w:hAnsi="Inter" w:cs="Courier New"/>
          <w:color w:val="61AFEF"/>
          <w:sz w:val="18"/>
          <w:szCs w:val="18"/>
        </w:rPr>
        <w:t>&lt;</w:t>
      </w:r>
      <w:r w:rsidRPr="00602E4B">
        <w:rPr>
          <w:rFonts w:ascii="Inter" w:hAnsi="Inter" w:cs="Courier New"/>
          <w:color w:val="ABB2BF"/>
          <w:sz w:val="18"/>
          <w:szCs w:val="18"/>
        </w:rPr>
        <w:t xml:space="preserve"> timeout:</w:t>
      </w:r>
    </w:p>
    <w:p w14:paraId="41CD84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Receive partial signatures</w:t>
      </w:r>
    </w:p>
    <w:p w14:paraId="04609E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has_pending_partial_signature():</w:t>
      </w:r>
    </w:p>
    <w:p w14:paraId="09B448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partial_sig </w:t>
      </w:r>
      <w:r w:rsidRPr="00602E4B">
        <w:rPr>
          <w:rFonts w:ascii="Inter" w:hAnsi="Inter" w:cs="Courier New"/>
          <w:color w:val="61AFEF"/>
          <w:sz w:val="18"/>
          <w:szCs w:val="18"/>
        </w:rPr>
        <w:t>=</w:t>
      </w:r>
      <w:r w:rsidRPr="00602E4B">
        <w:rPr>
          <w:rFonts w:ascii="Inter" w:hAnsi="Inter" w:cs="Courier New"/>
          <w:color w:val="ABB2BF"/>
          <w:sz w:val="18"/>
          <w:szCs w:val="18"/>
        </w:rPr>
        <w:t xml:space="preserve"> receive_partial_signature()</w:t>
      </w:r>
    </w:p>
    <w:p w14:paraId="645EDC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64B83D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partial signature</w:t>
      </w:r>
    </w:p>
    <w:p w14:paraId="3A0DB7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verify_partial_signature(partial_sig, message):</w:t>
      </w:r>
    </w:p>
    <w:p w14:paraId="3B44C4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partial_sigs.append(partial_sig)</w:t>
      </w:r>
    </w:p>
    <w:p w14:paraId="58331B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3BB95F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log_warning(</w:t>
      </w:r>
      <w:r w:rsidRPr="00602E4B">
        <w:rPr>
          <w:rFonts w:ascii="Inter" w:hAnsi="Inter" w:cs="Courier New"/>
          <w:color w:val="98C379"/>
          <w:sz w:val="18"/>
          <w:szCs w:val="18"/>
        </w:rPr>
        <w:t xml:space="preserve">f"Invalid partial signature from </w:t>
      </w:r>
      <w:r w:rsidRPr="00602E4B">
        <w:rPr>
          <w:rFonts w:ascii="Inter" w:hAnsi="Inter" w:cs="Courier New"/>
          <w:color w:val="ABB2BF"/>
          <w:sz w:val="18"/>
          <w:szCs w:val="18"/>
        </w:rPr>
        <w:t>{partial_sig.validator}</w:t>
      </w:r>
      <w:r w:rsidRPr="00602E4B">
        <w:rPr>
          <w:rFonts w:ascii="Inter" w:hAnsi="Inter" w:cs="Courier New"/>
          <w:color w:val="98C379"/>
          <w:sz w:val="18"/>
          <w:szCs w:val="18"/>
        </w:rPr>
        <w:t>"</w:t>
      </w:r>
      <w:r w:rsidRPr="00602E4B">
        <w:rPr>
          <w:rFonts w:ascii="Inter" w:hAnsi="Inter" w:cs="Courier New"/>
          <w:color w:val="ABB2BF"/>
          <w:sz w:val="18"/>
          <w:szCs w:val="18"/>
        </w:rPr>
        <w:t>)</w:t>
      </w:r>
    </w:p>
    <w:p w14:paraId="5197CF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0DC8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sleep(</w:t>
      </w:r>
      <w:r w:rsidRPr="00602E4B">
        <w:rPr>
          <w:rFonts w:ascii="Inter" w:hAnsi="Inter" w:cs="Courier New"/>
          <w:color w:val="D19A66"/>
          <w:sz w:val="18"/>
          <w:szCs w:val="18"/>
        </w:rPr>
        <w:t>0.1</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Poll interval</w:t>
      </w:r>
    </w:p>
    <w:p w14:paraId="53E0C5D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112C2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partial_sigs</w:t>
      </w:r>
    </w:p>
    <w:p w14:paraId="77B65965"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Phase 5: Committee Rotation and Pre-computation</w:t>
      </w:r>
    </w:p>
    <w:p w14:paraId="29907725" w14:textId="77777777" w:rsidR="000F59A8" w:rsidRPr="00602E4B" w:rsidRDefault="000F59A8" w:rsidP="000F59A8">
      <w:pPr>
        <w:rPr>
          <w:rFonts w:ascii="Inter" w:hAnsi="Inter"/>
          <w:sz w:val="18"/>
          <w:szCs w:val="18"/>
        </w:rPr>
      </w:pPr>
      <w:r w:rsidRPr="00602E4B">
        <w:rPr>
          <w:rFonts w:ascii="Inter" w:hAnsi="Inter"/>
          <w:sz w:val="18"/>
          <w:szCs w:val="18"/>
        </w:rPr>
        <w:t>python</w:t>
      </w:r>
    </w:p>
    <w:p w14:paraId="26379F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initialize_epoch_committees</w:t>
      </w:r>
      <w:r w:rsidRPr="00602E4B">
        <w:rPr>
          <w:rFonts w:ascii="Inter" w:hAnsi="Inter" w:cs="Courier New"/>
          <w:color w:val="ABB2BF"/>
          <w:sz w:val="18"/>
          <w:szCs w:val="18"/>
        </w:rPr>
        <w:t>(epoch: u64):</w:t>
      </w:r>
    </w:p>
    <w:p w14:paraId="3EE47D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5EB4C2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Pre-compute initial committees for next epoch to allow validator preparation.</w:t>
      </w:r>
    </w:p>
    <w:p w14:paraId="57A73A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56F5A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p>
    <w:p w14:paraId="5BE88E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get_epoch_randomness(next_epoch)</w:t>
      </w:r>
    </w:p>
    <w:p w14:paraId="03C1AD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get_validator_set(next_epoch)</w:t>
      </w:r>
    </w:p>
    <w:p w14:paraId="381B16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236C0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Pre-compute first several rounds</w:t>
      </w:r>
    </w:p>
    <w:p w14:paraId="098529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PRECOMPUTE_ROUNDS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p>
    <w:p w14:paraId="548982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57FA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r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range</w:t>
      </w:r>
      <w:r w:rsidRPr="00602E4B">
        <w:rPr>
          <w:rFonts w:ascii="Inter" w:hAnsi="Inter" w:cs="Courier New"/>
          <w:color w:val="ABB2BF"/>
          <w:sz w:val="18"/>
          <w:szCs w:val="18"/>
        </w:rPr>
        <w:t>(PRECOMPUTE_ROUNDS):</w:t>
      </w:r>
    </w:p>
    <w:p w14:paraId="5C2A84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Select leader</w:t>
      </w:r>
    </w:p>
    <w:p w14:paraId="662696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L_r </w:t>
      </w:r>
      <w:r w:rsidRPr="00602E4B">
        <w:rPr>
          <w:rFonts w:ascii="Inter" w:hAnsi="Inter" w:cs="Courier New"/>
          <w:color w:val="61AFEF"/>
          <w:sz w:val="18"/>
          <w:szCs w:val="18"/>
        </w:rPr>
        <w:t>=</w:t>
      </w:r>
      <w:r w:rsidRPr="00602E4B">
        <w:rPr>
          <w:rFonts w:ascii="Inter" w:hAnsi="Inter" w:cs="Courier New"/>
          <w:color w:val="ABB2BF"/>
          <w:sz w:val="18"/>
          <w:szCs w:val="18"/>
        </w:rPr>
        <w:t xml:space="preserve"> select_leader(next_epoch, r, validators)</w:t>
      </w:r>
    </w:p>
    <w:p w14:paraId="716B44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2F6D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Select committee</w:t>
      </w:r>
    </w:p>
    <w:p w14:paraId="25836F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C_r </w:t>
      </w:r>
      <w:r w:rsidRPr="00602E4B">
        <w:rPr>
          <w:rFonts w:ascii="Inter" w:hAnsi="Inter" w:cs="Courier New"/>
          <w:color w:val="61AFEF"/>
          <w:sz w:val="18"/>
          <w:szCs w:val="18"/>
        </w:rPr>
        <w:t>=</w:t>
      </w:r>
      <w:r w:rsidRPr="00602E4B">
        <w:rPr>
          <w:rFonts w:ascii="Inter" w:hAnsi="Inter" w:cs="Courier New"/>
          <w:color w:val="ABB2BF"/>
          <w:sz w:val="18"/>
          <w:szCs w:val="18"/>
        </w:rPr>
        <w:t xml:space="preserve"> sample_committee(next_epoch, r, m, cool_down</w:t>
      </w:r>
      <w:r w:rsidRPr="00602E4B">
        <w:rPr>
          <w:rFonts w:ascii="Inter" w:hAnsi="Inter" w:cs="Courier New"/>
          <w:color w:val="61AFEF"/>
          <w:sz w:val="18"/>
          <w:szCs w:val="18"/>
        </w:rPr>
        <w:t>=</w:t>
      </w:r>
      <w:r w:rsidRPr="00602E4B">
        <w:rPr>
          <w:rFonts w:ascii="Inter" w:hAnsi="Inter" w:cs="Courier New"/>
          <w:color w:val="ABB2BF"/>
          <w:sz w:val="18"/>
          <w:szCs w:val="18"/>
        </w:rPr>
        <w:t>φ)</w:t>
      </w:r>
    </w:p>
    <w:p w14:paraId="3E5F8F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30915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assignments</w:t>
      </w:r>
    </w:p>
    <w:p w14:paraId="3E89AC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store_committee_assignment(next_epoch, r, L_r, C_r)</w:t>
      </w:r>
    </w:p>
    <w:p w14:paraId="4298958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2AD3C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this round should be a bridge checkpoint</w:t>
      </w:r>
    </w:p>
    <w:p w14:paraId="7B0444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should_be_bridge_checkpoint(next_epoch, r):</w:t>
      </w:r>
    </w:p>
    <w:p w14:paraId="6DCE2D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Determine which chains to include</w:t>
      </w:r>
    </w:p>
    <w:p w14:paraId="19A9DB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 </w:t>
      </w:r>
      <w:r w:rsidRPr="00602E4B">
        <w:rPr>
          <w:rFonts w:ascii="Inter" w:hAnsi="Inter" w:cs="Courier New"/>
          <w:color w:val="61AFEF"/>
          <w:sz w:val="18"/>
          <w:szCs w:val="18"/>
        </w:rPr>
        <w:t>=</w:t>
      </w:r>
      <w:r w:rsidRPr="00602E4B">
        <w:rPr>
          <w:rFonts w:ascii="Inter" w:hAnsi="Inter" w:cs="Courier New"/>
          <w:color w:val="ABB2BF"/>
          <w:sz w:val="18"/>
          <w:szCs w:val="18"/>
        </w:rPr>
        <w:t xml:space="preserve"> select_bridge_checkpoint_chains(next_epoch, r)</w:t>
      </w:r>
    </w:p>
    <w:p w14:paraId="2462C1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BA0B7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Ensure committee has sufficient bridge relayers for those chains</w:t>
      </w:r>
    </w:p>
    <w:p w14:paraId="5FAC4B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C_r </w:t>
      </w:r>
      <w:r w:rsidRPr="00602E4B">
        <w:rPr>
          <w:rFonts w:ascii="Inter" w:hAnsi="Inter" w:cs="Courier New"/>
          <w:color w:val="61AFEF"/>
          <w:sz w:val="18"/>
          <w:szCs w:val="18"/>
        </w:rPr>
        <w:t>=</w:t>
      </w:r>
      <w:r w:rsidRPr="00602E4B">
        <w:rPr>
          <w:rFonts w:ascii="Inter" w:hAnsi="Inter" w:cs="Courier New"/>
          <w:color w:val="ABB2BF"/>
          <w:sz w:val="18"/>
          <w:szCs w:val="18"/>
        </w:rPr>
        <w:t xml:space="preserve"> ensure_bridge_coverage(C_r, chains, next_epoch)</w:t>
      </w:r>
    </w:p>
    <w:p w14:paraId="6FCB93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6FE08D0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stored assignment</w:t>
      </w:r>
    </w:p>
    <w:p w14:paraId="149036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update_committee_assignment(next_epoch, r, C_r, bridge_chains</w:t>
      </w:r>
      <w:r w:rsidRPr="00602E4B">
        <w:rPr>
          <w:rFonts w:ascii="Inter" w:hAnsi="Inter" w:cs="Courier New"/>
          <w:color w:val="61AFEF"/>
          <w:sz w:val="18"/>
          <w:szCs w:val="18"/>
        </w:rPr>
        <w:t>=</w:t>
      </w:r>
      <w:r w:rsidRPr="00602E4B">
        <w:rPr>
          <w:rFonts w:ascii="Inter" w:hAnsi="Inter" w:cs="Courier New"/>
          <w:color w:val="ABB2BF"/>
          <w:sz w:val="18"/>
          <w:szCs w:val="18"/>
        </w:rPr>
        <w:t>chains)</w:t>
      </w:r>
    </w:p>
    <w:p w14:paraId="7B78E3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B323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Notify affected validators of upcoming duties</w:t>
      </w:r>
    </w:p>
    <w:p w14:paraId="5E7744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notify_upcoming_duties(next_epoch, PRECOMPUTE_ROUNDS)</w:t>
      </w:r>
    </w:p>
    <w:p w14:paraId="2093409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210E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emit_event(EpochCommitteesInitialized {</w:t>
      </w:r>
    </w:p>
    <w:p w14:paraId="2B253A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next_epoch,</w:t>
      </w:r>
    </w:p>
    <w:p w14:paraId="4E3A88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precomputed_rounds: PRECOMPUTE_ROUNDS,</w:t>
      </w:r>
    </w:p>
    <w:p w14:paraId="36951DE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total_validators: </w:t>
      </w:r>
      <w:r w:rsidRPr="00602E4B">
        <w:rPr>
          <w:rFonts w:ascii="Inter" w:hAnsi="Inter" w:cs="Courier New"/>
          <w:color w:val="98C379"/>
          <w:sz w:val="18"/>
          <w:szCs w:val="18"/>
        </w:rPr>
        <w:t>len</w:t>
      </w:r>
      <w:r w:rsidRPr="00602E4B">
        <w:rPr>
          <w:rFonts w:ascii="Inter" w:hAnsi="Inter" w:cs="Courier New"/>
          <w:color w:val="ABB2BF"/>
          <w:sz w:val="18"/>
          <w:szCs w:val="18"/>
        </w:rPr>
        <w:t>(validators)</w:t>
      </w:r>
    </w:p>
    <w:p w14:paraId="11A905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C525B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E877F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should_be_bridge_checkpoint</w:t>
      </w:r>
      <w:r w:rsidRPr="00602E4B">
        <w:rPr>
          <w:rFonts w:ascii="Inter" w:hAnsi="Inter" w:cs="Courier New"/>
          <w:color w:val="ABB2BF"/>
          <w:sz w:val="18"/>
          <w:szCs w:val="18"/>
        </w:rPr>
        <w:t xml:space="preserve">(epoch: u64,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4F3D1D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769530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Determine if this round should include bridge checkpoint.</w:t>
      </w:r>
    </w:p>
    <w:p w14:paraId="5465E6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43EC5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 checkpoints every N rounds (default: 100)</w:t>
      </w:r>
    </w:p>
    <w:p w14:paraId="57330A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BRIDGE_CHECKPOINT_INTERVAL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100</w:t>
      </w:r>
    </w:p>
    <w:p w14:paraId="5C16F8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84F33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BRIDGE_CHECKPOINT_INTERVAL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118064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05A8CF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81B8B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Also create checkpoint if significant events pending</w:t>
      </w:r>
    </w:p>
    <w:p w14:paraId="13B232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pending_events_count </w:t>
      </w:r>
      <w:r w:rsidRPr="00602E4B">
        <w:rPr>
          <w:rFonts w:ascii="Inter" w:hAnsi="Inter" w:cs="Courier New"/>
          <w:color w:val="61AFEF"/>
          <w:sz w:val="18"/>
          <w:szCs w:val="18"/>
        </w:rPr>
        <w:t>=</w:t>
      </w:r>
      <w:r w:rsidRPr="00602E4B">
        <w:rPr>
          <w:rFonts w:ascii="Inter" w:hAnsi="Inter" w:cs="Courier New"/>
          <w:color w:val="ABB2BF"/>
          <w:sz w:val="18"/>
          <w:szCs w:val="18"/>
        </w:rPr>
        <w:t xml:space="preserve"> count_pending_cross_chain_events()</w:t>
      </w:r>
    </w:p>
    <w:p w14:paraId="363850F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9868E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pending_events_count </w:t>
      </w:r>
      <w:r w:rsidRPr="00602E4B">
        <w:rPr>
          <w:rFonts w:ascii="Inter" w:hAnsi="Inter" w:cs="Courier New"/>
          <w:color w:val="61AFEF"/>
          <w:sz w:val="18"/>
          <w:szCs w:val="18"/>
        </w:rPr>
        <w:t>&gt;</w:t>
      </w:r>
      <w:r w:rsidRPr="00602E4B">
        <w:rPr>
          <w:rFonts w:ascii="Inter" w:hAnsi="Inter" w:cs="Courier New"/>
          <w:color w:val="ABB2BF"/>
          <w:sz w:val="18"/>
          <w:szCs w:val="18"/>
        </w:rPr>
        <w:t xml:space="preserve"> URGENT_EVENT_THRESHOLD:</w:t>
      </w:r>
    </w:p>
    <w:p w14:paraId="2A06B0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5DACE5C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F8CD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7FE234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241026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select_bridge_checkpoint_chains</w:t>
      </w:r>
      <w:r w:rsidRPr="00602E4B">
        <w:rPr>
          <w:rFonts w:ascii="Inter" w:hAnsi="Inter" w:cs="Courier New"/>
          <w:color w:val="ABB2BF"/>
          <w:sz w:val="18"/>
          <w:szCs w:val="18"/>
        </w:rPr>
        <w:t xml:space="preserve">(epoch: u64,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List[ChainID]:</w:t>
      </w:r>
    </w:p>
    <w:p w14:paraId="1A9C96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44F28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 which chains to include in this checkpoint.</w:t>
      </w:r>
    </w:p>
    <w:p w14:paraId="6BCBC2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02FD6F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all_chains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get_supported_chains()</w:t>
      </w:r>
    </w:p>
    <w:p w14:paraId="4FA35F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49A2B1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176EC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 </w:t>
      </w:r>
      <w:r w:rsidRPr="00602E4B">
        <w:rPr>
          <w:rFonts w:ascii="Inter" w:hAnsi="Inter" w:cs="Courier New"/>
          <w:color w:val="C678DD"/>
          <w:sz w:val="18"/>
          <w:szCs w:val="18"/>
        </w:rPr>
        <w:t>in</w:t>
      </w:r>
      <w:r w:rsidRPr="00602E4B">
        <w:rPr>
          <w:rFonts w:ascii="Inter" w:hAnsi="Inter" w:cs="Courier New"/>
          <w:color w:val="ABB2BF"/>
          <w:sz w:val="18"/>
          <w:szCs w:val="18"/>
        </w:rPr>
        <w:t xml:space="preserve"> all_chains:</w:t>
      </w:r>
    </w:p>
    <w:p w14:paraId="4A495AC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chain has pending events</w:t>
      </w:r>
    </w:p>
    <w:p w14:paraId="7B2B56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 </w:t>
      </w:r>
      <w:r w:rsidRPr="00602E4B">
        <w:rPr>
          <w:rFonts w:ascii="Inter" w:hAnsi="Inter" w:cs="Courier New"/>
          <w:color w:val="61AFEF"/>
          <w:sz w:val="18"/>
          <w:szCs w:val="18"/>
        </w:rPr>
        <w:t>=</w:t>
      </w:r>
      <w:r w:rsidRPr="00602E4B">
        <w:rPr>
          <w:rFonts w:ascii="Inter" w:hAnsi="Inter" w:cs="Courier New"/>
          <w:color w:val="ABB2BF"/>
          <w:sz w:val="18"/>
          <w:szCs w:val="18"/>
        </w:rPr>
        <w:t xml:space="preserve"> get_pending_events(chain)</w:t>
      </w:r>
    </w:p>
    <w:p w14:paraId="48B201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FFC41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(pending)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3B7853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chain health</w:t>
      </w:r>
    </w:p>
    <w:p w14:paraId="121D563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health </w:t>
      </w:r>
      <w:r w:rsidRPr="00602E4B">
        <w:rPr>
          <w:rFonts w:ascii="Inter" w:hAnsi="Inter" w:cs="Courier New"/>
          <w:color w:val="61AFEF"/>
          <w:sz w:val="18"/>
          <w:szCs w:val="18"/>
        </w:rPr>
        <w:t>=</w:t>
      </w:r>
      <w:r w:rsidRPr="00602E4B">
        <w:rPr>
          <w:rFonts w:ascii="Inter" w:hAnsi="Inter" w:cs="Courier New"/>
          <w:color w:val="ABB2BF"/>
          <w:sz w:val="18"/>
          <w:szCs w:val="18"/>
        </w:rPr>
        <w:t xml:space="preserve"> check_chain_health(chain)</w:t>
      </w:r>
    </w:p>
    <w:p w14:paraId="0A80A7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4AAF7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health </w:t>
      </w:r>
      <w:r w:rsidRPr="00602E4B">
        <w:rPr>
          <w:rFonts w:ascii="Inter" w:hAnsi="Inter" w:cs="Courier New"/>
          <w:color w:val="61AFEF"/>
          <w:sz w:val="18"/>
          <w:szCs w:val="18"/>
        </w:rPr>
        <w:t>==</w:t>
      </w:r>
      <w:r w:rsidRPr="00602E4B">
        <w:rPr>
          <w:rFonts w:ascii="Inter" w:hAnsi="Inter" w:cs="Courier New"/>
          <w:color w:val="ABB2BF"/>
          <w:sz w:val="18"/>
          <w:szCs w:val="18"/>
        </w:rPr>
        <w:t xml:space="preserve"> ExternalChainStatus.HEALTHY:</w:t>
      </w:r>
    </w:p>
    <w:p w14:paraId="2DEB44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selected.append(chain)</w:t>
      </w:r>
    </w:p>
    <w:p w14:paraId="35C191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5DEEE0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f"Skipping unhealthy chain </w:t>
      </w:r>
      <w:r w:rsidRPr="00602E4B">
        <w:rPr>
          <w:rFonts w:ascii="Inter" w:hAnsi="Inter" w:cs="Courier New"/>
          <w:color w:val="ABB2BF"/>
          <w:sz w:val="18"/>
          <w:szCs w:val="18"/>
        </w:rPr>
        <w:t>{chain}</w:t>
      </w:r>
      <w:r w:rsidRPr="00602E4B">
        <w:rPr>
          <w:rFonts w:ascii="Inter" w:hAnsi="Inter" w:cs="Courier New"/>
          <w:color w:val="98C379"/>
          <w:sz w:val="18"/>
          <w:szCs w:val="18"/>
        </w:rPr>
        <w:t xml:space="preserve"> in checkpoint"</w:t>
      </w:r>
      <w:r w:rsidRPr="00602E4B">
        <w:rPr>
          <w:rFonts w:ascii="Inter" w:hAnsi="Inter" w:cs="Courier New"/>
          <w:color w:val="ABB2BF"/>
          <w:sz w:val="18"/>
          <w:szCs w:val="18"/>
        </w:rPr>
        <w:t>)</w:t>
      </w:r>
    </w:p>
    <w:p w14:paraId="301CFAF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2D3E2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Include chain if it hasn't been checkpointed recently</w:t>
      </w:r>
    </w:p>
    <w:p w14:paraId="75AA87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last_checkpoint </w:t>
      </w:r>
      <w:r w:rsidRPr="00602E4B">
        <w:rPr>
          <w:rFonts w:ascii="Inter" w:hAnsi="Inter" w:cs="Courier New"/>
          <w:color w:val="61AFEF"/>
          <w:sz w:val="18"/>
          <w:szCs w:val="18"/>
        </w:rPr>
        <w:t>=</w:t>
      </w:r>
      <w:r w:rsidRPr="00602E4B">
        <w:rPr>
          <w:rFonts w:ascii="Inter" w:hAnsi="Inter" w:cs="Courier New"/>
          <w:color w:val="ABB2BF"/>
          <w:sz w:val="18"/>
          <w:szCs w:val="18"/>
        </w:rPr>
        <w:t xml:space="preserve"> get_last_checkpoint_round(chain)</w:t>
      </w:r>
    </w:p>
    <w:p w14:paraId="2A19E5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rounds_since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last_checkpoint</w:t>
      </w:r>
    </w:p>
    <w:p w14:paraId="3E87DE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D7E78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rounds_since </w:t>
      </w:r>
      <w:r w:rsidRPr="00602E4B">
        <w:rPr>
          <w:rFonts w:ascii="Inter" w:hAnsi="Inter" w:cs="Courier New"/>
          <w:color w:val="61AFEF"/>
          <w:sz w:val="18"/>
          <w:szCs w:val="18"/>
        </w:rPr>
        <w:t>&gt;</w:t>
      </w:r>
      <w:r w:rsidRPr="00602E4B">
        <w:rPr>
          <w:rFonts w:ascii="Inter" w:hAnsi="Inter" w:cs="Courier New"/>
          <w:color w:val="ABB2BF"/>
          <w:sz w:val="18"/>
          <w:szCs w:val="18"/>
        </w:rPr>
        <w:t xml:space="preserve"> MAX_ROUNDS_BETWEEN_CHECKPOINTS:</w:t>
      </w:r>
    </w:p>
    <w:p w14:paraId="77E8EA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chain </w:t>
      </w:r>
      <w:r w:rsidRPr="00602E4B">
        <w:rPr>
          <w:rFonts w:ascii="Inter" w:hAnsi="Inter" w:cs="Courier New"/>
          <w:color w:val="C678DD"/>
          <w:sz w:val="18"/>
          <w:szCs w:val="18"/>
        </w:rPr>
        <w:t>not</w:t>
      </w:r>
      <w:r w:rsidRPr="00602E4B">
        <w:rPr>
          <w:rFonts w:ascii="Inter" w:hAnsi="Inter" w:cs="Courier New"/>
          <w:color w:val="ABB2BF"/>
          <w:sz w:val="18"/>
          <w:szCs w:val="18"/>
        </w:rPr>
        <w:t xml:space="preserve"> </w:t>
      </w:r>
      <w:r w:rsidRPr="00602E4B">
        <w:rPr>
          <w:rFonts w:ascii="Inter" w:hAnsi="Inter" w:cs="Courier New"/>
          <w:color w:val="C678DD"/>
          <w:sz w:val="18"/>
          <w:szCs w:val="18"/>
        </w:rPr>
        <w:t>in</w:t>
      </w:r>
      <w:r w:rsidRPr="00602E4B">
        <w:rPr>
          <w:rFonts w:ascii="Inter" w:hAnsi="Inter" w:cs="Courier New"/>
          <w:color w:val="ABB2BF"/>
          <w:sz w:val="18"/>
          <w:szCs w:val="18"/>
        </w:rPr>
        <w:t xml:space="preserve"> selected:</w:t>
      </w:r>
    </w:p>
    <w:p w14:paraId="3D67E7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selected.append(chain)</w:t>
      </w:r>
    </w:p>
    <w:p w14:paraId="561B11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8097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selected</w:t>
      </w:r>
    </w:p>
    <w:p w14:paraId="4B51F0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219023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notify_upcoming_duties</w:t>
      </w:r>
      <w:r w:rsidRPr="00602E4B">
        <w:rPr>
          <w:rFonts w:ascii="Inter" w:hAnsi="Inter" w:cs="Courier New"/>
          <w:color w:val="ABB2BF"/>
          <w:sz w:val="18"/>
          <w:szCs w:val="18"/>
        </w:rPr>
        <w:t xml:space="preserve">(epoch: u64, rounds: </w:t>
      </w:r>
      <w:r w:rsidRPr="00602E4B">
        <w:rPr>
          <w:rFonts w:ascii="Inter" w:hAnsi="Inter" w:cs="Courier New"/>
          <w:color w:val="98C379"/>
          <w:sz w:val="18"/>
          <w:szCs w:val="18"/>
        </w:rPr>
        <w:t>int</w:t>
      </w:r>
      <w:r w:rsidRPr="00602E4B">
        <w:rPr>
          <w:rFonts w:ascii="Inter" w:hAnsi="Inter" w:cs="Courier New"/>
          <w:color w:val="ABB2BF"/>
          <w:sz w:val="18"/>
          <w:szCs w:val="18"/>
        </w:rPr>
        <w:t>):</w:t>
      </w:r>
    </w:p>
    <w:p w14:paraId="31AE81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E97A9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Notify validators of their upcoming duties in next epoch.</w:t>
      </w:r>
    </w:p>
    <w:p w14:paraId="6B5CDE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4C347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r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98C379"/>
          <w:sz w:val="18"/>
          <w:szCs w:val="18"/>
        </w:rPr>
        <w:t>range</w:t>
      </w:r>
      <w:r w:rsidRPr="00602E4B">
        <w:rPr>
          <w:rFonts w:ascii="Inter" w:hAnsi="Inter" w:cs="Courier New"/>
          <w:color w:val="ABB2BF"/>
          <w:sz w:val="18"/>
          <w:szCs w:val="18"/>
        </w:rPr>
        <w:t>(rounds):</w:t>
      </w:r>
    </w:p>
    <w:p w14:paraId="329E92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assignment </w:t>
      </w:r>
      <w:r w:rsidRPr="00602E4B">
        <w:rPr>
          <w:rFonts w:ascii="Inter" w:hAnsi="Inter" w:cs="Courier New"/>
          <w:color w:val="61AFEF"/>
          <w:sz w:val="18"/>
          <w:szCs w:val="18"/>
        </w:rPr>
        <w:t>=</w:t>
      </w:r>
      <w:r w:rsidRPr="00602E4B">
        <w:rPr>
          <w:rFonts w:ascii="Inter" w:hAnsi="Inter" w:cs="Courier New"/>
          <w:color w:val="ABB2BF"/>
          <w:sz w:val="18"/>
          <w:szCs w:val="18"/>
        </w:rPr>
        <w:t xml:space="preserve"> get_committee_assignment(epoch, r)</w:t>
      </w:r>
    </w:p>
    <w:p w14:paraId="086F8A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1CE7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Notify leader</w:t>
      </w:r>
    </w:p>
    <w:p w14:paraId="01DFB8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notify_validator(assignment.leader, ValidatorDuty {</w:t>
      </w:r>
    </w:p>
    <w:p w14:paraId="7EB6AA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role: DutyRole.LEADER,</w:t>
      </w:r>
    </w:p>
    <w:p w14:paraId="40B1DE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epoch,</w:t>
      </w:r>
    </w:p>
    <w:p w14:paraId="02B62C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r,</w:t>
      </w:r>
    </w:p>
    <w:p w14:paraId="21CFD0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preparation_time: get_round_start_time(epoch, r)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3C7A24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4C71A5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4B28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Notify committee members</w:t>
      </w:r>
    </w:p>
    <w:p w14:paraId="3F587C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validator_id </w:t>
      </w:r>
      <w:r w:rsidRPr="00602E4B">
        <w:rPr>
          <w:rFonts w:ascii="Inter" w:hAnsi="Inter" w:cs="Courier New"/>
          <w:color w:val="C678DD"/>
          <w:sz w:val="18"/>
          <w:szCs w:val="18"/>
        </w:rPr>
        <w:t>in</w:t>
      </w:r>
      <w:r w:rsidRPr="00602E4B">
        <w:rPr>
          <w:rFonts w:ascii="Inter" w:hAnsi="Inter" w:cs="Courier New"/>
          <w:color w:val="ABB2BF"/>
          <w:sz w:val="18"/>
          <w:szCs w:val="18"/>
        </w:rPr>
        <w:t xml:space="preserve"> assignment.committee:</w:t>
      </w:r>
    </w:p>
    <w:p w14:paraId="409B2F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duty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ValidatorDuty {</w:t>
      </w:r>
    </w:p>
    <w:p w14:paraId="1C7DE1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role: DutyRole.COMMITTEE_MEMBER,</w:t>
      </w:r>
    </w:p>
    <w:p w14:paraId="244526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epoch,</w:t>
      </w:r>
    </w:p>
    <w:p w14:paraId="0BE27D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r,</w:t>
      </w:r>
    </w:p>
    <w:p w14:paraId="0AE8F3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preparation_time: get_round_start_time(epoch, r)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25C5D8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20792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67792B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bridge duties if applicable</w:t>
      </w:r>
    </w:p>
    <w:p w14:paraId="2E8B44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assignment.bridge_chains </w:t>
      </w:r>
      <w:r w:rsidRPr="00602E4B">
        <w:rPr>
          <w:rFonts w:ascii="Inter" w:hAnsi="Inter" w:cs="Courier New"/>
          <w:color w:val="C678DD"/>
          <w:sz w:val="18"/>
          <w:szCs w:val="18"/>
        </w:rPr>
        <w:t>and</w:t>
      </w:r>
      <w:r w:rsidRPr="00602E4B">
        <w:rPr>
          <w:rFonts w:ascii="Inter" w:hAnsi="Inter" w:cs="Courier New"/>
          <w:color w:val="ABB2BF"/>
          <w:sz w:val="18"/>
          <w:szCs w:val="18"/>
        </w:rPr>
        <w:t xml:space="preserve"> validator_id </w:t>
      </w:r>
      <w:r w:rsidRPr="00602E4B">
        <w:rPr>
          <w:rFonts w:ascii="Inter" w:hAnsi="Inter" w:cs="Courier New"/>
          <w:color w:val="C678DD"/>
          <w:sz w:val="18"/>
          <w:szCs w:val="18"/>
        </w:rPr>
        <w:t>in</w:t>
      </w:r>
      <w:r w:rsidRPr="00602E4B">
        <w:rPr>
          <w:rFonts w:ascii="Inter" w:hAnsi="Inter" w:cs="Courier New"/>
          <w:color w:val="ABB2BF"/>
          <w:sz w:val="18"/>
          <w:szCs w:val="18"/>
        </w:rPr>
        <w:t xml:space="preserve"> get_bridge_relayers_for_chains(assignment.bridge_chains):</w:t>
      </w:r>
    </w:p>
    <w:p w14:paraId="2FDE6E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duty.bridge_chains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assignment.bridge_chains</w:t>
      </w:r>
    </w:p>
    <w:p w14:paraId="0352C90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duty.role </w:t>
      </w:r>
      <w:r w:rsidRPr="00602E4B">
        <w:rPr>
          <w:rFonts w:ascii="Inter" w:hAnsi="Inter" w:cs="Courier New"/>
          <w:color w:val="61AFEF"/>
          <w:sz w:val="18"/>
          <w:szCs w:val="18"/>
        </w:rPr>
        <w:t>=</w:t>
      </w:r>
      <w:r w:rsidRPr="00602E4B">
        <w:rPr>
          <w:rFonts w:ascii="Inter" w:hAnsi="Inter" w:cs="Courier New"/>
          <w:color w:val="ABB2BF"/>
          <w:sz w:val="18"/>
          <w:szCs w:val="18"/>
        </w:rPr>
        <w:t xml:space="preserve"> DutyRole.COMMITTEE_AND_BRIDGE</w:t>
      </w:r>
    </w:p>
    <w:p w14:paraId="19F7C5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16927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notify_validator(validator_id, duty)</w:t>
      </w:r>
    </w:p>
    <w:p w14:paraId="4A1A2337"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11.3 Transition Timing</w:t>
      </w:r>
    </w:p>
    <w:p w14:paraId="67C5CBAC"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epoch transition must complete before the first block of the new epoch:</w:t>
      </w:r>
    </w:p>
    <w:p w14:paraId="2A236565" w14:textId="77777777" w:rsidR="000F59A8" w:rsidRPr="00602E4B" w:rsidRDefault="000F59A8" w:rsidP="000F59A8">
      <w:pPr>
        <w:rPr>
          <w:rFonts w:ascii="Inter" w:hAnsi="Inter"/>
          <w:sz w:val="18"/>
          <w:szCs w:val="18"/>
        </w:rPr>
      </w:pPr>
      <w:r w:rsidRPr="00602E4B">
        <w:rPr>
          <w:rFonts w:ascii="Inter" w:hAnsi="Inter"/>
          <w:sz w:val="18"/>
          <w:szCs w:val="18"/>
        </w:rPr>
        <w:t>python</w:t>
      </w:r>
    </w:p>
    <w:p w14:paraId="2AF59A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execute_epoch_transition</w:t>
      </w:r>
      <w:r w:rsidRPr="00602E4B">
        <w:rPr>
          <w:rFonts w:ascii="Inter" w:hAnsi="Inter" w:cs="Courier New"/>
          <w:color w:val="ABB2BF"/>
          <w:sz w:val="18"/>
          <w:szCs w:val="18"/>
        </w:rPr>
        <w:t>(epoch: u64):</w:t>
      </w:r>
    </w:p>
    <w:p w14:paraId="2B2F2D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BE550A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Execute complete epoch transition at epoch boundary.</w:t>
      </w:r>
    </w:p>
    <w:p w14:paraId="3753AB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FE154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transition_start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226A93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DB752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f"Starting epoch transition: </w:t>
      </w:r>
      <w:r w:rsidRPr="00602E4B">
        <w:rPr>
          <w:rFonts w:ascii="Inter" w:hAnsi="Inter" w:cs="Courier New"/>
          <w:color w:val="ABB2BF"/>
          <w:sz w:val="18"/>
          <w:szCs w:val="18"/>
        </w:rPr>
        <w:t>{epoch}</w:t>
      </w:r>
      <w:r w:rsidRPr="00602E4B">
        <w:rPr>
          <w:rFonts w:ascii="Inter" w:hAnsi="Inter" w:cs="Courier New"/>
          <w:color w:val="98C379"/>
          <w:sz w:val="18"/>
          <w:szCs w:val="18"/>
        </w:rPr>
        <w:t xml:space="preserve"> -&gt; </w:t>
      </w:r>
      <w:r w:rsidRPr="00602E4B">
        <w:rPr>
          <w:rFonts w:ascii="Inter" w:hAnsi="Inter" w:cs="Courier New"/>
          <w:color w:val="ABB2BF"/>
          <w:sz w:val="18"/>
          <w:szCs w:val="18"/>
        </w:rPr>
        <w:t xml:space="preserve">{epoch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w:t>
      </w:r>
      <w:r w:rsidRPr="00602E4B">
        <w:rPr>
          <w:rFonts w:ascii="Inter" w:hAnsi="Inter" w:cs="Courier New"/>
          <w:color w:val="98C379"/>
          <w:sz w:val="18"/>
          <w:szCs w:val="18"/>
        </w:rPr>
        <w:t>"</w:t>
      </w:r>
      <w:r w:rsidRPr="00602E4B">
        <w:rPr>
          <w:rFonts w:ascii="Inter" w:hAnsi="Inter" w:cs="Courier New"/>
          <w:color w:val="ABB2BF"/>
          <w:sz w:val="18"/>
          <w:szCs w:val="18"/>
        </w:rPr>
        <w:t>)</w:t>
      </w:r>
    </w:p>
    <w:p w14:paraId="2CF775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C59DA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EPOCH TRANSITION BEGINS ---</w:t>
      </w:r>
    </w:p>
    <w:p w14:paraId="0E2856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C868E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Phase 1: Stake snapshot</w:t>
      </w:r>
    </w:p>
    <w:p w14:paraId="11042E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phase_start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6883B9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next_validators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snapshot_stake(epoch)</w:t>
      </w:r>
    </w:p>
    <w:p w14:paraId="206A6D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f"Phase 1 (Stake Snapshot) completed in </w:t>
      </w:r>
      <w:r w:rsidRPr="00602E4B">
        <w:rPr>
          <w:rFonts w:ascii="Inter" w:hAnsi="Inter" w:cs="Courier New"/>
          <w:color w:val="ABB2BF"/>
          <w:sz w:val="18"/>
          <w:szCs w:val="18"/>
        </w:rPr>
        <w:t xml:space="preserve">{current_time()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phase_start}</w:t>
      </w:r>
      <w:r w:rsidRPr="00602E4B">
        <w:rPr>
          <w:rFonts w:ascii="Inter" w:hAnsi="Inter" w:cs="Courier New"/>
          <w:color w:val="98C379"/>
          <w:sz w:val="18"/>
          <w:szCs w:val="18"/>
        </w:rPr>
        <w:t>s"</w:t>
      </w:r>
      <w:r w:rsidRPr="00602E4B">
        <w:rPr>
          <w:rFonts w:ascii="Inter" w:hAnsi="Inter" w:cs="Courier New"/>
          <w:color w:val="ABB2BF"/>
          <w:sz w:val="18"/>
          <w:szCs w:val="18"/>
        </w:rPr>
        <w:t>)</w:t>
      </w:r>
    </w:p>
    <w:p w14:paraId="2DF72C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6B62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Phase 2: Reputation update</w:t>
      </w:r>
    </w:p>
    <w:p w14:paraId="78A65B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phase_start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2122FD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updated_reputations </w:t>
      </w:r>
      <w:r w:rsidRPr="00602E4B">
        <w:rPr>
          <w:rFonts w:ascii="Inter" w:hAnsi="Inter" w:cs="Courier New"/>
          <w:color w:val="61AFEF"/>
          <w:sz w:val="18"/>
          <w:szCs w:val="18"/>
        </w:rPr>
        <w:t>=</w:t>
      </w:r>
      <w:r w:rsidRPr="00602E4B">
        <w:rPr>
          <w:rFonts w:ascii="Inter" w:hAnsi="Inter" w:cs="Courier New"/>
          <w:color w:val="ABB2BF"/>
          <w:sz w:val="18"/>
          <w:szCs w:val="18"/>
        </w:rPr>
        <w:t xml:space="preserve"> update_reputations(epoch)</w:t>
      </w:r>
    </w:p>
    <w:p w14:paraId="5669D1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f"Phase 2 (Reputation Update) completed in </w:t>
      </w:r>
      <w:r w:rsidRPr="00602E4B">
        <w:rPr>
          <w:rFonts w:ascii="Inter" w:hAnsi="Inter" w:cs="Courier New"/>
          <w:color w:val="ABB2BF"/>
          <w:sz w:val="18"/>
          <w:szCs w:val="18"/>
        </w:rPr>
        <w:t xml:space="preserve">{current_time()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phase_start}</w:t>
      </w:r>
      <w:r w:rsidRPr="00602E4B">
        <w:rPr>
          <w:rFonts w:ascii="Inter" w:hAnsi="Inter" w:cs="Courier New"/>
          <w:color w:val="98C379"/>
          <w:sz w:val="18"/>
          <w:szCs w:val="18"/>
        </w:rPr>
        <w:t>s"</w:t>
      </w:r>
      <w:r w:rsidRPr="00602E4B">
        <w:rPr>
          <w:rFonts w:ascii="Inter" w:hAnsi="Inter" w:cs="Courier New"/>
          <w:color w:val="ABB2BF"/>
          <w:sz w:val="18"/>
          <w:szCs w:val="18"/>
        </w:rPr>
        <w:t>)</w:t>
      </w:r>
    </w:p>
    <w:p w14:paraId="348F44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741C2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Phase 3: Weight recalculation</w:t>
      </w:r>
    </w:p>
    <w:p w14:paraId="30D250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phase_start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0F5C9E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recalculated_weights </w:t>
      </w:r>
      <w:r w:rsidRPr="00602E4B">
        <w:rPr>
          <w:rFonts w:ascii="Inter" w:hAnsi="Inter" w:cs="Courier New"/>
          <w:color w:val="61AFEF"/>
          <w:sz w:val="18"/>
          <w:szCs w:val="18"/>
        </w:rPr>
        <w:t>=</w:t>
      </w:r>
      <w:r w:rsidRPr="00602E4B">
        <w:rPr>
          <w:rFonts w:ascii="Inter" w:hAnsi="Inter" w:cs="Courier New"/>
          <w:color w:val="ABB2BF"/>
          <w:sz w:val="18"/>
          <w:szCs w:val="18"/>
        </w:rPr>
        <w:t xml:space="preserve"> recalculate_weights(epoch)</w:t>
      </w:r>
    </w:p>
    <w:p w14:paraId="6F2E28A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f"Phase 3 (Weight Recalculation) completed in </w:t>
      </w:r>
      <w:r w:rsidRPr="00602E4B">
        <w:rPr>
          <w:rFonts w:ascii="Inter" w:hAnsi="Inter" w:cs="Courier New"/>
          <w:color w:val="ABB2BF"/>
          <w:sz w:val="18"/>
          <w:szCs w:val="18"/>
        </w:rPr>
        <w:t xml:space="preserve">{current_time()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phase_start}</w:t>
      </w:r>
      <w:r w:rsidRPr="00602E4B">
        <w:rPr>
          <w:rFonts w:ascii="Inter" w:hAnsi="Inter" w:cs="Courier New"/>
          <w:color w:val="98C379"/>
          <w:sz w:val="18"/>
          <w:szCs w:val="18"/>
        </w:rPr>
        <w:t>s"</w:t>
      </w:r>
      <w:r w:rsidRPr="00602E4B">
        <w:rPr>
          <w:rFonts w:ascii="Inter" w:hAnsi="Inter" w:cs="Courier New"/>
          <w:color w:val="ABB2BF"/>
          <w:sz w:val="18"/>
          <w:szCs w:val="18"/>
        </w:rPr>
        <w:t>)</w:t>
      </w:r>
    </w:p>
    <w:p w14:paraId="58D966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72B13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Phase 4: Randomness generation</w:t>
      </w:r>
    </w:p>
    <w:p w14:paraId="3A8A6A0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phase_start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6B1264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next_randomness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generate_epoch_randomness(epoch)</w:t>
      </w:r>
    </w:p>
    <w:p w14:paraId="3BA5D0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f"Phase 4 (Randomness Generation) completed in </w:t>
      </w:r>
      <w:r w:rsidRPr="00602E4B">
        <w:rPr>
          <w:rFonts w:ascii="Inter" w:hAnsi="Inter" w:cs="Courier New"/>
          <w:color w:val="ABB2BF"/>
          <w:sz w:val="18"/>
          <w:szCs w:val="18"/>
        </w:rPr>
        <w:t xml:space="preserve">{current_time()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phase_start}</w:t>
      </w:r>
      <w:r w:rsidRPr="00602E4B">
        <w:rPr>
          <w:rFonts w:ascii="Inter" w:hAnsi="Inter" w:cs="Courier New"/>
          <w:color w:val="98C379"/>
          <w:sz w:val="18"/>
          <w:szCs w:val="18"/>
        </w:rPr>
        <w:t>s"</w:t>
      </w:r>
      <w:r w:rsidRPr="00602E4B">
        <w:rPr>
          <w:rFonts w:ascii="Inter" w:hAnsi="Inter" w:cs="Courier New"/>
          <w:color w:val="ABB2BF"/>
          <w:sz w:val="18"/>
          <w:szCs w:val="18"/>
        </w:rPr>
        <w:t>)</w:t>
      </w:r>
    </w:p>
    <w:p w14:paraId="632959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45B8A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Phase 5: Committee pre-computation</w:t>
      </w:r>
    </w:p>
    <w:p w14:paraId="06EF35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phase_start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21E4F8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initialize_epoch_committees(epoch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w:t>
      </w:r>
    </w:p>
    <w:p w14:paraId="6821D1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f"Phase 5 (Committee Initialization) completed in </w:t>
      </w:r>
      <w:r w:rsidRPr="00602E4B">
        <w:rPr>
          <w:rFonts w:ascii="Inter" w:hAnsi="Inter" w:cs="Courier New"/>
          <w:color w:val="ABB2BF"/>
          <w:sz w:val="18"/>
          <w:szCs w:val="18"/>
        </w:rPr>
        <w:t xml:space="preserve">{current_time()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phase_start}</w:t>
      </w:r>
      <w:r w:rsidRPr="00602E4B">
        <w:rPr>
          <w:rFonts w:ascii="Inter" w:hAnsi="Inter" w:cs="Courier New"/>
          <w:color w:val="98C379"/>
          <w:sz w:val="18"/>
          <w:szCs w:val="18"/>
        </w:rPr>
        <w:t>s"</w:t>
      </w:r>
      <w:r w:rsidRPr="00602E4B">
        <w:rPr>
          <w:rFonts w:ascii="Inter" w:hAnsi="Inter" w:cs="Courier New"/>
          <w:color w:val="ABB2BF"/>
          <w:sz w:val="18"/>
          <w:szCs w:val="18"/>
        </w:rPr>
        <w:t>)</w:t>
      </w:r>
    </w:p>
    <w:p w14:paraId="7479DB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1E46C9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EPOCH TRANSITION ENDS ---</w:t>
      </w:r>
    </w:p>
    <w:p w14:paraId="3325F3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209EC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transition_duration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 </w:t>
      </w:r>
      <w:r w:rsidRPr="00602E4B">
        <w:rPr>
          <w:rFonts w:ascii="Inter" w:hAnsi="Inter" w:cs="Courier New"/>
          <w:color w:val="61AFEF"/>
          <w:sz w:val="18"/>
          <w:szCs w:val="18"/>
        </w:rPr>
        <w:t>-</w:t>
      </w:r>
      <w:r w:rsidRPr="00602E4B">
        <w:rPr>
          <w:rFonts w:ascii="Inter" w:hAnsi="Inter" w:cs="Courier New"/>
          <w:color w:val="ABB2BF"/>
          <w:sz w:val="18"/>
          <w:szCs w:val="18"/>
        </w:rPr>
        <w:t xml:space="preserve"> transition_start</w:t>
      </w:r>
    </w:p>
    <w:p w14:paraId="61C60B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5C3C6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emit_event(EpochTransitionCompleted {</w:t>
      </w:r>
    </w:p>
    <w:p w14:paraId="4296B9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old_epoch: epoch,</w:t>
      </w:r>
    </w:p>
    <w:p w14:paraId="2B4679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new_epoch: 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w:t>
      </w:r>
    </w:p>
    <w:p w14:paraId="49A8345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duration: transition_duration,</w:t>
      </w:r>
    </w:p>
    <w:p w14:paraId="54EC14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validator_count: </w:t>
      </w:r>
      <w:r w:rsidRPr="00602E4B">
        <w:rPr>
          <w:rFonts w:ascii="Inter" w:hAnsi="Inter" w:cs="Courier New"/>
          <w:color w:val="98C379"/>
          <w:sz w:val="18"/>
          <w:szCs w:val="18"/>
        </w:rPr>
        <w:t>len</w:t>
      </w:r>
      <w:r w:rsidRPr="00602E4B">
        <w:rPr>
          <w:rFonts w:ascii="Inter" w:hAnsi="Inter" w:cs="Courier New"/>
          <w:color w:val="ABB2BF"/>
          <w:sz w:val="18"/>
          <w:szCs w:val="18"/>
        </w:rPr>
        <w:t>(next_validators),</w:t>
      </w:r>
    </w:p>
    <w:p w14:paraId="7FD067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total_stake: </w:t>
      </w:r>
      <w:r w:rsidRPr="00602E4B">
        <w:rPr>
          <w:rFonts w:ascii="Inter" w:hAnsi="Inter" w:cs="Courier New"/>
          <w:color w:val="98C379"/>
          <w:sz w:val="18"/>
          <w:szCs w:val="18"/>
        </w:rPr>
        <w:t>sum</w:t>
      </w:r>
      <w:r w:rsidRPr="00602E4B">
        <w:rPr>
          <w:rFonts w:ascii="Inter" w:hAnsi="Inter" w:cs="Courier New"/>
          <w:color w:val="ABB2BF"/>
          <w:sz w:val="18"/>
          <w:szCs w:val="18"/>
        </w:rPr>
        <w:t xml:space="preserve">(v.stake_snapshot[epoch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next_validators),</w:t>
      </w:r>
    </w:p>
    <w:p w14:paraId="791CE4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randomness_hash: </w:t>
      </w:r>
      <w:r w:rsidRPr="00602E4B">
        <w:rPr>
          <w:rFonts w:ascii="Inter" w:hAnsi="Inter" w:cs="Courier New"/>
          <w:color w:val="98C379"/>
          <w:sz w:val="18"/>
          <w:szCs w:val="18"/>
        </w:rPr>
        <w:t>hash</w:t>
      </w:r>
      <w:r w:rsidRPr="00602E4B">
        <w:rPr>
          <w:rFonts w:ascii="Inter" w:hAnsi="Inter" w:cs="Courier New"/>
          <w:color w:val="ABB2BF"/>
          <w:sz w:val="18"/>
          <w:szCs w:val="18"/>
        </w:rPr>
        <w:t>(next_randomness)</w:t>
      </w:r>
    </w:p>
    <w:p w14:paraId="6486CB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4886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34C73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log_info(</w:t>
      </w:r>
      <w:r w:rsidRPr="00602E4B">
        <w:rPr>
          <w:rFonts w:ascii="Inter" w:hAnsi="Inter" w:cs="Courier New"/>
          <w:color w:val="98C379"/>
          <w:sz w:val="18"/>
          <w:szCs w:val="18"/>
        </w:rPr>
        <w:t xml:space="preserve">f"Epoch transition completed in </w:t>
      </w:r>
      <w:r w:rsidRPr="00602E4B">
        <w:rPr>
          <w:rFonts w:ascii="Inter" w:hAnsi="Inter" w:cs="Courier New"/>
          <w:color w:val="ABB2BF"/>
          <w:sz w:val="18"/>
          <w:szCs w:val="18"/>
        </w:rPr>
        <w:t>{transition_duration}</w:t>
      </w:r>
      <w:r w:rsidRPr="00602E4B">
        <w:rPr>
          <w:rFonts w:ascii="Inter" w:hAnsi="Inter" w:cs="Courier New"/>
          <w:color w:val="98C379"/>
          <w:sz w:val="18"/>
          <w:szCs w:val="18"/>
        </w:rPr>
        <w:t>s"</w:t>
      </w:r>
      <w:r w:rsidRPr="00602E4B">
        <w:rPr>
          <w:rFonts w:ascii="Inter" w:hAnsi="Inter" w:cs="Courier New"/>
          <w:color w:val="ABB2BF"/>
          <w:sz w:val="18"/>
          <w:szCs w:val="18"/>
        </w:rPr>
        <w:t>)</w:t>
      </w:r>
    </w:p>
    <w:p w14:paraId="36E86B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D5E1F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Performance check</w:t>
      </w:r>
    </w:p>
    <w:p w14:paraId="6EE250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transition_duration </w:t>
      </w:r>
      <w:r w:rsidRPr="00602E4B">
        <w:rPr>
          <w:rFonts w:ascii="Inter" w:hAnsi="Inter" w:cs="Courier New"/>
          <w:color w:val="61AFEF"/>
          <w:sz w:val="18"/>
          <w:szCs w:val="18"/>
        </w:rPr>
        <w:t>&gt;</w:t>
      </w:r>
      <w:r w:rsidRPr="00602E4B">
        <w:rPr>
          <w:rFonts w:ascii="Inter" w:hAnsi="Inter" w:cs="Courier New"/>
          <w:color w:val="ABB2BF"/>
          <w:sz w:val="18"/>
          <w:szCs w:val="18"/>
        </w:rPr>
        <w:t xml:space="preserve"> TRANSITION_TIME_WARNING:</w:t>
      </w:r>
    </w:p>
    <w:p w14:paraId="7B49D93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log_warning(</w:t>
      </w:r>
      <w:r w:rsidRPr="00602E4B">
        <w:rPr>
          <w:rFonts w:ascii="Inter" w:hAnsi="Inter" w:cs="Courier New"/>
          <w:color w:val="98C379"/>
          <w:sz w:val="18"/>
          <w:szCs w:val="18"/>
        </w:rPr>
        <w:t xml:space="preserve">f"Epoch transition took longer than expected: </w:t>
      </w:r>
      <w:r w:rsidRPr="00602E4B">
        <w:rPr>
          <w:rFonts w:ascii="Inter" w:hAnsi="Inter" w:cs="Courier New"/>
          <w:color w:val="ABB2BF"/>
          <w:sz w:val="18"/>
          <w:szCs w:val="18"/>
        </w:rPr>
        <w:t>{transition_duration}</w:t>
      </w:r>
      <w:r w:rsidRPr="00602E4B">
        <w:rPr>
          <w:rFonts w:ascii="Inter" w:hAnsi="Inter" w:cs="Courier New"/>
          <w:color w:val="98C379"/>
          <w:sz w:val="18"/>
          <w:szCs w:val="18"/>
        </w:rPr>
        <w:t xml:space="preserve">s &gt; </w:t>
      </w:r>
      <w:r w:rsidRPr="00602E4B">
        <w:rPr>
          <w:rFonts w:ascii="Inter" w:hAnsi="Inter" w:cs="Courier New"/>
          <w:color w:val="ABB2BF"/>
          <w:sz w:val="18"/>
          <w:szCs w:val="18"/>
        </w:rPr>
        <w:t>{TRANSITION_TIME_WARNING}</w:t>
      </w:r>
      <w:r w:rsidRPr="00602E4B">
        <w:rPr>
          <w:rFonts w:ascii="Inter" w:hAnsi="Inter" w:cs="Courier New"/>
          <w:color w:val="98C379"/>
          <w:sz w:val="18"/>
          <w:szCs w:val="18"/>
        </w:rPr>
        <w:t>s"</w:t>
      </w:r>
      <w:r w:rsidRPr="00602E4B">
        <w:rPr>
          <w:rFonts w:ascii="Inter" w:hAnsi="Inter" w:cs="Courier New"/>
          <w:color w:val="ABB2BF"/>
          <w:sz w:val="18"/>
          <w:szCs w:val="18"/>
        </w:rPr>
        <w:t>)</w:t>
      </w:r>
    </w:p>
    <w:p w14:paraId="5B1F14F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Block Production During Transition:</w:t>
      </w:r>
    </w:p>
    <w:p w14:paraId="5274C0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Block[epoch=e, height=e*L + L - 1]:  // Last block of epoch e</w:t>
      </w:r>
    </w:p>
    <w:p w14:paraId="64121D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execute_transactions()</w:t>
      </w:r>
    </w:p>
    <w:p w14:paraId="25F042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finalize_block()</w:t>
      </w:r>
    </w:p>
    <w:p w14:paraId="0D2B62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46058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EPOCH TRANSITION ---</w:t>
      </w:r>
    </w:p>
    <w:p w14:paraId="0F355E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execute_epoch_transition(e)</w:t>
      </w:r>
    </w:p>
    <w:p w14:paraId="0D75379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END TRANSITION ---</w:t>
      </w:r>
    </w:p>
    <w:p w14:paraId="64E1B5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1EBAB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Block[epoch=e+1, height=(e+1)*L]:  // First block of epoch e+1</w:t>
      </w:r>
    </w:p>
    <w:p w14:paraId="092BEA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use new validator set, weights, randomness</w:t>
      </w:r>
    </w:p>
    <w:p w14:paraId="74D91E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proceed normally with new epoch parameters</w:t>
      </w:r>
    </w:p>
    <w:p w14:paraId="487E115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1445"/>
        <w:gridCol w:w="3146"/>
      </w:tblGrid>
      <w:tr w:rsidR="000F59A8" w:rsidRPr="00602E4B" w14:paraId="3FAF1F27" w14:textId="77777777">
        <w:trPr>
          <w:tblHeader/>
          <w:tblCellSpacing w:w="15" w:type="dxa"/>
        </w:trPr>
        <w:tc>
          <w:tcPr>
            <w:tcW w:w="0" w:type="auto"/>
            <w:vAlign w:val="center"/>
            <w:hideMark/>
          </w:tcPr>
          <w:p w14:paraId="276BB25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Phase</w:t>
            </w:r>
          </w:p>
        </w:tc>
        <w:tc>
          <w:tcPr>
            <w:tcW w:w="0" w:type="auto"/>
            <w:vAlign w:val="center"/>
            <w:hideMark/>
          </w:tcPr>
          <w:p w14:paraId="69A55984"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Target Duration</w:t>
            </w:r>
          </w:p>
        </w:tc>
        <w:tc>
          <w:tcPr>
            <w:tcW w:w="0" w:type="auto"/>
            <w:vAlign w:val="center"/>
            <w:hideMark/>
          </w:tcPr>
          <w:p w14:paraId="076819B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Notes</w:t>
            </w:r>
          </w:p>
        </w:tc>
      </w:tr>
      <w:tr w:rsidR="000F59A8" w:rsidRPr="00602E4B" w14:paraId="24F84D57" w14:textId="77777777">
        <w:trPr>
          <w:tblCellSpacing w:w="15" w:type="dxa"/>
        </w:trPr>
        <w:tc>
          <w:tcPr>
            <w:tcW w:w="0" w:type="auto"/>
            <w:vAlign w:val="center"/>
            <w:hideMark/>
          </w:tcPr>
          <w:p w14:paraId="3C4AF24F" w14:textId="77777777" w:rsidR="000F59A8" w:rsidRPr="00602E4B" w:rsidRDefault="000F59A8" w:rsidP="000F59A8">
            <w:pPr>
              <w:rPr>
                <w:rFonts w:ascii="Inter" w:hAnsi="Inter"/>
                <w:sz w:val="18"/>
                <w:szCs w:val="18"/>
              </w:rPr>
            </w:pPr>
            <w:r w:rsidRPr="00602E4B">
              <w:rPr>
                <w:rFonts w:ascii="Inter" w:hAnsi="Inter"/>
                <w:sz w:val="18"/>
                <w:szCs w:val="18"/>
              </w:rPr>
              <w:t>Stake Snapshot</w:t>
            </w:r>
          </w:p>
        </w:tc>
        <w:tc>
          <w:tcPr>
            <w:tcW w:w="0" w:type="auto"/>
            <w:vAlign w:val="center"/>
            <w:hideMark/>
          </w:tcPr>
          <w:p w14:paraId="223EA40E" w14:textId="77777777" w:rsidR="000F59A8" w:rsidRPr="00602E4B" w:rsidRDefault="000F59A8" w:rsidP="000F59A8">
            <w:pPr>
              <w:rPr>
                <w:rFonts w:ascii="Inter" w:hAnsi="Inter"/>
                <w:sz w:val="18"/>
                <w:szCs w:val="18"/>
              </w:rPr>
            </w:pPr>
            <w:r w:rsidRPr="00602E4B">
              <w:rPr>
                <w:rFonts w:ascii="Inter" w:hAnsi="Inter"/>
                <w:sz w:val="18"/>
                <w:szCs w:val="18"/>
              </w:rPr>
              <w:t>&lt; 2s</w:t>
            </w:r>
          </w:p>
        </w:tc>
        <w:tc>
          <w:tcPr>
            <w:tcW w:w="0" w:type="auto"/>
            <w:vAlign w:val="center"/>
            <w:hideMark/>
          </w:tcPr>
          <w:p w14:paraId="58288161" w14:textId="77777777" w:rsidR="000F59A8" w:rsidRPr="00602E4B" w:rsidRDefault="000F59A8" w:rsidP="000F59A8">
            <w:pPr>
              <w:rPr>
                <w:rFonts w:ascii="Inter" w:hAnsi="Inter"/>
                <w:sz w:val="18"/>
                <w:szCs w:val="18"/>
              </w:rPr>
            </w:pPr>
            <w:r w:rsidRPr="00602E4B">
              <w:rPr>
                <w:rFonts w:ascii="Inter" w:hAnsi="Inter"/>
                <w:sz w:val="18"/>
                <w:szCs w:val="18"/>
              </w:rPr>
              <w:t>Simple state updates</w:t>
            </w:r>
          </w:p>
        </w:tc>
      </w:tr>
      <w:tr w:rsidR="000F59A8" w:rsidRPr="00602E4B" w14:paraId="327D9357" w14:textId="77777777">
        <w:trPr>
          <w:tblCellSpacing w:w="15" w:type="dxa"/>
        </w:trPr>
        <w:tc>
          <w:tcPr>
            <w:tcW w:w="0" w:type="auto"/>
            <w:vAlign w:val="center"/>
            <w:hideMark/>
          </w:tcPr>
          <w:p w14:paraId="64BBDA0B" w14:textId="77777777" w:rsidR="000F59A8" w:rsidRPr="00602E4B" w:rsidRDefault="000F59A8" w:rsidP="000F59A8">
            <w:pPr>
              <w:rPr>
                <w:rFonts w:ascii="Inter" w:hAnsi="Inter"/>
                <w:sz w:val="18"/>
                <w:szCs w:val="18"/>
              </w:rPr>
            </w:pPr>
            <w:r w:rsidRPr="00602E4B">
              <w:rPr>
                <w:rFonts w:ascii="Inter" w:hAnsi="Inter"/>
                <w:sz w:val="18"/>
                <w:szCs w:val="18"/>
              </w:rPr>
              <w:t>Reputation Update</w:t>
            </w:r>
          </w:p>
        </w:tc>
        <w:tc>
          <w:tcPr>
            <w:tcW w:w="0" w:type="auto"/>
            <w:vAlign w:val="center"/>
            <w:hideMark/>
          </w:tcPr>
          <w:p w14:paraId="15A8D73A" w14:textId="77777777" w:rsidR="000F59A8" w:rsidRPr="00602E4B" w:rsidRDefault="000F59A8" w:rsidP="000F59A8">
            <w:pPr>
              <w:rPr>
                <w:rFonts w:ascii="Inter" w:hAnsi="Inter"/>
                <w:sz w:val="18"/>
                <w:szCs w:val="18"/>
              </w:rPr>
            </w:pPr>
            <w:r w:rsidRPr="00602E4B">
              <w:rPr>
                <w:rFonts w:ascii="Inter" w:hAnsi="Inter"/>
                <w:sz w:val="18"/>
                <w:szCs w:val="18"/>
              </w:rPr>
              <w:t>&lt; 5s</w:t>
            </w:r>
          </w:p>
        </w:tc>
        <w:tc>
          <w:tcPr>
            <w:tcW w:w="0" w:type="auto"/>
            <w:vAlign w:val="center"/>
            <w:hideMark/>
          </w:tcPr>
          <w:p w14:paraId="09558FE2" w14:textId="77777777" w:rsidR="000F59A8" w:rsidRPr="00602E4B" w:rsidRDefault="000F59A8" w:rsidP="000F59A8">
            <w:pPr>
              <w:rPr>
                <w:rFonts w:ascii="Inter" w:hAnsi="Inter"/>
                <w:sz w:val="18"/>
                <w:szCs w:val="18"/>
              </w:rPr>
            </w:pPr>
            <w:r w:rsidRPr="00602E4B">
              <w:rPr>
                <w:rFonts w:ascii="Inter" w:hAnsi="Inter"/>
                <w:sz w:val="18"/>
                <w:szCs w:val="18"/>
              </w:rPr>
              <w:t>Computation-intensive</w:t>
            </w:r>
          </w:p>
        </w:tc>
      </w:tr>
      <w:tr w:rsidR="000F59A8" w:rsidRPr="00602E4B" w14:paraId="2F6AD338" w14:textId="77777777">
        <w:trPr>
          <w:tblCellSpacing w:w="15" w:type="dxa"/>
        </w:trPr>
        <w:tc>
          <w:tcPr>
            <w:tcW w:w="0" w:type="auto"/>
            <w:vAlign w:val="center"/>
            <w:hideMark/>
          </w:tcPr>
          <w:p w14:paraId="168A39F7" w14:textId="77777777" w:rsidR="000F59A8" w:rsidRPr="00602E4B" w:rsidRDefault="000F59A8" w:rsidP="000F59A8">
            <w:pPr>
              <w:rPr>
                <w:rFonts w:ascii="Inter" w:hAnsi="Inter"/>
                <w:sz w:val="18"/>
                <w:szCs w:val="18"/>
              </w:rPr>
            </w:pPr>
            <w:r w:rsidRPr="00602E4B">
              <w:rPr>
                <w:rFonts w:ascii="Inter" w:hAnsi="Inter"/>
                <w:sz w:val="18"/>
                <w:szCs w:val="18"/>
              </w:rPr>
              <w:t>Weight Recalculation</w:t>
            </w:r>
          </w:p>
        </w:tc>
        <w:tc>
          <w:tcPr>
            <w:tcW w:w="0" w:type="auto"/>
            <w:vAlign w:val="center"/>
            <w:hideMark/>
          </w:tcPr>
          <w:p w14:paraId="4FDE6589" w14:textId="77777777" w:rsidR="000F59A8" w:rsidRPr="00602E4B" w:rsidRDefault="000F59A8" w:rsidP="000F59A8">
            <w:pPr>
              <w:rPr>
                <w:rFonts w:ascii="Inter" w:hAnsi="Inter"/>
                <w:sz w:val="18"/>
                <w:szCs w:val="18"/>
              </w:rPr>
            </w:pPr>
            <w:r w:rsidRPr="00602E4B">
              <w:rPr>
                <w:rFonts w:ascii="Inter" w:hAnsi="Inter"/>
                <w:sz w:val="18"/>
                <w:szCs w:val="18"/>
              </w:rPr>
              <w:t>&lt; 3s</w:t>
            </w:r>
          </w:p>
        </w:tc>
        <w:tc>
          <w:tcPr>
            <w:tcW w:w="0" w:type="auto"/>
            <w:vAlign w:val="center"/>
            <w:hideMark/>
          </w:tcPr>
          <w:p w14:paraId="21EA2A70" w14:textId="77777777" w:rsidR="000F59A8" w:rsidRPr="00602E4B" w:rsidRDefault="000F59A8" w:rsidP="000F59A8">
            <w:pPr>
              <w:rPr>
                <w:rFonts w:ascii="Inter" w:hAnsi="Inter"/>
                <w:sz w:val="18"/>
                <w:szCs w:val="18"/>
              </w:rPr>
            </w:pPr>
            <w:r w:rsidRPr="00602E4B">
              <w:rPr>
                <w:rFonts w:ascii="Inter" w:hAnsi="Inter"/>
                <w:sz w:val="18"/>
                <w:szCs w:val="18"/>
              </w:rPr>
              <w:t>Mathematical operations</w:t>
            </w:r>
          </w:p>
        </w:tc>
      </w:tr>
      <w:tr w:rsidR="000F59A8" w:rsidRPr="00602E4B" w14:paraId="59C8DBAC" w14:textId="77777777">
        <w:trPr>
          <w:tblCellSpacing w:w="15" w:type="dxa"/>
        </w:trPr>
        <w:tc>
          <w:tcPr>
            <w:tcW w:w="0" w:type="auto"/>
            <w:vAlign w:val="center"/>
            <w:hideMark/>
          </w:tcPr>
          <w:p w14:paraId="3035DE97" w14:textId="77777777" w:rsidR="000F59A8" w:rsidRPr="00602E4B" w:rsidRDefault="000F59A8" w:rsidP="000F59A8">
            <w:pPr>
              <w:rPr>
                <w:rFonts w:ascii="Inter" w:hAnsi="Inter"/>
                <w:sz w:val="18"/>
                <w:szCs w:val="18"/>
              </w:rPr>
            </w:pPr>
            <w:r w:rsidRPr="00602E4B">
              <w:rPr>
                <w:rFonts w:ascii="Inter" w:hAnsi="Inter"/>
                <w:sz w:val="18"/>
                <w:szCs w:val="18"/>
              </w:rPr>
              <w:lastRenderedPageBreak/>
              <w:t>Randomness Generation</w:t>
            </w:r>
          </w:p>
        </w:tc>
        <w:tc>
          <w:tcPr>
            <w:tcW w:w="0" w:type="auto"/>
            <w:vAlign w:val="center"/>
            <w:hideMark/>
          </w:tcPr>
          <w:p w14:paraId="1DA91921" w14:textId="77777777" w:rsidR="000F59A8" w:rsidRPr="00602E4B" w:rsidRDefault="000F59A8" w:rsidP="000F59A8">
            <w:pPr>
              <w:rPr>
                <w:rFonts w:ascii="Inter" w:hAnsi="Inter"/>
                <w:sz w:val="18"/>
                <w:szCs w:val="18"/>
              </w:rPr>
            </w:pPr>
            <w:r w:rsidRPr="00602E4B">
              <w:rPr>
                <w:rFonts w:ascii="Inter" w:hAnsi="Inter"/>
                <w:sz w:val="18"/>
                <w:szCs w:val="18"/>
              </w:rPr>
              <w:t>&lt; 60s</w:t>
            </w:r>
          </w:p>
        </w:tc>
        <w:tc>
          <w:tcPr>
            <w:tcW w:w="0" w:type="auto"/>
            <w:vAlign w:val="center"/>
            <w:hideMark/>
          </w:tcPr>
          <w:p w14:paraId="7B35CB65" w14:textId="77777777" w:rsidR="000F59A8" w:rsidRPr="00602E4B" w:rsidRDefault="000F59A8" w:rsidP="000F59A8">
            <w:pPr>
              <w:rPr>
                <w:rFonts w:ascii="Inter" w:hAnsi="Inter"/>
                <w:sz w:val="18"/>
                <w:szCs w:val="18"/>
              </w:rPr>
            </w:pPr>
            <w:r w:rsidRPr="00602E4B">
              <w:rPr>
                <w:rFonts w:ascii="Inter" w:hAnsi="Inter"/>
                <w:sz w:val="18"/>
                <w:szCs w:val="18"/>
              </w:rPr>
              <w:t>Depends on validator response time</w:t>
            </w:r>
          </w:p>
        </w:tc>
      </w:tr>
      <w:tr w:rsidR="000F59A8" w:rsidRPr="00602E4B" w14:paraId="41320A07" w14:textId="77777777">
        <w:trPr>
          <w:tblCellSpacing w:w="15" w:type="dxa"/>
        </w:trPr>
        <w:tc>
          <w:tcPr>
            <w:tcW w:w="0" w:type="auto"/>
            <w:vAlign w:val="center"/>
            <w:hideMark/>
          </w:tcPr>
          <w:p w14:paraId="09A04A9A" w14:textId="77777777" w:rsidR="000F59A8" w:rsidRPr="00602E4B" w:rsidRDefault="000F59A8" w:rsidP="000F59A8">
            <w:pPr>
              <w:rPr>
                <w:rFonts w:ascii="Inter" w:hAnsi="Inter"/>
                <w:sz w:val="18"/>
                <w:szCs w:val="18"/>
              </w:rPr>
            </w:pPr>
            <w:r w:rsidRPr="00602E4B">
              <w:rPr>
                <w:rFonts w:ascii="Inter" w:hAnsi="Inter"/>
                <w:sz w:val="18"/>
                <w:szCs w:val="18"/>
              </w:rPr>
              <w:t>Committee Initialization</w:t>
            </w:r>
          </w:p>
        </w:tc>
        <w:tc>
          <w:tcPr>
            <w:tcW w:w="0" w:type="auto"/>
            <w:vAlign w:val="center"/>
            <w:hideMark/>
          </w:tcPr>
          <w:p w14:paraId="655AA5BF" w14:textId="77777777" w:rsidR="000F59A8" w:rsidRPr="00602E4B" w:rsidRDefault="000F59A8" w:rsidP="000F59A8">
            <w:pPr>
              <w:rPr>
                <w:rFonts w:ascii="Inter" w:hAnsi="Inter"/>
                <w:sz w:val="18"/>
                <w:szCs w:val="18"/>
              </w:rPr>
            </w:pPr>
            <w:r w:rsidRPr="00602E4B">
              <w:rPr>
                <w:rFonts w:ascii="Inter" w:hAnsi="Inter"/>
                <w:sz w:val="18"/>
                <w:szCs w:val="18"/>
              </w:rPr>
              <w:t>&lt; 10s</w:t>
            </w:r>
          </w:p>
        </w:tc>
        <w:tc>
          <w:tcPr>
            <w:tcW w:w="0" w:type="auto"/>
            <w:vAlign w:val="center"/>
            <w:hideMark/>
          </w:tcPr>
          <w:p w14:paraId="61958C3E" w14:textId="77777777" w:rsidR="000F59A8" w:rsidRPr="00602E4B" w:rsidRDefault="000F59A8" w:rsidP="000F59A8">
            <w:pPr>
              <w:rPr>
                <w:rFonts w:ascii="Inter" w:hAnsi="Inter"/>
                <w:sz w:val="18"/>
                <w:szCs w:val="18"/>
              </w:rPr>
            </w:pPr>
            <w:r w:rsidRPr="00602E4B">
              <w:rPr>
                <w:rFonts w:ascii="Inter" w:hAnsi="Inter"/>
                <w:sz w:val="18"/>
                <w:szCs w:val="18"/>
              </w:rPr>
              <w:t>Pre-computation for 10 rounds</w:t>
            </w:r>
          </w:p>
        </w:tc>
      </w:tr>
      <w:tr w:rsidR="000F59A8" w:rsidRPr="00602E4B" w14:paraId="41788C39" w14:textId="77777777">
        <w:trPr>
          <w:tblCellSpacing w:w="15" w:type="dxa"/>
        </w:trPr>
        <w:tc>
          <w:tcPr>
            <w:tcW w:w="0" w:type="auto"/>
            <w:vAlign w:val="center"/>
            <w:hideMark/>
          </w:tcPr>
          <w:p w14:paraId="37B790C6" w14:textId="77777777" w:rsidR="000F59A8" w:rsidRPr="00602E4B" w:rsidRDefault="000F59A8" w:rsidP="000F59A8">
            <w:pPr>
              <w:rPr>
                <w:rFonts w:ascii="Inter" w:hAnsi="Inter"/>
                <w:sz w:val="18"/>
                <w:szCs w:val="18"/>
              </w:rPr>
            </w:pPr>
            <w:r w:rsidRPr="00602E4B">
              <w:rPr>
                <w:rFonts w:ascii="Inter" w:hAnsi="Inter"/>
                <w:b/>
                <w:bCs/>
                <w:sz w:val="18"/>
                <w:szCs w:val="18"/>
              </w:rPr>
              <w:t>Total</w:t>
            </w:r>
          </w:p>
        </w:tc>
        <w:tc>
          <w:tcPr>
            <w:tcW w:w="0" w:type="auto"/>
            <w:vAlign w:val="center"/>
            <w:hideMark/>
          </w:tcPr>
          <w:p w14:paraId="1839DACB" w14:textId="77777777" w:rsidR="000F59A8" w:rsidRPr="00602E4B" w:rsidRDefault="000F59A8" w:rsidP="000F59A8">
            <w:pPr>
              <w:rPr>
                <w:rFonts w:ascii="Inter" w:hAnsi="Inter"/>
                <w:sz w:val="18"/>
                <w:szCs w:val="18"/>
              </w:rPr>
            </w:pPr>
            <w:r w:rsidRPr="00602E4B">
              <w:rPr>
                <w:rFonts w:ascii="Inter" w:hAnsi="Inter"/>
                <w:b/>
                <w:bCs/>
                <w:sz w:val="18"/>
                <w:szCs w:val="18"/>
              </w:rPr>
              <w:t>&lt; 80s</w:t>
            </w:r>
          </w:p>
        </w:tc>
        <w:tc>
          <w:tcPr>
            <w:tcW w:w="0" w:type="auto"/>
            <w:vAlign w:val="center"/>
            <w:hideMark/>
          </w:tcPr>
          <w:p w14:paraId="7E8B4F92" w14:textId="77777777" w:rsidR="000F59A8" w:rsidRPr="00602E4B" w:rsidRDefault="000F59A8" w:rsidP="000F59A8">
            <w:pPr>
              <w:rPr>
                <w:rFonts w:ascii="Inter" w:hAnsi="Inter"/>
                <w:sz w:val="18"/>
                <w:szCs w:val="18"/>
              </w:rPr>
            </w:pPr>
            <w:r w:rsidRPr="00602E4B">
              <w:rPr>
                <w:rFonts w:ascii="Inter" w:hAnsi="Inter"/>
                <w:b/>
                <w:bCs/>
                <w:sz w:val="18"/>
                <w:szCs w:val="18"/>
              </w:rPr>
              <w:t>Acceptable: 1-2 minutes</w:t>
            </w:r>
          </w:p>
        </w:tc>
      </w:tr>
    </w:tbl>
    <w:p w14:paraId="48A84E0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Fallback for Slow Transitions:</w:t>
      </w:r>
    </w:p>
    <w:p w14:paraId="7BC67540" w14:textId="77777777" w:rsidR="000F59A8" w:rsidRPr="00602E4B" w:rsidRDefault="000F59A8" w:rsidP="000F59A8">
      <w:pPr>
        <w:rPr>
          <w:rFonts w:ascii="Inter" w:hAnsi="Inter"/>
          <w:sz w:val="18"/>
          <w:szCs w:val="18"/>
        </w:rPr>
      </w:pPr>
      <w:r w:rsidRPr="00602E4B">
        <w:rPr>
          <w:rFonts w:ascii="Inter" w:hAnsi="Inter"/>
          <w:sz w:val="18"/>
          <w:szCs w:val="18"/>
        </w:rPr>
        <w:t>python</w:t>
      </w:r>
    </w:p>
    <w:p w14:paraId="078D0B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execute_epoch_transition_with_timeout</w:t>
      </w:r>
      <w:r w:rsidRPr="00602E4B">
        <w:rPr>
          <w:rFonts w:ascii="Inter" w:hAnsi="Inter" w:cs="Courier New"/>
          <w:color w:val="ABB2BF"/>
          <w:sz w:val="18"/>
          <w:szCs w:val="18"/>
        </w:rPr>
        <w:t xml:space="preserve">(epoch: u64, max_duration: </w:t>
      </w:r>
      <w:r w:rsidRPr="00602E4B">
        <w:rPr>
          <w:rFonts w:ascii="Inter" w:hAnsi="Inter" w:cs="Courier New"/>
          <w:color w:val="98C379"/>
          <w:sz w:val="18"/>
          <w:szCs w:val="18"/>
        </w:rPr>
        <w:t>float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120.0</w:t>
      </w:r>
      <w:r w:rsidRPr="00602E4B">
        <w:rPr>
          <w:rFonts w:ascii="Inter" w:hAnsi="Inter" w:cs="Courier New"/>
          <w:color w:val="ABB2BF"/>
          <w:sz w:val="18"/>
          <w:szCs w:val="18"/>
        </w:rPr>
        <w:t>):</w:t>
      </w:r>
    </w:p>
    <w:p w14:paraId="48F042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443A3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Execute epoch transition with timeout protection.</w:t>
      </w:r>
    </w:p>
    <w:p w14:paraId="71DBFB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1F5281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start_time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current_time()</w:t>
      </w:r>
    </w:p>
    <w:p w14:paraId="3B4F1A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4B552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try</w:t>
      </w:r>
      <w:r w:rsidRPr="00602E4B">
        <w:rPr>
          <w:rFonts w:ascii="Inter" w:hAnsi="Inter" w:cs="Courier New"/>
          <w:color w:val="ABB2BF"/>
          <w:sz w:val="18"/>
          <w:szCs w:val="18"/>
        </w:rPr>
        <w:t>:</w:t>
      </w:r>
    </w:p>
    <w:p w14:paraId="1B3D7E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execute_epoch_transition(epoch)</w:t>
      </w:r>
    </w:p>
    <w:p w14:paraId="2134EA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except</w:t>
      </w:r>
      <w:r w:rsidRPr="00602E4B">
        <w:rPr>
          <w:rFonts w:ascii="Inter" w:hAnsi="Inter" w:cs="Courier New"/>
          <w:color w:val="ABB2BF"/>
          <w:sz w:val="18"/>
          <w:szCs w:val="18"/>
        </w:rPr>
        <w:t xml:space="preserve"> TimeoutError:</w:t>
      </w:r>
    </w:p>
    <w:p w14:paraId="060CDE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log_error(</w:t>
      </w:r>
      <w:r w:rsidRPr="00602E4B">
        <w:rPr>
          <w:rFonts w:ascii="Inter" w:hAnsi="Inter" w:cs="Courier New"/>
          <w:color w:val="98C379"/>
          <w:sz w:val="18"/>
          <w:szCs w:val="18"/>
        </w:rPr>
        <w:t xml:space="preserve">f"Epoch transition timeout after </w:t>
      </w:r>
      <w:r w:rsidRPr="00602E4B">
        <w:rPr>
          <w:rFonts w:ascii="Inter" w:hAnsi="Inter" w:cs="Courier New"/>
          <w:color w:val="ABB2BF"/>
          <w:sz w:val="18"/>
          <w:szCs w:val="18"/>
        </w:rPr>
        <w:t>{max_duration}</w:t>
      </w:r>
      <w:r w:rsidRPr="00602E4B">
        <w:rPr>
          <w:rFonts w:ascii="Inter" w:hAnsi="Inter" w:cs="Courier New"/>
          <w:color w:val="98C379"/>
          <w:sz w:val="18"/>
          <w:szCs w:val="18"/>
        </w:rPr>
        <w:t>s"</w:t>
      </w:r>
      <w:r w:rsidRPr="00602E4B">
        <w:rPr>
          <w:rFonts w:ascii="Inter" w:hAnsi="Inter" w:cs="Courier New"/>
          <w:color w:val="ABB2BF"/>
          <w:sz w:val="18"/>
          <w:szCs w:val="18"/>
        </w:rPr>
        <w:t>)</w:t>
      </w:r>
    </w:p>
    <w:p w14:paraId="36C057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F506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Use fallback mechanisms</w:t>
      </w:r>
    </w:p>
    <w:p w14:paraId="520CEA7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use_fallback_randomness(epoch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w:t>
      </w:r>
    </w:p>
    <w:p w14:paraId="548BC1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use_previous_validator_set_temporarily(epoch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w:t>
      </w:r>
    </w:p>
    <w:p w14:paraId="107BF5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8762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Schedule retry</w:t>
      </w:r>
    </w:p>
    <w:p w14:paraId="2ADECC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schedule_transition_retry(epoch, delay</w:t>
      </w:r>
      <w:r w:rsidRPr="00602E4B">
        <w:rPr>
          <w:rFonts w:ascii="Inter" w:hAnsi="Inter" w:cs="Courier New"/>
          <w:color w:val="61AFEF"/>
          <w:sz w:val="18"/>
          <w:szCs w:val="18"/>
        </w:rPr>
        <w:t>=</w:t>
      </w:r>
      <w:r w:rsidRPr="00602E4B">
        <w:rPr>
          <w:rFonts w:ascii="Inter" w:hAnsi="Inter" w:cs="Courier New"/>
          <w:color w:val="D19A66"/>
          <w:sz w:val="18"/>
          <w:szCs w:val="18"/>
        </w:rPr>
        <w:t>60</w:t>
      </w:r>
      <w:r w:rsidRPr="00602E4B">
        <w:rPr>
          <w:rFonts w:ascii="Inter" w:hAnsi="Inter" w:cs="Courier New"/>
          <w:color w:val="ABB2BF"/>
          <w:sz w:val="18"/>
          <w:szCs w:val="18"/>
        </w:rPr>
        <w:t>)</w:t>
      </w:r>
    </w:p>
    <w:p w14:paraId="405225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A7008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emit_event(EpochTransitionFailed {</w:t>
      </w:r>
    </w:p>
    <w:p w14:paraId="270894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epoch,</w:t>
      </w:r>
    </w:p>
    <w:p w14:paraId="0F24CF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98C379"/>
          <w:sz w:val="18"/>
          <w:szCs w:val="18"/>
        </w:rPr>
        <w:t>"Timeout"</w:t>
      </w:r>
      <w:r w:rsidRPr="00602E4B">
        <w:rPr>
          <w:rFonts w:ascii="Inter" w:hAnsi="Inter" w:cs="Courier New"/>
          <w:color w:val="ABB2BF"/>
          <w:sz w:val="18"/>
          <w:szCs w:val="18"/>
        </w:rPr>
        <w:t>,</w:t>
      </w:r>
    </w:p>
    <w:p w14:paraId="123669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fallback_used: </w:t>
      </w:r>
      <w:r w:rsidRPr="00602E4B">
        <w:rPr>
          <w:rFonts w:ascii="Inter" w:hAnsi="Inter" w:cs="Courier New"/>
          <w:color w:val="D19A66"/>
          <w:sz w:val="18"/>
          <w:szCs w:val="18"/>
        </w:rPr>
        <w:t>True</w:t>
      </w:r>
    </w:p>
    <w:p w14:paraId="4C7968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9F6888" w14:textId="77777777" w:rsidR="000F59A8" w:rsidRPr="00602E4B" w:rsidRDefault="00035578" w:rsidP="000F59A8">
      <w:pPr>
        <w:rPr>
          <w:rFonts w:ascii="Inter" w:hAnsi="Inter"/>
          <w:sz w:val="18"/>
          <w:szCs w:val="18"/>
        </w:rPr>
      </w:pPr>
      <w:r>
        <w:pict w14:anchorId="41D05620">
          <v:rect id="Rectangle 33"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7A1AD9"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12. Protocol Parameters and Tuning</w:t>
      </w:r>
    </w:p>
    <w:p w14:paraId="5564D0D2"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12.1 Default Parameter Values</w:t>
      </w:r>
    </w:p>
    <w:p w14:paraId="17ABE7E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following parameters are suggested for initial deployment:</w:t>
      </w:r>
    </w:p>
    <w:p w14:paraId="38EC33B4"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Consensus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724"/>
        <w:gridCol w:w="1250"/>
        <w:gridCol w:w="3146"/>
      </w:tblGrid>
      <w:tr w:rsidR="000F59A8" w:rsidRPr="00602E4B" w14:paraId="6FB9C7BB" w14:textId="77777777">
        <w:trPr>
          <w:tblHeader/>
          <w:tblCellSpacing w:w="15" w:type="dxa"/>
        </w:trPr>
        <w:tc>
          <w:tcPr>
            <w:tcW w:w="0" w:type="auto"/>
            <w:vAlign w:val="center"/>
            <w:hideMark/>
          </w:tcPr>
          <w:p w14:paraId="58884F5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Parameter</w:t>
            </w:r>
          </w:p>
        </w:tc>
        <w:tc>
          <w:tcPr>
            <w:tcW w:w="0" w:type="auto"/>
            <w:vAlign w:val="center"/>
            <w:hideMark/>
          </w:tcPr>
          <w:p w14:paraId="00598DD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Symbol</w:t>
            </w:r>
          </w:p>
        </w:tc>
        <w:tc>
          <w:tcPr>
            <w:tcW w:w="0" w:type="auto"/>
            <w:vAlign w:val="center"/>
            <w:hideMark/>
          </w:tcPr>
          <w:p w14:paraId="06A3FA0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Default Value</w:t>
            </w:r>
          </w:p>
        </w:tc>
        <w:tc>
          <w:tcPr>
            <w:tcW w:w="0" w:type="auto"/>
            <w:vAlign w:val="center"/>
            <w:hideMark/>
          </w:tcPr>
          <w:p w14:paraId="5BBCA95A"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Description</w:t>
            </w:r>
          </w:p>
        </w:tc>
      </w:tr>
      <w:tr w:rsidR="000F59A8" w:rsidRPr="00602E4B" w14:paraId="6094FA44" w14:textId="77777777">
        <w:trPr>
          <w:tblCellSpacing w:w="15" w:type="dxa"/>
        </w:trPr>
        <w:tc>
          <w:tcPr>
            <w:tcW w:w="0" w:type="auto"/>
            <w:vAlign w:val="center"/>
            <w:hideMark/>
          </w:tcPr>
          <w:p w14:paraId="4530496B" w14:textId="77777777" w:rsidR="000F59A8" w:rsidRPr="00602E4B" w:rsidRDefault="000F59A8" w:rsidP="000F59A8">
            <w:pPr>
              <w:rPr>
                <w:rFonts w:ascii="Inter" w:hAnsi="Inter"/>
                <w:sz w:val="18"/>
                <w:szCs w:val="18"/>
              </w:rPr>
            </w:pPr>
            <w:r w:rsidRPr="00602E4B">
              <w:rPr>
                <w:rFonts w:ascii="Inter" w:hAnsi="Inter"/>
                <w:sz w:val="18"/>
                <w:szCs w:val="18"/>
              </w:rPr>
              <w:t>Committee size</w:t>
            </w:r>
          </w:p>
        </w:tc>
        <w:tc>
          <w:tcPr>
            <w:tcW w:w="0" w:type="auto"/>
            <w:vAlign w:val="center"/>
            <w:hideMark/>
          </w:tcPr>
          <w:p w14:paraId="687D6AB5" w14:textId="77777777" w:rsidR="000F59A8" w:rsidRPr="00602E4B" w:rsidRDefault="000F59A8" w:rsidP="000F59A8">
            <w:pPr>
              <w:rPr>
                <w:rFonts w:ascii="Inter" w:hAnsi="Inter"/>
                <w:sz w:val="18"/>
                <w:szCs w:val="18"/>
              </w:rPr>
            </w:pPr>
            <m:oMathPara>
              <m:oMath>
                <m:r>
                  <w:rPr>
                    <w:rFonts w:ascii="Cambria Math" w:hAnsi="Cambria Math"/>
                    <w:sz w:val="18"/>
                    <w:szCs w:val="18"/>
                  </w:rPr>
                  <m:t>m</m:t>
                </m:r>
              </m:oMath>
            </m:oMathPara>
          </w:p>
        </w:tc>
        <w:tc>
          <w:tcPr>
            <w:tcW w:w="0" w:type="auto"/>
            <w:vAlign w:val="center"/>
            <w:hideMark/>
          </w:tcPr>
          <w:p w14:paraId="2E737D9E" w14:textId="77777777" w:rsidR="000F59A8" w:rsidRPr="00602E4B" w:rsidRDefault="000F59A8" w:rsidP="000F59A8">
            <w:pPr>
              <w:rPr>
                <w:rFonts w:ascii="Inter" w:hAnsi="Inter"/>
                <w:sz w:val="18"/>
                <w:szCs w:val="18"/>
              </w:rPr>
            </w:pPr>
            <w:r w:rsidRPr="00602E4B">
              <w:rPr>
                <w:rFonts w:ascii="Inter" w:hAnsi="Inter"/>
                <w:sz w:val="18"/>
                <w:szCs w:val="18"/>
              </w:rPr>
              <w:t>150</w:t>
            </w:r>
          </w:p>
        </w:tc>
        <w:tc>
          <w:tcPr>
            <w:tcW w:w="0" w:type="auto"/>
            <w:vAlign w:val="center"/>
            <w:hideMark/>
          </w:tcPr>
          <w:p w14:paraId="1FA6E467" w14:textId="77777777" w:rsidR="000F59A8" w:rsidRPr="00602E4B" w:rsidRDefault="000F59A8" w:rsidP="000F59A8">
            <w:pPr>
              <w:rPr>
                <w:rFonts w:ascii="Inter" w:hAnsi="Inter"/>
                <w:sz w:val="18"/>
                <w:szCs w:val="18"/>
              </w:rPr>
            </w:pPr>
            <w:r w:rsidRPr="00602E4B">
              <w:rPr>
                <w:rFonts w:ascii="Inter" w:hAnsi="Inter"/>
                <w:sz w:val="18"/>
                <w:szCs w:val="18"/>
              </w:rPr>
              <w:t>Number of validators per committee</w:t>
            </w:r>
          </w:p>
        </w:tc>
      </w:tr>
      <w:tr w:rsidR="000F59A8" w:rsidRPr="00602E4B" w14:paraId="5B3475CC" w14:textId="77777777">
        <w:trPr>
          <w:tblCellSpacing w:w="15" w:type="dxa"/>
        </w:trPr>
        <w:tc>
          <w:tcPr>
            <w:tcW w:w="0" w:type="auto"/>
            <w:vAlign w:val="center"/>
            <w:hideMark/>
          </w:tcPr>
          <w:p w14:paraId="4E51DB0B" w14:textId="77777777" w:rsidR="000F59A8" w:rsidRPr="00602E4B" w:rsidRDefault="000F59A8" w:rsidP="000F59A8">
            <w:pPr>
              <w:rPr>
                <w:rFonts w:ascii="Inter" w:hAnsi="Inter"/>
                <w:sz w:val="18"/>
                <w:szCs w:val="18"/>
              </w:rPr>
            </w:pPr>
            <w:r w:rsidRPr="00602E4B">
              <w:rPr>
                <w:rFonts w:ascii="Inter" w:hAnsi="Inter"/>
                <w:sz w:val="18"/>
                <w:szCs w:val="18"/>
              </w:rPr>
              <w:t>Quorum threshold</w:t>
            </w:r>
          </w:p>
        </w:tc>
        <w:tc>
          <w:tcPr>
            <w:tcW w:w="0" w:type="auto"/>
            <w:vAlign w:val="center"/>
            <w:hideMark/>
          </w:tcPr>
          <w:p w14:paraId="354D14C1" w14:textId="77777777" w:rsidR="000F59A8" w:rsidRPr="00602E4B" w:rsidRDefault="000F59A8" w:rsidP="000F59A8">
            <w:pPr>
              <w:rPr>
                <w:rFonts w:ascii="Inter" w:hAnsi="Inter"/>
                <w:sz w:val="18"/>
                <w:szCs w:val="18"/>
              </w:rPr>
            </w:pPr>
            <m:oMathPara>
              <m:oMath>
                <m:r>
                  <w:rPr>
                    <w:rFonts w:ascii="Cambria Math" w:hAnsi="Cambria Math"/>
                    <w:sz w:val="18"/>
                    <w:szCs w:val="18"/>
                  </w:rPr>
                  <m:t>τ</m:t>
                </m:r>
              </m:oMath>
            </m:oMathPara>
          </w:p>
        </w:tc>
        <w:tc>
          <w:tcPr>
            <w:tcW w:w="0" w:type="auto"/>
            <w:vAlign w:val="center"/>
            <w:hideMark/>
          </w:tcPr>
          <w:p w14:paraId="69220F32" w14:textId="77777777" w:rsidR="000F59A8" w:rsidRPr="00602E4B" w:rsidRDefault="000F59A8" w:rsidP="000F59A8">
            <w:pPr>
              <w:rPr>
                <w:rFonts w:ascii="Inter" w:hAnsi="Inter"/>
                <w:sz w:val="18"/>
                <w:szCs w:val="18"/>
              </w:rPr>
            </w:pPr>
            <w:r w:rsidRPr="00602E4B">
              <w:rPr>
                <w:rFonts w:ascii="Inter" w:hAnsi="Inter"/>
                <w:sz w:val="18"/>
                <w:szCs w:val="18"/>
              </w:rPr>
              <w:t>2/3</w:t>
            </w:r>
          </w:p>
        </w:tc>
        <w:tc>
          <w:tcPr>
            <w:tcW w:w="0" w:type="auto"/>
            <w:vAlign w:val="center"/>
            <w:hideMark/>
          </w:tcPr>
          <w:p w14:paraId="5AADDE42" w14:textId="77777777" w:rsidR="000F59A8" w:rsidRPr="00602E4B" w:rsidRDefault="000F59A8" w:rsidP="000F59A8">
            <w:pPr>
              <w:rPr>
                <w:rFonts w:ascii="Inter" w:hAnsi="Inter"/>
                <w:sz w:val="18"/>
                <w:szCs w:val="18"/>
              </w:rPr>
            </w:pPr>
            <w:r w:rsidRPr="00602E4B">
              <w:rPr>
                <w:rFonts w:ascii="Inter" w:hAnsi="Inter"/>
                <w:sz w:val="18"/>
                <w:szCs w:val="18"/>
              </w:rPr>
              <w:t>Fraction of weight needed for QC</w:t>
            </w:r>
          </w:p>
        </w:tc>
      </w:tr>
      <w:tr w:rsidR="000F59A8" w:rsidRPr="00602E4B" w14:paraId="0F16930B" w14:textId="77777777">
        <w:trPr>
          <w:tblCellSpacing w:w="15" w:type="dxa"/>
        </w:trPr>
        <w:tc>
          <w:tcPr>
            <w:tcW w:w="0" w:type="auto"/>
            <w:vAlign w:val="center"/>
            <w:hideMark/>
          </w:tcPr>
          <w:p w14:paraId="0697FB90" w14:textId="77777777" w:rsidR="000F59A8" w:rsidRPr="00602E4B" w:rsidRDefault="000F59A8" w:rsidP="000F59A8">
            <w:pPr>
              <w:rPr>
                <w:rFonts w:ascii="Inter" w:hAnsi="Inter"/>
                <w:sz w:val="18"/>
                <w:szCs w:val="18"/>
              </w:rPr>
            </w:pPr>
            <w:r w:rsidRPr="00602E4B">
              <w:rPr>
                <w:rFonts w:ascii="Inter" w:hAnsi="Inter"/>
                <w:sz w:val="18"/>
                <w:szCs w:val="18"/>
              </w:rPr>
              <w:t>Epoch length</w:t>
            </w:r>
          </w:p>
        </w:tc>
        <w:tc>
          <w:tcPr>
            <w:tcW w:w="0" w:type="auto"/>
            <w:vAlign w:val="center"/>
            <w:hideMark/>
          </w:tcPr>
          <w:p w14:paraId="0F9A7EBC" w14:textId="77777777" w:rsidR="000F59A8" w:rsidRPr="00602E4B" w:rsidRDefault="000F59A8" w:rsidP="000F59A8">
            <w:pPr>
              <w:rPr>
                <w:rFonts w:ascii="Inter" w:hAnsi="Inter"/>
                <w:sz w:val="18"/>
                <w:szCs w:val="18"/>
              </w:rPr>
            </w:pPr>
            <m:oMathPara>
              <m:oMath>
                <m:r>
                  <w:rPr>
                    <w:rFonts w:ascii="Cambria Math" w:hAnsi="Cambria Math"/>
                    <w:sz w:val="18"/>
                    <w:szCs w:val="18"/>
                  </w:rPr>
                  <m:t>L</m:t>
                </m:r>
              </m:oMath>
            </m:oMathPara>
          </w:p>
        </w:tc>
        <w:tc>
          <w:tcPr>
            <w:tcW w:w="0" w:type="auto"/>
            <w:vAlign w:val="center"/>
            <w:hideMark/>
          </w:tcPr>
          <w:p w14:paraId="34FCA759" w14:textId="77777777" w:rsidR="000F59A8" w:rsidRPr="00602E4B" w:rsidRDefault="000F59A8" w:rsidP="000F59A8">
            <w:pPr>
              <w:rPr>
                <w:rFonts w:ascii="Inter" w:hAnsi="Inter"/>
                <w:sz w:val="18"/>
                <w:szCs w:val="18"/>
              </w:rPr>
            </w:pPr>
            <w:r w:rsidRPr="00602E4B">
              <w:rPr>
                <w:rFonts w:ascii="Inter" w:hAnsi="Inter"/>
                <w:sz w:val="18"/>
                <w:szCs w:val="18"/>
              </w:rPr>
              <w:t>10,000 blocks</w:t>
            </w:r>
          </w:p>
        </w:tc>
        <w:tc>
          <w:tcPr>
            <w:tcW w:w="0" w:type="auto"/>
            <w:vAlign w:val="center"/>
            <w:hideMark/>
          </w:tcPr>
          <w:p w14:paraId="5BACCBE2" w14:textId="77777777" w:rsidR="000F59A8" w:rsidRPr="00602E4B" w:rsidRDefault="000F59A8" w:rsidP="000F59A8">
            <w:pPr>
              <w:rPr>
                <w:rFonts w:ascii="Inter" w:hAnsi="Inter"/>
                <w:sz w:val="18"/>
                <w:szCs w:val="18"/>
              </w:rPr>
            </w:pPr>
            <w:r w:rsidRPr="00602E4B">
              <w:rPr>
                <w:rFonts w:ascii="Inter" w:hAnsi="Inter"/>
                <w:sz w:val="18"/>
                <w:szCs w:val="18"/>
              </w:rPr>
              <w:t>Blocks per epoch (~5.5 hours)</w:t>
            </w:r>
          </w:p>
        </w:tc>
      </w:tr>
      <w:tr w:rsidR="000F59A8" w:rsidRPr="00602E4B" w14:paraId="6B1B1008" w14:textId="77777777">
        <w:trPr>
          <w:tblCellSpacing w:w="15" w:type="dxa"/>
        </w:trPr>
        <w:tc>
          <w:tcPr>
            <w:tcW w:w="0" w:type="auto"/>
            <w:vAlign w:val="center"/>
            <w:hideMark/>
          </w:tcPr>
          <w:p w14:paraId="7013BCB9" w14:textId="77777777" w:rsidR="000F59A8" w:rsidRPr="00602E4B" w:rsidRDefault="000F59A8" w:rsidP="000F59A8">
            <w:pPr>
              <w:rPr>
                <w:rFonts w:ascii="Inter" w:hAnsi="Inter"/>
                <w:sz w:val="18"/>
                <w:szCs w:val="18"/>
              </w:rPr>
            </w:pPr>
            <w:r w:rsidRPr="00602E4B">
              <w:rPr>
                <w:rFonts w:ascii="Inter" w:hAnsi="Inter"/>
                <w:sz w:val="18"/>
                <w:szCs w:val="18"/>
              </w:rPr>
              <w:t>Target block time</w:t>
            </w:r>
          </w:p>
        </w:tc>
        <w:tc>
          <w:tcPr>
            <w:tcW w:w="0" w:type="auto"/>
            <w:vAlign w:val="center"/>
            <w:hideMark/>
          </w:tcPr>
          <w:p w14:paraId="403BFA18" w14:textId="77777777" w:rsidR="000F59A8" w:rsidRPr="00602E4B" w:rsidRDefault="000F59A8" w:rsidP="000F59A8">
            <w:pPr>
              <w:rPr>
                <w:rFonts w:ascii="Inter" w:hAnsi="Inter"/>
                <w:sz w:val="18"/>
                <w:szCs w:val="18"/>
              </w:rPr>
            </w:pPr>
            <w:r w:rsidRPr="00602E4B">
              <w:rPr>
                <w:rFonts w:ascii="Inter" w:hAnsi="Inter"/>
                <w:sz w:val="18"/>
                <w:szCs w:val="18"/>
              </w:rPr>
              <w:t>-</w:t>
            </w:r>
          </w:p>
        </w:tc>
        <w:tc>
          <w:tcPr>
            <w:tcW w:w="0" w:type="auto"/>
            <w:vAlign w:val="center"/>
            <w:hideMark/>
          </w:tcPr>
          <w:p w14:paraId="57F65258" w14:textId="77777777" w:rsidR="000F59A8" w:rsidRPr="00602E4B" w:rsidRDefault="000F59A8" w:rsidP="000F59A8">
            <w:pPr>
              <w:rPr>
                <w:rFonts w:ascii="Inter" w:hAnsi="Inter"/>
                <w:sz w:val="18"/>
                <w:szCs w:val="18"/>
              </w:rPr>
            </w:pPr>
            <w:r w:rsidRPr="00602E4B">
              <w:rPr>
                <w:rFonts w:ascii="Inter" w:hAnsi="Inter"/>
                <w:sz w:val="18"/>
                <w:szCs w:val="18"/>
              </w:rPr>
              <w:t>2 seconds</w:t>
            </w:r>
          </w:p>
        </w:tc>
        <w:tc>
          <w:tcPr>
            <w:tcW w:w="0" w:type="auto"/>
            <w:vAlign w:val="center"/>
            <w:hideMark/>
          </w:tcPr>
          <w:p w14:paraId="1FC1DBD4" w14:textId="77777777" w:rsidR="000F59A8" w:rsidRPr="00602E4B" w:rsidRDefault="000F59A8" w:rsidP="000F59A8">
            <w:pPr>
              <w:rPr>
                <w:rFonts w:ascii="Inter" w:hAnsi="Inter"/>
                <w:sz w:val="18"/>
                <w:szCs w:val="18"/>
              </w:rPr>
            </w:pPr>
            <w:r w:rsidRPr="00602E4B">
              <w:rPr>
                <w:rFonts w:ascii="Inter" w:hAnsi="Inter"/>
                <w:sz w:val="18"/>
                <w:szCs w:val="18"/>
              </w:rPr>
              <w:t>Expected time between blocks</w:t>
            </w:r>
          </w:p>
        </w:tc>
      </w:tr>
      <w:tr w:rsidR="000F59A8" w:rsidRPr="00602E4B" w14:paraId="321037FD" w14:textId="77777777">
        <w:trPr>
          <w:tblCellSpacing w:w="15" w:type="dxa"/>
        </w:trPr>
        <w:tc>
          <w:tcPr>
            <w:tcW w:w="0" w:type="auto"/>
            <w:vAlign w:val="center"/>
            <w:hideMark/>
          </w:tcPr>
          <w:p w14:paraId="0842EFB5" w14:textId="77777777" w:rsidR="000F59A8" w:rsidRPr="00602E4B" w:rsidRDefault="000F59A8" w:rsidP="000F59A8">
            <w:pPr>
              <w:rPr>
                <w:rFonts w:ascii="Inter" w:hAnsi="Inter"/>
                <w:sz w:val="18"/>
                <w:szCs w:val="18"/>
              </w:rPr>
            </w:pPr>
            <w:r w:rsidRPr="00602E4B">
              <w:rPr>
                <w:rFonts w:ascii="Inter" w:hAnsi="Inter"/>
                <w:sz w:val="18"/>
                <w:szCs w:val="18"/>
              </w:rPr>
              <w:t>View change timeout</w:t>
            </w:r>
          </w:p>
        </w:tc>
        <w:tc>
          <w:tcPr>
            <w:tcW w:w="0" w:type="auto"/>
            <w:vAlign w:val="center"/>
            <w:hideMark/>
          </w:tcPr>
          <w:p w14:paraId="0AF29C58"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m:oMathPara>
          </w:p>
        </w:tc>
        <w:tc>
          <w:tcPr>
            <w:tcW w:w="0" w:type="auto"/>
            <w:vAlign w:val="center"/>
            <w:hideMark/>
          </w:tcPr>
          <w:p w14:paraId="1864882E" w14:textId="77777777" w:rsidR="000F59A8" w:rsidRPr="00602E4B" w:rsidRDefault="000F59A8" w:rsidP="000F59A8">
            <w:pPr>
              <w:rPr>
                <w:rFonts w:ascii="Inter" w:hAnsi="Inter"/>
                <w:sz w:val="18"/>
                <w:szCs w:val="18"/>
              </w:rPr>
            </w:pPr>
            <w:r w:rsidRPr="00602E4B">
              <w:rPr>
                <w:rFonts w:ascii="Inter" w:hAnsi="Inter"/>
                <w:sz w:val="18"/>
                <w:szCs w:val="18"/>
              </w:rPr>
              <w:t>2 seconds</w:t>
            </w:r>
          </w:p>
        </w:tc>
        <w:tc>
          <w:tcPr>
            <w:tcW w:w="0" w:type="auto"/>
            <w:vAlign w:val="center"/>
            <w:hideMark/>
          </w:tcPr>
          <w:p w14:paraId="63C906A1" w14:textId="77777777" w:rsidR="000F59A8" w:rsidRPr="00602E4B" w:rsidRDefault="000F59A8" w:rsidP="000F59A8">
            <w:pPr>
              <w:rPr>
                <w:rFonts w:ascii="Inter" w:hAnsi="Inter"/>
                <w:sz w:val="18"/>
                <w:szCs w:val="18"/>
              </w:rPr>
            </w:pPr>
            <w:r w:rsidRPr="00602E4B">
              <w:rPr>
                <w:rFonts w:ascii="Inter" w:hAnsi="Inter"/>
                <w:sz w:val="18"/>
                <w:szCs w:val="18"/>
              </w:rPr>
              <w:t>Base timeout for round 0</w:t>
            </w:r>
          </w:p>
        </w:tc>
      </w:tr>
    </w:tbl>
    <w:p w14:paraId="3340B529"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lastRenderedPageBreak/>
        <w:t>Weight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724"/>
        <w:gridCol w:w="1250"/>
        <w:gridCol w:w="3197"/>
      </w:tblGrid>
      <w:tr w:rsidR="000F59A8" w:rsidRPr="00602E4B" w14:paraId="0FC018CF" w14:textId="77777777">
        <w:trPr>
          <w:tblHeader/>
          <w:tblCellSpacing w:w="15" w:type="dxa"/>
        </w:trPr>
        <w:tc>
          <w:tcPr>
            <w:tcW w:w="0" w:type="auto"/>
            <w:vAlign w:val="center"/>
            <w:hideMark/>
          </w:tcPr>
          <w:p w14:paraId="5472ADFA"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Parameter</w:t>
            </w:r>
          </w:p>
        </w:tc>
        <w:tc>
          <w:tcPr>
            <w:tcW w:w="0" w:type="auto"/>
            <w:vAlign w:val="center"/>
            <w:hideMark/>
          </w:tcPr>
          <w:p w14:paraId="4E891F9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Symbol</w:t>
            </w:r>
          </w:p>
        </w:tc>
        <w:tc>
          <w:tcPr>
            <w:tcW w:w="0" w:type="auto"/>
            <w:vAlign w:val="center"/>
            <w:hideMark/>
          </w:tcPr>
          <w:p w14:paraId="7D8EDB65"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Default Value</w:t>
            </w:r>
          </w:p>
        </w:tc>
        <w:tc>
          <w:tcPr>
            <w:tcW w:w="0" w:type="auto"/>
            <w:vAlign w:val="center"/>
            <w:hideMark/>
          </w:tcPr>
          <w:p w14:paraId="6C839A3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Description</w:t>
            </w:r>
          </w:p>
        </w:tc>
      </w:tr>
      <w:tr w:rsidR="000F59A8" w:rsidRPr="00602E4B" w14:paraId="0E9C6114" w14:textId="77777777">
        <w:trPr>
          <w:tblCellSpacing w:w="15" w:type="dxa"/>
        </w:trPr>
        <w:tc>
          <w:tcPr>
            <w:tcW w:w="0" w:type="auto"/>
            <w:vAlign w:val="center"/>
            <w:hideMark/>
          </w:tcPr>
          <w:p w14:paraId="5784752B" w14:textId="77777777" w:rsidR="000F59A8" w:rsidRPr="00602E4B" w:rsidRDefault="000F59A8" w:rsidP="000F59A8">
            <w:pPr>
              <w:rPr>
                <w:rFonts w:ascii="Inter" w:hAnsi="Inter"/>
                <w:sz w:val="18"/>
                <w:szCs w:val="18"/>
              </w:rPr>
            </w:pPr>
            <w:r w:rsidRPr="00602E4B">
              <w:rPr>
                <w:rFonts w:ascii="Inter" w:hAnsi="Inter"/>
                <w:sz w:val="18"/>
                <w:szCs w:val="18"/>
              </w:rPr>
              <w:t>Stake exponent</w:t>
            </w:r>
          </w:p>
        </w:tc>
        <w:tc>
          <w:tcPr>
            <w:tcW w:w="0" w:type="auto"/>
            <w:vAlign w:val="center"/>
            <w:hideMark/>
          </w:tcPr>
          <w:p w14:paraId="0F8FE6C3" w14:textId="77777777" w:rsidR="000F59A8" w:rsidRPr="00602E4B" w:rsidRDefault="000F59A8" w:rsidP="000F59A8">
            <w:pPr>
              <w:rPr>
                <w:rFonts w:ascii="Inter" w:hAnsi="Inter"/>
                <w:sz w:val="18"/>
                <w:szCs w:val="18"/>
              </w:rPr>
            </w:pPr>
            <m:oMathPara>
              <m:oMath>
                <m:r>
                  <w:rPr>
                    <w:rFonts w:ascii="Cambria Math" w:hAnsi="Cambria Math"/>
                    <w:sz w:val="18"/>
                    <w:szCs w:val="18"/>
                  </w:rPr>
                  <m:t>α</m:t>
                </m:r>
              </m:oMath>
            </m:oMathPara>
          </w:p>
        </w:tc>
        <w:tc>
          <w:tcPr>
            <w:tcW w:w="0" w:type="auto"/>
            <w:vAlign w:val="center"/>
            <w:hideMark/>
          </w:tcPr>
          <w:p w14:paraId="1E948F26"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44446325" w14:textId="77777777" w:rsidR="000F59A8" w:rsidRPr="00602E4B" w:rsidRDefault="000F59A8" w:rsidP="000F59A8">
            <w:pPr>
              <w:rPr>
                <w:rFonts w:ascii="Inter" w:hAnsi="Inter"/>
                <w:sz w:val="18"/>
                <w:szCs w:val="18"/>
              </w:rPr>
            </w:pPr>
            <w:r w:rsidRPr="00602E4B">
              <w:rPr>
                <w:rFonts w:ascii="Inter" w:hAnsi="Inter"/>
                <w:sz w:val="18"/>
                <w:szCs w:val="18"/>
              </w:rPr>
              <w:t>Linear stake influence</w:t>
            </w:r>
          </w:p>
        </w:tc>
      </w:tr>
      <w:tr w:rsidR="000F59A8" w:rsidRPr="00602E4B" w14:paraId="5262FDAC" w14:textId="77777777">
        <w:trPr>
          <w:tblCellSpacing w:w="15" w:type="dxa"/>
        </w:trPr>
        <w:tc>
          <w:tcPr>
            <w:tcW w:w="0" w:type="auto"/>
            <w:vAlign w:val="center"/>
            <w:hideMark/>
          </w:tcPr>
          <w:p w14:paraId="2044FF8E" w14:textId="77777777" w:rsidR="000F59A8" w:rsidRPr="00602E4B" w:rsidRDefault="000F59A8" w:rsidP="000F59A8">
            <w:pPr>
              <w:rPr>
                <w:rFonts w:ascii="Inter" w:hAnsi="Inter"/>
                <w:sz w:val="18"/>
                <w:szCs w:val="18"/>
              </w:rPr>
            </w:pPr>
            <w:r w:rsidRPr="00602E4B">
              <w:rPr>
                <w:rFonts w:ascii="Inter" w:hAnsi="Inter"/>
                <w:sz w:val="18"/>
                <w:szCs w:val="18"/>
              </w:rPr>
              <w:t>Reputation exponent</w:t>
            </w:r>
          </w:p>
        </w:tc>
        <w:tc>
          <w:tcPr>
            <w:tcW w:w="0" w:type="auto"/>
            <w:vAlign w:val="center"/>
            <w:hideMark/>
          </w:tcPr>
          <w:p w14:paraId="120CA269" w14:textId="77777777" w:rsidR="000F59A8" w:rsidRPr="00602E4B" w:rsidRDefault="000F59A8" w:rsidP="000F59A8">
            <w:pPr>
              <w:rPr>
                <w:rFonts w:ascii="Inter" w:hAnsi="Inter"/>
                <w:sz w:val="18"/>
                <w:szCs w:val="18"/>
              </w:rPr>
            </w:pPr>
            <m:oMathPara>
              <m:oMath>
                <m:r>
                  <w:rPr>
                    <w:rFonts w:ascii="Cambria Math" w:hAnsi="Cambria Math"/>
                    <w:sz w:val="18"/>
                    <w:szCs w:val="18"/>
                  </w:rPr>
                  <m:t>β</m:t>
                </m:r>
              </m:oMath>
            </m:oMathPara>
          </w:p>
        </w:tc>
        <w:tc>
          <w:tcPr>
            <w:tcW w:w="0" w:type="auto"/>
            <w:vAlign w:val="center"/>
            <w:hideMark/>
          </w:tcPr>
          <w:p w14:paraId="09BF55FD"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0C527519" w14:textId="77777777" w:rsidR="000F59A8" w:rsidRPr="00602E4B" w:rsidRDefault="000F59A8" w:rsidP="000F59A8">
            <w:pPr>
              <w:rPr>
                <w:rFonts w:ascii="Inter" w:hAnsi="Inter"/>
                <w:sz w:val="18"/>
                <w:szCs w:val="18"/>
              </w:rPr>
            </w:pPr>
            <w:r w:rsidRPr="00602E4B">
              <w:rPr>
                <w:rFonts w:ascii="Inter" w:hAnsi="Inter"/>
                <w:sz w:val="18"/>
                <w:szCs w:val="18"/>
              </w:rPr>
              <w:t>Linear reputation influence</w:t>
            </w:r>
          </w:p>
        </w:tc>
      </w:tr>
      <w:tr w:rsidR="000F59A8" w:rsidRPr="00602E4B" w14:paraId="55F3BCC3" w14:textId="77777777">
        <w:trPr>
          <w:tblCellSpacing w:w="15" w:type="dxa"/>
        </w:trPr>
        <w:tc>
          <w:tcPr>
            <w:tcW w:w="0" w:type="auto"/>
            <w:vAlign w:val="center"/>
            <w:hideMark/>
          </w:tcPr>
          <w:p w14:paraId="3AAA952A" w14:textId="77777777" w:rsidR="000F59A8" w:rsidRPr="00602E4B" w:rsidRDefault="000F59A8" w:rsidP="000F59A8">
            <w:pPr>
              <w:rPr>
                <w:rFonts w:ascii="Inter" w:hAnsi="Inter"/>
                <w:sz w:val="18"/>
                <w:szCs w:val="18"/>
              </w:rPr>
            </w:pPr>
            <w:r w:rsidRPr="00602E4B">
              <w:rPr>
                <w:rFonts w:ascii="Inter" w:hAnsi="Inter"/>
                <w:sz w:val="18"/>
                <w:szCs w:val="18"/>
              </w:rPr>
              <w:t>Contribution exponent</w:t>
            </w:r>
          </w:p>
        </w:tc>
        <w:tc>
          <w:tcPr>
            <w:tcW w:w="0" w:type="auto"/>
            <w:vAlign w:val="center"/>
            <w:hideMark/>
          </w:tcPr>
          <w:p w14:paraId="3D293264" w14:textId="77777777" w:rsidR="000F59A8" w:rsidRPr="00602E4B" w:rsidRDefault="000F59A8" w:rsidP="000F59A8">
            <w:pPr>
              <w:rPr>
                <w:rFonts w:ascii="Inter" w:hAnsi="Inter"/>
                <w:sz w:val="18"/>
                <w:szCs w:val="18"/>
              </w:rPr>
            </w:pPr>
            <m:oMathPara>
              <m:oMath>
                <m:r>
                  <w:rPr>
                    <w:rFonts w:ascii="Cambria Math" w:hAnsi="Cambria Math"/>
                    <w:sz w:val="18"/>
                    <w:szCs w:val="18"/>
                  </w:rPr>
                  <m:t>γ</m:t>
                </m:r>
              </m:oMath>
            </m:oMathPara>
          </w:p>
        </w:tc>
        <w:tc>
          <w:tcPr>
            <w:tcW w:w="0" w:type="auto"/>
            <w:vAlign w:val="center"/>
            <w:hideMark/>
          </w:tcPr>
          <w:p w14:paraId="707F00C4" w14:textId="77777777" w:rsidR="000F59A8" w:rsidRPr="00602E4B" w:rsidRDefault="000F59A8" w:rsidP="000F59A8">
            <w:pPr>
              <w:rPr>
                <w:rFonts w:ascii="Inter" w:hAnsi="Inter"/>
                <w:sz w:val="18"/>
                <w:szCs w:val="18"/>
              </w:rPr>
            </w:pPr>
            <w:r w:rsidRPr="00602E4B">
              <w:rPr>
                <w:rFonts w:ascii="Inter" w:hAnsi="Inter"/>
                <w:sz w:val="18"/>
                <w:szCs w:val="18"/>
              </w:rPr>
              <w:t>0.0 → 0.5</w:t>
            </w:r>
          </w:p>
        </w:tc>
        <w:tc>
          <w:tcPr>
            <w:tcW w:w="0" w:type="auto"/>
            <w:vAlign w:val="center"/>
            <w:hideMark/>
          </w:tcPr>
          <w:p w14:paraId="534D4242" w14:textId="77777777" w:rsidR="000F59A8" w:rsidRPr="00602E4B" w:rsidRDefault="000F59A8" w:rsidP="000F59A8">
            <w:pPr>
              <w:rPr>
                <w:rFonts w:ascii="Inter" w:hAnsi="Inter"/>
                <w:sz w:val="18"/>
                <w:szCs w:val="18"/>
              </w:rPr>
            </w:pPr>
            <w:r w:rsidRPr="00602E4B">
              <w:rPr>
                <w:rFonts w:ascii="Inter" w:hAnsi="Inter"/>
                <w:sz w:val="18"/>
                <w:szCs w:val="18"/>
              </w:rPr>
              <w:t>Disabled for MVP, enabled Phase 3+</w:t>
            </w:r>
          </w:p>
        </w:tc>
      </w:tr>
      <w:tr w:rsidR="000F59A8" w:rsidRPr="00602E4B" w14:paraId="19D8559E" w14:textId="77777777">
        <w:trPr>
          <w:tblCellSpacing w:w="15" w:type="dxa"/>
        </w:trPr>
        <w:tc>
          <w:tcPr>
            <w:tcW w:w="0" w:type="auto"/>
            <w:vAlign w:val="center"/>
            <w:hideMark/>
          </w:tcPr>
          <w:p w14:paraId="029D5611" w14:textId="77777777" w:rsidR="000F59A8" w:rsidRPr="00602E4B" w:rsidRDefault="000F59A8" w:rsidP="000F59A8">
            <w:pPr>
              <w:rPr>
                <w:rFonts w:ascii="Inter" w:hAnsi="Inter"/>
                <w:sz w:val="18"/>
                <w:szCs w:val="18"/>
              </w:rPr>
            </w:pPr>
            <w:r w:rsidRPr="00602E4B">
              <w:rPr>
                <w:rFonts w:ascii="Inter" w:hAnsi="Inter"/>
                <w:sz w:val="18"/>
                <w:szCs w:val="18"/>
              </w:rPr>
              <w:t>Contribution scale</w:t>
            </w:r>
          </w:p>
        </w:tc>
        <w:tc>
          <w:tcPr>
            <w:tcW w:w="0" w:type="auto"/>
            <w:vAlign w:val="center"/>
            <w:hideMark/>
          </w:tcPr>
          <w:p w14:paraId="68FB79C1" w14:textId="77777777" w:rsidR="000F59A8" w:rsidRPr="00602E4B" w:rsidRDefault="000F59A8" w:rsidP="000F59A8">
            <w:pPr>
              <w:rPr>
                <w:rFonts w:ascii="Inter" w:hAnsi="Inter"/>
                <w:sz w:val="18"/>
                <w:szCs w:val="18"/>
              </w:rPr>
            </w:pPr>
            <m:oMathPara>
              <m:oMath>
                <m:r>
                  <w:rPr>
                    <w:rFonts w:ascii="Cambria Math" w:hAnsi="Cambria Math"/>
                    <w:sz w:val="18"/>
                    <w:szCs w:val="18"/>
                  </w:rPr>
                  <m:t>κ</m:t>
                </m:r>
              </m:oMath>
            </m:oMathPara>
          </w:p>
        </w:tc>
        <w:tc>
          <w:tcPr>
            <w:tcW w:w="0" w:type="auto"/>
            <w:vAlign w:val="center"/>
            <w:hideMark/>
          </w:tcPr>
          <w:p w14:paraId="127AC812" w14:textId="77777777" w:rsidR="000F59A8" w:rsidRPr="00602E4B" w:rsidRDefault="000F59A8" w:rsidP="000F59A8">
            <w:pPr>
              <w:rPr>
                <w:rFonts w:ascii="Inter" w:hAnsi="Inter"/>
                <w:sz w:val="18"/>
                <w:szCs w:val="18"/>
              </w:rPr>
            </w:pPr>
            <w:r w:rsidRPr="00602E4B">
              <w:rPr>
                <w:rFonts w:ascii="Inter" w:hAnsi="Inter"/>
                <w:sz w:val="18"/>
                <w:szCs w:val="18"/>
              </w:rPr>
              <w:t>0.01</w:t>
            </w:r>
          </w:p>
        </w:tc>
        <w:tc>
          <w:tcPr>
            <w:tcW w:w="0" w:type="auto"/>
            <w:vAlign w:val="center"/>
            <w:hideMark/>
          </w:tcPr>
          <w:p w14:paraId="0B5A14B0" w14:textId="77777777" w:rsidR="000F59A8" w:rsidRPr="00602E4B" w:rsidRDefault="000F59A8" w:rsidP="000F59A8">
            <w:pPr>
              <w:rPr>
                <w:rFonts w:ascii="Inter" w:hAnsi="Inter"/>
                <w:sz w:val="18"/>
                <w:szCs w:val="18"/>
              </w:rPr>
            </w:pPr>
            <w:r w:rsidRPr="00602E4B">
              <w:rPr>
                <w:rFonts w:ascii="Inter" w:hAnsi="Inter"/>
                <w:sz w:val="18"/>
                <w:szCs w:val="18"/>
              </w:rPr>
              <w:t>Normalizes contribution scores</w:t>
            </w:r>
          </w:p>
        </w:tc>
      </w:tr>
    </w:tbl>
    <w:p w14:paraId="1B595249"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Timing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724"/>
        <w:gridCol w:w="1250"/>
        <w:gridCol w:w="2640"/>
      </w:tblGrid>
      <w:tr w:rsidR="000F59A8" w:rsidRPr="00602E4B" w14:paraId="5119ADE4" w14:textId="77777777">
        <w:trPr>
          <w:tblHeader/>
          <w:tblCellSpacing w:w="15" w:type="dxa"/>
        </w:trPr>
        <w:tc>
          <w:tcPr>
            <w:tcW w:w="0" w:type="auto"/>
            <w:vAlign w:val="center"/>
            <w:hideMark/>
          </w:tcPr>
          <w:p w14:paraId="4CB683B9"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Parameter</w:t>
            </w:r>
          </w:p>
        </w:tc>
        <w:tc>
          <w:tcPr>
            <w:tcW w:w="0" w:type="auto"/>
            <w:vAlign w:val="center"/>
            <w:hideMark/>
          </w:tcPr>
          <w:p w14:paraId="10E83BCF"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Symbol</w:t>
            </w:r>
          </w:p>
        </w:tc>
        <w:tc>
          <w:tcPr>
            <w:tcW w:w="0" w:type="auto"/>
            <w:vAlign w:val="center"/>
            <w:hideMark/>
          </w:tcPr>
          <w:p w14:paraId="384B216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Default Value</w:t>
            </w:r>
          </w:p>
        </w:tc>
        <w:tc>
          <w:tcPr>
            <w:tcW w:w="0" w:type="auto"/>
            <w:vAlign w:val="center"/>
            <w:hideMark/>
          </w:tcPr>
          <w:p w14:paraId="354C746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Description</w:t>
            </w:r>
          </w:p>
        </w:tc>
      </w:tr>
      <w:tr w:rsidR="000F59A8" w:rsidRPr="00602E4B" w14:paraId="13B4140F" w14:textId="77777777">
        <w:trPr>
          <w:tblCellSpacing w:w="15" w:type="dxa"/>
        </w:trPr>
        <w:tc>
          <w:tcPr>
            <w:tcW w:w="0" w:type="auto"/>
            <w:vAlign w:val="center"/>
            <w:hideMark/>
          </w:tcPr>
          <w:p w14:paraId="6130D8F2" w14:textId="77777777" w:rsidR="000F59A8" w:rsidRPr="00602E4B" w:rsidRDefault="000F59A8" w:rsidP="000F59A8">
            <w:pPr>
              <w:rPr>
                <w:rFonts w:ascii="Inter" w:hAnsi="Inter"/>
                <w:sz w:val="18"/>
                <w:szCs w:val="18"/>
              </w:rPr>
            </w:pPr>
            <w:r w:rsidRPr="00602E4B">
              <w:rPr>
                <w:rFonts w:ascii="Inter" w:hAnsi="Inter"/>
                <w:sz w:val="18"/>
                <w:szCs w:val="18"/>
              </w:rPr>
              <w:t>Base timeout</w:t>
            </w:r>
          </w:p>
        </w:tc>
        <w:tc>
          <w:tcPr>
            <w:tcW w:w="0" w:type="auto"/>
            <w:vAlign w:val="center"/>
            <w:hideMark/>
          </w:tcPr>
          <w:p w14:paraId="29FFA2F1"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m:oMathPara>
          </w:p>
        </w:tc>
        <w:tc>
          <w:tcPr>
            <w:tcW w:w="0" w:type="auto"/>
            <w:vAlign w:val="center"/>
            <w:hideMark/>
          </w:tcPr>
          <w:p w14:paraId="4F1AC806" w14:textId="77777777" w:rsidR="000F59A8" w:rsidRPr="00602E4B" w:rsidRDefault="000F59A8" w:rsidP="000F59A8">
            <w:pPr>
              <w:rPr>
                <w:rFonts w:ascii="Inter" w:hAnsi="Inter"/>
                <w:sz w:val="18"/>
                <w:szCs w:val="18"/>
              </w:rPr>
            </w:pPr>
            <w:r w:rsidRPr="00602E4B">
              <w:rPr>
                <w:rFonts w:ascii="Inter" w:hAnsi="Inter"/>
                <w:sz w:val="18"/>
                <w:szCs w:val="18"/>
              </w:rPr>
              <w:t>2 seconds</w:t>
            </w:r>
          </w:p>
        </w:tc>
        <w:tc>
          <w:tcPr>
            <w:tcW w:w="0" w:type="auto"/>
            <w:vAlign w:val="center"/>
            <w:hideMark/>
          </w:tcPr>
          <w:p w14:paraId="51786B2A" w14:textId="77777777" w:rsidR="000F59A8" w:rsidRPr="00602E4B" w:rsidRDefault="000F59A8" w:rsidP="000F59A8">
            <w:pPr>
              <w:rPr>
                <w:rFonts w:ascii="Inter" w:hAnsi="Inter"/>
                <w:sz w:val="18"/>
                <w:szCs w:val="18"/>
              </w:rPr>
            </w:pPr>
            <w:r w:rsidRPr="00602E4B">
              <w:rPr>
                <w:rFonts w:ascii="Inter" w:hAnsi="Inter"/>
                <w:sz w:val="18"/>
                <w:szCs w:val="18"/>
              </w:rPr>
              <w:t>Initial round timeout</w:t>
            </w:r>
          </w:p>
        </w:tc>
      </w:tr>
      <w:tr w:rsidR="000F59A8" w:rsidRPr="00602E4B" w14:paraId="2D19D2B9" w14:textId="77777777">
        <w:trPr>
          <w:tblCellSpacing w:w="15" w:type="dxa"/>
        </w:trPr>
        <w:tc>
          <w:tcPr>
            <w:tcW w:w="0" w:type="auto"/>
            <w:vAlign w:val="center"/>
            <w:hideMark/>
          </w:tcPr>
          <w:p w14:paraId="7E724934" w14:textId="77777777" w:rsidR="000F59A8" w:rsidRPr="00602E4B" w:rsidRDefault="000F59A8" w:rsidP="000F59A8">
            <w:pPr>
              <w:rPr>
                <w:rFonts w:ascii="Inter" w:hAnsi="Inter"/>
                <w:sz w:val="18"/>
                <w:szCs w:val="18"/>
              </w:rPr>
            </w:pPr>
            <w:r w:rsidRPr="00602E4B">
              <w:rPr>
                <w:rFonts w:ascii="Inter" w:hAnsi="Inter"/>
                <w:sz w:val="18"/>
                <w:szCs w:val="18"/>
              </w:rPr>
              <w:t>Backoff multiplier</w:t>
            </w:r>
          </w:p>
        </w:tc>
        <w:tc>
          <w:tcPr>
            <w:tcW w:w="0" w:type="auto"/>
            <w:vAlign w:val="center"/>
            <w:hideMark/>
          </w:tcPr>
          <w:p w14:paraId="016F5438" w14:textId="77777777" w:rsidR="000F59A8" w:rsidRPr="00602E4B" w:rsidRDefault="000F59A8" w:rsidP="000F59A8">
            <w:pPr>
              <w:rPr>
                <w:rFonts w:ascii="Inter" w:hAnsi="Inter"/>
                <w:sz w:val="18"/>
                <w:szCs w:val="18"/>
              </w:rPr>
            </w:pPr>
            <m:oMathPara>
              <m:oMath>
                <m:r>
                  <w:rPr>
                    <w:rFonts w:ascii="Cambria Math" w:hAnsi="Cambria Math"/>
                    <w:sz w:val="18"/>
                    <w:szCs w:val="18"/>
                  </w:rPr>
                  <m:t>θ</m:t>
                </m:r>
              </m:oMath>
            </m:oMathPara>
          </w:p>
        </w:tc>
        <w:tc>
          <w:tcPr>
            <w:tcW w:w="0" w:type="auto"/>
            <w:vAlign w:val="center"/>
            <w:hideMark/>
          </w:tcPr>
          <w:p w14:paraId="26FE9348" w14:textId="77777777" w:rsidR="000F59A8" w:rsidRPr="00602E4B" w:rsidRDefault="000F59A8" w:rsidP="000F59A8">
            <w:pPr>
              <w:rPr>
                <w:rFonts w:ascii="Inter" w:hAnsi="Inter"/>
                <w:sz w:val="18"/>
                <w:szCs w:val="18"/>
              </w:rPr>
            </w:pPr>
            <w:r w:rsidRPr="00602E4B">
              <w:rPr>
                <w:rFonts w:ascii="Inter" w:hAnsi="Inter"/>
                <w:sz w:val="18"/>
                <w:szCs w:val="18"/>
              </w:rPr>
              <w:t>1.5</w:t>
            </w:r>
          </w:p>
        </w:tc>
        <w:tc>
          <w:tcPr>
            <w:tcW w:w="0" w:type="auto"/>
            <w:vAlign w:val="center"/>
            <w:hideMark/>
          </w:tcPr>
          <w:p w14:paraId="0F64E7B5" w14:textId="77777777" w:rsidR="000F59A8" w:rsidRPr="00602E4B" w:rsidRDefault="000F59A8" w:rsidP="000F59A8">
            <w:pPr>
              <w:rPr>
                <w:rFonts w:ascii="Inter" w:hAnsi="Inter"/>
                <w:sz w:val="18"/>
                <w:szCs w:val="18"/>
              </w:rPr>
            </w:pPr>
            <w:r w:rsidRPr="00602E4B">
              <w:rPr>
                <w:rFonts w:ascii="Inter" w:hAnsi="Inter"/>
                <w:sz w:val="18"/>
                <w:szCs w:val="18"/>
              </w:rPr>
              <w:t>Timeout growth rate</w:t>
            </w:r>
          </w:p>
        </w:tc>
      </w:tr>
      <w:tr w:rsidR="000F59A8" w:rsidRPr="00602E4B" w14:paraId="5D62157B" w14:textId="77777777">
        <w:trPr>
          <w:tblCellSpacing w:w="15" w:type="dxa"/>
        </w:trPr>
        <w:tc>
          <w:tcPr>
            <w:tcW w:w="0" w:type="auto"/>
            <w:vAlign w:val="center"/>
            <w:hideMark/>
          </w:tcPr>
          <w:p w14:paraId="52B5DBBC" w14:textId="77777777" w:rsidR="000F59A8" w:rsidRPr="00602E4B" w:rsidRDefault="000F59A8" w:rsidP="000F59A8">
            <w:pPr>
              <w:rPr>
                <w:rFonts w:ascii="Inter" w:hAnsi="Inter"/>
                <w:sz w:val="18"/>
                <w:szCs w:val="18"/>
              </w:rPr>
            </w:pPr>
            <w:r w:rsidRPr="00602E4B">
              <w:rPr>
                <w:rFonts w:ascii="Inter" w:hAnsi="Inter"/>
                <w:sz w:val="18"/>
                <w:szCs w:val="18"/>
              </w:rPr>
              <w:t>Max timeout (consensus)</w:t>
            </w:r>
          </w:p>
        </w:tc>
        <w:tc>
          <w:tcPr>
            <w:tcW w:w="0" w:type="auto"/>
            <w:vAlign w:val="center"/>
            <w:hideMark/>
          </w:tcPr>
          <w:p w14:paraId="25BB994C"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max</m:t>
                    </m:r>
                  </m:sub>
                </m:sSub>
              </m:oMath>
            </m:oMathPara>
          </w:p>
        </w:tc>
        <w:tc>
          <w:tcPr>
            <w:tcW w:w="0" w:type="auto"/>
            <w:vAlign w:val="center"/>
            <w:hideMark/>
          </w:tcPr>
          <w:p w14:paraId="28F4BA40" w14:textId="77777777" w:rsidR="000F59A8" w:rsidRPr="00602E4B" w:rsidRDefault="000F59A8" w:rsidP="000F59A8">
            <w:pPr>
              <w:rPr>
                <w:rFonts w:ascii="Inter" w:hAnsi="Inter"/>
                <w:sz w:val="18"/>
                <w:szCs w:val="18"/>
              </w:rPr>
            </w:pPr>
            <w:r w:rsidRPr="00602E4B">
              <w:rPr>
                <w:rFonts w:ascii="Inter" w:hAnsi="Inter"/>
                <w:sz w:val="18"/>
                <w:szCs w:val="18"/>
              </w:rPr>
              <w:t>60 seconds</w:t>
            </w:r>
          </w:p>
        </w:tc>
        <w:tc>
          <w:tcPr>
            <w:tcW w:w="0" w:type="auto"/>
            <w:vAlign w:val="center"/>
            <w:hideMark/>
          </w:tcPr>
          <w:p w14:paraId="4F99E139" w14:textId="77777777" w:rsidR="000F59A8" w:rsidRPr="00602E4B" w:rsidRDefault="000F59A8" w:rsidP="000F59A8">
            <w:pPr>
              <w:rPr>
                <w:rFonts w:ascii="Inter" w:hAnsi="Inter"/>
                <w:sz w:val="18"/>
                <w:szCs w:val="18"/>
              </w:rPr>
            </w:pPr>
            <w:r w:rsidRPr="00602E4B">
              <w:rPr>
                <w:rFonts w:ascii="Inter" w:hAnsi="Inter"/>
                <w:sz w:val="18"/>
                <w:szCs w:val="18"/>
              </w:rPr>
              <w:t>Timeout ceiling for consensus</w:t>
            </w:r>
          </w:p>
        </w:tc>
      </w:tr>
      <w:tr w:rsidR="000F59A8" w:rsidRPr="00602E4B" w14:paraId="32AFBFAE" w14:textId="77777777">
        <w:trPr>
          <w:tblCellSpacing w:w="15" w:type="dxa"/>
        </w:trPr>
        <w:tc>
          <w:tcPr>
            <w:tcW w:w="0" w:type="auto"/>
            <w:vAlign w:val="center"/>
            <w:hideMark/>
          </w:tcPr>
          <w:p w14:paraId="16DEFE5B" w14:textId="77777777" w:rsidR="000F59A8" w:rsidRPr="00602E4B" w:rsidRDefault="000F59A8" w:rsidP="000F59A8">
            <w:pPr>
              <w:rPr>
                <w:rFonts w:ascii="Inter" w:hAnsi="Inter"/>
                <w:sz w:val="18"/>
                <w:szCs w:val="18"/>
              </w:rPr>
            </w:pPr>
            <w:r w:rsidRPr="00602E4B">
              <w:rPr>
                <w:rFonts w:ascii="Inter" w:hAnsi="Inter"/>
                <w:sz w:val="18"/>
                <w:szCs w:val="18"/>
              </w:rPr>
              <w:t>Reference latency</w:t>
            </w:r>
          </w:p>
        </w:tc>
        <w:tc>
          <w:tcPr>
            <w:tcW w:w="0" w:type="auto"/>
            <w:vAlign w:val="center"/>
            <w:hideMark/>
          </w:tcPr>
          <w:p w14:paraId="03D0A767"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ref</m:t>
                    </m:r>
                  </m:sub>
                </m:sSub>
              </m:oMath>
            </m:oMathPara>
          </w:p>
        </w:tc>
        <w:tc>
          <w:tcPr>
            <w:tcW w:w="0" w:type="auto"/>
            <w:vAlign w:val="center"/>
            <w:hideMark/>
          </w:tcPr>
          <w:p w14:paraId="76B2D2B0" w14:textId="77777777" w:rsidR="000F59A8" w:rsidRPr="00602E4B" w:rsidRDefault="000F59A8" w:rsidP="000F59A8">
            <w:pPr>
              <w:rPr>
                <w:rFonts w:ascii="Inter" w:hAnsi="Inter"/>
                <w:sz w:val="18"/>
                <w:szCs w:val="18"/>
              </w:rPr>
            </w:pPr>
            <w:r w:rsidRPr="00602E4B">
              <w:rPr>
                <w:rFonts w:ascii="Inter" w:hAnsi="Inter"/>
                <w:sz w:val="18"/>
                <w:szCs w:val="18"/>
              </w:rPr>
              <w:t>500 ms</w:t>
            </w:r>
          </w:p>
        </w:tc>
        <w:tc>
          <w:tcPr>
            <w:tcW w:w="0" w:type="auto"/>
            <w:vAlign w:val="center"/>
            <w:hideMark/>
          </w:tcPr>
          <w:p w14:paraId="45499396" w14:textId="77777777" w:rsidR="000F59A8" w:rsidRPr="00602E4B" w:rsidRDefault="000F59A8" w:rsidP="000F59A8">
            <w:pPr>
              <w:rPr>
                <w:rFonts w:ascii="Inter" w:hAnsi="Inter"/>
                <w:sz w:val="18"/>
                <w:szCs w:val="18"/>
              </w:rPr>
            </w:pPr>
            <w:r w:rsidRPr="00602E4B">
              <w:rPr>
                <w:rFonts w:ascii="Inter" w:hAnsi="Inter"/>
                <w:sz w:val="18"/>
                <w:szCs w:val="18"/>
              </w:rPr>
              <w:t>Target vote time</w:t>
            </w:r>
          </w:p>
        </w:tc>
      </w:tr>
    </w:tbl>
    <w:p w14:paraId="1B59360D"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Bridge-Specific Timing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829"/>
        <w:gridCol w:w="2153"/>
        <w:gridCol w:w="1347"/>
      </w:tblGrid>
      <w:tr w:rsidR="000F59A8" w:rsidRPr="00602E4B" w14:paraId="590DEC81" w14:textId="77777777">
        <w:trPr>
          <w:tblHeader/>
          <w:tblCellSpacing w:w="15" w:type="dxa"/>
        </w:trPr>
        <w:tc>
          <w:tcPr>
            <w:tcW w:w="0" w:type="auto"/>
            <w:vAlign w:val="center"/>
            <w:hideMark/>
          </w:tcPr>
          <w:p w14:paraId="487B6145"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Chain</w:t>
            </w:r>
          </w:p>
        </w:tc>
        <w:tc>
          <w:tcPr>
            <w:tcW w:w="0" w:type="auto"/>
            <w:vAlign w:val="center"/>
            <w:hideMark/>
          </w:tcPr>
          <w:p w14:paraId="404F7805"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Min Timeout (</w:t>
            </w:r>
            <m:oMath>
              <m:sSub>
                <m:sSubPr>
                  <m:ctrlPr>
                    <w:rPr>
                      <w:rFonts w:ascii="Cambria Math" w:hAnsi="Cambria Math"/>
                      <w:sz w:val="18"/>
                      <w:szCs w:val="18"/>
                    </w:rPr>
                  </m:ctrlPr>
                </m:sSubPr>
                <m:e>
                  <m:r>
                    <w:rPr>
                      <w:rFonts w:ascii="Cambria Math" w:hAnsi="Cambria Math"/>
                      <w:sz w:val="18"/>
                      <w:szCs w:val="18"/>
                    </w:rPr>
                    <m:t>T</m:t>
                  </m:r>
                </m:e>
                <m:sub>
                  <m:r>
                    <m:rPr>
                      <m:nor/>
                    </m:rPr>
                    <w:rPr>
                      <w:rFonts w:ascii="Inter" w:hAnsi="Inter"/>
                      <w:sz w:val="18"/>
                      <w:szCs w:val="18"/>
                    </w:rPr>
                    <m:t>bridge</m:t>
                  </m:r>
                </m:sub>
              </m:sSub>
            </m:oMath>
            <w:r w:rsidRPr="00602E4B">
              <w:rPr>
                <w:rFonts w:ascii="Inter" w:hAnsi="Inter"/>
                <w:b/>
                <w:bCs/>
                <w:sz w:val="18"/>
                <w:szCs w:val="18"/>
              </w:rPr>
              <w:t xml:space="preserve">) </w:t>
            </w:r>
          </w:p>
        </w:tc>
        <w:tc>
          <w:tcPr>
            <w:tcW w:w="0" w:type="auto"/>
            <w:vAlign w:val="center"/>
            <w:hideMark/>
          </w:tcPr>
          <w:p w14:paraId="43BC3D7F"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Required Confirmations</w:t>
            </w:r>
          </w:p>
        </w:tc>
        <w:tc>
          <w:tcPr>
            <w:tcW w:w="0" w:type="auto"/>
            <w:vAlign w:val="center"/>
            <w:hideMark/>
          </w:tcPr>
          <w:p w14:paraId="278FF745"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Max Timeout</w:t>
            </w:r>
          </w:p>
        </w:tc>
      </w:tr>
      <w:tr w:rsidR="000F59A8" w:rsidRPr="00602E4B" w14:paraId="0B5FD20A" w14:textId="77777777">
        <w:trPr>
          <w:tblCellSpacing w:w="15" w:type="dxa"/>
        </w:trPr>
        <w:tc>
          <w:tcPr>
            <w:tcW w:w="0" w:type="auto"/>
            <w:vAlign w:val="center"/>
            <w:hideMark/>
          </w:tcPr>
          <w:p w14:paraId="0636F3EC" w14:textId="77777777" w:rsidR="000F59A8" w:rsidRPr="00602E4B" w:rsidRDefault="000F59A8" w:rsidP="000F59A8">
            <w:pPr>
              <w:rPr>
                <w:rFonts w:ascii="Inter" w:hAnsi="Inter"/>
                <w:sz w:val="18"/>
                <w:szCs w:val="18"/>
              </w:rPr>
            </w:pPr>
            <w:r w:rsidRPr="00602E4B">
              <w:rPr>
                <w:rFonts w:ascii="Inter" w:hAnsi="Inter"/>
                <w:sz w:val="18"/>
                <w:szCs w:val="18"/>
              </w:rPr>
              <w:t>Ethereum</w:t>
            </w:r>
          </w:p>
        </w:tc>
        <w:tc>
          <w:tcPr>
            <w:tcW w:w="0" w:type="auto"/>
            <w:vAlign w:val="center"/>
            <w:hideMark/>
          </w:tcPr>
          <w:p w14:paraId="05385D29" w14:textId="77777777" w:rsidR="000F59A8" w:rsidRPr="00602E4B" w:rsidRDefault="000F59A8" w:rsidP="000F59A8">
            <w:pPr>
              <w:rPr>
                <w:rFonts w:ascii="Inter" w:hAnsi="Inter"/>
                <w:sz w:val="18"/>
                <w:szCs w:val="18"/>
              </w:rPr>
            </w:pPr>
            <w:r w:rsidRPr="00602E4B">
              <w:rPr>
                <w:rFonts w:ascii="Inter" w:hAnsi="Inter"/>
                <w:sz w:val="18"/>
                <w:szCs w:val="18"/>
              </w:rPr>
              <w:t>180s (3 min)</w:t>
            </w:r>
          </w:p>
        </w:tc>
        <w:tc>
          <w:tcPr>
            <w:tcW w:w="0" w:type="auto"/>
            <w:vAlign w:val="center"/>
            <w:hideMark/>
          </w:tcPr>
          <w:p w14:paraId="5E5A98C1" w14:textId="77777777" w:rsidR="000F59A8" w:rsidRPr="00602E4B" w:rsidRDefault="000F59A8" w:rsidP="000F59A8">
            <w:pPr>
              <w:rPr>
                <w:rFonts w:ascii="Inter" w:hAnsi="Inter"/>
                <w:sz w:val="18"/>
                <w:szCs w:val="18"/>
              </w:rPr>
            </w:pPr>
            <w:r w:rsidRPr="00602E4B">
              <w:rPr>
                <w:rFonts w:ascii="Inter" w:hAnsi="Inter"/>
                <w:sz w:val="18"/>
                <w:szCs w:val="18"/>
              </w:rPr>
              <w:t>12 blocks</w:t>
            </w:r>
          </w:p>
        </w:tc>
        <w:tc>
          <w:tcPr>
            <w:tcW w:w="0" w:type="auto"/>
            <w:vAlign w:val="center"/>
            <w:hideMark/>
          </w:tcPr>
          <w:p w14:paraId="54A2FA0E" w14:textId="77777777" w:rsidR="000F59A8" w:rsidRPr="00602E4B" w:rsidRDefault="000F59A8" w:rsidP="000F59A8">
            <w:pPr>
              <w:rPr>
                <w:rFonts w:ascii="Inter" w:hAnsi="Inter"/>
                <w:sz w:val="18"/>
                <w:szCs w:val="18"/>
              </w:rPr>
            </w:pPr>
            <w:r w:rsidRPr="00602E4B">
              <w:rPr>
                <w:rFonts w:ascii="Inter" w:hAnsi="Inter"/>
                <w:sz w:val="18"/>
                <w:szCs w:val="18"/>
              </w:rPr>
              <w:t>600s (10 min)</w:t>
            </w:r>
          </w:p>
        </w:tc>
      </w:tr>
      <w:tr w:rsidR="000F59A8" w:rsidRPr="00602E4B" w14:paraId="3DA10D0B" w14:textId="77777777">
        <w:trPr>
          <w:tblCellSpacing w:w="15" w:type="dxa"/>
        </w:trPr>
        <w:tc>
          <w:tcPr>
            <w:tcW w:w="0" w:type="auto"/>
            <w:vAlign w:val="center"/>
            <w:hideMark/>
          </w:tcPr>
          <w:p w14:paraId="76099322" w14:textId="77777777" w:rsidR="000F59A8" w:rsidRPr="00602E4B" w:rsidRDefault="000F59A8" w:rsidP="000F59A8">
            <w:pPr>
              <w:rPr>
                <w:rFonts w:ascii="Inter" w:hAnsi="Inter"/>
                <w:sz w:val="18"/>
                <w:szCs w:val="18"/>
              </w:rPr>
            </w:pPr>
            <w:r w:rsidRPr="00602E4B">
              <w:rPr>
                <w:rFonts w:ascii="Inter" w:hAnsi="Inter"/>
                <w:sz w:val="18"/>
                <w:szCs w:val="18"/>
              </w:rPr>
              <w:t>Bitcoin</w:t>
            </w:r>
          </w:p>
        </w:tc>
        <w:tc>
          <w:tcPr>
            <w:tcW w:w="0" w:type="auto"/>
            <w:vAlign w:val="center"/>
            <w:hideMark/>
          </w:tcPr>
          <w:p w14:paraId="685E86D2" w14:textId="77777777" w:rsidR="000F59A8" w:rsidRPr="00602E4B" w:rsidRDefault="000F59A8" w:rsidP="000F59A8">
            <w:pPr>
              <w:rPr>
                <w:rFonts w:ascii="Inter" w:hAnsi="Inter"/>
                <w:sz w:val="18"/>
                <w:szCs w:val="18"/>
              </w:rPr>
            </w:pPr>
            <w:r w:rsidRPr="00602E4B">
              <w:rPr>
                <w:rFonts w:ascii="Inter" w:hAnsi="Inter"/>
                <w:sz w:val="18"/>
                <w:szCs w:val="18"/>
              </w:rPr>
              <w:t>600s (10 min)</w:t>
            </w:r>
          </w:p>
        </w:tc>
        <w:tc>
          <w:tcPr>
            <w:tcW w:w="0" w:type="auto"/>
            <w:vAlign w:val="center"/>
            <w:hideMark/>
          </w:tcPr>
          <w:p w14:paraId="0D670FB7" w14:textId="77777777" w:rsidR="000F59A8" w:rsidRPr="00602E4B" w:rsidRDefault="000F59A8" w:rsidP="000F59A8">
            <w:pPr>
              <w:rPr>
                <w:rFonts w:ascii="Inter" w:hAnsi="Inter"/>
                <w:sz w:val="18"/>
                <w:szCs w:val="18"/>
              </w:rPr>
            </w:pPr>
            <w:r w:rsidRPr="00602E4B">
              <w:rPr>
                <w:rFonts w:ascii="Inter" w:hAnsi="Inter"/>
                <w:sz w:val="18"/>
                <w:szCs w:val="18"/>
              </w:rPr>
              <w:t>6 blocks</w:t>
            </w:r>
          </w:p>
        </w:tc>
        <w:tc>
          <w:tcPr>
            <w:tcW w:w="0" w:type="auto"/>
            <w:vAlign w:val="center"/>
            <w:hideMark/>
          </w:tcPr>
          <w:p w14:paraId="45D2A8C3" w14:textId="77777777" w:rsidR="000F59A8" w:rsidRPr="00602E4B" w:rsidRDefault="000F59A8" w:rsidP="000F59A8">
            <w:pPr>
              <w:rPr>
                <w:rFonts w:ascii="Inter" w:hAnsi="Inter"/>
                <w:sz w:val="18"/>
                <w:szCs w:val="18"/>
              </w:rPr>
            </w:pPr>
            <w:r w:rsidRPr="00602E4B">
              <w:rPr>
                <w:rFonts w:ascii="Inter" w:hAnsi="Inter"/>
                <w:sz w:val="18"/>
                <w:szCs w:val="18"/>
              </w:rPr>
              <w:t>1800s (30 min)</w:t>
            </w:r>
          </w:p>
        </w:tc>
      </w:tr>
      <w:tr w:rsidR="000F59A8" w:rsidRPr="00602E4B" w14:paraId="12A9DF1F" w14:textId="77777777">
        <w:trPr>
          <w:tblCellSpacing w:w="15" w:type="dxa"/>
        </w:trPr>
        <w:tc>
          <w:tcPr>
            <w:tcW w:w="0" w:type="auto"/>
            <w:vAlign w:val="center"/>
            <w:hideMark/>
          </w:tcPr>
          <w:p w14:paraId="667E2E6B" w14:textId="77777777" w:rsidR="000F59A8" w:rsidRPr="00602E4B" w:rsidRDefault="000F59A8" w:rsidP="000F59A8">
            <w:pPr>
              <w:rPr>
                <w:rFonts w:ascii="Inter" w:hAnsi="Inter"/>
                <w:sz w:val="18"/>
                <w:szCs w:val="18"/>
              </w:rPr>
            </w:pPr>
            <w:r w:rsidRPr="00602E4B">
              <w:rPr>
                <w:rFonts w:ascii="Inter" w:hAnsi="Inter"/>
                <w:sz w:val="18"/>
                <w:szCs w:val="18"/>
              </w:rPr>
              <w:t>Solana</w:t>
            </w:r>
          </w:p>
        </w:tc>
        <w:tc>
          <w:tcPr>
            <w:tcW w:w="0" w:type="auto"/>
            <w:vAlign w:val="center"/>
            <w:hideMark/>
          </w:tcPr>
          <w:p w14:paraId="11C7AD65" w14:textId="77777777" w:rsidR="000F59A8" w:rsidRPr="00602E4B" w:rsidRDefault="000F59A8" w:rsidP="000F59A8">
            <w:pPr>
              <w:rPr>
                <w:rFonts w:ascii="Inter" w:hAnsi="Inter"/>
                <w:sz w:val="18"/>
                <w:szCs w:val="18"/>
              </w:rPr>
            </w:pPr>
            <w:r w:rsidRPr="00602E4B">
              <w:rPr>
                <w:rFonts w:ascii="Inter" w:hAnsi="Inter"/>
                <w:sz w:val="18"/>
                <w:szCs w:val="18"/>
              </w:rPr>
              <w:t>13s</w:t>
            </w:r>
          </w:p>
        </w:tc>
        <w:tc>
          <w:tcPr>
            <w:tcW w:w="0" w:type="auto"/>
            <w:vAlign w:val="center"/>
            <w:hideMark/>
          </w:tcPr>
          <w:p w14:paraId="3453AC19" w14:textId="77777777" w:rsidR="000F59A8" w:rsidRPr="00602E4B" w:rsidRDefault="000F59A8" w:rsidP="000F59A8">
            <w:pPr>
              <w:rPr>
                <w:rFonts w:ascii="Inter" w:hAnsi="Inter"/>
                <w:sz w:val="18"/>
                <w:szCs w:val="18"/>
              </w:rPr>
            </w:pPr>
            <w:r w:rsidRPr="00602E4B">
              <w:rPr>
                <w:rFonts w:ascii="Inter" w:hAnsi="Inter"/>
                <w:sz w:val="18"/>
                <w:szCs w:val="18"/>
              </w:rPr>
              <w:t>32 slots</w:t>
            </w:r>
          </w:p>
        </w:tc>
        <w:tc>
          <w:tcPr>
            <w:tcW w:w="0" w:type="auto"/>
            <w:vAlign w:val="center"/>
            <w:hideMark/>
          </w:tcPr>
          <w:p w14:paraId="08FDFB99" w14:textId="77777777" w:rsidR="000F59A8" w:rsidRPr="00602E4B" w:rsidRDefault="000F59A8" w:rsidP="000F59A8">
            <w:pPr>
              <w:rPr>
                <w:rFonts w:ascii="Inter" w:hAnsi="Inter"/>
                <w:sz w:val="18"/>
                <w:szCs w:val="18"/>
              </w:rPr>
            </w:pPr>
            <w:r w:rsidRPr="00602E4B">
              <w:rPr>
                <w:rFonts w:ascii="Inter" w:hAnsi="Inter"/>
                <w:sz w:val="18"/>
                <w:szCs w:val="18"/>
              </w:rPr>
              <w:t>60s (1 min)</w:t>
            </w:r>
          </w:p>
        </w:tc>
      </w:tr>
      <w:tr w:rsidR="000F59A8" w:rsidRPr="00602E4B" w14:paraId="6ADBFEF4" w14:textId="77777777">
        <w:trPr>
          <w:tblCellSpacing w:w="15" w:type="dxa"/>
        </w:trPr>
        <w:tc>
          <w:tcPr>
            <w:tcW w:w="0" w:type="auto"/>
            <w:vAlign w:val="center"/>
            <w:hideMark/>
          </w:tcPr>
          <w:p w14:paraId="19E16721" w14:textId="77777777" w:rsidR="000F59A8" w:rsidRPr="00602E4B" w:rsidRDefault="000F59A8" w:rsidP="000F59A8">
            <w:pPr>
              <w:rPr>
                <w:rFonts w:ascii="Inter" w:hAnsi="Inter"/>
                <w:sz w:val="18"/>
                <w:szCs w:val="18"/>
              </w:rPr>
            </w:pPr>
            <w:r w:rsidRPr="00602E4B">
              <w:rPr>
                <w:rFonts w:ascii="Inter" w:hAnsi="Inter"/>
                <w:sz w:val="18"/>
                <w:szCs w:val="18"/>
              </w:rPr>
              <w:t>BSC</w:t>
            </w:r>
          </w:p>
        </w:tc>
        <w:tc>
          <w:tcPr>
            <w:tcW w:w="0" w:type="auto"/>
            <w:vAlign w:val="center"/>
            <w:hideMark/>
          </w:tcPr>
          <w:p w14:paraId="773E1FAC" w14:textId="77777777" w:rsidR="000F59A8" w:rsidRPr="00602E4B" w:rsidRDefault="000F59A8" w:rsidP="000F59A8">
            <w:pPr>
              <w:rPr>
                <w:rFonts w:ascii="Inter" w:hAnsi="Inter"/>
                <w:sz w:val="18"/>
                <w:szCs w:val="18"/>
              </w:rPr>
            </w:pPr>
            <w:r w:rsidRPr="00602E4B">
              <w:rPr>
                <w:rFonts w:ascii="Inter" w:hAnsi="Inter"/>
                <w:sz w:val="18"/>
                <w:szCs w:val="18"/>
              </w:rPr>
              <w:t>45s</w:t>
            </w:r>
          </w:p>
        </w:tc>
        <w:tc>
          <w:tcPr>
            <w:tcW w:w="0" w:type="auto"/>
            <w:vAlign w:val="center"/>
            <w:hideMark/>
          </w:tcPr>
          <w:p w14:paraId="2551FCA7" w14:textId="77777777" w:rsidR="000F59A8" w:rsidRPr="00602E4B" w:rsidRDefault="000F59A8" w:rsidP="000F59A8">
            <w:pPr>
              <w:rPr>
                <w:rFonts w:ascii="Inter" w:hAnsi="Inter"/>
                <w:sz w:val="18"/>
                <w:szCs w:val="18"/>
              </w:rPr>
            </w:pPr>
            <w:r w:rsidRPr="00602E4B">
              <w:rPr>
                <w:rFonts w:ascii="Inter" w:hAnsi="Inter"/>
                <w:sz w:val="18"/>
                <w:szCs w:val="18"/>
              </w:rPr>
              <w:t>15 blocks</w:t>
            </w:r>
          </w:p>
        </w:tc>
        <w:tc>
          <w:tcPr>
            <w:tcW w:w="0" w:type="auto"/>
            <w:vAlign w:val="center"/>
            <w:hideMark/>
          </w:tcPr>
          <w:p w14:paraId="55564D30" w14:textId="77777777" w:rsidR="000F59A8" w:rsidRPr="00602E4B" w:rsidRDefault="000F59A8" w:rsidP="000F59A8">
            <w:pPr>
              <w:rPr>
                <w:rFonts w:ascii="Inter" w:hAnsi="Inter"/>
                <w:sz w:val="18"/>
                <w:szCs w:val="18"/>
              </w:rPr>
            </w:pPr>
            <w:r w:rsidRPr="00602E4B">
              <w:rPr>
                <w:rFonts w:ascii="Inter" w:hAnsi="Inter"/>
                <w:sz w:val="18"/>
                <w:szCs w:val="18"/>
              </w:rPr>
              <w:t>180s (3 min)</w:t>
            </w:r>
          </w:p>
        </w:tc>
      </w:tr>
      <w:tr w:rsidR="000F59A8" w:rsidRPr="00602E4B" w14:paraId="3C61D095" w14:textId="77777777">
        <w:trPr>
          <w:tblCellSpacing w:w="15" w:type="dxa"/>
        </w:trPr>
        <w:tc>
          <w:tcPr>
            <w:tcW w:w="0" w:type="auto"/>
            <w:vAlign w:val="center"/>
            <w:hideMark/>
          </w:tcPr>
          <w:p w14:paraId="14D0D2A6" w14:textId="77777777" w:rsidR="000F59A8" w:rsidRPr="00602E4B" w:rsidRDefault="000F59A8" w:rsidP="000F59A8">
            <w:pPr>
              <w:rPr>
                <w:rFonts w:ascii="Inter" w:hAnsi="Inter"/>
                <w:sz w:val="18"/>
                <w:szCs w:val="18"/>
              </w:rPr>
            </w:pPr>
            <w:r w:rsidRPr="00602E4B">
              <w:rPr>
                <w:rFonts w:ascii="Inter" w:hAnsi="Inter"/>
                <w:sz w:val="18"/>
                <w:szCs w:val="18"/>
              </w:rPr>
              <w:t>Polygon</w:t>
            </w:r>
          </w:p>
        </w:tc>
        <w:tc>
          <w:tcPr>
            <w:tcW w:w="0" w:type="auto"/>
            <w:vAlign w:val="center"/>
            <w:hideMark/>
          </w:tcPr>
          <w:p w14:paraId="2A2DF576" w14:textId="77777777" w:rsidR="000F59A8" w:rsidRPr="00602E4B" w:rsidRDefault="000F59A8" w:rsidP="000F59A8">
            <w:pPr>
              <w:rPr>
                <w:rFonts w:ascii="Inter" w:hAnsi="Inter"/>
                <w:sz w:val="18"/>
                <w:szCs w:val="18"/>
              </w:rPr>
            </w:pPr>
            <w:r w:rsidRPr="00602E4B">
              <w:rPr>
                <w:rFonts w:ascii="Inter" w:hAnsi="Inter"/>
                <w:sz w:val="18"/>
                <w:szCs w:val="18"/>
              </w:rPr>
              <w:t>256s (~4 min)</w:t>
            </w:r>
          </w:p>
        </w:tc>
        <w:tc>
          <w:tcPr>
            <w:tcW w:w="0" w:type="auto"/>
            <w:vAlign w:val="center"/>
            <w:hideMark/>
          </w:tcPr>
          <w:p w14:paraId="402E6A76" w14:textId="77777777" w:rsidR="000F59A8" w:rsidRPr="00602E4B" w:rsidRDefault="000F59A8" w:rsidP="000F59A8">
            <w:pPr>
              <w:rPr>
                <w:rFonts w:ascii="Inter" w:hAnsi="Inter"/>
                <w:sz w:val="18"/>
                <w:szCs w:val="18"/>
              </w:rPr>
            </w:pPr>
            <w:r w:rsidRPr="00602E4B">
              <w:rPr>
                <w:rFonts w:ascii="Inter" w:hAnsi="Inter"/>
                <w:sz w:val="18"/>
                <w:szCs w:val="18"/>
              </w:rPr>
              <w:t>128 blocks</w:t>
            </w:r>
          </w:p>
        </w:tc>
        <w:tc>
          <w:tcPr>
            <w:tcW w:w="0" w:type="auto"/>
            <w:vAlign w:val="center"/>
            <w:hideMark/>
          </w:tcPr>
          <w:p w14:paraId="4FB70C5B" w14:textId="77777777" w:rsidR="000F59A8" w:rsidRPr="00602E4B" w:rsidRDefault="000F59A8" w:rsidP="000F59A8">
            <w:pPr>
              <w:rPr>
                <w:rFonts w:ascii="Inter" w:hAnsi="Inter"/>
                <w:sz w:val="18"/>
                <w:szCs w:val="18"/>
              </w:rPr>
            </w:pPr>
            <w:r w:rsidRPr="00602E4B">
              <w:rPr>
                <w:rFonts w:ascii="Inter" w:hAnsi="Inter"/>
                <w:sz w:val="18"/>
                <w:szCs w:val="18"/>
              </w:rPr>
              <w:t>600s (10 min)</w:t>
            </w:r>
          </w:p>
        </w:tc>
      </w:tr>
    </w:tbl>
    <w:p w14:paraId="3370D37B" w14:textId="4614FD2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Reputation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724"/>
        <w:gridCol w:w="1250"/>
        <w:gridCol w:w="3791"/>
      </w:tblGrid>
      <w:tr w:rsidR="000F59A8" w:rsidRPr="00602E4B" w14:paraId="7A1C56AC" w14:textId="77777777">
        <w:trPr>
          <w:tblHeader/>
          <w:tblCellSpacing w:w="15" w:type="dxa"/>
        </w:trPr>
        <w:tc>
          <w:tcPr>
            <w:tcW w:w="0" w:type="auto"/>
            <w:vAlign w:val="center"/>
            <w:hideMark/>
          </w:tcPr>
          <w:p w14:paraId="0A6DE20A"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Parameter</w:t>
            </w:r>
          </w:p>
        </w:tc>
        <w:tc>
          <w:tcPr>
            <w:tcW w:w="0" w:type="auto"/>
            <w:vAlign w:val="center"/>
            <w:hideMark/>
          </w:tcPr>
          <w:p w14:paraId="348550A2"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Symbol</w:t>
            </w:r>
          </w:p>
        </w:tc>
        <w:tc>
          <w:tcPr>
            <w:tcW w:w="0" w:type="auto"/>
            <w:vAlign w:val="center"/>
            <w:hideMark/>
          </w:tcPr>
          <w:p w14:paraId="797316C3"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Default Value</w:t>
            </w:r>
          </w:p>
        </w:tc>
        <w:tc>
          <w:tcPr>
            <w:tcW w:w="0" w:type="auto"/>
            <w:vAlign w:val="center"/>
            <w:hideMark/>
          </w:tcPr>
          <w:p w14:paraId="4F3D34B8"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Description</w:t>
            </w:r>
          </w:p>
        </w:tc>
      </w:tr>
      <w:tr w:rsidR="000F59A8" w:rsidRPr="00602E4B" w14:paraId="1ABA1389" w14:textId="77777777">
        <w:trPr>
          <w:tblCellSpacing w:w="15" w:type="dxa"/>
        </w:trPr>
        <w:tc>
          <w:tcPr>
            <w:tcW w:w="0" w:type="auto"/>
            <w:vAlign w:val="center"/>
            <w:hideMark/>
          </w:tcPr>
          <w:p w14:paraId="2C3610E7" w14:textId="77777777" w:rsidR="000F59A8" w:rsidRPr="00602E4B" w:rsidRDefault="000F59A8" w:rsidP="000F59A8">
            <w:pPr>
              <w:rPr>
                <w:rFonts w:ascii="Inter" w:hAnsi="Inter"/>
                <w:sz w:val="18"/>
                <w:szCs w:val="18"/>
              </w:rPr>
            </w:pPr>
            <w:r w:rsidRPr="00602E4B">
              <w:rPr>
                <w:rFonts w:ascii="Inter" w:hAnsi="Inter"/>
                <w:sz w:val="18"/>
                <w:szCs w:val="18"/>
              </w:rPr>
              <w:t>Smoothing factor</w:t>
            </w:r>
          </w:p>
        </w:tc>
        <w:tc>
          <w:tcPr>
            <w:tcW w:w="0" w:type="auto"/>
            <w:vAlign w:val="center"/>
            <w:hideMark/>
          </w:tcPr>
          <w:p w14:paraId="31333088" w14:textId="77777777" w:rsidR="000F59A8" w:rsidRPr="00602E4B" w:rsidRDefault="000F59A8" w:rsidP="000F59A8">
            <w:pPr>
              <w:rPr>
                <w:rFonts w:ascii="Inter" w:hAnsi="Inter"/>
                <w:sz w:val="18"/>
                <w:szCs w:val="18"/>
              </w:rPr>
            </w:pPr>
            <m:oMathPara>
              <m:oMath>
                <m:r>
                  <w:rPr>
                    <w:rFonts w:ascii="Cambria Math" w:hAnsi="Cambria Math"/>
                    <w:sz w:val="18"/>
                    <w:szCs w:val="18"/>
                  </w:rPr>
                  <m:t>ρ</m:t>
                </m:r>
              </m:oMath>
            </m:oMathPara>
          </w:p>
        </w:tc>
        <w:tc>
          <w:tcPr>
            <w:tcW w:w="0" w:type="auto"/>
            <w:vAlign w:val="center"/>
            <w:hideMark/>
          </w:tcPr>
          <w:p w14:paraId="13D9973E" w14:textId="77777777" w:rsidR="000F59A8" w:rsidRPr="00602E4B" w:rsidRDefault="000F59A8" w:rsidP="000F59A8">
            <w:pPr>
              <w:rPr>
                <w:rFonts w:ascii="Inter" w:hAnsi="Inter"/>
                <w:sz w:val="18"/>
                <w:szCs w:val="18"/>
              </w:rPr>
            </w:pPr>
            <w:r w:rsidRPr="00602E4B">
              <w:rPr>
                <w:rFonts w:ascii="Inter" w:hAnsi="Inter"/>
                <w:sz w:val="18"/>
                <w:szCs w:val="18"/>
              </w:rPr>
              <w:t>0.8</w:t>
            </w:r>
          </w:p>
        </w:tc>
        <w:tc>
          <w:tcPr>
            <w:tcW w:w="0" w:type="auto"/>
            <w:vAlign w:val="center"/>
            <w:hideMark/>
          </w:tcPr>
          <w:p w14:paraId="1D8BE417" w14:textId="77777777" w:rsidR="000F59A8" w:rsidRPr="00602E4B" w:rsidRDefault="000F59A8" w:rsidP="000F59A8">
            <w:pPr>
              <w:rPr>
                <w:rFonts w:ascii="Inter" w:hAnsi="Inter"/>
                <w:sz w:val="18"/>
                <w:szCs w:val="18"/>
              </w:rPr>
            </w:pPr>
            <w:r w:rsidRPr="00602E4B">
              <w:rPr>
                <w:rFonts w:ascii="Inter" w:hAnsi="Inter"/>
                <w:sz w:val="18"/>
                <w:szCs w:val="18"/>
              </w:rPr>
              <w:t>EMA weight on history</w:t>
            </w:r>
          </w:p>
        </w:tc>
      </w:tr>
      <w:tr w:rsidR="000F59A8" w:rsidRPr="00602E4B" w14:paraId="13CD300E" w14:textId="77777777">
        <w:trPr>
          <w:tblCellSpacing w:w="15" w:type="dxa"/>
        </w:trPr>
        <w:tc>
          <w:tcPr>
            <w:tcW w:w="0" w:type="auto"/>
            <w:vAlign w:val="center"/>
            <w:hideMark/>
          </w:tcPr>
          <w:p w14:paraId="6F8C25B0" w14:textId="77777777" w:rsidR="000F59A8" w:rsidRPr="00602E4B" w:rsidRDefault="000F59A8" w:rsidP="000F59A8">
            <w:pPr>
              <w:rPr>
                <w:rFonts w:ascii="Inter" w:hAnsi="Inter"/>
                <w:sz w:val="18"/>
                <w:szCs w:val="18"/>
              </w:rPr>
            </w:pPr>
            <w:r w:rsidRPr="00602E4B">
              <w:rPr>
                <w:rFonts w:ascii="Inter" w:hAnsi="Inter"/>
                <w:sz w:val="18"/>
                <w:szCs w:val="18"/>
              </w:rPr>
              <w:t>Uptime weight</w:t>
            </w:r>
          </w:p>
        </w:tc>
        <w:tc>
          <w:tcPr>
            <w:tcW w:w="0" w:type="auto"/>
            <w:vAlign w:val="center"/>
            <w:hideMark/>
          </w:tcPr>
          <w:p w14:paraId="6E8ED69B" w14:textId="77777777" w:rsidR="000F59A8" w:rsidRPr="00602E4B" w:rsidRDefault="000F59A8" w:rsidP="000F59A8">
            <w:pPr>
              <w:rPr>
                <w:rFonts w:ascii="Inter" w:hAnsi="Inter"/>
                <w:sz w:val="18"/>
                <w:szCs w:val="18"/>
              </w:rPr>
            </w:pPr>
            <m:oMathPara>
              <m:oMath>
                <m:r>
                  <w:rPr>
                    <w:rFonts w:ascii="Cambria Math" w:hAnsi="Cambria Math"/>
                    <w:sz w:val="18"/>
                    <w:szCs w:val="18"/>
                  </w:rPr>
                  <m:t>a</m:t>
                </m:r>
              </m:oMath>
            </m:oMathPara>
          </w:p>
        </w:tc>
        <w:tc>
          <w:tcPr>
            <w:tcW w:w="0" w:type="auto"/>
            <w:vAlign w:val="center"/>
            <w:hideMark/>
          </w:tcPr>
          <w:p w14:paraId="78CBFA4E" w14:textId="77777777" w:rsidR="000F59A8" w:rsidRPr="00602E4B" w:rsidRDefault="000F59A8" w:rsidP="000F59A8">
            <w:pPr>
              <w:rPr>
                <w:rFonts w:ascii="Inter" w:hAnsi="Inter"/>
                <w:sz w:val="18"/>
                <w:szCs w:val="18"/>
              </w:rPr>
            </w:pPr>
            <w:r w:rsidRPr="00602E4B">
              <w:rPr>
                <w:rFonts w:ascii="Inter" w:hAnsi="Inter"/>
                <w:sz w:val="18"/>
                <w:szCs w:val="18"/>
              </w:rPr>
              <w:t>0.40</w:t>
            </w:r>
          </w:p>
        </w:tc>
        <w:tc>
          <w:tcPr>
            <w:tcW w:w="0" w:type="auto"/>
            <w:vAlign w:val="center"/>
            <w:hideMark/>
          </w:tcPr>
          <w:p w14:paraId="444E883C" w14:textId="77777777" w:rsidR="000F59A8" w:rsidRPr="00602E4B" w:rsidRDefault="000F59A8" w:rsidP="000F59A8">
            <w:pPr>
              <w:rPr>
                <w:rFonts w:ascii="Inter" w:hAnsi="Inter"/>
                <w:sz w:val="18"/>
                <w:szCs w:val="18"/>
              </w:rPr>
            </w:pPr>
            <w:r w:rsidRPr="00602E4B">
              <w:rPr>
                <w:rFonts w:ascii="Inter" w:hAnsi="Inter"/>
                <w:sz w:val="18"/>
                <w:szCs w:val="18"/>
              </w:rPr>
              <w:t>Importance of uptime</w:t>
            </w:r>
          </w:p>
        </w:tc>
      </w:tr>
      <w:tr w:rsidR="000F59A8" w:rsidRPr="00602E4B" w14:paraId="3DCF3671" w14:textId="77777777">
        <w:trPr>
          <w:tblCellSpacing w:w="15" w:type="dxa"/>
        </w:trPr>
        <w:tc>
          <w:tcPr>
            <w:tcW w:w="0" w:type="auto"/>
            <w:vAlign w:val="center"/>
            <w:hideMark/>
          </w:tcPr>
          <w:p w14:paraId="41B93CC9" w14:textId="77777777" w:rsidR="000F59A8" w:rsidRPr="00602E4B" w:rsidRDefault="000F59A8" w:rsidP="000F59A8">
            <w:pPr>
              <w:rPr>
                <w:rFonts w:ascii="Inter" w:hAnsi="Inter"/>
                <w:sz w:val="18"/>
                <w:szCs w:val="18"/>
              </w:rPr>
            </w:pPr>
            <w:r w:rsidRPr="00602E4B">
              <w:rPr>
                <w:rFonts w:ascii="Inter" w:hAnsi="Inter"/>
                <w:sz w:val="18"/>
                <w:szCs w:val="18"/>
              </w:rPr>
              <w:t>Correctness weight</w:t>
            </w:r>
          </w:p>
        </w:tc>
        <w:tc>
          <w:tcPr>
            <w:tcW w:w="0" w:type="auto"/>
            <w:vAlign w:val="center"/>
            <w:hideMark/>
          </w:tcPr>
          <w:p w14:paraId="7A5DD198" w14:textId="77777777" w:rsidR="000F59A8" w:rsidRPr="00602E4B" w:rsidRDefault="000F59A8" w:rsidP="000F59A8">
            <w:pPr>
              <w:rPr>
                <w:rFonts w:ascii="Inter" w:hAnsi="Inter"/>
                <w:sz w:val="18"/>
                <w:szCs w:val="18"/>
              </w:rPr>
            </w:pPr>
            <m:oMathPara>
              <m:oMath>
                <m:r>
                  <w:rPr>
                    <w:rFonts w:ascii="Cambria Math" w:hAnsi="Cambria Math"/>
                    <w:sz w:val="18"/>
                    <w:szCs w:val="18"/>
                  </w:rPr>
                  <m:t>b</m:t>
                </m:r>
              </m:oMath>
            </m:oMathPara>
          </w:p>
        </w:tc>
        <w:tc>
          <w:tcPr>
            <w:tcW w:w="0" w:type="auto"/>
            <w:vAlign w:val="center"/>
            <w:hideMark/>
          </w:tcPr>
          <w:p w14:paraId="7C3EA79B" w14:textId="77777777" w:rsidR="000F59A8" w:rsidRPr="00602E4B" w:rsidRDefault="000F59A8" w:rsidP="000F59A8">
            <w:pPr>
              <w:rPr>
                <w:rFonts w:ascii="Inter" w:hAnsi="Inter"/>
                <w:sz w:val="18"/>
                <w:szCs w:val="18"/>
              </w:rPr>
            </w:pPr>
            <w:r w:rsidRPr="00602E4B">
              <w:rPr>
                <w:rFonts w:ascii="Inter" w:hAnsi="Inter"/>
                <w:sz w:val="18"/>
                <w:szCs w:val="18"/>
              </w:rPr>
              <w:t>0.30</w:t>
            </w:r>
          </w:p>
        </w:tc>
        <w:tc>
          <w:tcPr>
            <w:tcW w:w="0" w:type="auto"/>
            <w:vAlign w:val="center"/>
            <w:hideMark/>
          </w:tcPr>
          <w:p w14:paraId="0AB0DB06" w14:textId="77777777" w:rsidR="000F59A8" w:rsidRPr="00602E4B" w:rsidRDefault="000F59A8" w:rsidP="000F59A8">
            <w:pPr>
              <w:rPr>
                <w:rFonts w:ascii="Inter" w:hAnsi="Inter"/>
                <w:sz w:val="18"/>
                <w:szCs w:val="18"/>
              </w:rPr>
            </w:pPr>
            <w:r w:rsidRPr="00602E4B">
              <w:rPr>
                <w:rFonts w:ascii="Inter" w:hAnsi="Inter"/>
                <w:sz w:val="18"/>
                <w:szCs w:val="18"/>
              </w:rPr>
              <w:t>Importance of correctness</w:t>
            </w:r>
          </w:p>
        </w:tc>
      </w:tr>
      <w:tr w:rsidR="000F59A8" w:rsidRPr="00602E4B" w14:paraId="0BB00F53" w14:textId="77777777">
        <w:trPr>
          <w:tblCellSpacing w:w="15" w:type="dxa"/>
        </w:trPr>
        <w:tc>
          <w:tcPr>
            <w:tcW w:w="0" w:type="auto"/>
            <w:vAlign w:val="center"/>
            <w:hideMark/>
          </w:tcPr>
          <w:p w14:paraId="51686EE8" w14:textId="77777777" w:rsidR="000F59A8" w:rsidRPr="00602E4B" w:rsidRDefault="000F59A8" w:rsidP="000F59A8">
            <w:pPr>
              <w:rPr>
                <w:rFonts w:ascii="Inter" w:hAnsi="Inter"/>
                <w:sz w:val="18"/>
                <w:szCs w:val="18"/>
              </w:rPr>
            </w:pPr>
            <w:r w:rsidRPr="00602E4B">
              <w:rPr>
                <w:rFonts w:ascii="Inter" w:hAnsi="Inter"/>
                <w:sz w:val="18"/>
                <w:szCs w:val="18"/>
              </w:rPr>
              <w:t>Latency weight</w:t>
            </w:r>
          </w:p>
        </w:tc>
        <w:tc>
          <w:tcPr>
            <w:tcW w:w="0" w:type="auto"/>
            <w:vAlign w:val="center"/>
            <w:hideMark/>
          </w:tcPr>
          <w:p w14:paraId="2E739CAA" w14:textId="77777777" w:rsidR="000F59A8" w:rsidRPr="00602E4B" w:rsidRDefault="000F59A8" w:rsidP="000F59A8">
            <w:pPr>
              <w:rPr>
                <w:rFonts w:ascii="Inter" w:hAnsi="Inter"/>
                <w:sz w:val="18"/>
                <w:szCs w:val="18"/>
              </w:rPr>
            </w:pPr>
            <m:oMathPara>
              <m:oMath>
                <m:r>
                  <w:rPr>
                    <w:rFonts w:ascii="Cambria Math" w:hAnsi="Cambria Math"/>
                    <w:sz w:val="18"/>
                    <w:szCs w:val="18"/>
                  </w:rPr>
                  <m:t>c</m:t>
                </m:r>
              </m:oMath>
            </m:oMathPara>
          </w:p>
        </w:tc>
        <w:tc>
          <w:tcPr>
            <w:tcW w:w="0" w:type="auto"/>
            <w:vAlign w:val="center"/>
            <w:hideMark/>
          </w:tcPr>
          <w:p w14:paraId="244DEC31" w14:textId="77777777" w:rsidR="000F59A8" w:rsidRPr="00602E4B" w:rsidRDefault="000F59A8" w:rsidP="000F59A8">
            <w:pPr>
              <w:rPr>
                <w:rFonts w:ascii="Inter" w:hAnsi="Inter"/>
                <w:sz w:val="18"/>
                <w:szCs w:val="18"/>
              </w:rPr>
            </w:pPr>
            <w:r w:rsidRPr="00602E4B">
              <w:rPr>
                <w:rFonts w:ascii="Inter" w:hAnsi="Inter"/>
                <w:sz w:val="18"/>
                <w:szCs w:val="18"/>
              </w:rPr>
              <w:t>0.20</w:t>
            </w:r>
          </w:p>
        </w:tc>
        <w:tc>
          <w:tcPr>
            <w:tcW w:w="0" w:type="auto"/>
            <w:vAlign w:val="center"/>
            <w:hideMark/>
          </w:tcPr>
          <w:p w14:paraId="5C6AE3BF" w14:textId="77777777" w:rsidR="000F59A8" w:rsidRPr="00602E4B" w:rsidRDefault="000F59A8" w:rsidP="000F59A8">
            <w:pPr>
              <w:rPr>
                <w:rFonts w:ascii="Inter" w:hAnsi="Inter"/>
                <w:sz w:val="18"/>
                <w:szCs w:val="18"/>
              </w:rPr>
            </w:pPr>
            <w:r w:rsidRPr="00602E4B">
              <w:rPr>
                <w:rFonts w:ascii="Inter" w:hAnsi="Inter"/>
                <w:sz w:val="18"/>
                <w:szCs w:val="18"/>
              </w:rPr>
              <w:t>Importance of speed</w:t>
            </w:r>
          </w:p>
        </w:tc>
      </w:tr>
      <w:tr w:rsidR="000F59A8" w:rsidRPr="00602E4B" w14:paraId="42DA68DF" w14:textId="77777777">
        <w:trPr>
          <w:tblCellSpacing w:w="15" w:type="dxa"/>
        </w:trPr>
        <w:tc>
          <w:tcPr>
            <w:tcW w:w="0" w:type="auto"/>
            <w:vAlign w:val="center"/>
            <w:hideMark/>
          </w:tcPr>
          <w:p w14:paraId="7C489D12" w14:textId="77777777" w:rsidR="000F59A8" w:rsidRPr="00602E4B" w:rsidRDefault="000F59A8" w:rsidP="000F59A8">
            <w:pPr>
              <w:rPr>
                <w:rFonts w:ascii="Inter" w:hAnsi="Inter"/>
                <w:sz w:val="18"/>
                <w:szCs w:val="18"/>
              </w:rPr>
            </w:pPr>
            <w:r w:rsidRPr="00602E4B">
              <w:rPr>
                <w:rFonts w:ascii="Inter" w:hAnsi="Inter"/>
                <w:sz w:val="18"/>
                <w:szCs w:val="18"/>
              </w:rPr>
              <w:t>Contribution weight</w:t>
            </w:r>
          </w:p>
        </w:tc>
        <w:tc>
          <w:tcPr>
            <w:tcW w:w="0" w:type="auto"/>
            <w:vAlign w:val="center"/>
            <w:hideMark/>
          </w:tcPr>
          <w:p w14:paraId="08BEA50B" w14:textId="77777777" w:rsidR="000F59A8" w:rsidRPr="00602E4B" w:rsidRDefault="000F59A8" w:rsidP="000F59A8">
            <w:pPr>
              <w:rPr>
                <w:rFonts w:ascii="Inter" w:hAnsi="Inter"/>
                <w:sz w:val="18"/>
                <w:szCs w:val="18"/>
              </w:rPr>
            </w:pPr>
            <m:oMathPara>
              <m:oMath>
                <m:r>
                  <w:rPr>
                    <w:rFonts w:ascii="Cambria Math" w:hAnsi="Cambria Math"/>
                    <w:sz w:val="18"/>
                    <w:szCs w:val="18"/>
                  </w:rPr>
                  <m:t>d</m:t>
                </m:r>
              </m:oMath>
            </m:oMathPara>
          </w:p>
        </w:tc>
        <w:tc>
          <w:tcPr>
            <w:tcW w:w="0" w:type="auto"/>
            <w:vAlign w:val="center"/>
            <w:hideMark/>
          </w:tcPr>
          <w:p w14:paraId="14CE40E2" w14:textId="77777777" w:rsidR="000F59A8" w:rsidRPr="00602E4B" w:rsidRDefault="000F59A8" w:rsidP="000F59A8">
            <w:pPr>
              <w:rPr>
                <w:rFonts w:ascii="Inter" w:hAnsi="Inter"/>
                <w:sz w:val="18"/>
                <w:szCs w:val="18"/>
              </w:rPr>
            </w:pPr>
            <w:r w:rsidRPr="00602E4B">
              <w:rPr>
                <w:rFonts w:ascii="Inter" w:hAnsi="Inter"/>
                <w:sz w:val="18"/>
                <w:szCs w:val="18"/>
              </w:rPr>
              <w:t>0.10</w:t>
            </w:r>
          </w:p>
        </w:tc>
        <w:tc>
          <w:tcPr>
            <w:tcW w:w="0" w:type="auto"/>
            <w:vAlign w:val="center"/>
            <w:hideMark/>
          </w:tcPr>
          <w:p w14:paraId="479BE62F" w14:textId="77777777" w:rsidR="000F59A8" w:rsidRPr="00602E4B" w:rsidRDefault="000F59A8" w:rsidP="000F59A8">
            <w:pPr>
              <w:rPr>
                <w:rFonts w:ascii="Inter" w:hAnsi="Inter"/>
                <w:sz w:val="18"/>
                <w:szCs w:val="18"/>
              </w:rPr>
            </w:pPr>
            <w:r w:rsidRPr="00602E4B">
              <w:rPr>
                <w:rFonts w:ascii="Inter" w:hAnsi="Inter"/>
                <w:sz w:val="18"/>
                <w:szCs w:val="18"/>
              </w:rPr>
              <w:t>Importance of ecosystem value</w:t>
            </w:r>
          </w:p>
        </w:tc>
      </w:tr>
      <w:tr w:rsidR="000F59A8" w:rsidRPr="00602E4B" w14:paraId="4D812A2D" w14:textId="77777777">
        <w:trPr>
          <w:tblCellSpacing w:w="15" w:type="dxa"/>
        </w:trPr>
        <w:tc>
          <w:tcPr>
            <w:tcW w:w="0" w:type="auto"/>
            <w:vAlign w:val="center"/>
            <w:hideMark/>
          </w:tcPr>
          <w:p w14:paraId="4FF61E02" w14:textId="77777777" w:rsidR="000F59A8" w:rsidRPr="00602E4B" w:rsidRDefault="000F59A8" w:rsidP="000F59A8">
            <w:pPr>
              <w:rPr>
                <w:rFonts w:ascii="Inter" w:hAnsi="Inter"/>
                <w:sz w:val="18"/>
                <w:szCs w:val="18"/>
              </w:rPr>
            </w:pPr>
            <w:r w:rsidRPr="00602E4B">
              <w:rPr>
                <w:rFonts w:ascii="Inter" w:hAnsi="Inter"/>
                <w:sz w:val="18"/>
                <w:szCs w:val="18"/>
              </w:rPr>
              <w:t>Bridge quality weight</w:t>
            </w:r>
          </w:p>
        </w:tc>
        <w:tc>
          <w:tcPr>
            <w:tcW w:w="0" w:type="auto"/>
            <w:vAlign w:val="center"/>
            <w:hideMark/>
          </w:tcPr>
          <w:p w14:paraId="2FEA1B41" w14:textId="77777777" w:rsidR="000F59A8" w:rsidRPr="00602E4B" w:rsidRDefault="000F59A8" w:rsidP="000F59A8">
            <w:pPr>
              <w:rPr>
                <w:rFonts w:ascii="Inter" w:hAnsi="Inter"/>
                <w:sz w:val="18"/>
                <w:szCs w:val="18"/>
              </w:rPr>
            </w:pPr>
            <m:oMathPara>
              <m:oMath>
                <m:r>
                  <w:rPr>
                    <w:rFonts w:ascii="Cambria Math" w:hAnsi="Cambria Math"/>
                    <w:sz w:val="18"/>
                    <w:szCs w:val="18"/>
                  </w:rPr>
                  <m:t>e</m:t>
                </m:r>
              </m:oMath>
            </m:oMathPara>
          </w:p>
        </w:tc>
        <w:tc>
          <w:tcPr>
            <w:tcW w:w="0" w:type="auto"/>
            <w:vAlign w:val="center"/>
            <w:hideMark/>
          </w:tcPr>
          <w:p w14:paraId="43244F00" w14:textId="77777777" w:rsidR="000F59A8" w:rsidRPr="00602E4B" w:rsidRDefault="000F59A8" w:rsidP="000F59A8">
            <w:pPr>
              <w:rPr>
                <w:rFonts w:ascii="Inter" w:hAnsi="Inter"/>
                <w:sz w:val="18"/>
                <w:szCs w:val="18"/>
              </w:rPr>
            </w:pPr>
            <w:r w:rsidRPr="00602E4B">
              <w:rPr>
                <w:rFonts w:ascii="Inter" w:hAnsi="Inter"/>
                <w:sz w:val="18"/>
                <w:szCs w:val="18"/>
              </w:rPr>
              <w:t>0.20</w:t>
            </w:r>
          </w:p>
        </w:tc>
        <w:tc>
          <w:tcPr>
            <w:tcW w:w="0" w:type="auto"/>
            <w:vAlign w:val="center"/>
            <w:hideMark/>
          </w:tcPr>
          <w:p w14:paraId="62F78A4A" w14:textId="77777777" w:rsidR="000F59A8" w:rsidRPr="00602E4B" w:rsidRDefault="000F59A8" w:rsidP="000F59A8">
            <w:pPr>
              <w:rPr>
                <w:rFonts w:ascii="Inter" w:hAnsi="Inter"/>
                <w:sz w:val="18"/>
                <w:szCs w:val="18"/>
              </w:rPr>
            </w:pPr>
            <w:r w:rsidRPr="00602E4B">
              <w:rPr>
                <w:rFonts w:ascii="Inter" w:hAnsi="Inter"/>
                <w:sz w:val="18"/>
                <w:szCs w:val="18"/>
              </w:rPr>
              <w:t>Importance of bridge services (for relayers)</w:t>
            </w:r>
          </w:p>
        </w:tc>
      </w:tr>
      <w:tr w:rsidR="000F59A8" w:rsidRPr="00602E4B" w14:paraId="1F5FF3FE" w14:textId="77777777">
        <w:trPr>
          <w:tblCellSpacing w:w="15" w:type="dxa"/>
        </w:trPr>
        <w:tc>
          <w:tcPr>
            <w:tcW w:w="0" w:type="auto"/>
            <w:vAlign w:val="center"/>
            <w:hideMark/>
          </w:tcPr>
          <w:p w14:paraId="6F3BCC66" w14:textId="77777777" w:rsidR="000F59A8" w:rsidRPr="00602E4B" w:rsidRDefault="000F59A8" w:rsidP="000F59A8">
            <w:pPr>
              <w:rPr>
                <w:rFonts w:ascii="Inter" w:hAnsi="Inter"/>
                <w:sz w:val="18"/>
                <w:szCs w:val="18"/>
              </w:rPr>
            </w:pPr>
            <w:r w:rsidRPr="00602E4B">
              <w:rPr>
                <w:rFonts w:ascii="Inter" w:hAnsi="Inter"/>
                <w:sz w:val="18"/>
                <w:szCs w:val="18"/>
              </w:rPr>
              <w:t>Min reputation</w:t>
            </w:r>
          </w:p>
        </w:tc>
        <w:tc>
          <w:tcPr>
            <w:tcW w:w="0" w:type="auto"/>
            <w:vAlign w:val="center"/>
            <w:hideMark/>
          </w:tcPr>
          <w:p w14:paraId="641D4CE7"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min</m:t>
                    </m:r>
                  </m:sub>
                </m:sSub>
              </m:oMath>
            </m:oMathPara>
          </w:p>
        </w:tc>
        <w:tc>
          <w:tcPr>
            <w:tcW w:w="0" w:type="auto"/>
            <w:vAlign w:val="center"/>
            <w:hideMark/>
          </w:tcPr>
          <w:p w14:paraId="531C30AE" w14:textId="77777777" w:rsidR="000F59A8" w:rsidRPr="00602E4B" w:rsidRDefault="000F59A8" w:rsidP="000F59A8">
            <w:pPr>
              <w:rPr>
                <w:rFonts w:ascii="Inter" w:hAnsi="Inter"/>
                <w:sz w:val="18"/>
                <w:szCs w:val="18"/>
              </w:rPr>
            </w:pPr>
            <w:r w:rsidRPr="00602E4B">
              <w:rPr>
                <w:rFonts w:ascii="Inter" w:hAnsi="Inter"/>
                <w:sz w:val="18"/>
                <w:szCs w:val="18"/>
              </w:rPr>
              <w:t>0.1</w:t>
            </w:r>
          </w:p>
        </w:tc>
        <w:tc>
          <w:tcPr>
            <w:tcW w:w="0" w:type="auto"/>
            <w:vAlign w:val="center"/>
            <w:hideMark/>
          </w:tcPr>
          <w:p w14:paraId="7B84593A" w14:textId="77777777" w:rsidR="000F59A8" w:rsidRPr="00602E4B" w:rsidRDefault="000F59A8" w:rsidP="000F59A8">
            <w:pPr>
              <w:rPr>
                <w:rFonts w:ascii="Inter" w:hAnsi="Inter"/>
                <w:sz w:val="18"/>
                <w:szCs w:val="18"/>
              </w:rPr>
            </w:pPr>
            <w:r w:rsidRPr="00602E4B">
              <w:rPr>
                <w:rFonts w:ascii="Inter" w:hAnsi="Inter"/>
                <w:sz w:val="18"/>
                <w:szCs w:val="18"/>
              </w:rPr>
              <w:t>Reputation floor</w:t>
            </w:r>
          </w:p>
        </w:tc>
      </w:tr>
      <w:tr w:rsidR="000F59A8" w:rsidRPr="00602E4B" w14:paraId="7C9A3E01" w14:textId="77777777">
        <w:trPr>
          <w:tblCellSpacing w:w="15" w:type="dxa"/>
        </w:trPr>
        <w:tc>
          <w:tcPr>
            <w:tcW w:w="0" w:type="auto"/>
            <w:vAlign w:val="center"/>
            <w:hideMark/>
          </w:tcPr>
          <w:p w14:paraId="3F201CBB" w14:textId="77777777" w:rsidR="000F59A8" w:rsidRPr="00602E4B" w:rsidRDefault="000F59A8" w:rsidP="000F59A8">
            <w:pPr>
              <w:rPr>
                <w:rFonts w:ascii="Inter" w:hAnsi="Inter"/>
                <w:sz w:val="18"/>
                <w:szCs w:val="18"/>
              </w:rPr>
            </w:pPr>
            <w:r w:rsidRPr="00602E4B">
              <w:rPr>
                <w:rFonts w:ascii="Inter" w:hAnsi="Inter"/>
                <w:sz w:val="18"/>
                <w:szCs w:val="18"/>
              </w:rPr>
              <w:t>Max reputation</w:t>
            </w:r>
          </w:p>
        </w:tc>
        <w:tc>
          <w:tcPr>
            <w:tcW w:w="0" w:type="auto"/>
            <w:vAlign w:val="center"/>
            <w:hideMark/>
          </w:tcPr>
          <w:p w14:paraId="4DFB1A62"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max</m:t>
                    </m:r>
                  </m:sub>
                </m:sSub>
              </m:oMath>
            </m:oMathPara>
          </w:p>
        </w:tc>
        <w:tc>
          <w:tcPr>
            <w:tcW w:w="0" w:type="auto"/>
            <w:vAlign w:val="center"/>
            <w:hideMark/>
          </w:tcPr>
          <w:p w14:paraId="35300362"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0DFEA204" w14:textId="77777777" w:rsidR="000F59A8" w:rsidRPr="00602E4B" w:rsidRDefault="000F59A8" w:rsidP="000F59A8">
            <w:pPr>
              <w:rPr>
                <w:rFonts w:ascii="Inter" w:hAnsi="Inter"/>
                <w:sz w:val="18"/>
                <w:szCs w:val="18"/>
              </w:rPr>
            </w:pPr>
            <w:r w:rsidRPr="00602E4B">
              <w:rPr>
                <w:rFonts w:ascii="Inter" w:hAnsi="Inter"/>
                <w:sz w:val="18"/>
                <w:szCs w:val="18"/>
              </w:rPr>
              <w:t>Reputation ceiling</w:t>
            </w:r>
          </w:p>
        </w:tc>
      </w:tr>
    </w:tbl>
    <w:p w14:paraId="4449A24D"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Slashing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724"/>
        <w:gridCol w:w="1250"/>
        <w:gridCol w:w="3339"/>
      </w:tblGrid>
      <w:tr w:rsidR="000F59A8" w:rsidRPr="00602E4B" w14:paraId="0D1F6510" w14:textId="77777777">
        <w:trPr>
          <w:tblHeader/>
          <w:tblCellSpacing w:w="15" w:type="dxa"/>
        </w:trPr>
        <w:tc>
          <w:tcPr>
            <w:tcW w:w="0" w:type="auto"/>
            <w:vAlign w:val="center"/>
            <w:hideMark/>
          </w:tcPr>
          <w:p w14:paraId="57E43A1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Parameter</w:t>
            </w:r>
          </w:p>
        </w:tc>
        <w:tc>
          <w:tcPr>
            <w:tcW w:w="0" w:type="auto"/>
            <w:vAlign w:val="center"/>
            <w:hideMark/>
          </w:tcPr>
          <w:p w14:paraId="69946CB3"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Symbol</w:t>
            </w:r>
          </w:p>
        </w:tc>
        <w:tc>
          <w:tcPr>
            <w:tcW w:w="0" w:type="auto"/>
            <w:vAlign w:val="center"/>
            <w:hideMark/>
          </w:tcPr>
          <w:p w14:paraId="7E1AF6A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Default Value</w:t>
            </w:r>
          </w:p>
        </w:tc>
        <w:tc>
          <w:tcPr>
            <w:tcW w:w="0" w:type="auto"/>
            <w:vAlign w:val="center"/>
            <w:hideMark/>
          </w:tcPr>
          <w:p w14:paraId="6B75468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Description</w:t>
            </w:r>
          </w:p>
        </w:tc>
      </w:tr>
      <w:tr w:rsidR="000F59A8" w:rsidRPr="00602E4B" w14:paraId="76E6EAD5" w14:textId="77777777">
        <w:trPr>
          <w:tblCellSpacing w:w="15" w:type="dxa"/>
        </w:trPr>
        <w:tc>
          <w:tcPr>
            <w:tcW w:w="0" w:type="auto"/>
            <w:vAlign w:val="center"/>
            <w:hideMark/>
          </w:tcPr>
          <w:p w14:paraId="0874DD53" w14:textId="77777777" w:rsidR="000F59A8" w:rsidRPr="00602E4B" w:rsidRDefault="000F59A8" w:rsidP="000F59A8">
            <w:pPr>
              <w:rPr>
                <w:rFonts w:ascii="Inter" w:hAnsi="Inter"/>
                <w:sz w:val="18"/>
                <w:szCs w:val="18"/>
              </w:rPr>
            </w:pPr>
            <w:r w:rsidRPr="00602E4B">
              <w:rPr>
                <w:rFonts w:ascii="Inter" w:hAnsi="Inter"/>
                <w:sz w:val="18"/>
                <w:szCs w:val="18"/>
              </w:rPr>
              <w:t>Base slashing rate</w:t>
            </w:r>
          </w:p>
        </w:tc>
        <w:tc>
          <w:tcPr>
            <w:tcW w:w="0" w:type="auto"/>
            <w:vAlign w:val="center"/>
            <w:hideMark/>
          </w:tcPr>
          <w:p w14:paraId="065B69B6"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oMath>
            </m:oMathPara>
          </w:p>
        </w:tc>
        <w:tc>
          <w:tcPr>
            <w:tcW w:w="0" w:type="auto"/>
            <w:vAlign w:val="center"/>
            <w:hideMark/>
          </w:tcPr>
          <w:p w14:paraId="7BF31333" w14:textId="77777777" w:rsidR="000F59A8" w:rsidRPr="00602E4B" w:rsidRDefault="000F59A8" w:rsidP="000F59A8">
            <w:pPr>
              <w:rPr>
                <w:rFonts w:ascii="Inter" w:hAnsi="Inter"/>
                <w:sz w:val="18"/>
                <w:szCs w:val="18"/>
              </w:rPr>
            </w:pPr>
            <w:r w:rsidRPr="00602E4B">
              <w:rPr>
                <w:rFonts w:ascii="Inter" w:hAnsi="Inter"/>
                <w:sz w:val="18"/>
                <w:szCs w:val="18"/>
              </w:rPr>
              <w:t>2%</w:t>
            </w:r>
          </w:p>
        </w:tc>
        <w:tc>
          <w:tcPr>
            <w:tcW w:w="0" w:type="auto"/>
            <w:vAlign w:val="center"/>
            <w:hideMark/>
          </w:tcPr>
          <w:p w14:paraId="3734928D" w14:textId="77777777" w:rsidR="000F59A8" w:rsidRPr="00602E4B" w:rsidRDefault="000F59A8" w:rsidP="000F59A8">
            <w:pPr>
              <w:rPr>
                <w:rFonts w:ascii="Inter" w:hAnsi="Inter"/>
                <w:sz w:val="18"/>
                <w:szCs w:val="18"/>
              </w:rPr>
            </w:pPr>
            <w:r w:rsidRPr="00602E4B">
              <w:rPr>
                <w:rFonts w:ascii="Inter" w:hAnsi="Inter"/>
                <w:sz w:val="18"/>
                <w:szCs w:val="18"/>
              </w:rPr>
              <w:t>Minimum penalty</w:t>
            </w:r>
          </w:p>
        </w:tc>
      </w:tr>
      <w:tr w:rsidR="000F59A8" w:rsidRPr="00602E4B" w14:paraId="1E03EB91" w14:textId="77777777">
        <w:trPr>
          <w:tblCellSpacing w:w="15" w:type="dxa"/>
        </w:trPr>
        <w:tc>
          <w:tcPr>
            <w:tcW w:w="0" w:type="auto"/>
            <w:vAlign w:val="center"/>
            <w:hideMark/>
          </w:tcPr>
          <w:p w14:paraId="13CBF5C0" w14:textId="77777777" w:rsidR="000F59A8" w:rsidRPr="00602E4B" w:rsidRDefault="000F59A8" w:rsidP="000F59A8">
            <w:pPr>
              <w:rPr>
                <w:rFonts w:ascii="Inter" w:hAnsi="Inter"/>
                <w:sz w:val="18"/>
                <w:szCs w:val="18"/>
              </w:rPr>
            </w:pPr>
            <w:r w:rsidRPr="00602E4B">
              <w:rPr>
                <w:rFonts w:ascii="Inter" w:hAnsi="Inter"/>
                <w:sz w:val="18"/>
                <w:szCs w:val="18"/>
              </w:rPr>
              <w:t>Reputation slashing</w:t>
            </w:r>
          </w:p>
        </w:tc>
        <w:tc>
          <w:tcPr>
            <w:tcW w:w="0" w:type="auto"/>
            <w:vAlign w:val="center"/>
            <w:hideMark/>
          </w:tcPr>
          <w:p w14:paraId="129F90B5"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oMath>
            </m:oMathPara>
          </w:p>
        </w:tc>
        <w:tc>
          <w:tcPr>
            <w:tcW w:w="0" w:type="auto"/>
            <w:vAlign w:val="center"/>
            <w:hideMark/>
          </w:tcPr>
          <w:p w14:paraId="0E7F2DF3" w14:textId="77777777" w:rsidR="000F59A8" w:rsidRPr="00602E4B" w:rsidRDefault="000F59A8" w:rsidP="000F59A8">
            <w:pPr>
              <w:rPr>
                <w:rFonts w:ascii="Inter" w:hAnsi="Inter"/>
                <w:sz w:val="18"/>
                <w:szCs w:val="18"/>
              </w:rPr>
            </w:pPr>
            <w:r w:rsidRPr="00602E4B">
              <w:rPr>
                <w:rFonts w:ascii="Inter" w:hAnsi="Inter"/>
                <w:sz w:val="18"/>
                <w:szCs w:val="18"/>
              </w:rPr>
              <w:t>3%</w:t>
            </w:r>
          </w:p>
        </w:tc>
        <w:tc>
          <w:tcPr>
            <w:tcW w:w="0" w:type="auto"/>
            <w:vAlign w:val="center"/>
            <w:hideMark/>
          </w:tcPr>
          <w:p w14:paraId="40126D9D" w14:textId="77777777" w:rsidR="000F59A8" w:rsidRPr="00602E4B" w:rsidRDefault="000F59A8" w:rsidP="000F59A8">
            <w:pPr>
              <w:rPr>
                <w:rFonts w:ascii="Inter" w:hAnsi="Inter"/>
                <w:sz w:val="18"/>
                <w:szCs w:val="18"/>
              </w:rPr>
            </w:pPr>
            <w:r w:rsidRPr="00602E4B">
              <w:rPr>
                <w:rFonts w:ascii="Inter" w:hAnsi="Inter"/>
                <w:sz w:val="18"/>
                <w:szCs w:val="18"/>
              </w:rPr>
              <w:t>Reputation-adjusted component</w:t>
            </w:r>
          </w:p>
        </w:tc>
      </w:tr>
      <w:tr w:rsidR="000F59A8" w:rsidRPr="00602E4B" w14:paraId="447EDE40" w14:textId="77777777">
        <w:trPr>
          <w:tblCellSpacing w:w="15" w:type="dxa"/>
        </w:trPr>
        <w:tc>
          <w:tcPr>
            <w:tcW w:w="0" w:type="auto"/>
            <w:vAlign w:val="center"/>
            <w:hideMark/>
          </w:tcPr>
          <w:p w14:paraId="1770D0C0" w14:textId="77777777" w:rsidR="000F59A8" w:rsidRPr="00602E4B" w:rsidRDefault="000F59A8" w:rsidP="000F59A8">
            <w:pPr>
              <w:rPr>
                <w:rFonts w:ascii="Inter" w:hAnsi="Inter"/>
                <w:sz w:val="18"/>
                <w:szCs w:val="18"/>
              </w:rPr>
            </w:pPr>
            <w:r w:rsidRPr="00602E4B">
              <w:rPr>
                <w:rFonts w:ascii="Inter" w:hAnsi="Inter"/>
                <w:sz w:val="18"/>
                <w:szCs w:val="18"/>
              </w:rPr>
              <w:t>Bridge slashing</w:t>
            </w:r>
          </w:p>
        </w:tc>
        <w:tc>
          <w:tcPr>
            <w:tcW w:w="0" w:type="auto"/>
            <w:vAlign w:val="center"/>
            <w:hideMark/>
          </w:tcPr>
          <w:p w14:paraId="5E051CA1"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m:oMathPara>
          </w:p>
        </w:tc>
        <w:tc>
          <w:tcPr>
            <w:tcW w:w="0" w:type="auto"/>
            <w:vAlign w:val="center"/>
            <w:hideMark/>
          </w:tcPr>
          <w:p w14:paraId="05284640" w14:textId="77777777" w:rsidR="000F59A8" w:rsidRPr="00602E4B" w:rsidRDefault="000F59A8" w:rsidP="000F59A8">
            <w:pPr>
              <w:rPr>
                <w:rFonts w:ascii="Inter" w:hAnsi="Inter"/>
                <w:sz w:val="18"/>
                <w:szCs w:val="18"/>
              </w:rPr>
            </w:pPr>
            <w:r w:rsidRPr="00602E4B">
              <w:rPr>
                <w:rFonts w:ascii="Inter" w:hAnsi="Inter"/>
                <w:sz w:val="18"/>
                <w:szCs w:val="18"/>
              </w:rPr>
              <w:t>5%</w:t>
            </w:r>
          </w:p>
        </w:tc>
        <w:tc>
          <w:tcPr>
            <w:tcW w:w="0" w:type="auto"/>
            <w:vAlign w:val="center"/>
            <w:hideMark/>
          </w:tcPr>
          <w:p w14:paraId="751BBF17" w14:textId="77777777" w:rsidR="000F59A8" w:rsidRPr="00602E4B" w:rsidRDefault="000F59A8" w:rsidP="000F59A8">
            <w:pPr>
              <w:rPr>
                <w:rFonts w:ascii="Inter" w:hAnsi="Inter"/>
                <w:sz w:val="18"/>
                <w:szCs w:val="18"/>
              </w:rPr>
            </w:pPr>
            <w:r w:rsidRPr="00602E4B">
              <w:rPr>
                <w:rFonts w:ascii="Inter" w:hAnsi="Inter"/>
                <w:sz w:val="18"/>
                <w:szCs w:val="18"/>
              </w:rPr>
              <w:t>Additional for bridge offenses</w:t>
            </w:r>
          </w:p>
        </w:tc>
      </w:tr>
      <w:tr w:rsidR="000F59A8" w:rsidRPr="00602E4B" w14:paraId="36C5D6E9" w14:textId="77777777">
        <w:trPr>
          <w:tblCellSpacing w:w="15" w:type="dxa"/>
        </w:trPr>
        <w:tc>
          <w:tcPr>
            <w:tcW w:w="0" w:type="auto"/>
            <w:vAlign w:val="center"/>
            <w:hideMark/>
          </w:tcPr>
          <w:p w14:paraId="522111B2" w14:textId="77777777" w:rsidR="000F59A8" w:rsidRPr="00602E4B" w:rsidRDefault="000F59A8" w:rsidP="000F59A8">
            <w:pPr>
              <w:rPr>
                <w:rFonts w:ascii="Inter" w:hAnsi="Inter"/>
                <w:sz w:val="18"/>
                <w:szCs w:val="18"/>
              </w:rPr>
            </w:pPr>
            <w:r w:rsidRPr="00602E4B">
              <w:rPr>
                <w:rFonts w:ascii="Inter" w:hAnsi="Inter"/>
                <w:sz w:val="18"/>
                <w:szCs w:val="18"/>
              </w:rPr>
              <w:t>Jail duration</w:t>
            </w:r>
          </w:p>
        </w:tc>
        <w:tc>
          <w:tcPr>
            <w:tcW w:w="0" w:type="auto"/>
            <w:vAlign w:val="center"/>
            <w:hideMark/>
          </w:tcPr>
          <w:p w14:paraId="59B0A856" w14:textId="77777777" w:rsidR="000F59A8" w:rsidRPr="00602E4B" w:rsidRDefault="000F59A8" w:rsidP="000F59A8">
            <w:pPr>
              <w:rPr>
                <w:rFonts w:ascii="Inter" w:hAnsi="Inter"/>
                <w:sz w:val="18"/>
                <w:szCs w:val="18"/>
              </w:rPr>
            </w:pPr>
            <m:oMathPara>
              <m:oMath>
                <m:r>
                  <w:rPr>
                    <w:rFonts w:ascii="Cambria Math" w:hAnsi="Cambria Math"/>
                    <w:sz w:val="18"/>
                    <w:szCs w:val="18"/>
                  </w:rPr>
                  <m:t>J</m:t>
                </m:r>
              </m:oMath>
            </m:oMathPara>
          </w:p>
        </w:tc>
        <w:tc>
          <w:tcPr>
            <w:tcW w:w="0" w:type="auto"/>
            <w:vAlign w:val="center"/>
            <w:hideMark/>
          </w:tcPr>
          <w:p w14:paraId="6936E0CD" w14:textId="77777777" w:rsidR="000F59A8" w:rsidRPr="00602E4B" w:rsidRDefault="000F59A8" w:rsidP="000F59A8">
            <w:pPr>
              <w:rPr>
                <w:rFonts w:ascii="Inter" w:hAnsi="Inter"/>
                <w:sz w:val="18"/>
                <w:szCs w:val="18"/>
              </w:rPr>
            </w:pPr>
            <w:r w:rsidRPr="00602E4B">
              <w:rPr>
                <w:rFonts w:ascii="Inter" w:hAnsi="Inter"/>
                <w:sz w:val="18"/>
                <w:szCs w:val="18"/>
              </w:rPr>
              <w:t>3 epochs</w:t>
            </w:r>
          </w:p>
        </w:tc>
        <w:tc>
          <w:tcPr>
            <w:tcW w:w="0" w:type="auto"/>
            <w:vAlign w:val="center"/>
            <w:hideMark/>
          </w:tcPr>
          <w:p w14:paraId="795B1872" w14:textId="77777777" w:rsidR="000F59A8" w:rsidRPr="00602E4B" w:rsidRDefault="000F59A8" w:rsidP="000F59A8">
            <w:pPr>
              <w:rPr>
                <w:rFonts w:ascii="Inter" w:hAnsi="Inter"/>
                <w:sz w:val="18"/>
                <w:szCs w:val="18"/>
              </w:rPr>
            </w:pPr>
            <w:r w:rsidRPr="00602E4B">
              <w:rPr>
                <w:rFonts w:ascii="Inter" w:hAnsi="Inter"/>
                <w:sz w:val="18"/>
                <w:szCs w:val="18"/>
              </w:rPr>
              <w:t>Time locked after slashing (~16 hours)</w:t>
            </w:r>
          </w:p>
        </w:tc>
      </w:tr>
      <w:tr w:rsidR="000F59A8" w:rsidRPr="00602E4B" w14:paraId="4D08980C" w14:textId="77777777">
        <w:trPr>
          <w:tblCellSpacing w:w="15" w:type="dxa"/>
        </w:trPr>
        <w:tc>
          <w:tcPr>
            <w:tcW w:w="0" w:type="auto"/>
            <w:vAlign w:val="center"/>
            <w:hideMark/>
          </w:tcPr>
          <w:p w14:paraId="5ED2681B" w14:textId="77777777" w:rsidR="000F59A8" w:rsidRPr="00602E4B" w:rsidRDefault="000F59A8" w:rsidP="000F59A8">
            <w:pPr>
              <w:rPr>
                <w:rFonts w:ascii="Inter" w:hAnsi="Inter"/>
                <w:sz w:val="18"/>
                <w:szCs w:val="18"/>
              </w:rPr>
            </w:pPr>
            <w:r w:rsidRPr="00602E4B">
              <w:rPr>
                <w:rFonts w:ascii="Inter" w:hAnsi="Inter"/>
                <w:sz w:val="18"/>
                <w:szCs w:val="18"/>
              </w:rPr>
              <w:t>Unbonding period</w:t>
            </w:r>
          </w:p>
        </w:tc>
        <w:tc>
          <w:tcPr>
            <w:tcW w:w="0" w:type="auto"/>
            <w:vAlign w:val="center"/>
            <w:hideMark/>
          </w:tcPr>
          <w:p w14:paraId="48F0CE3E" w14:textId="77777777" w:rsidR="000F59A8" w:rsidRPr="00602E4B" w:rsidRDefault="000F59A8" w:rsidP="000F59A8">
            <w:pPr>
              <w:rPr>
                <w:rFonts w:ascii="Inter" w:hAnsi="Inter"/>
                <w:sz w:val="18"/>
                <w:szCs w:val="18"/>
              </w:rPr>
            </w:pPr>
            <m:oMathPara>
              <m:oMath>
                <m:r>
                  <w:rPr>
                    <w:rFonts w:ascii="Cambria Math" w:hAnsi="Cambria Math"/>
                    <w:sz w:val="18"/>
                    <w:szCs w:val="18"/>
                  </w:rPr>
                  <m:t>U</m:t>
                </m:r>
              </m:oMath>
            </m:oMathPara>
          </w:p>
        </w:tc>
        <w:tc>
          <w:tcPr>
            <w:tcW w:w="0" w:type="auto"/>
            <w:vAlign w:val="center"/>
            <w:hideMark/>
          </w:tcPr>
          <w:p w14:paraId="5924F2B8" w14:textId="77777777" w:rsidR="000F59A8" w:rsidRPr="00602E4B" w:rsidRDefault="000F59A8" w:rsidP="000F59A8">
            <w:pPr>
              <w:rPr>
                <w:rFonts w:ascii="Inter" w:hAnsi="Inter"/>
                <w:sz w:val="18"/>
                <w:szCs w:val="18"/>
              </w:rPr>
            </w:pPr>
            <w:r w:rsidRPr="00602E4B">
              <w:rPr>
                <w:rFonts w:ascii="Inter" w:hAnsi="Inter"/>
                <w:sz w:val="18"/>
                <w:szCs w:val="18"/>
              </w:rPr>
              <w:t>21 epochs</w:t>
            </w:r>
          </w:p>
        </w:tc>
        <w:tc>
          <w:tcPr>
            <w:tcW w:w="0" w:type="auto"/>
            <w:vAlign w:val="center"/>
            <w:hideMark/>
          </w:tcPr>
          <w:p w14:paraId="798060A5" w14:textId="77777777" w:rsidR="000F59A8" w:rsidRPr="00602E4B" w:rsidRDefault="000F59A8" w:rsidP="000F59A8">
            <w:pPr>
              <w:rPr>
                <w:rFonts w:ascii="Inter" w:hAnsi="Inter"/>
                <w:sz w:val="18"/>
                <w:szCs w:val="18"/>
              </w:rPr>
            </w:pPr>
            <w:r w:rsidRPr="00602E4B">
              <w:rPr>
                <w:rFonts w:ascii="Inter" w:hAnsi="Inter"/>
                <w:sz w:val="18"/>
                <w:szCs w:val="18"/>
              </w:rPr>
              <w:t>Exit delay for clean exit (~115 hours)</w:t>
            </w:r>
          </w:p>
        </w:tc>
      </w:tr>
      <w:tr w:rsidR="000F59A8" w:rsidRPr="00602E4B" w14:paraId="451D5B3F" w14:textId="77777777">
        <w:trPr>
          <w:tblCellSpacing w:w="15" w:type="dxa"/>
        </w:trPr>
        <w:tc>
          <w:tcPr>
            <w:tcW w:w="0" w:type="auto"/>
            <w:vAlign w:val="center"/>
            <w:hideMark/>
          </w:tcPr>
          <w:p w14:paraId="5DBDD2CF" w14:textId="77777777" w:rsidR="000F59A8" w:rsidRPr="00602E4B" w:rsidRDefault="000F59A8" w:rsidP="000F59A8">
            <w:pPr>
              <w:rPr>
                <w:rFonts w:ascii="Inter" w:hAnsi="Inter"/>
                <w:sz w:val="18"/>
                <w:szCs w:val="18"/>
              </w:rPr>
            </w:pPr>
            <w:r w:rsidRPr="00602E4B">
              <w:rPr>
                <w:rFonts w:ascii="Inter" w:hAnsi="Inter"/>
                <w:sz w:val="18"/>
                <w:szCs w:val="18"/>
              </w:rPr>
              <w:t>Bridge unbonding</w:t>
            </w:r>
          </w:p>
        </w:tc>
        <w:tc>
          <w:tcPr>
            <w:tcW w:w="0" w:type="auto"/>
            <w:vAlign w:val="center"/>
            <w:hideMark/>
          </w:tcPr>
          <w:p w14:paraId="564D2FDB"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U</m:t>
                    </m:r>
                  </m:e>
                  <m:sub>
                    <m:r>
                      <m:rPr>
                        <m:nor/>
                      </m:rPr>
                      <w:rPr>
                        <w:rFonts w:ascii="Inter" w:hAnsi="Inter"/>
                        <w:sz w:val="18"/>
                        <w:szCs w:val="18"/>
                      </w:rPr>
                      <m:t>bridge</m:t>
                    </m:r>
                  </m:sub>
                </m:sSub>
              </m:oMath>
            </m:oMathPara>
          </w:p>
        </w:tc>
        <w:tc>
          <w:tcPr>
            <w:tcW w:w="0" w:type="auto"/>
            <w:vAlign w:val="center"/>
            <w:hideMark/>
          </w:tcPr>
          <w:p w14:paraId="6A31CA89" w14:textId="77777777" w:rsidR="000F59A8" w:rsidRPr="00602E4B" w:rsidRDefault="000F59A8" w:rsidP="000F59A8">
            <w:pPr>
              <w:rPr>
                <w:rFonts w:ascii="Inter" w:hAnsi="Inter"/>
                <w:sz w:val="18"/>
                <w:szCs w:val="18"/>
              </w:rPr>
            </w:pPr>
            <w:r w:rsidRPr="00602E4B">
              <w:rPr>
                <w:rFonts w:ascii="Inter" w:hAnsi="Inter"/>
                <w:sz w:val="18"/>
                <w:szCs w:val="18"/>
              </w:rPr>
              <w:t>42 epochs</w:t>
            </w:r>
          </w:p>
        </w:tc>
        <w:tc>
          <w:tcPr>
            <w:tcW w:w="0" w:type="auto"/>
            <w:vAlign w:val="center"/>
            <w:hideMark/>
          </w:tcPr>
          <w:p w14:paraId="1333CBC7" w14:textId="77777777" w:rsidR="000F59A8" w:rsidRPr="00602E4B" w:rsidRDefault="000F59A8" w:rsidP="000F59A8">
            <w:pPr>
              <w:rPr>
                <w:rFonts w:ascii="Inter" w:hAnsi="Inter"/>
                <w:sz w:val="18"/>
                <w:szCs w:val="18"/>
              </w:rPr>
            </w:pPr>
            <w:r w:rsidRPr="00602E4B">
              <w:rPr>
                <w:rFonts w:ascii="Inter" w:hAnsi="Inter"/>
                <w:sz w:val="18"/>
                <w:szCs w:val="18"/>
              </w:rPr>
              <w:t>Bridge exit delay (~10 days)</w:t>
            </w:r>
          </w:p>
        </w:tc>
      </w:tr>
    </w:tbl>
    <w:p w14:paraId="12426472"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Diversity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724"/>
        <w:gridCol w:w="1250"/>
        <w:gridCol w:w="2660"/>
      </w:tblGrid>
      <w:tr w:rsidR="000F59A8" w:rsidRPr="00602E4B" w14:paraId="2638FDD3" w14:textId="77777777">
        <w:trPr>
          <w:tblHeader/>
          <w:tblCellSpacing w:w="15" w:type="dxa"/>
        </w:trPr>
        <w:tc>
          <w:tcPr>
            <w:tcW w:w="0" w:type="auto"/>
            <w:vAlign w:val="center"/>
            <w:hideMark/>
          </w:tcPr>
          <w:p w14:paraId="181413C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Parameter</w:t>
            </w:r>
          </w:p>
        </w:tc>
        <w:tc>
          <w:tcPr>
            <w:tcW w:w="0" w:type="auto"/>
            <w:vAlign w:val="center"/>
            <w:hideMark/>
          </w:tcPr>
          <w:p w14:paraId="5546784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Symbol</w:t>
            </w:r>
          </w:p>
        </w:tc>
        <w:tc>
          <w:tcPr>
            <w:tcW w:w="0" w:type="auto"/>
            <w:vAlign w:val="center"/>
            <w:hideMark/>
          </w:tcPr>
          <w:p w14:paraId="0B81193B"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Default Value</w:t>
            </w:r>
          </w:p>
        </w:tc>
        <w:tc>
          <w:tcPr>
            <w:tcW w:w="0" w:type="auto"/>
            <w:vAlign w:val="center"/>
            <w:hideMark/>
          </w:tcPr>
          <w:p w14:paraId="72B1B35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Description</w:t>
            </w:r>
          </w:p>
        </w:tc>
      </w:tr>
      <w:tr w:rsidR="000F59A8" w:rsidRPr="00602E4B" w14:paraId="7DC5355F" w14:textId="77777777">
        <w:trPr>
          <w:tblCellSpacing w:w="15" w:type="dxa"/>
        </w:trPr>
        <w:tc>
          <w:tcPr>
            <w:tcW w:w="0" w:type="auto"/>
            <w:vAlign w:val="center"/>
            <w:hideMark/>
          </w:tcPr>
          <w:p w14:paraId="736E4192" w14:textId="77777777" w:rsidR="000F59A8" w:rsidRPr="00602E4B" w:rsidRDefault="000F59A8" w:rsidP="000F59A8">
            <w:pPr>
              <w:rPr>
                <w:rFonts w:ascii="Inter" w:hAnsi="Inter"/>
                <w:sz w:val="18"/>
                <w:szCs w:val="18"/>
              </w:rPr>
            </w:pPr>
            <w:r w:rsidRPr="00602E4B">
              <w:rPr>
                <w:rFonts w:ascii="Inter" w:hAnsi="Inter"/>
                <w:sz w:val="18"/>
                <w:szCs w:val="18"/>
              </w:rPr>
              <w:t>Cool-down window</w:t>
            </w:r>
          </w:p>
        </w:tc>
        <w:tc>
          <w:tcPr>
            <w:tcW w:w="0" w:type="auto"/>
            <w:vAlign w:val="center"/>
            <w:hideMark/>
          </w:tcPr>
          <w:p w14:paraId="67D66789" w14:textId="77777777" w:rsidR="000F59A8" w:rsidRPr="00602E4B" w:rsidRDefault="000F59A8" w:rsidP="000F59A8">
            <w:pPr>
              <w:rPr>
                <w:rFonts w:ascii="Inter" w:hAnsi="Inter"/>
                <w:sz w:val="18"/>
                <w:szCs w:val="18"/>
              </w:rPr>
            </w:pPr>
            <m:oMathPara>
              <m:oMath>
                <m:r>
                  <w:rPr>
                    <w:rFonts w:ascii="Cambria Math" w:hAnsi="Cambria Math"/>
                    <w:sz w:val="18"/>
                    <w:szCs w:val="18"/>
                  </w:rPr>
                  <m:t>ϕ</m:t>
                </m:r>
              </m:oMath>
            </m:oMathPara>
          </w:p>
        </w:tc>
        <w:tc>
          <w:tcPr>
            <w:tcW w:w="0" w:type="auto"/>
            <w:vAlign w:val="center"/>
            <w:hideMark/>
          </w:tcPr>
          <w:p w14:paraId="274EE962" w14:textId="77777777" w:rsidR="000F59A8" w:rsidRPr="00602E4B" w:rsidRDefault="000F59A8" w:rsidP="000F59A8">
            <w:pPr>
              <w:rPr>
                <w:rFonts w:ascii="Inter" w:hAnsi="Inter"/>
                <w:sz w:val="18"/>
                <w:szCs w:val="18"/>
              </w:rPr>
            </w:pPr>
            <w:r w:rsidRPr="00602E4B">
              <w:rPr>
                <w:rFonts w:ascii="Inter" w:hAnsi="Inter"/>
                <w:sz w:val="18"/>
                <w:szCs w:val="18"/>
              </w:rPr>
              <w:t>3 rounds</w:t>
            </w:r>
          </w:p>
        </w:tc>
        <w:tc>
          <w:tcPr>
            <w:tcW w:w="0" w:type="auto"/>
            <w:vAlign w:val="center"/>
            <w:hideMark/>
          </w:tcPr>
          <w:p w14:paraId="195C1CAF" w14:textId="77777777" w:rsidR="000F59A8" w:rsidRPr="00602E4B" w:rsidRDefault="000F59A8" w:rsidP="000F59A8">
            <w:pPr>
              <w:rPr>
                <w:rFonts w:ascii="Inter" w:hAnsi="Inter"/>
                <w:sz w:val="18"/>
                <w:szCs w:val="18"/>
              </w:rPr>
            </w:pPr>
            <w:r w:rsidRPr="00602E4B">
              <w:rPr>
                <w:rFonts w:ascii="Inter" w:hAnsi="Inter"/>
                <w:sz w:val="18"/>
                <w:szCs w:val="18"/>
              </w:rPr>
              <w:t>Cohort exclusion period</w:t>
            </w:r>
          </w:p>
        </w:tc>
      </w:tr>
      <w:tr w:rsidR="000F59A8" w:rsidRPr="00602E4B" w14:paraId="460E7CAD" w14:textId="77777777">
        <w:trPr>
          <w:tblCellSpacing w:w="15" w:type="dxa"/>
        </w:trPr>
        <w:tc>
          <w:tcPr>
            <w:tcW w:w="0" w:type="auto"/>
            <w:vAlign w:val="center"/>
            <w:hideMark/>
          </w:tcPr>
          <w:p w14:paraId="119D6883" w14:textId="77777777" w:rsidR="000F59A8" w:rsidRPr="00602E4B" w:rsidRDefault="000F59A8" w:rsidP="000F59A8">
            <w:pPr>
              <w:rPr>
                <w:rFonts w:ascii="Inter" w:hAnsi="Inter"/>
                <w:sz w:val="18"/>
                <w:szCs w:val="18"/>
              </w:rPr>
            </w:pPr>
            <w:r w:rsidRPr="00602E4B">
              <w:rPr>
                <w:rFonts w:ascii="Inter" w:hAnsi="Inter"/>
                <w:sz w:val="18"/>
                <w:szCs w:val="18"/>
              </w:rPr>
              <w:lastRenderedPageBreak/>
              <w:t>Penalty strength (consensus)</w:t>
            </w:r>
          </w:p>
        </w:tc>
        <w:tc>
          <w:tcPr>
            <w:tcW w:w="0" w:type="auto"/>
            <w:vAlign w:val="center"/>
            <w:hideMark/>
          </w:tcPr>
          <w:p w14:paraId="5EBF2BC0" w14:textId="77777777" w:rsidR="000F59A8" w:rsidRPr="00602E4B" w:rsidRDefault="000F59A8" w:rsidP="000F59A8">
            <w:pPr>
              <w:rPr>
                <w:rFonts w:ascii="Inter" w:hAnsi="Inter"/>
                <w:sz w:val="18"/>
                <w:szCs w:val="18"/>
              </w:rPr>
            </w:pPr>
            <m:oMathPara>
              <m:oMath>
                <m:r>
                  <w:rPr>
                    <w:rFonts w:ascii="Cambria Math" w:hAnsi="Cambria Math"/>
                    <w:sz w:val="18"/>
                    <w:szCs w:val="18"/>
                  </w:rPr>
                  <m:t>λ</m:t>
                </m:r>
              </m:oMath>
            </m:oMathPara>
          </w:p>
        </w:tc>
        <w:tc>
          <w:tcPr>
            <w:tcW w:w="0" w:type="auto"/>
            <w:vAlign w:val="center"/>
            <w:hideMark/>
          </w:tcPr>
          <w:p w14:paraId="66FE4D7F" w14:textId="77777777" w:rsidR="000F59A8" w:rsidRPr="00602E4B" w:rsidRDefault="000F59A8" w:rsidP="000F59A8">
            <w:pPr>
              <w:rPr>
                <w:rFonts w:ascii="Inter" w:hAnsi="Inter"/>
                <w:sz w:val="18"/>
                <w:szCs w:val="18"/>
              </w:rPr>
            </w:pPr>
            <w:r w:rsidRPr="00602E4B">
              <w:rPr>
                <w:rFonts w:ascii="Inter" w:hAnsi="Inter"/>
                <w:sz w:val="18"/>
                <w:szCs w:val="18"/>
              </w:rPr>
              <w:t>0.7</w:t>
            </w:r>
          </w:p>
        </w:tc>
        <w:tc>
          <w:tcPr>
            <w:tcW w:w="0" w:type="auto"/>
            <w:vAlign w:val="center"/>
            <w:hideMark/>
          </w:tcPr>
          <w:p w14:paraId="44EFFECB" w14:textId="77777777" w:rsidR="000F59A8" w:rsidRPr="00602E4B" w:rsidRDefault="000F59A8" w:rsidP="000F59A8">
            <w:pPr>
              <w:rPr>
                <w:rFonts w:ascii="Inter" w:hAnsi="Inter"/>
                <w:sz w:val="18"/>
                <w:szCs w:val="18"/>
              </w:rPr>
            </w:pPr>
            <w:r w:rsidRPr="00602E4B">
              <w:rPr>
                <w:rFonts w:ascii="Inter" w:hAnsi="Inter"/>
                <w:sz w:val="18"/>
                <w:szCs w:val="18"/>
              </w:rPr>
              <w:t>Diversity pressure</w:t>
            </w:r>
          </w:p>
        </w:tc>
      </w:tr>
      <w:tr w:rsidR="000F59A8" w:rsidRPr="00602E4B" w14:paraId="15CE345D" w14:textId="77777777">
        <w:trPr>
          <w:tblCellSpacing w:w="15" w:type="dxa"/>
        </w:trPr>
        <w:tc>
          <w:tcPr>
            <w:tcW w:w="0" w:type="auto"/>
            <w:vAlign w:val="center"/>
            <w:hideMark/>
          </w:tcPr>
          <w:p w14:paraId="34D1C4E7" w14:textId="77777777" w:rsidR="000F59A8" w:rsidRPr="00602E4B" w:rsidRDefault="000F59A8" w:rsidP="000F59A8">
            <w:pPr>
              <w:rPr>
                <w:rFonts w:ascii="Inter" w:hAnsi="Inter"/>
                <w:sz w:val="18"/>
                <w:szCs w:val="18"/>
              </w:rPr>
            </w:pPr>
            <w:r w:rsidRPr="00602E4B">
              <w:rPr>
                <w:rFonts w:ascii="Inter" w:hAnsi="Inter"/>
                <w:sz w:val="18"/>
                <w:szCs w:val="18"/>
              </w:rPr>
              <w:t>Penalty strength (bridge)</w:t>
            </w:r>
          </w:p>
        </w:tc>
        <w:tc>
          <w:tcPr>
            <w:tcW w:w="0" w:type="auto"/>
            <w:vAlign w:val="center"/>
            <w:hideMark/>
          </w:tcPr>
          <w:p w14:paraId="6E7B9367" w14:textId="77777777" w:rsidR="000F59A8" w:rsidRPr="00602E4B" w:rsidRDefault="00000000" w:rsidP="000F59A8">
            <w:pPr>
              <w:rPr>
                <w:rFonts w:ascii="Inter" w:hAnsi="Inter"/>
                <w:sz w:val="18"/>
                <w:szCs w:val="18"/>
              </w:rPr>
            </w:pPr>
            <m:oMathPara>
              <m:oMath>
                <m:sSub>
                  <m:sSubPr>
                    <m:ctrlPr>
                      <w:rPr>
                        <w:rFonts w:ascii="Cambria Math" w:hAnsi="Cambria Math"/>
                        <w:sz w:val="18"/>
                        <w:szCs w:val="18"/>
                      </w:rPr>
                    </m:ctrlPr>
                  </m:sSubPr>
                  <m:e>
                    <m:r>
                      <w:rPr>
                        <w:rFonts w:ascii="Cambria Math" w:hAnsi="Cambria Math"/>
                        <w:sz w:val="18"/>
                        <w:szCs w:val="18"/>
                      </w:rPr>
                      <m:t>λ</m:t>
                    </m:r>
                  </m:e>
                  <m:sub>
                    <m:r>
                      <m:rPr>
                        <m:nor/>
                      </m:rPr>
                      <w:rPr>
                        <w:rFonts w:ascii="Inter" w:hAnsi="Inter"/>
                        <w:sz w:val="18"/>
                        <w:szCs w:val="18"/>
                      </w:rPr>
                      <m:t>bridge</m:t>
                    </m:r>
                  </m:sub>
                </m:sSub>
              </m:oMath>
            </m:oMathPara>
          </w:p>
        </w:tc>
        <w:tc>
          <w:tcPr>
            <w:tcW w:w="0" w:type="auto"/>
            <w:vAlign w:val="center"/>
            <w:hideMark/>
          </w:tcPr>
          <w:p w14:paraId="15D2CD2F"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531633CD" w14:textId="77777777" w:rsidR="000F59A8" w:rsidRPr="00602E4B" w:rsidRDefault="000F59A8" w:rsidP="000F59A8">
            <w:pPr>
              <w:rPr>
                <w:rFonts w:ascii="Inter" w:hAnsi="Inter"/>
                <w:sz w:val="18"/>
                <w:szCs w:val="18"/>
              </w:rPr>
            </w:pPr>
            <w:r w:rsidRPr="00602E4B">
              <w:rPr>
                <w:rFonts w:ascii="Inter" w:hAnsi="Inter"/>
                <w:sz w:val="18"/>
                <w:szCs w:val="18"/>
              </w:rPr>
              <w:t>Stronger for bridge operations</w:t>
            </w:r>
          </w:p>
        </w:tc>
      </w:tr>
      <w:tr w:rsidR="000F59A8" w:rsidRPr="00602E4B" w14:paraId="04547D4C" w14:textId="77777777">
        <w:trPr>
          <w:tblCellSpacing w:w="15" w:type="dxa"/>
        </w:trPr>
        <w:tc>
          <w:tcPr>
            <w:tcW w:w="0" w:type="auto"/>
            <w:vAlign w:val="center"/>
            <w:hideMark/>
          </w:tcPr>
          <w:p w14:paraId="22BB950D" w14:textId="77777777" w:rsidR="000F59A8" w:rsidRPr="00602E4B" w:rsidRDefault="000F59A8" w:rsidP="000F59A8">
            <w:pPr>
              <w:rPr>
                <w:rFonts w:ascii="Inter" w:hAnsi="Inter"/>
                <w:sz w:val="18"/>
                <w:szCs w:val="18"/>
              </w:rPr>
            </w:pPr>
            <w:r w:rsidRPr="00602E4B">
              <w:rPr>
                <w:rFonts w:ascii="Inter" w:hAnsi="Inter"/>
                <w:sz w:val="18"/>
                <w:szCs w:val="18"/>
              </w:rPr>
              <w:t>Expected frequency</w:t>
            </w:r>
          </w:p>
        </w:tc>
        <w:tc>
          <w:tcPr>
            <w:tcW w:w="0" w:type="auto"/>
            <w:vAlign w:val="center"/>
            <w:hideMark/>
          </w:tcPr>
          <w:p w14:paraId="1151CF38" w14:textId="77777777" w:rsidR="000F59A8" w:rsidRPr="00602E4B" w:rsidRDefault="000F59A8" w:rsidP="000F59A8">
            <w:pPr>
              <w:rPr>
                <w:rFonts w:ascii="Inter" w:hAnsi="Inter"/>
                <w:sz w:val="18"/>
                <w:szCs w:val="18"/>
              </w:rPr>
            </w:pPr>
            <m:oMathPara>
              <m:oMath>
                <m:r>
                  <w:rPr>
                    <w:rFonts w:ascii="Cambria Math" w:hAnsi="Cambria Math"/>
                    <w:sz w:val="18"/>
                    <w:szCs w:val="18"/>
                  </w:rPr>
                  <m:t>μ</m:t>
                </m:r>
              </m:oMath>
            </m:oMathPara>
          </w:p>
        </w:tc>
        <w:tc>
          <w:tcPr>
            <w:tcW w:w="0" w:type="auto"/>
            <w:vAlign w:val="center"/>
            <w:hideMark/>
          </w:tcPr>
          <w:p w14:paraId="0A87535D" w14:textId="77777777" w:rsidR="000F59A8" w:rsidRPr="00602E4B" w:rsidRDefault="000F59A8" w:rsidP="000F59A8">
            <w:pPr>
              <w:rPr>
                <w:rFonts w:ascii="Inter" w:hAnsi="Inter"/>
                <w:sz w:val="18"/>
                <w:szCs w:val="18"/>
              </w:rPr>
            </w:pPr>
            <m:oMathPara>
              <m:oMath>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oMath>
            </m:oMathPara>
          </w:p>
        </w:tc>
        <w:tc>
          <w:tcPr>
            <w:tcW w:w="0" w:type="auto"/>
            <w:vAlign w:val="center"/>
            <w:hideMark/>
          </w:tcPr>
          <w:p w14:paraId="0495DD39" w14:textId="77777777" w:rsidR="000F59A8" w:rsidRPr="00602E4B" w:rsidRDefault="000F59A8" w:rsidP="000F59A8">
            <w:pPr>
              <w:rPr>
                <w:rFonts w:ascii="Inter" w:hAnsi="Inter"/>
                <w:sz w:val="18"/>
                <w:szCs w:val="18"/>
              </w:rPr>
            </w:pPr>
            <w:r w:rsidRPr="00602E4B">
              <w:rPr>
                <w:rFonts w:ascii="Inter" w:hAnsi="Inter"/>
                <w:sz w:val="18"/>
                <w:szCs w:val="18"/>
              </w:rPr>
              <w:t>Random baseline</w:t>
            </w:r>
          </w:p>
        </w:tc>
      </w:tr>
    </w:tbl>
    <w:p w14:paraId="385778D1"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Stake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1421"/>
        <w:gridCol w:w="2513"/>
      </w:tblGrid>
      <w:tr w:rsidR="000F59A8" w:rsidRPr="00602E4B" w14:paraId="6F1B1FDD" w14:textId="77777777">
        <w:trPr>
          <w:tblHeader/>
          <w:tblCellSpacing w:w="15" w:type="dxa"/>
        </w:trPr>
        <w:tc>
          <w:tcPr>
            <w:tcW w:w="0" w:type="auto"/>
            <w:vAlign w:val="center"/>
            <w:hideMark/>
          </w:tcPr>
          <w:p w14:paraId="0EC2CA3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Validator Role</w:t>
            </w:r>
          </w:p>
        </w:tc>
        <w:tc>
          <w:tcPr>
            <w:tcW w:w="0" w:type="auto"/>
            <w:vAlign w:val="center"/>
            <w:hideMark/>
          </w:tcPr>
          <w:p w14:paraId="61D43CC0"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Minimum Stake</w:t>
            </w:r>
          </w:p>
        </w:tc>
        <w:tc>
          <w:tcPr>
            <w:tcW w:w="0" w:type="auto"/>
            <w:vAlign w:val="center"/>
            <w:hideMark/>
          </w:tcPr>
          <w:p w14:paraId="262B885D"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Rationale</w:t>
            </w:r>
          </w:p>
        </w:tc>
      </w:tr>
      <w:tr w:rsidR="000F59A8" w:rsidRPr="00602E4B" w14:paraId="15E119A3" w14:textId="77777777">
        <w:trPr>
          <w:tblCellSpacing w:w="15" w:type="dxa"/>
        </w:trPr>
        <w:tc>
          <w:tcPr>
            <w:tcW w:w="0" w:type="auto"/>
            <w:vAlign w:val="center"/>
            <w:hideMark/>
          </w:tcPr>
          <w:p w14:paraId="7EA25772" w14:textId="77777777" w:rsidR="000F59A8" w:rsidRPr="00602E4B" w:rsidRDefault="000F59A8" w:rsidP="000F59A8">
            <w:pPr>
              <w:rPr>
                <w:rFonts w:ascii="Inter" w:hAnsi="Inter"/>
                <w:sz w:val="18"/>
                <w:szCs w:val="18"/>
              </w:rPr>
            </w:pPr>
            <w:r w:rsidRPr="00602E4B">
              <w:rPr>
                <w:rFonts w:ascii="Inter" w:hAnsi="Inter"/>
                <w:sz w:val="18"/>
                <w:szCs w:val="18"/>
              </w:rPr>
              <w:t>Consensus validator</w:t>
            </w:r>
          </w:p>
        </w:tc>
        <w:tc>
          <w:tcPr>
            <w:tcW w:w="0" w:type="auto"/>
            <w:vAlign w:val="center"/>
            <w:hideMark/>
          </w:tcPr>
          <w:p w14:paraId="35019B7D" w14:textId="77777777" w:rsidR="000F59A8" w:rsidRPr="00602E4B" w:rsidRDefault="000F59A8" w:rsidP="000F59A8">
            <w:pPr>
              <w:rPr>
                <w:rFonts w:ascii="Inter" w:hAnsi="Inter"/>
                <w:sz w:val="18"/>
                <w:szCs w:val="18"/>
              </w:rPr>
            </w:pPr>
            <w:r w:rsidRPr="00602E4B">
              <w:rPr>
                <w:rFonts w:ascii="Inter" w:hAnsi="Inter"/>
                <w:sz w:val="18"/>
                <w:szCs w:val="18"/>
              </w:rPr>
              <w:t>10,000 SNRG</w:t>
            </w:r>
          </w:p>
        </w:tc>
        <w:tc>
          <w:tcPr>
            <w:tcW w:w="0" w:type="auto"/>
            <w:vAlign w:val="center"/>
            <w:hideMark/>
          </w:tcPr>
          <w:p w14:paraId="19B6D39E" w14:textId="77777777" w:rsidR="000F59A8" w:rsidRPr="00602E4B" w:rsidRDefault="000F59A8" w:rsidP="000F59A8">
            <w:pPr>
              <w:rPr>
                <w:rFonts w:ascii="Inter" w:hAnsi="Inter"/>
                <w:sz w:val="18"/>
                <w:szCs w:val="18"/>
              </w:rPr>
            </w:pPr>
            <w:r w:rsidRPr="00602E4B">
              <w:rPr>
                <w:rFonts w:ascii="Inter" w:hAnsi="Inter"/>
                <w:sz w:val="18"/>
                <w:szCs w:val="18"/>
              </w:rPr>
              <w:t>Standard participation</w:t>
            </w:r>
          </w:p>
        </w:tc>
      </w:tr>
      <w:tr w:rsidR="000F59A8" w:rsidRPr="00602E4B" w14:paraId="161E3F1A" w14:textId="77777777">
        <w:trPr>
          <w:tblCellSpacing w:w="15" w:type="dxa"/>
        </w:trPr>
        <w:tc>
          <w:tcPr>
            <w:tcW w:w="0" w:type="auto"/>
            <w:vAlign w:val="center"/>
            <w:hideMark/>
          </w:tcPr>
          <w:p w14:paraId="77A12F65" w14:textId="77777777" w:rsidR="000F59A8" w:rsidRPr="00602E4B" w:rsidRDefault="000F59A8" w:rsidP="000F59A8">
            <w:pPr>
              <w:rPr>
                <w:rFonts w:ascii="Inter" w:hAnsi="Inter"/>
                <w:sz w:val="18"/>
                <w:szCs w:val="18"/>
              </w:rPr>
            </w:pPr>
            <w:r w:rsidRPr="00602E4B">
              <w:rPr>
                <w:rFonts w:ascii="Inter" w:hAnsi="Inter"/>
                <w:sz w:val="18"/>
                <w:szCs w:val="18"/>
              </w:rPr>
              <w:t>Bridge relayer (1 chain)</w:t>
            </w:r>
          </w:p>
        </w:tc>
        <w:tc>
          <w:tcPr>
            <w:tcW w:w="0" w:type="auto"/>
            <w:vAlign w:val="center"/>
            <w:hideMark/>
          </w:tcPr>
          <w:p w14:paraId="7DA423D5" w14:textId="77777777" w:rsidR="000F59A8" w:rsidRPr="00602E4B" w:rsidRDefault="000F59A8" w:rsidP="000F59A8">
            <w:pPr>
              <w:rPr>
                <w:rFonts w:ascii="Inter" w:hAnsi="Inter"/>
                <w:sz w:val="18"/>
                <w:szCs w:val="18"/>
              </w:rPr>
            </w:pPr>
            <w:r w:rsidRPr="00602E4B">
              <w:rPr>
                <w:rFonts w:ascii="Inter" w:hAnsi="Inter"/>
                <w:sz w:val="18"/>
                <w:szCs w:val="18"/>
              </w:rPr>
              <w:t>25,000 SNRG</w:t>
            </w:r>
          </w:p>
        </w:tc>
        <w:tc>
          <w:tcPr>
            <w:tcW w:w="0" w:type="auto"/>
            <w:vAlign w:val="center"/>
            <w:hideMark/>
          </w:tcPr>
          <w:p w14:paraId="1CFFA309" w14:textId="77777777" w:rsidR="000F59A8" w:rsidRPr="00602E4B" w:rsidRDefault="000F59A8" w:rsidP="000F59A8">
            <w:pPr>
              <w:rPr>
                <w:rFonts w:ascii="Inter" w:hAnsi="Inter"/>
                <w:sz w:val="18"/>
                <w:szCs w:val="18"/>
              </w:rPr>
            </w:pPr>
            <w:r w:rsidRPr="00602E4B">
              <w:rPr>
                <w:rFonts w:ascii="Inter" w:hAnsi="Inter"/>
                <w:sz w:val="18"/>
                <w:szCs w:val="18"/>
              </w:rPr>
              <w:t>Higher responsibility</w:t>
            </w:r>
          </w:p>
        </w:tc>
      </w:tr>
      <w:tr w:rsidR="000F59A8" w:rsidRPr="00602E4B" w14:paraId="00B74DC2" w14:textId="77777777">
        <w:trPr>
          <w:tblCellSpacing w:w="15" w:type="dxa"/>
        </w:trPr>
        <w:tc>
          <w:tcPr>
            <w:tcW w:w="0" w:type="auto"/>
            <w:vAlign w:val="center"/>
            <w:hideMark/>
          </w:tcPr>
          <w:p w14:paraId="21679014" w14:textId="77777777" w:rsidR="000F59A8" w:rsidRPr="00602E4B" w:rsidRDefault="000F59A8" w:rsidP="000F59A8">
            <w:pPr>
              <w:rPr>
                <w:rFonts w:ascii="Inter" w:hAnsi="Inter"/>
                <w:sz w:val="18"/>
                <w:szCs w:val="18"/>
              </w:rPr>
            </w:pPr>
            <w:r w:rsidRPr="00602E4B">
              <w:rPr>
                <w:rFonts w:ascii="Inter" w:hAnsi="Inter"/>
                <w:sz w:val="18"/>
                <w:szCs w:val="18"/>
              </w:rPr>
              <w:t>Bridge relayer (multi-chain)</w:t>
            </w:r>
          </w:p>
        </w:tc>
        <w:tc>
          <w:tcPr>
            <w:tcW w:w="0" w:type="auto"/>
            <w:vAlign w:val="center"/>
            <w:hideMark/>
          </w:tcPr>
          <w:p w14:paraId="1D0F1B9F" w14:textId="77777777" w:rsidR="000F59A8" w:rsidRPr="00602E4B" w:rsidRDefault="000F59A8" w:rsidP="000F59A8">
            <w:pPr>
              <w:rPr>
                <w:rFonts w:ascii="Inter" w:hAnsi="Inter"/>
                <w:sz w:val="18"/>
                <w:szCs w:val="18"/>
              </w:rPr>
            </w:pPr>
            <w:r w:rsidRPr="00602E4B">
              <w:rPr>
                <w:rFonts w:ascii="Inter" w:hAnsi="Inter"/>
                <w:sz w:val="18"/>
                <w:szCs w:val="18"/>
              </w:rPr>
              <w:t>50,000 SNRG</w:t>
            </w:r>
          </w:p>
        </w:tc>
        <w:tc>
          <w:tcPr>
            <w:tcW w:w="0" w:type="auto"/>
            <w:vAlign w:val="center"/>
            <w:hideMark/>
          </w:tcPr>
          <w:p w14:paraId="67A359C2" w14:textId="77777777" w:rsidR="000F59A8" w:rsidRPr="00602E4B" w:rsidRDefault="000F59A8" w:rsidP="000F59A8">
            <w:pPr>
              <w:rPr>
                <w:rFonts w:ascii="Inter" w:hAnsi="Inter"/>
                <w:sz w:val="18"/>
                <w:szCs w:val="18"/>
              </w:rPr>
            </w:pPr>
            <w:r w:rsidRPr="00602E4B">
              <w:rPr>
                <w:rFonts w:ascii="Inter" w:hAnsi="Inter"/>
                <w:sz w:val="18"/>
                <w:szCs w:val="18"/>
              </w:rPr>
              <w:t>Asset custody across chains</w:t>
            </w:r>
          </w:p>
        </w:tc>
      </w:tr>
      <w:tr w:rsidR="000F59A8" w:rsidRPr="00602E4B" w14:paraId="29DD1C3C" w14:textId="77777777">
        <w:trPr>
          <w:tblCellSpacing w:w="15" w:type="dxa"/>
        </w:trPr>
        <w:tc>
          <w:tcPr>
            <w:tcW w:w="0" w:type="auto"/>
            <w:vAlign w:val="center"/>
            <w:hideMark/>
          </w:tcPr>
          <w:p w14:paraId="132EBCA2" w14:textId="77777777" w:rsidR="000F59A8" w:rsidRPr="00602E4B" w:rsidRDefault="000F59A8" w:rsidP="000F59A8">
            <w:pPr>
              <w:rPr>
                <w:rFonts w:ascii="Inter" w:hAnsi="Inter"/>
                <w:sz w:val="18"/>
                <w:szCs w:val="18"/>
              </w:rPr>
            </w:pPr>
            <w:r w:rsidRPr="00602E4B">
              <w:rPr>
                <w:rFonts w:ascii="Inter" w:hAnsi="Inter"/>
                <w:sz w:val="18"/>
                <w:szCs w:val="18"/>
              </w:rPr>
              <w:t>Witness node</w:t>
            </w:r>
          </w:p>
        </w:tc>
        <w:tc>
          <w:tcPr>
            <w:tcW w:w="0" w:type="auto"/>
            <w:vAlign w:val="center"/>
            <w:hideMark/>
          </w:tcPr>
          <w:p w14:paraId="03074C54" w14:textId="77777777" w:rsidR="000F59A8" w:rsidRPr="00602E4B" w:rsidRDefault="000F59A8" w:rsidP="000F59A8">
            <w:pPr>
              <w:rPr>
                <w:rFonts w:ascii="Inter" w:hAnsi="Inter"/>
                <w:sz w:val="18"/>
                <w:szCs w:val="18"/>
              </w:rPr>
            </w:pPr>
            <w:r w:rsidRPr="00602E4B">
              <w:rPr>
                <w:rFonts w:ascii="Inter" w:hAnsi="Inter"/>
                <w:sz w:val="18"/>
                <w:szCs w:val="18"/>
              </w:rPr>
              <w:t>5,000 SNRG</w:t>
            </w:r>
          </w:p>
        </w:tc>
        <w:tc>
          <w:tcPr>
            <w:tcW w:w="0" w:type="auto"/>
            <w:vAlign w:val="center"/>
            <w:hideMark/>
          </w:tcPr>
          <w:p w14:paraId="4A07D758" w14:textId="77777777" w:rsidR="000F59A8" w:rsidRPr="00602E4B" w:rsidRDefault="000F59A8" w:rsidP="000F59A8">
            <w:pPr>
              <w:rPr>
                <w:rFonts w:ascii="Inter" w:hAnsi="Inter"/>
                <w:sz w:val="18"/>
                <w:szCs w:val="18"/>
              </w:rPr>
            </w:pPr>
            <w:r w:rsidRPr="00602E4B">
              <w:rPr>
                <w:rFonts w:ascii="Inter" w:hAnsi="Inter"/>
                <w:sz w:val="18"/>
                <w:szCs w:val="18"/>
              </w:rPr>
              <w:t>Specialized monitoring</w:t>
            </w:r>
          </w:p>
        </w:tc>
      </w:tr>
    </w:tbl>
    <w:p w14:paraId="2290E0A6"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Economic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1250"/>
        <w:gridCol w:w="2857"/>
      </w:tblGrid>
      <w:tr w:rsidR="000F59A8" w:rsidRPr="00602E4B" w14:paraId="27A5FA74" w14:textId="77777777">
        <w:trPr>
          <w:tblHeader/>
          <w:tblCellSpacing w:w="15" w:type="dxa"/>
        </w:trPr>
        <w:tc>
          <w:tcPr>
            <w:tcW w:w="0" w:type="auto"/>
            <w:vAlign w:val="center"/>
            <w:hideMark/>
          </w:tcPr>
          <w:p w14:paraId="2B06F249"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Parameter</w:t>
            </w:r>
          </w:p>
        </w:tc>
        <w:tc>
          <w:tcPr>
            <w:tcW w:w="0" w:type="auto"/>
            <w:vAlign w:val="center"/>
            <w:hideMark/>
          </w:tcPr>
          <w:p w14:paraId="448993EA"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Default Value</w:t>
            </w:r>
          </w:p>
        </w:tc>
        <w:tc>
          <w:tcPr>
            <w:tcW w:w="0" w:type="auto"/>
            <w:vAlign w:val="center"/>
            <w:hideMark/>
          </w:tcPr>
          <w:p w14:paraId="6CFC5717"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Description</w:t>
            </w:r>
          </w:p>
        </w:tc>
      </w:tr>
      <w:tr w:rsidR="000F59A8" w:rsidRPr="00602E4B" w14:paraId="1583625A" w14:textId="77777777">
        <w:trPr>
          <w:tblCellSpacing w:w="15" w:type="dxa"/>
        </w:trPr>
        <w:tc>
          <w:tcPr>
            <w:tcW w:w="0" w:type="auto"/>
            <w:vAlign w:val="center"/>
            <w:hideMark/>
          </w:tcPr>
          <w:p w14:paraId="2585F99A" w14:textId="77777777" w:rsidR="000F59A8" w:rsidRPr="00602E4B" w:rsidRDefault="000F59A8" w:rsidP="000F59A8">
            <w:pPr>
              <w:rPr>
                <w:rFonts w:ascii="Inter" w:hAnsi="Inter"/>
                <w:sz w:val="18"/>
                <w:szCs w:val="18"/>
              </w:rPr>
            </w:pPr>
            <w:r w:rsidRPr="00602E4B">
              <w:rPr>
                <w:rFonts w:ascii="Inter" w:hAnsi="Inter"/>
                <w:sz w:val="18"/>
                <w:szCs w:val="18"/>
              </w:rPr>
              <w:t>Proposer share (</w:t>
            </w:r>
            <m:oMath>
              <m:sSub>
                <m:sSubPr>
                  <m:ctrlPr>
                    <w:rPr>
                      <w:rFonts w:ascii="Cambria Math" w:hAnsi="Cambria Math"/>
                      <w:sz w:val="18"/>
                      <w:szCs w:val="18"/>
                    </w:rPr>
                  </m:ctrlPr>
                </m:sSubPr>
                <m:e>
                  <m:r>
                    <w:rPr>
                      <w:rFonts w:ascii="Cambria Math" w:hAnsi="Cambria Math"/>
                      <w:sz w:val="18"/>
                      <w:szCs w:val="18"/>
                    </w:rPr>
                    <m:t>π</m:t>
                  </m:r>
                </m:e>
                <m:sub>
                  <m:r>
                    <w:rPr>
                      <w:rFonts w:ascii="Cambria Math" w:hAnsi="Cambria Math"/>
                      <w:sz w:val="18"/>
                      <w:szCs w:val="18"/>
                    </w:rPr>
                    <m:t>p</m:t>
                  </m:r>
                </m:sub>
              </m:sSub>
            </m:oMath>
            <w:r w:rsidRPr="00602E4B">
              <w:rPr>
                <w:rFonts w:ascii="Inter" w:hAnsi="Inter"/>
                <w:sz w:val="18"/>
                <w:szCs w:val="18"/>
              </w:rPr>
              <w:t xml:space="preserve">) </w:t>
            </w:r>
          </w:p>
        </w:tc>
        <w:tc>
          <w:tcPr>
            <w:tcW w:w="0" w:type="auto"/>
            <w:vAlign w:val="center"/>
            <w:hideMark/>
          </w:tcPr>
          <w:p w14:paraId="1FC54B09" w14:textId="77777777" w:rsidR="000F59A8" w:rsidRPr="00602E4B" w:rsidRDefault="000F59A8" w:rsidP="000F59A8">
            <w:pPr>
              <w:rPr>
                <w:rFonts w:ascii="Inter" w:hAnsi="Inter"/>
                <w:sz w:val="18"/>
                <w:szCs w:val="18"/>
              </w:rPr>
            </w:pPr>
            <w:r w:rsidRPr="00602E4B">
              <w:rPr>
                <w:rFonts w:ascii="Inter" w:hAnsi="Inter"/>
                <w:sz w:val="18"/>
                <w:szCs w:val="18"/>
              </w:rPr>
              <w:t>10%</w:t>
            </w:r>
          </w:p>
        </w:tc>
        <w:tc>
          <w:tcPr>
            <w:tcW w:w="0" w:type="auto"/>
            <w:vAlign w:val="center"/>
            <w:hideMark/>
          </w:tcPr>
          <w:p w14:paraId="6EDC53AF" w14:textId="77777777" w:rsidR="000F59A8" w:rsidRPr="00602E4B" w:rsidRDefault="000F59A8" w:rsidP="000F59A8">
            <w:pPr>
              <w:rPr>
                <w:rFonts w:ascii="Inter" w:hAnsi="Inter"/>
                <w:sz w:val="18"/>
                <w:szCs w:val="18"/>
              </w:rPr>
            </w:pPr>
            <w:r w:rsidRPr="00602E4B">
              <w:rPr>
                <w:rFonts w:ascii="Inter" w:hAnsi="Inter"/>
                <w:sz w:val="18"/>
                <w:szCs w:val="18"/>
              </w:rPr>
              <w:t>Leader's portion of block reward</w:t>
            </w:r>
          </w:p>
        </w:tc>
      </w:tr>
      <w:tr w:rsidR="000F59A8" w:rsidRPr="00602E4B" w14:paraId="3C180CEA" w14:textId="77777777">
        <w:trPr>
          <w:tblCellSpacing w:w="15" w:type="dxa"/>
        </w:trPr>
        <w:tc>
          <w:tcPr>
            <w:tcW w:w="0" w:type="auto"/>
            <w:vAlign w:val="center"/>
            <w:hideMark/>
          </w:tcPr>
          <w:p w14:paraId="6C60E13F" w14:textId="77777777" w:rsidR="000F59A8" w:rsidRPr="00602E4B" w:rsidRDefault="000F59A8" w:rsidP="000F59A8">
            <w:pPr>
              <w:rPr>
                <w:rFonts w:ascii="Inter" w:hAnsi="Inter"/>
                <w:sz w:val="18"/>
                <w:szCs w:val="18"/>
              </w:rPr>
            </w:pPr>
            <w:r w:rsidRPr="00602E4B">
              <w:rPr>
                <w:rFonts w:ascii="Inter" w:hAnsi="Inter"/>
                <w:sz w:val="18"/>
                <w:szCs w:val="18"/>
              </w:rPr>
              <w:t>Initial block reward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0</m:t>
                  </m:r>
                </m:sub>
              </m:sSub>
            </m:oMath>
            <w:r w:rsidRPr="00602E4B">
              <w:rPr>
                <w:rFonts w:ascii="Inter" w:hAnsi="Inter"/>
                <w:sz w:val="18"/>
                <w:szCs w:val="18"/>
              </w:rPr>
              <w:t xml:space="preserve">) </w:t>
            </w:r>
          </w:p>
        </w:tc>
        <w:tc>
          <w:tcPr>
            <w:tcW w:w="0" w:type="auto"/>
            <w:vAlign w:val="center"/>
            <w:hideMark/>
          </w:tcPr>
          <w:p w14:paraId="5BAE23D3" w14:textId="77777777" w:rsidR="000F59A8" w:rsidRPr="00602E4B" w:rsidRDefault="000F59A8" w:rsidP="000F59A8">
            <w:pPr>
              <w:rPr>
                <w:rFonts w:ascii="Inter" w:hAnsi="Inter"/>
                <w:sz w:val="18"/>
                <w:szCs w:val="18"/>
              </w:rPr>
            </w:pPr>
            <w:r w:rsidRPr="00602E4B">
              <w:rPr>
                <w:rFonts w:ascii="Inter" w:hAnsi="Inter"/>
                <w:sz w:val="18"/>
                <w:szCs w:val="18"/>
              </w:rPr>
              <w:t>10 SNRG</w:t>
            </w:r>
          </w:p>
        </w:tc>
        <w:tc>
          <w:tcPr>
            <w:tcW w:w="0" w:type="auto"/>
            <w:vAlign w:val="center"/>
            <w:hideMark/>
          </w:tcPr>
          <w:p w14:paraId="42A12BBF" w14:textId="77777777" w:rsidR="000F59A8" w:rsidRPr="00602E4B" w:rsidRDefault="000F59A8" w:rsidP="000F59A8">
            <w:pPr>
              <w:rPr>
                <w:rFonts w:ascii="Inter" w:hAnsi="Inter"/>
                <w:sz w:val="18"/>
                <w:szCs w:val="18"/>
              </w:rPr>
            </w:pPr>
            <w:r w:rsidRPr="00602E4B">
              <w:rPr>
                <w:rFonts w:ascii="Inter" w:hAnsi="Inter"/>
                <w:sz w:val="18"/>
                <w:szCs w:val="18"/>
              </w:rPr>
              <w:t>Starting block subsidy</w:t>
            </w:r>
          </w:p>
        </w:tc>
      </w:tr>
      <w:tr w:rsidR="000F59A8" w:rsidRPr="00602E4B" w14:paraId="0D207A56" w14:textId="77777777">
        <w:trPr>
          <w:tblCellSpacing w:w="15" w:type="dxa"/>
        </w:trPr>
        <w:tc>
          <w:tcPr>
            <w:tcW w:w="0" w:type="auto"/>
            <w:vAlign w:val="center"/>
            <w:hideMark/>
          </w:tcPr>
          <w:p w14:paraId="01B42E46" w14:textId="77777777" w:rsidR="000F59A8" w:rsidRPr="00602E4B" w:rsidRDefault="000F59A8" w:rsidP="000F59A8">
            <w:pPr>
              <w:rPr>
                <w:rFonts w:ascii="Inter" w:hAnsi="Inter"/>
                <w:sz w:val="18"/>
                <w:szCs w:val="18"/>
              </w:rPr>
            </w:pPr>
            <w:r w:rsidRPr="00602E4B">
              <w:rPr>
                <w:rFonts w:ascii="Inter" w:hAnsi="Inter"/>
                <w:sz w:val="18"/>
                <w:szCs w:val="18"/>
              </w:rPr>
              <w:t>Annual decay rate</w:t>
            </w:r>
          </w:p>
        </w:tc>
        <w:tc>
          <w:tcPr>
            <w:tcW w:w="0" w:type="auto"/>
            <w:vAlign w:val="center"/>
            <w:hideMark/>
          </w:tcPr>
          <w:p w14:paraId="785FEEEB" w14:textId="77777777" w:rsidR="000F59A8" w:rsidRPr="00602E4B" w:rsidRDefault="000F59A8" w:rsidP="000F59A8">
            <w:pPr>
              <w:rPr>
                <w:rFonts w:ascii="Inter" w:hAnsi="Inter"/>
                <w:sz w:val="18"/>
                <w:szCs w:val="18"/>
              </w:rPr>
            </w:pPr>
            <w:r w:rsidRPr="00602E4B">
              <w:rPr>
                <w:rFonts w:ascii="Inter" w:hAnsi="Inter"/>
                <w:sz w:val="18"/>
                <w:szCs w:val="18"/>
              </w:rPr>
              <w:t>37%</w:t>
            </w:r>
          </w:p>
        </w:tc>
        <w:tc>
          <w:tcPr>
            <w:tcW w:w="0" w:type="auto"/>
            <w:vAlign w:val="center"/>
            <w:hideMark/>
          </w:tcPr>
          <w:p w14:paraId="135DB61F" w14:textId="77777777" w:rsidR="000F59A8" w:rsidRPr="00602E4B" w:rsidRDefault="000F59A8" w:rsidP="000F59A8">
            <w:pPr>
              <w:rPr>
                <w:rFonts w:ascii="Inter" w:hAnsi="Inter"/>
                <w:sz w:val="18"/>
                <w:szCs w:val="18"/>
              </w:rPr>
            </w:pPr>
            <w:r w:rsidRPr="00602E4B">
              <w:rPr>
                <w:rFonts w:ascii="Inter" w:hAnsi="Inter"/>
                <w:sz w:val="18"/>
                <w:szCs w:val="18"/>
              </w:rPr>
              <w:t>Block reward reduction per year</w:t>
            </w:r>
          </w:p>
        </w:tc>
      </w:tr>
      <w:tr w:rsidR="000F59A8" w:rsidRPr="00602E4B" w14:paraId="13E3ABB7" w14:textId="77777777">
        <w:trPr>
          <w:tblCellSpacing w:w="15" w:type="dxa"/>
        </w:trPr>
        <w:tc>
          <w:tcPr>
            <w:tcW w:w="0" w:type="auto"/>
            <w:vAlign w:val="center"/>
            <w:hideMark/>
          </w:tcPr>
          <w:p w14:paraId="3201FC20" w14:textId="77777777" w:rsidR="000F59A8" w:rsidRPr="00602E4B" w:rsidRDefault="000F59A8" w:rsidP="000F59A8">
            <w:pPr>
              <w:rPr>
                <w:rFonts w:ascii="Inter" w:hAnsi="Inter"/>
                <w:sz w:val="18"/>
                <w:szCs w:val="18"/>
              </w:rPr>
            </w:pPr>
            <w:r w:rsidRPr="00602E4B">
              <w:rPr>
                <w:rFonts w:ascii="Inter" w:hAnsi="Inter"/>
                <w:sz w:val="18"/>
                <w:szCs w:val="18"/>
              </w:rPr>
              <w:t>Bridge fee split (relayers)</w:t>
            </w:r>
          </w:p>
        </w:tc>
        <w:tc>
          <w:tcPr>
            <w:tcW w:w="0" w:type="auto"/>
            <w:vAlign w:val="center"/>
            <w:hideMark/>
          </w:tcPr>
          <w:p w14:paraId="11322B06" w14:textId="77777777" w:rsidR="000F59A8" w:rsidRPr="00602E4B" w:rsidRDefault="000F59A8" w:rsidP="000F59A8">
            <w:pPr>
              <w:rPr>
                <w:rFonts w:ascii="Inter" w:hAnsi="Inter"/>
                <w:sz w:val="18"/>
                <w:szCs w:val="18"/>
              </w:rPr>
            </w:pPr>
            <w:r w:rsidRPr="00602E4B">
              <w:rPr>
                <w:rFonts w:ascii="Inter" w:hAnsi="Inter"/>
                <w:sz w:val="18"/>
                <w:szCs w:val="18"/>
              </w:rPr>
              <w:t>60%</w:t>
            </w:r>
          </w:p>
        </w:tc>
        <w:tc>
          <w:tcPr>
            <w:tcW w:w="0" w:type="auto"/>
            <w:vAlign w:val="center"/>
            <w:hideMark/>
          </w:tcPr>
          <w:p w14:paraId="4CA93F06" w14:textId="77777777" w:rsidR="000F59A8" w:rsidRPr="00602E4B" w:rsidRDefault="000F59A8" w:rsidP="000F59A8">
            <w:pPr>
              <w:rPr>
                <w:rFonts w:ascii="Inter" w:hAnsi="Inter"/>
                <w:sz w:val="18"/>
                <w:szCs w:val="18"/>
              </w:rPr>
            </w:pPr>
            <w:r w:rsidRPr="00602E4B">
              <w:rPr>
                <w:rFonts w:ascii="Inter" w:hAnsi="Inter"/>
                <w:sz w:val="18"/>
                <w:szCs w:val="18"/>
              </w:rPr>
              <w:t>Portion to bridge operators</w:t>
            </w:r>
          </w:p>
        </w:tc>
      </w:tr>
      <w:tr w:rsidR="000F59A8" w:rsidRPr="00602E4B" w14:paraId="4FC4FF95" w14:textId="77777777">
        <w:trPr>
          <w:tblCellSpacing w:w="15" w:type="dxa"/>
        </w:trPr>
        <w:tc>
          <w:tcPr>
            <w:tcW w:w="0" w:type="auto"/>
            <w:vAlign w:val="center"/>
            <w:hideMark/>
          </w:tcPr>
          <w:p w14:paraId="203F397D" w14:textId="77777777" w:rsidR="000F59A8" w:rsidRPr="00602E4B" w:rsidRDefault="000F59A8" w:rsidP="000F59A8">
            <w:pPr>
              <w:rPr>
                <w:rFonts w:ascii="Inter" w:hAnsi="Inter"/>
                <w:sz w:val="18"/>
                <w:szCs w:val="18"/>
              </w:rPr>
            </w:pPr>
            <w:r w:rsidRPr="00602E4B">
              <w:rPr>
                <w:rFonts w:ascii="Inter" w:hAnsi="Inter"/>
                <w:sz w:val="18"/>
                <w:szCs w:val="18"/>
              </w:rPr>
              <w:t>Bridge fee split (treasury)</w:t>
            </w:r>
          </w:p>
        </w:tc>
        <w:tc>
          <w:tcPr>
            <w:tcW w:w="0" w:type="auto"/>
            <w:vAlign w:val="center"/>
            <w:hideMark/>
          </w:tcPr>
          <w:p w14:paraId="348D381E" w14:textId="77777777" w:rsidR="000F59A8" w:rsidRPr="00602E4B" w:rsidRDefault="000F59A8" w:rsidP="000F59A8">
            <w:pPr>
              <w:rPr>
                <w:rFonts w:ascii="Inter" w:hAnsi="Inter"/>
                <w:sz w:val="18"/>
                <w:szCs w:val="18"/>
              </w:rPr>
            </w:pPr>
            <w:r w:rsidRPr="00602E4B">
              <w:rPr>
                <w:rFonts w:ascii="Inter" w:hAnsi="Inter"/>
                <w:sz w:val="18"/>
                <w:szCs w:val="18"/>
              </w:rPr>
              <w:t>40%</w:t>
            </w:r>
          </w:p>
        </w:tc>
        <w:tc>
          <w:tcPr>
            <w:tcW w:w="0" w:type="auto"/>
            <w:vAlign w:val="center"/>
            <w:hideMark/>
          </w:tcPr>
          <w:p w14:paraId="28AEAA38" w14:textId="77777777" w:rsidR="000F59A8" w:rsidRPr="00602E4B" w:rsidRDefault="000F59A8" w:rsidP="000F59A8">
            <w:pPr>
              <w:rPr>
                <w:rFonts w:ascii="Inter" w:hAnsi="Inter"/>
                <w:sz w:val="18"/>
                <w:szCs w:val="18"/>
              </w:rPr>
            </w:pPr>
            <w:r w:rsidRPr="00602E4B">
              <w:rPr>
                <w:rFonts w:ascii="Inter" w:hAnsi="Inter"/>
                <w:sz w:val="18"/>
                <w:szCs w:val="18"/>
              </w:rPr>
              <w:t>Portion to community treasury</w:t>
            </w:r>
          </w:p>
        </w:tc>
      </w:tr>
    </w:tbl>
    <w:p w14:paraId="538DDDC8"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12.2 Parameter Governance</w:t>
      </w:r>
    </w:p>
    <w:p w14:paraId="048215A8"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All parameters can be updated through on-chain governance:</w:t>
      </w:r>
    </w:p>
    <w:p w14:paraId="0D8572E6"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395A3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class</w:t>
      </w:r>
      <w:r w:rsidRPr="00602E4B">
        <w:rPr>
          <w:rFonts w:ascii="Inter" w:hAnsi="Inter" w:cs="Courier New"/>
          <w:color w:val="ABB2BF"/>
          <w:sz w:val="18"/>
          <w:szCs w:val="18"/>
        </w:rPr>
        <w:t xml:space="preserve"> </w:t>
      </w:r>
      <w:r w:rsidRPr="00602E4B">
        <w:rPr>
          <w:rFonts w:ascii="Inter" w:hAnsi="Inter" w:cs="Courier New"/>
          <w:color w:val="D19A66"/>
          <w:sz w:val="18"/>
          <w:szCs w:val="18"/>
        </w:rPr>
        <w:t>ParameterProposal</w:t>
      </w:r>
      <w:r w:rsidRPr="00602E4B">
        <w:rPr>
          <w:rFonts w:ascii="Inter" w:hAnsi="Inter" w:cs="Courier New"/>
          <w:color w:val="ABB2BF"/>
          <w:sz w:val="18"/>
          <w:szCs w:val="18"/>
        </w:rPr>
        <w:t>:</w:t>
      </w:r>
    </w:p>
    <w:p w14:paraId="2E9F8D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__init__</w:t>
      </w:r>
      <w:r w:rsidRPr="00602E4B">
        <w:rPr>
          <w:rFonts w:ascii="Inter" w:hAnsi="Inter" w:cs="Courier New"/>
          <w:color w:val="ABB2BF"/>
          <w:sz w:val="18"/>
          <w:szCs w:val="18"/>
        </w:rPr>
        <w:t>(self):</w:t>
      </w:r>
    </w:p>
    <w:p w14:paraId="39FB3B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self.param_id: ParameterID</w:t>
      </w:r>
    </w:p>
    <w:p w14:paraId="762A4AE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self.old_value: Value</w:t>
      </w:r>
    </w:p>
    <w:p w14:paraId="4F875B9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self.new_value: Value</w:t>
      </w:r>
    </w:p>
    <w:p w14:paraId="16D1EF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self.proposer: Address</w:t>
      </w:r>
    </w:p>
    <w:p w14:paraId="0EED12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self.voting_start: u64  </w:t>
      </w:r>
      <w:r w:rsidRPr="00602E4B">
        <w:rPr>
          <w:rFonts w:ascii="Inter" w:hAnsi="Inter" w:cs="Courier New"/>
          <w:i/>
          <w:iCs/>
          <w:color w:val="5C6370"/>
          <w:sz w:val="18"/>
          <w:szCs w:val="18"/>
        </w:rPr>
        <w:t># Epoch</w:t>
      </w:r>
    </w:p>
    <w:p w14:paraId="37FC46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self.voting_end: u64</w:t>
      </w:r>
    </w:p>
    <w:p w14:paraId="642950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self.execution_delay: u64  </w:t>
      </w:r>
      <w:r w:rsidRPr="00602E4B">
        <w:rPr>
          <w:rFonts w:ascii="Inter" w:hAnsi="Inter" w:cs="Courier New"/>
          <w:i/>
          <w:iCs/>
          <w:color w:val="5C6370"/>
          <w:sz w:val="18"/>
          <w:szCs w:val="18"/>
        </w:rPr>
        <w:t># Time-lock epochs</w:t>
      </w:r>
    </w:p>
    <w:p w14:paraId="2007DA5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self.votes_for: Dict[Address, </w:t>
      </w:r>
      <w:r w:rsidRPr="00602E4B">
        <w:rPr>
          <w:rFonts w:ascii="Inter" w:hAnsi="Inter" w:cs="Courier New"/>
          <w:color w:val="98C379"/>
          <w:sz w:val="18"/>
          <w:szCs w:val="18"/>
        </w:rPr>
        <w:t>float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Weight-weighted votes</w:t>
      </w:r>
    </w:p>
    <w:p w14:paraId="684FA3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self.votes_against: Dict[Address, </w:t>
      </w:r>
      <w:r w:rsidRPr="00602E4B">
        <w:rPr>
          <w:rFonts w:ascii="Inter" w:hAnsi="Inter" w:cs="Courier New"/>
          <w:color w:val="98C379"/>
          <w:sz w:val="18"/>
          <w:szCs w:val="18"/>
        </w:rPr>
        <w:t>float</w:t>
      </w:r>
      <w:r w:rsidRPr="00602E4B">
        <w:rPr>
          <w:rFonts w:ascii="Inter" w:hAnsi="Inter" w:cs="Courier New"/>
          <w:color w:val="ABB2BF"/>
          <w:sz w:val="18"/>
          <w:szCs w:val="18"/>
        </w:rPr>
        <w:t>]</w:t>
      </w:r>
    </w:p>
    <w:p w14:paraId="5233ED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self.status: ProposalStatus</w:t>
      </w:r>
    </w:p>
    <w:p w14:paraId="2D23C2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FDAF1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enum ProposalStatus {</w:t>
      </w:r>
    </w:p>
    <w:p w14:paraId="1D73B90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w:t>
      </w:r>
    </w:p>
    <w:p w14:paraId="7B8EF7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ACTIVE,</w:t>
      </w:r>
    </w:p>
    <w:p w14:paraId="36AF14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PASSED,</w:t>
      </w:r>
    </w:p>
    <w:p w14:paraId="75BF02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REJECTED,</w:t>
      </w:r>
    </w:p>
    <w:p w14:paraId="3BBD87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EXECUTED,</w:t>
      </w:r>
    </w:p>
    <w:p w14:paraId="71016C5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CANCELLED</w:t>
      </w:r>
    </w:p>
    <w:p w14:paraId="5EA616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w:t>
      </w:r>
    </w:p>
    <w:p w14:paraId="24AF99F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FB386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propose_parameter_change</w:t>
      </w:r>
      <w:r w:rsidRPr="00602E4B">
        <w:rPr>
          <w:rFonts w:ascii="Inter" w:hAnsi="Inter" w:cs="Courier New"/>
          <w:color w:val="ABB2BF"/>
          <w:sz w:val="18"/>
          <w:szCs w:val="18"/>
        </w:rPr>
        <w:t xml:space="preserve">(param: ParameterID, new_value: Value, proposer: Address) </w:t>
      </w:r>
      <w:r w:rsidRPr="00602E4B">
        <w:rPr>
          <w:rFonts w:ascii="Inter" w:hAnsi="Inter" w:cs="Courier New"/>
          <w:color w:val="61AFEF"/>
          <w:sz w:val="18"/>
          <w:szCs w:val="18"/>
        </w:rPr>
        <w:t>-&gt;</w:t>
      </w:r>
      <w:r w:rsidRPr="00602E4B">
        <w:rPr>
          <w:rFonts w:ascii="Inter" w:hAnsi="Inter" w:cs="Courier New"/>
          <w:color w:val="ABB2BF"/>
          <w:sz w:val="18"/>
          <w:szCs w:val="18"/>
        </w:rPr>
        <w:t xml:space="preserve"> ProposalID:</w:t>
      </w:r>
    </w:p>
    <w:p w14:paraId="25485F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64935E7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Submit a proposal to change a protocol parameter.</w:t>
      </w:r>
    </w:p>
    <w:p w14:paraId="049B83E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D20D14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minimum stake to propose</w:t>
      </w:r>
    </w:p>
    <w:p w14:paraId="4F092A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get_balance(proposer) </w:t>
      </w:r>
      <w:r w:rsidRPr="00602E4B">
        <w:rPr>
          <w:rFonts w:ascii="Inter" w:hAnsi="Inter" w:cs="Courier New"/>
          <w:color w:val="61AFEF"/>
          <w:sz w:val="18"/>
          <w:szCs w:val="18"/>
        </w:rPr>
        <w:t>&lt;</w:t>
      </w:r>
      <w:r w:rsidRPr="00602E4B">
        <w:rPr>
          <w:rFonts w:ascii="Inter" w:hAnsi="Inter" w:cs="Courier New"/>
          <w:color w:val="ABB2BF"/>
          <w:sz w:val="18"/>
          <w:szCs w:val="18"/>
        </w:rPr>
        <w:t xml:space="preserve"> MIN_PROPOSAL_STAKE:</w:t>
      </w:r>
    </w:p>
    <w:p w14:paraId="2DAD295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raise</w:t>
      </w:r>
      <w:r w:rsidRPr="00602E4B">
        <w:rPr>
          <w:rFonts w:ascii="Inter" w:hAnsi="Inter" w:cs="Courier New"/>
          <w:color w:val="ABB2BF"/>
          <w:sz w:val="18"/>
          <w:szCs w:val="18"/>
        </w:rPr>
        <w:t xml:space="preserve"> InsufficientStakeError(</w:t>
      </w:r>
      <w:r w:rsidRPr="00602E4B">
        <w:rPr>
          <w:rFonts w:ascii="Inter" w:hAnsi="Inter" w:cs="Courier New"/>
          <w:color w:val="98C379"/>
          <w:sz w:val="18"/>
          <w:szCs w:val="18"/>
        </w:rPr>
        <w:t>"Need at least 1000 SNRG to propose"</w:t>
      </w:r>
      <w:r w:rsidRPr="00602E4B">
        <w:rPr>
          <w:rFonts w:ascii="Inter" w:hAnsi="Inter" w:cs="Courier New"/>
          <w:color w:val="ABB2BF"/>
          <w:sz w:val="18"/>
          <w:szCs w:val="18"/>
        </w:rPr>
        <w:t>)</w:t>
      </w:r>
    </w:p>
    <w:p w14:paraId="671863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DB862F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current value</w:t>
      </w:r>
    </w:p>
    <w:p w14:paraId="15BA8F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old_value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get_current_value(param)</w:t>
      </w:r>
    </w:p>
    <w:p w14:paraId="3128AA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14CD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Create proposal</w:t>
      </w:r>
    </w:p>
    <w:p w14:paraId="392407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 </w:t>
      </w:r>
      <w:r w:rsidRPr="00602E4B">
        <w:rPr>
          <w:rFonts w:ascii="Inter" w:hAnsi="Inter" w:cs="Courier New"/>
          <w:color w:val="61AFEF"/>
          <w:sz w:val="18"/>
          <w:szCs w:val="18"/>
        </w:rPr>
        <w:t>=</w:t>
      </w:r>
      <w:r w:rsidRPr="00602E4B">
        <w:rPr>
          <w:rFonts w:ascii="Inter" w:hAnsi="Inter" w:cs="Courier New"/>
          <w:color w:val="ABB2BF"/>
          <w:sz w:val="18"/>
          <w:szCs w:val="18"/>
        </w:rPr>
        <w:t xml:space="preserve"> ParameterProposal(</w:t>
      </w:r>
    </w:p>
    <w:p w14:paraId="36443B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param_id</w:t>
      </w:r>
      <w:r w:rsidRPr="00602E4B">
        <w:rPr>
          <w:rFonts w:ascii="Inter" w:hAnsi="Inter" w:cs="Courier New"/>
          <w:color w:val="61AFEF"/>
          <w:sz w:val="18"/>
          <w:szCs w:val="18"/>
        </w:rPr>
        <w:t>=</w:t>
      </w:r>
      <w:r w:rsidRPr="00602E4B">
        <w:rPr>
          <w:rFonts w:ascii="Inter" w:hAnsi="Inter" w:cs="Courier New"/>
          <w:color w:val="ABB2BF"/>
          <w:sz w:val="18"/>
          <w:szCs w:val="18"/>
        </w:rPr>
        <w:t>param,</w:t>
      </w:r>
    </w:p>
    <w:p w14:paraId="72AE1FF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old_value</w:t>
      </w:r>
      <w:r w:rsidRPr="00602E4B">
        <w:rPr>
          <w:rFonts w:ascii="Inter" w:hAnsi="Inter" w:cs="Courier New"/>
          <w:color w:val="61AFEF"/>
          <w:sz w:val="18"/>
          <w:szCs w:val="18"/>
        </w:rPr>
        <w:t>=</w:t>
      </w:r>
      <w:r w:rsidRPr="00602E4B">
        <w:rPr>
          <w:rFonts w:ascii="Inter" w:hAnsi="Inter" w:cs="Courier New"/>
          <w:color w:val="ABB2BF"/>
          <w:sz w:val="18"/>
          <w:szCs w:val="18"/>
        </w:rPr>
        <w:t>old_value,</w:t>
      </w:r>
    </w:p>
    <w:p w14:paraId="1D0DFF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new_value</w:t>
      </w:r>
      <w:r w:rsidRPr="00602E4B">
        <w:rPr>
          <w:rFonts w:ascii="Inter" w:hAnsi="Inter" w:cs="Courier New"/>
          <w:color w:val="61AFEF"/>
          <w:sz w:val="18"/>
          <w:szCs w:val="18"/>
        </w:rPr>
        <w:t>=</w:t>
      </w:r>
      <w:r w:rsidRPr="00602E4B">
        <w:rPr>
          <w:rFonts w:ascii="Inter" w:hAnsi="Inter" w:cs="Courier New"/>
          <w:color w:val="ABB2BF"/>
          <w:sz w:val="18"/>
          <w:szCs w:val="18"/>
        </w:rPr>
        <w:t>new_value,</w:t>
      </w:r>
    </w:p>
    <w:p w14:paraId="3D0EF1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proposer</w:t>
      </w:r>
      <w:r w:rsidRPr="00602E4B">
        <w:rPr>
          <w:rFonts w:ascii="Inter" w:hAnsi="Inter" w:cs="Courier New"/>
          <w:color w:val="61AFEF"/>
          <w:sz w:val="18"/>
          <w:szCs w:val="18"/>
        </w:rPr>
        <w:t>=</w:t>
      </w:r>
      <w:r w:rsidRPr="00602E4B">
        <w:rPr>
          <w:rFonts w:ascii="Inter" w:hAnsi="Inter" w:cs="Courier New"/>
          <w:color w:val="ABB2BF"/>
          <w:sz w:val="18"/>
          <w:szCs w:val="18"/>
        </w:rPr>
        <w:t>proposer,</w:t>
      </w:r>
    </w:p>
    <w:p w14:paraId="01657A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voting_start</w:t>
      </w:r>
      <w:r w:rsidRPr="00602E4B">
        <w:rPr>
          <w:rFonts w:ascii="Inter" w:hAnsi="Inter" w:cs="Courier New"/>
          <w:color w:val="61AFEF"/>
          <w:sz w:val="18"/>
          <w:szCs w:val="18"/>
        </w:rPr>
        <w:t>=</w:t>
      </w:r>
      <w:r w:rsidRPr="00602E4B">
        <w:rPr>
          <w:rFonts w:ascii="Inter" w:hAnsi="Inter" w:cs="Courier New"/>
          <w:color w:val="ABB2BF"/>
          <w:sz w:val="18"/>
          <w:szCs w:val="18"/>
        </w:rPr>
        <w:t xml:space="preserve">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w:t>
      </w:r>
      <w:r w:rsidRPr="00602E4B">
        <w:rPr>
          <w:rFonts w:ascii="Inter" w:hAnsi="Inter" w:cs="Courier New"/>
          <w:color w:val="ABB2BF"/>
          <w:sz w:val="18"/>
          <w:szCs w:val="18"/>
        </w:rPr>
        <w:t>,</w:t>
      </w:r>
    </w:p>
    <w:p w14:paraId="2D0EF9A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voting_end</w:t>
      </w:r>
      <w:r w:rsidRPr="00602E4B">
        <w:rPr>
          <w:rFonts w:ascii="Inter" w:hAnsi="Inter" w:cs="Courier New"/>
          <w:color w:val="61AFEF"/>
          <w:sz w:val="18"/>
          <w:szCs w:val="18"/>
        </w:rPr>
        <w:t>=</w:t>
      </w:r>
      <w:r w:rsidRPr="00602E4B">
        <w:rPr>
          <w:rFonts w:ascii="Inter" w:hAnsi="Inter" w:cs="Courier New"/>
          <w:color w:val="ABB2BF"/>
          <w:sz w:val="18"/>
          <w:szCs w:val="18"/>
        </w:rPr>
        <w:t xml:space="preserve">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7</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1 week voting period</w:t>
      </w:r>
    </w:p>
    <w:p w14:paraId="328D76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execution_delay</w:t>
      </w:r>
      <w:r w:rsidRPr="00602E4B">
        <w:rPr>
          <w:rFonts w:ascii="Inter" w:hAnsi="Inter" w:cs="Courier New"/>
          <w:color w:val="61AFEF"/>
          <w:sz w:val="18"/>
          <w:szCs w:val="18"/>
        </w:rPr>
        <w:t>=</w:t>
      </w:r>
      <w:r w:rsidRPr="00602E4B">
        <w:rPr>
          <w:rFonts w:ascii="Inter" w:hAnsi="Inter" w:cs="Courier New"/>
          <w:color w:val="ABB2BF"/>
          <w:sz w:val="18"/>
          <w:szCs w:val="18"/>
        </w:rPr>
        <w:t xml:space="preserve">get_execution_delay(param),  </w:t>
      </w:r>
      <w:r w:rsidRPr="00602E4B">
        <w:rPr>
          <w:rFonts w:ascii="Inter" w:hAnsi="Inter" w:cs="Courier New"/>
          <w:i/>
          <w:iCs/>
          <w:color w:val="5C6370"/>
          <w:sz w:val="18"/>
          <w:szCs w:val="18"/>
        </w:rPr>
        <w:t># Varies by criticality</w:t>
      </w:r>
    </w:p>
    <w:p w14:paraId="780DE6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status</w:t>
      </w:r>
      <w:r w:rsidRPr="00602E4B">
        <w:rPr>
          <w:rFonts w:ascii="Inter" w:hAnsi="Inter" w:cs="Courier New"/>
          <w:color w:val="61AFEF"/>
          <w:sz w:val="18"/>
          <w:szCs w:val="18"/>
        </w:rPr>
        <w:t>=</w:t>
      </w:r>
      <w:r w:rsidRPr="00602E4B">
        <w:rPr>
          <w:rFonts w:ascii="Inter" w:hAnsi="Inter" w:cs="Courier New"/>
          <w:color w:val="ABB2BF"/>
          <w:sz w:val="18"/>
          <w:szCs w:val="18"/>
        </w:rPr>
        <w:t>ProposalStatus.PENDING</w:t>
      </w:r>
    </w:p>
    <w:p w14:paraId="484A1E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E73F3D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15F77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Determine execution delay based on parameter criticality</w:t>
      </w:r>
    </w:p>
    <w:p w14:paraId="66857E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param </w:t>
      </w:r>
      <w:r w:rsidRPr="00602E4B">
        <w:rPr>
          <w:rFonts w:ascii="Inter" w:hAnsi="Inter" w:cs="Courier New"/>
          <w:color w:val="C678DD"/>
          <w:sz w:val="18"/>
          <w:szCs w:val="18"/>
        </w:rPr>
        <w:t>in</w:t>
      </w:r>
      <w:r w:rsidRPr="00602E4B">
        <w:rPr>
          <w:rFonts w:ascii="Inter" w:hAnsi="Inter" w:cs="Courier New"/>
          <w:color w:val="ABB2BF"/>
          <w:sz w:val="18"/>
          <w:szCs w:val="18"/>
        </w:rPr>
        <w:t xml:space="preserve"> CRITICAL_CONSENSUS_PARAMS:</w:t>
      </w:r>
    </w:p>
    <w:p w14:paraId="2A4EDC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proposal.execution_delay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2 weeks for critical changes</w:t>
      </w:r>
    </w:p>
    <w:p w14:paraId="2E63A0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param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BRIDGE_SECURITY_PARAMS:</w:t>
      </w:r>
    </w:p>
    <w:p w14:paraId="3F1992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proposal.execution_delay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21</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3 weeks for bridge parameters</w:t>
      </w:r>
    </w:p>
    <w:p w14:paraId="5308BDC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1166674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proposal.execution_delay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7</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1 week for routine changes</w:t>
      </w:r>
    </w:p>
    <w:p w14:paraId="209591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07FC8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proposal_id </w:t>
      </w:r>
      <w:r w:rsidRPr="00602E4B">
        <w:rPr>
          <w:rFonts w:ascii="Inter" w:hAnsi="Inter" w:cs="Courier New"/>
          <w:color w:val="61AFEF"/>
          <w:sz w:val="18"/>
          <w:szCs w:val="18"/>
        </w:rPr>
        <w:t>=</w:t>
      </w:r>
      <w:r w:rsidRPr="00602E4B">
        <w:rPr>
          <w:rFonts w:ascii="Inter" w:hAnsi="Inter" w:cs="Courier New"/>
          <w:color w:val="ABB2BF"/>
          <w:sz w:val="18"/>
          <w:szCs w:val="18"/>
        </w:rPr>
        <w:t xml:space="preserve"> store_proposal(proposal)</w:t>
      </w:r>
    </w:p>
    <w:p w14:paraId="3E6ECB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75C0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emit_event(ParameterProposalCreated {</w:t>
      </w:r>
    </w:p>
    <w:p w14:paraId="2F6B08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proposal_id: proposal_id,</w:t>
      </w:r>
    </w:p>
    <w:p w14:paraId="38246D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 param,</w:t>
      </w:r>
    </w:p>
    <w:p w14:paraId="68923C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old_value: old_value,</w:t>
      </w:r>
    </w:p>
    <w:p w14:paraId="4D347D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new_value: new_value,</w:t>
      </w:r>
    </w:p>
    <w:p w14:paraId="71AEA5C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proposer: proposer,</w:t>
      </w:r>
    </w:p>
    <w:p w14:paraId="541BA5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voting_period: (proposal.voting_start, proposal.voting_end),</w:t>
      </w:r>
    </w:p>
    <w:p w14:paraId="439F8B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execution_delay: proposal.execution_delay</w:t>
      </w:r>
    </w:p>
    <w:p w14:paraId="5AAA17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4738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C97AAB0" w14:textId="08821A41"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proposal_id</w:t>
      </w:r>
    </w:p>
    <w:p w14:paraId="0F5E6A2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Time-Lock Mechanism:</w:t>
      </w:r>
    </w:p>
    <w:p w14:paraId="341A3B7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Critical parameters (consensus rules, slashing rates, bridge security) have mandatory delays between approval and execution:</w:t>
      </w:r>
    </w:p>
    <w:p w14:paraId="6D684F5F"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5B9D5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i/>
          <w:iCs/>
          <w:color w:val="5C6370"/>
          <w:sz w:val="18"/>
          <w:szCs w:val="18"/>
        </w:rPr>
        <w:t># Parameter categories with different time-locks</w:t>
      </w:r>
    </w:p>
    <w:p w14:paraId="55319F1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CRITICAL_CONSENSUS_PARAMS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6BB007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ParameterID.QUORUM_THRESHOLD,</w:t>
      </w:r>
    </w:p>
    <w:p w14:paraId="5B17AA3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ParameterID.COMMITTEE_SIZE,</w:t>
      </w:r>
    </w:p>
    <w:p w14:paraId="35E8FC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ParameterID.EPOCH_LENGTH,</w:t>
      </w:r>
    </w:p>
    <w:p w14:paraId="461F5D8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ParameterID.SLASHING_BASE_RATE,</w:t>
      </w:r>
    </w:p>
    <w:p w14:paraId="3C5314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A39D4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7AA1B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BRIDGE_SECURITY_PARAMS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53F3BF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ParameterID.BRIDGE_SLASHING_RATE,</w:t>
      </w:r>
    </w:p>
    <w:p w14:paraId="48F9A4D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ParameterID.BRIDGE_THRESHOLD,</w:t>
      </w:r>
    </w:p>
    <w:p w14:paraId="2C36C7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ParameterID.MIN_CONFIRMATIONS,</w:t>
      </w:r>
    </w:p>
    <w:p w14:paraId="4C80B38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ParameterID.BRIDGE_UNBONDING_PERIOD,</w:t>
      </w:r>
    </w:p>
    <w:p w14:paraId="0073B9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72B187C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FB3AC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ROUTINE_PARAMS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4AE2E98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ParameterID.BLOCK_GAS_LIMIT,</w:t>
      </w:r>
    </w:p>
    <w:p w14:paraId="7E261D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ParameterID.MIN_FEE,</w:t>
      </w:r>
    </w:p>
    <w:p w14:paraId="1733D9A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ParameterID.DIVERSITY_PENALTY_STRENGTH,</w:t>
      </w:r>
    </w:p>
    <w:p w14:paraId="3B3296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ECDC92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57AA6D4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get_execution_delay</w:t>
      </w:r>
      <w:r w:rsidRPr="00602E4B">
        <w:rPr>
          <w:rFonts w:ascii="Inter" w:hAnsi="Inter" w:cs="Courier New"/>
          <w:color w:val="ABB2BF"/>
          <w:sz w:val="18"/>
          <w:szCs w:val="18"/>
        </w:rPr>
        <w:t xml:space="preserve">(param: ParameterID) </w:t>
      </w:r>
      <w:r w:rsidRPr="00602E4B">
        <w:rPr>
          <w:rFonts w:ascii="Inter" w:hAnsi="Inter" w:cs="Courier New"/>
          <w:color w:val="61AFEF"/>
          <w:sz w:val="18"/>
          <w:szCs w:val="18"/>
        </w:rPr>
        <w:t>-&gt;</w:t>
      </w:r>
      <w:r w:rsidRPr="00602E4B">
        <w:rPr>
          <w:rFonts w:ascii="Inter" w:hAnsi="Inter" w:cs="Courier New"/>
          <w:color w:val="ABB2BF"/>
          <w:sz w:val="18"/>
          <w:szCs w:val="18"/>
        </w:rPr>
        <w:t xml:space="preserve"> u64:</w:t>
      </w:r>
    </w:p>
    <w:p w14:paraId="402F18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69D1B3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Get time-lock delay for parameter based on criticality.</w:t>
      </w:r>
    </w:p>
    <w:p w14:paraId="2CCE17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7959B2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param </w:t>
      </w:r>
      <w:r w:rsidRPr="00602E4B">
        <w:rPr>
          <w:rFonts w:ascii="Inter" w:hAnsi="Inter" w:cs="Courier New"/>
          <w:color w:val="C678DD"/>
          <w:sz w:val="18"/>
          <w:szCs w:val="18"/>
        </w:rPr>
        <w:t>in</w:t>
      </w:r>
      <w:r w:rsidRPr="00602E4B">
        <w:rPr>
          <w:rFonts w:ascii="Inter" w:hAnsi="Inter" w:cs="Courier New"/>
          <w:color w:val="ABB2BF"/>
          <w:sz w:val="18"/>
          <w:szCs w:val="18"/>
        </w:rPr>
        <w:t xml:space="preserve"> CRITICAL_CONSENSUS_PARAMS:</w:t>
      </w:r>
    </w:p>
    <w:p w14:paraId="0117ADE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14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epochs (~3 days)</w:t>
      </w:r>
    </w:p>
    <w:p w14:paraId="0477EF7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param </w:t>
      </w:r>
      <w:r w:rsidRPr="00602E4B">
        <w:rPr>
          <w:rFonts w:ascii="Inter" w:hAnsi="Inter" w:cs="Courier New"/>
          <w:color w:val="C678DD"/>
          <w:sz w:val="18"/>
          <w:szCs w:val="18"/>
        </w:rPr>
        <w:t>in</w:t>
      </w:r>
      <w:r w:rsidRPr="00602E4B">
        <w:rPr>
          <w:rFonts w:ascii="Inter" w:hAnsi="Inter" w:cs="Courier New"/>
          <w:color w:val="ABB2BF"/>
          <w:sz w:val="18"/>
          <w:szCs w:val="18"/>
        </w:rPr>
        <w:t xml:space="preserve"> BRIDGE_SECURITY_PARAMS:</w:t>
      </w:r>
    </w:p>
    <w:p w14:paraId="082A22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21</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epochs (~5 days)</w:t>
      </w:r>
    </w:p>
    <w:p w14:paraId="53704F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1698290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7</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epochs (~1.5 days)</w:t>
      </w:r>
    </w:p>
    <w:p w14:paraId="6669A0D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Voting Process:</w:t>
      </w:r>
    </w:p>
    <w:p w14:paraId="7D4D4381" w14:textId="77777777" w:rsidR="000F59A8" w:rsidRPr="00602E4B" w:rsidRDefault="000F59A8" w:rsidP="000F59A8">
      <w:pPr>
        <w:rPr>
          <w:rFonts w:ascii="Inter" w:hAnsi="Inter"/>
          <w:sz w:val="18"/>
          <w:szCs w:val="18"/>
        </w:rPr>
      </w:pPr>
      <w:r w:rsidRPr="00602E4B">
        <w:rPr>
          <w:rFonts w:ascii="Inter" w:hAnsi="Inter"/>
          <w:sz w:val="18"/>
          <w:szCs w:val="18"/>
        </w:rPr>
        <w:lastRenderedPageBreak/>
        <w:t>python</w:t>
      </w:r>
    </w:p>
    <w:p w14:paraId="1823AA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vote_on_proposal</w:t>
      </w:r>
      <w:r w:rsidRPr="00602E4B">
        <w:rPr>
          <w:rFonts w:ascii="Inter" w:hAnsi="Inter" w:cs="Courier New"/>
          <w:color w:val="ABB2BF"/>
          <w:sz w:val="18"/>
          <w:szCs w:val="18"/>
        </w:rPr>
        <w:t xml:space="preserve">(proposal_id: ProposalID, voter: Address, support: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2B4D9CC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5B83F9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Cast vote on parameter change proposal.</w:t>
      </w:r>
    </w:p>
    <w:p w14:paraId="710765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3C86D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 </w:t>
      </w:r>
      <w:r w:rsidRPr="00602E4B">
        <w:rPr>
          <w:rFonts w:ascii="Inter" w:hAnsi="Inter" w:cs="Courier New"/>
          <w:color w:val="61AFEF"/>
          <w:sz w:val="18"/>
          <w:szCs w:val="18"/>
        </w:rPr>
        <w:t>=</w:t>
      </w:r>
      <w:r w:rsidRPr="00602E4B">
        <w:rPr>
          <w:rFonts w:ascii="Inter" w:hAnsi="Inter" w:cs="Courier New"/>
          <w:color w:val="ABB2BF"/>
          <w:sz w:val="18"/>
          <w:szCs w:val="18"/>
        </w:rPr>
        <w:t xml:space="preserve"> get_proposal(proposal_id)</w:t>
      </w:r>
    </w:p>
    <w:p w14:paraId="7B23D42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88F65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voting is active</w:t>
      </w:r>
    </w:p>
    <w:p w14:paraId="20326DA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get_current_epoch()</w:t>
      </w:r>
    </w:p>
    <w:p w14:paraId="49A540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&lt;</w:t>
      </w:r>
      <w:r w:rsidRPr="00602E4B">
        <w:rPr>
          <w:rFonts w:ascii="Inter" w:hAnsi="Inter" w:cs="Courier New"/>
          <w:color w:val="ABB2BF"/>
          <w:sz w:val="18"/>
          <w:szCs w:val="18"/>
        </w:rPr>
        <w:t xml:space="preserve"> proposal.voting_start </w:t>
      </w:r>
      <w:r w:rsidRPr="00602E4B">
        <w:rPr>
          <w:rFonts w:ascii="Inter" w:hAnsi="Inter" w:cs="Courier New"/>
          <w:color w:val="C678DD"/>
          <w:sz w:val="18"/>
          <w:szCs w:val="18"/>
        </w:rPr>
        <w:t>or</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&gt;</w:t>
      </w:r>
      <w:r w:rsidRPr="00602E4B">
        <w:rPr>
          <w:rFonts w:ascii="Inter" w:hAnsi="Inter" w:cs="Courier New"/>
          <w:color w:val="ABB2BF"/>
          <w:sz w:val="18"/>
          <w:szCs w:val="18"/>
        </w:rPr>
        <w:t xml:space="preserve"> proposal.voting_end:</w:t>
      </w:r>
    </w:p>
    <w:p w14:paraId="63A7C45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raise</w:t>
      </w:r>
      <w:r w:rsidRPr="00602E4B">
        <w:rPr>
          <w:rFonts w:ascii="Inter" w:hAnsi="Inter" w:cs="Courier New"/>
          <w:color w:val="ABB2BF"/>
          <w:sz w:val="18"/>
          <w:szCs w:val="18"/>
        </w:rPr>
        <w:t xml:space="preserve"> VotingNotActiveError()</w:t>
      </w:r>
    </w:p>
    <w:p w14:paraId="362327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DA1C0D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voter's weight (stake + reputation + contribution)</w:t>
      </w:r>
    </w:p>
    <w:p w14:paraId="416F98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get_validator_by_address(voter)</w:t>
      </w:r>
    </w:p>
    <w:p w14:paraId="712806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vote_weight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validator.normalized_weight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p>
    <w:p w14:paraId="279050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66938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non-validators, use quadratic token voting</w:t>
      </w:r>
    </w:p>
    <w:p w14:paraId="6DACC3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vote_weight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0.0</w:t>
      </w:r>
      <w:r w:rsidRPr="00602E4B">
        <w:rPr>
          <w:rFonts w:ascii="Inter" w:hAnsi="Inter" w:cs="Courier New"/>
          <w:color w:val="ABB2BF"/>
          <w:sz w:val="18"/>
          <w:szCs w:val="18"/>
        </w:rPr>
        <w:t>:</w:t>
      </w:r>
    </w:p>
    <w:p w14:paraId="17C303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token_balance </w:t>
      </w:r>
      <w:r w:rsidRPr="00602E4B">
        <w:rPr>
          <w:rFonts w:ascii="Inter" w:hAnsi="Inter" w:cs="Courier New"/>
          <w:color w:val="61AFEF"/>
          <w:sz w:val="18"/>
          <w:szCs w:val="18"/>
        </w:rPr>
        <w:t>=</w:t>
      </w:r>
      <w:r w:rsidRPr="00602E4B">
        <w:rPr>
          <w:rFonts w:ascii="Inter" w:hAnsi="Inter" w:cs="Courier New"/>
          <w:color w:val="ABB2BF"/>
          <w:sz w:val="18"/>
          <w:szCs w:val="18"/>
        </w:rPr>
        <w:t xml:space="preserve"> get_balance(voter)</w:t>
      </w:r>
    </w:p>
    <w:p w14:paraId="2F64F1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vote_weight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sqrt(token_balance) </w:t>
      </w:r>
      <w:r w:rsidRPr="00602E4B">
        <w:rPr>
          <w:rFonts w:ascii="Inter" w:hAnsi="Inter" w:cs="Courier New"/>
          <w:color w:val="61AFEF"/>
          <w:sz w:val="18"/>
          <w:szCs w:val="18"/>
        </w:rPr>
        <w:t>/</w:t>
      </w:r>
      <w:r w:rsidRPr="00602E4B">
        <w:rPr>
          <w:rFonts w:ascii="Inter" w:hAnsi="Inter" w:cs="Courier New"/>
          <w:color w:val="ABB2BF"/>
          <w:sz w:val="18"/>
          <w:szCs w:val="18"/>
        </w:rPr>
        <w:t xml:space="preserve"> VOTE_NORMALIZATION_FACTOR</w:t>
      </w:r>
    </w:p>
    <w:p w14:paraId="4E93CE9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76885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Record vote</w:t>
      </w:r>
    </w:p>
    <w:p w14:paraId="1FE16C8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support:</w:t>
      </w:r>
    </w:p>
    <w:p w14:paraId="260E32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proposal.votes_for[voter] </w:t>
      </w:r>
      <w:r w:rsidRPr="00602E4B">
        <w:rPr>
          <w:rFonts w:ascii="Inter" w:hAnsi="Inter" w:cs="Courier New"/>
          <w:color w:val="61AFEF"/>
          <w:sz w:val="18"/>
          <w:szCs w:val="18"/>
        </w:rPr>
        <w:t>=</w:t>
      </w:r>
      <w:r w:rsidRPr="00602E4B">
        <w:rPr>
          <w:rFonts w:ascii="Inter" w:hAnsi="Inter" w:cs="Courier New"/>
          <w:color w:val="ABB2BF"/>
          <w:sz w:val="18"/>
          <w:szCs w:val="18"/>
        </w:rPr>
        <w:t xml:space="preserve"> vote_weight</w:t>
      </w:r>
    </w:p>
    <w:p w14:paraId="09BC79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1EA09AC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proposal.votes_against[voter] </w:t>
      </w:r>
      <w:r w:rsidRPr="00602E4B">
        <w:rPr>
          <w:rFonts w:ascii="Inter" w:hAnsi="Inter" w:cs="Courier New"/>
          <w:color w:val="61AFEF"/>
          <w:sz w:val="18"/>
          <w:szCs w:val="18"/>
        </w:rPr>
        <w:t>=</w:t>
      </w:r>
      <w:r w:rsidRPr="00602E4B">
        <w:rPr>
          <w:rFonts w:ascii="Inter" w:hAnsi="Inter" w:cs="Courier New"/>
          <w:color w:val="ABB2BF"/>
          <w:sz w:val="18"/>
          <w:szCs w:val="18"/>
        </w:rPr>
        <w:t xml:space="preserve"> vote_weight</w:t>
      </w:r>
    </w:p>
    <w:p w14:paraId="125EA3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3A5E7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emit_event(VoteCast {</w:t>
      </w:r>
    </w:p>
    <w:p w14:paraId="1EA986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proposal_id: proposal_id,</w:t>
      </w:r>
    </w:p>
    <w:p w14:paraId="688FDFD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voter: voter,</w:t>
      </w:r>
    </w:p>
    <w:p w14:paraId="728B74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support: support,</w:t>
      </w:r>
    </w:p>
    <w:p w14:paraId="6AF4D5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 vote_weight</w:t>
      </w:r>
    </w:p>
    <w:p w14:paraId="4DA463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69CC5F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Proposal Execution:</w:t>
      </w:r>
    </w:p>
    <w:p w14:paraId="37645606"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F44F9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finalize_proposal</w:t>
      </w:r>
      <w:r w:rsidRPr="00602E4B">
        <w:rPr>
          <w:rFonts w:ascii="Inter" w:hAnsi="Inter" w:cs="Courier New"/>
          <w:color w:val="ABB2BF"/>
          <w:sz w:val="18"/>
          <w:szCs w:val="18"/>
        </w:rPr>
        <w:t>(proposal_id: ProposalID):</w:t>
      </w:r>
    </w:p>
    <w:p w14:paraId="3419DF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5FAA36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Finalize proposal after voting period ends.</w:t>
      </w:r>
    </w:p>
    <w:p w14:paraId="20050C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7CC5DC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 </w:t>
      </w:r>
      <w:r w:rsidRPr="00602E4B">
        <w:rPr>
          <w:rFonts w:ascii="Inter" w:hAnsi="Inter" w:cs="Courier New"/>
          <w:color w:val="61AFEF"/>
          <w:sz w:val="18"/>
          <w:szCs w:val="18"/>
        </w:rPr>
        <w:t>=</w:t>
      </w:r>
      <w:r w:rsidRPr="00602E4B">
        <w:rPr>
          <w:rFonts w:ascii="Inter" w:hAnsi="Inter" w:cs="Courier New"/>
          <w:color w:val="ABB2BF"/>
          <w:sz w:val="18"/>
          <w:szCs w:val="18"/>
        </w:rPr>
        <w:t xml:space="preserve"> get_proposal(proposal_id)</w:t>
      </w:r>
    </w:p>
    <w:p w14:paraId="4D9C119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get_current_epoch()</w:t>
      </w:r>
    </w:p>
    <w:p w14:paraId="775CDCD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409153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voting period ended</w:t>
      </w:r>
    </w:p>
    <w:p w14:paraId="22464A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&lt;=</w:t>
      </w:r>
      <w:r w:rsidRPr="00602E4B">
        <w:rPr>
          <w:rFonts w:ascii="Inter" w:hAnsi="Inter" w:cs="Courier New"/>
          <w:color w:val="ABB2BF"/>
          <w:sz w:val="18"/>
          <w:szCs w:val="18"/>
        </w:rPr>
        <w:t xml:space="preserve"> proposal.voting_end:</w:t>
      </w:r>
    </w:p>
    <w:p w14:paraId="7DA536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raise</w:t>
      </w:r>
      <w:r w:rsidRPr="00602E4B">
        <w:rPr>
          <w:rFonts w:ascii="Inter" w:hAnsi="Inter" w:cs="Courier New"/>
          <w:color w:val="ABB2BF"/>
          <w:sz w:val="18"/>
          <w:szCs w:val="18"/>
        </w:rPr>
        <w:t xml:space="preserve"> VotingStillActiveError()</w:t>
      </w:r>
    </w:p>
    <w:p w14:paraId="462FF9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98344D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results</w:t>
      </w:r>
    </w:p>
    <w:p w14:paraId="7BF4E5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total_for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(proposal.votes_for.values())</w:t>
      </w:r>
    </w:p>
    <w:p w14:paraId="7D204F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total_against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(proposal.votes_against.values())</w:t>
      </w:r>
    </w:p>
    <w:p w14:paraId="5B9B6D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total_voted </w:t>
      </w:r>
      <w:r w:rsidRPr="00602E4B">
        <w:rPr>
          <w:rFonts w:ascii="Inter" w:hAnsi="Inter" w:cs="Courier New"/>
          <w:color w:val="61AFEF"/>
          <w:sz w:val="18"/>
          <w:szCs w:val="18"/>
        </w:rPr>
        <w:t>=</w:t>
      </w:r>
      <w:r w:rsidRPr="00602E4B">
        <w:rPr>
          <w:rFonts w:ascii="Inter" w:hAnsi="Inter" w:cs="Courier New"/>
          <w:color w:val="ABB2BF"/>
          <w:sz w:val="18"/>
          <w:szCs w:val="18"/>
        </w:rPr>
        <w:t xml:space="preserve"> total_for </w:t>
      </w:r>
      <w:r w:rsidRPr="00602E4B">
        <w:rPr>
          <w:rFonts w:ascii="Inter" w:hAnsi="Inter" w:cs="Courier New"/>
          <w:color w:val="61AFEF"/>
          <w:sz w:val="18"/>
          <w:szCs w:val="18"/>
        </w:rPr>
        <w:t>+</w:t>
      </w:r>
      <w:r w:rsidRPr="00602E4B">
        <w:rPr>
          <w:rFonts w:ascii="Inter" w:hAnsi="Inter" w:cs="Courier New"/>
          <w:color w:val="ABB2BF"/>
          <w:sz w:val="18"/>
          <w:szCs w:val="18"/>
        </w:rPr>
        <w:t xml:space="preserve"> total_against</w:t>
      </w:r>
    </w:p>
    <w:p w14:paraId="74C42F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5D1C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minimum quorum (10% of total weight)</w:t>
      </w:r>
    </w:p>
    <w:p w14:paraId="0028BB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get_total_validator_weight()</w:t>
      </w:r>
    </w:p>
    <w:p w14:paraId="35A9261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quorum </w:t>
      </w:r>
      <w:r w:rsidRPr="00602E4B">
        <w:rPr>
          <w:rFonts w:ascii="Inter" w:hAnsi="Inter" w:cs="Courier New"/>
          <w:color w:val="61AFEF"/>
          <w:sz w:val="18"/>
          <w:szCs w:val="18"/>
        </w:rPr>
        <w:t>=</w:t>
      </w:r>
      <w:r w:rsidRPr="00602E4B">
        <w:rPr>
          <w:rFonts w:ascii="Inter" w:hAnsi="Inter" w:cs="Courier New"/>
          <w:color w:val="ABB2BF"/>
          <w:sz w:val="18"/>
          <w:szCs w:val="18"/>
        </w:rPr>
        <w:t xml:space="preserve"> total_voted </w:t>
      </w:r>
      <w:r w:rsidRPr="00602E4B">
        <w:rPr>
          <w:rFonts w:ascii="Inter" w:hAnsi="Inter" w:cs="Courier New"/>
          <w:color w:val="61AFEF"/>
          <w:sz w:val="18"/>
          <w:szCs w:val="18"/>
        </w:rPr>
        <w:t>/</w:t>
      </w:r>
      <w:r w:rsidRPr="00602E4B">
        <w:rPr>
          <w:rFonts w:ascii="Inter" w:hAnsi="Inter" w:cs="Courier New"/>
          <w:color w:val="ABB2BF"/>
          <w:sz w:val="18"/>
          <w:szCs w:val="18"/>
        </w:rPr>
        <w:t xml:space="preserve"> total_weight</w:t>
      </w:r>
    </w:p>
    <w:p w14:paraId="352746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ED603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quorum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0.10</w:t>
      </w:r>
      <w:r w:rsidRPr="00602E4B">
        <w:rPr>
          <w:rFonts w:ascii="Inter" w:hAnsi="Inter" w:cs="Courier New"/>
          <w:color w:val="ABB2BF"/>
          <w:sz w:val="18"/>
          <w:szCs w:val="18"/>
        </w:rPr>
        <w:t>:</w:t>
      </w:r>
    </w:p>
    <w:p w14:paraId="334376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proposal.status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ProposalStatus.REJECTED</w:t>
      </w:r>
    </w:p>
    <w:p w14:paraId="3E17F2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emit_event(ProposalRejected {</w:t>
      </w:r>
    </w:p>
    <w:p w14:paraId="37BC5E5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proposal_id: proposal_id,</w:t>
      </w:r>
    </w:p>
    <w:p w14:paraId="507D38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98C379"/>
          <w:sz w:val="18"/>
          <w:szCs w:val="18"/>
        </w:rPr>
        <w:t>"Insufficient quorum"</w:t>
      </w:r>
      <w:r w:rsidRPr="00602E4B">
        <w:rPr>
          <w:rFonts w:ascii="Inter" w:hAnsi="Inter" w:cs="Courier New"/>
          <w:color w:val="ABB2BF"/>
          <w:sz w:val="18"/>
          <w:szCs w:val="18"/>
        </w:rPr>
        <w:t>,</w:t>
      </w:r>
    </w:p>
    <w:p w14:paraId="6EE8C13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participation: quorum</w:t>
      </w:r>
    </w:p>
    <w:p w14:paraId="724975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7271E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p>
    <w:p w14:paraId="02CE33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A1F2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Require supermajority (67% for critical params, 60% for others)</w:t>
      </w:r>
    </w:p>
    <w:p w14:paraId="4ED3AE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required_majority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0.67</w:t>
      </w: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proposal.param_id </w:t>
      </w:r>
      <w:r w:rsidRPr="00602E4B">
        <w:rPr>
          <w:rFonts w:ascii="Inter" w:hAnsi="Inter" w:cs="Courier New"/>
          <w:color w:val="C678DD"/>
          <w:sz w:val="18"/>
          <w:szCs w:val="18"/>
        </w:rPr>
        <w:t>in</w:t>
      </w:r>
      <w:r w:rsidRPr="00602E4B">
        <w:rPr>
          <w:rFonts w:ascii="Inter" w:hAnsi="Inter" w:cs="Courier New"/>
          <w:color w:val="ABB2BF"/>
          <w:sz w:val="18"/>
          <w:szCs w:val="18"/>
        </w:rPr>
        <w:t xml:space="preserve"> CRITICAL_CONSENSUS_PARAMS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r w:rsidRPr="00602E4B">
        <w:rPr>
          <w:rFonts w:ascii="Inter" w:hAnsi="Inter" w:cs="Courier New"/>
          <w:color w:val="D19A66"/>
          <w:sz w:val="18"/>
          <w:szCs w:val="18"/>
        </w:rPr>
        <w:t>0.60</w:t>
      </w:r>
    </w:p>
    <w:p w14:paraId="29E381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7DB65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total_for </w:t>
      </w:r>
      <w:r w:rsidRPr="00602E4B">
        <w:rPr>
          <w:rFonts w:ascii="Inter" w:hAnsi="Inter" w:cs="Courier New"/>
          <w:color w:val="61AFEF"/>
          <w:sz w:val="18"/>
          <w:szCs w:val="18"/>
        </w:rPr>
        <w:t>/</w:t>
      </w:r>
      <w:r w:rsidRPr="00602E4B">
        <w:rPr>
          <w:rFonts w:ascii="Inter" w:hAnsi="Inter" w:cs="Courier New"/>
          <w:color w:val="ABB2BF"/>
          <w:sz w:val="18"/>
          <w:szCs w:val="18"/>
        </w:rPr>
        <w:t xml:space="preserve"> total_voted </w:t>
      </w:r>
      <w:r w:rsidRPr="00602E4B">
        <w:rPr>
          <w:rFonts w:ascii="Inter" w:hAnsi="Inter" w:cs="Courier New"/>
          <w:color w:val="61AFEF"/>
          <w:sz w:val="18"/>
          <w:szCs w:val="18"/>
        </w:rPr>
        <w:t>&gt;=</w:t>
      </w:r>
      <w:r w:rsidRPr="00602E4B">
        <w:rPr>
          <w:rFonts w:ascii="Inter" w:hAnsi="Inter" w:cs="Courier New"/>
          <w:color w:val="ABB2BF"/>
          <w:sz w:val="18"/>
          <w:szCs w:val="18"/>
        </w:rPr>
        <w:t xml:space="preserve"> required_majority:</w:t>
      </w:r>
    </w:p>
    <w:p w14:paraId="56CE26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proposal.status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ProposalStatus.PASSED</w:t>
      </w:r>
    </w:p>
    <w:p w14:paraId="3DB1FA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FF077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Schedule execution after time-lock</w:t>
      </w:r>
    </w:p>
    <w:p w14:paraId="772EC7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schedule_parameter_change(</w:t>
      </w:r>
    </w:p>
    <w:p w14:paraId="58A1E5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proposal.param_id,</w:t>
      </w:r>
    </w:p>
    <w:p w14:paraId="55F85A9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proposal.new_value,</w:t>
      </w:r>
    </w:p>
    <w:p w14:paraId="33B8D4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execution_epoch</w:t>
      </w:r>
      <w:r w:rsidRPr="00602E4B">
        <w:rPr>
          <w:rFonts w:ascii="Inter" w:hAnsi="Inter" w:cs="Courier New"/>
          <w:color w:val="61AFEF"/>
          <w:sz w:val="18"/>
          <w:szCs w:val="18"/>
        </w:rPr>
        <w:t>=</w:t>
      </w:r>
      <w:r w:rsidRPr="00602E4B">
        <w:rPr>
          <w:rFonts w:ascii="Inter" w:hAnsi="Inter" w:cs="Courier New"/>
          <w:color w:val="ABB2BF"/>
          <w:sz w:val="18"/>
          <w:szCs w:val="18"/>
        </w:rPr>
        <w:t xml:space="preserve">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proposal.execution_delay</w:t>
      </w:r>
    </w:p>
    <w:p w14:paraId="54B5B90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A885C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C4000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emit_event(ProposalPassed {</w:t>
      </w:r>
    </w:p>
    <w:p w14:paraId="7E665E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proposal_id: proposal_id,</w:t>
      </w:r>
    </w:p>
    <w:p w14:paraId="3842B38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votes_for: total_for,</w:t>
      </w:r>
    </w:p>
    <w:p w14:paraId="71ED1F3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votes_against: total_against,</w:t>
      </w:r>
    </w:p>
    <w:p w14:paraId="30D3B2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execution_epoch: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proposal.execution_delay</w:t>
      </w:r>
    </w:p>
    <w:p w14:paraId="4481840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7B1EB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3F9C2F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proposal.status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ProposalStatus.REJECTED</w:t>
      </w:r>
    </w:p>
    <w:p w14:paraId="65E874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emit_event(ProposalRejected {</w:t>
      </w:r>
    </w:p>
    <w:p w14:paraId="21D258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proposal_id: proposal_id,</w:t>
      </w:r>
    </w:p>
    <w:p w14:paraId="1D997C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reason: </w:t>
      </w:r>
      <w:r w:rsidRPr="00602E4B">
        <w:rPr>
          <w:rFonts w:ascii="Inter" w:hAnsi="Inter" w:cs="Courier New"/>
          <w:color w:val="98C379"/>
          <w:sz w:val="18"/>
          <w:szCs w:val="18"/>
        </w:rPr>
        <w:t>"Insufficient support"</w:t>
      </w:r>
      <w:r w:rsidRPr="00602E4B">
        <w:rPr>
          <w:rFonts w:ascii="Inter" w:hAnsi="Inter" w:cs="Courier New"/>
          <w:color w:val="ABB2BF"/>
          <w:sz w:val="18"/>
          <w:szCs w:val="18"/>
        </w:rPr>
        <w:t>,</w:t>
      </w:r>
    </w:p>
    <w:p w14:paraId="24401F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support_ratio: total_for </w:t>
      </w:r>
      <w:r w:rsidRPr="00602E4B">
        <w:rPr>
          <w:rFonts w:ascii="Inter" w:hAnsi="Inter" w:cs="Courier New"/>
          <w:color w:val="61AFEF"/>
          <w:sz w:val="18"/>
          <w:szCs w:val="18"/>
        </w:rPr>
        <w:t>/</w:t>
      </w:r>
      <w:r w:rsidRPr="00602E4B">
        <w:rPr>
          <w:rFonts w:ascii="Inter" w:hAnsi="Inter" w:cs="Courier New"/>
          <w:color w:val="ABB2BF"/>
          <w:sz w:val="18"/>
          <w:szCs w:val="18"/>
        </w:rPr>
        <w:t xml:space="preserve"> total_voted</w:t>
      </w:r>
    </w:p>
    <w:p w14:paraId="4AFCCE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F9BDF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9E6672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execute_parameter_change</w:t>
      </w:r>
      <w:r w:rsidRPr="00602E4B">
        <w:rPr>
          <w:rFonts w:ascii="Inter" w:hAnsi="Inter" w:cs="Courier New"/>
          <w:color w:val="ABB2BF"/>
          <w:sz w:val="18"/>
          <w:szCs w:val="18"/>
        </w:rPr>
        <w:t>(proposal_id: ProposalID):</w:t>
      </w:r>
    </w:p>
    <w:p w14:paraId="171165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16F70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Execute approved parameter change after time-lock expires.</w:t>
      </w:r>
    </w:p>
    <w:p w14:paraId="7B3C0D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9F13F7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 </w:t>
      </w:r>
      <w:r w:rsidRPr="00602E4B">
        <w:rPr>
          <w:rFonts w:ascii="Inter" w:hAnsi="Inter" w:cs="Courier New"/>
          <w:color w:val="61AFEF"/>
          <w:sz w:val="18"/>
          <w:szCs w:val="18"/>
        </w:rPr>
        <w:t>=</w:t>
      </w:r>
      <w:r w:rsidRPr="00602E4B">
        <w:rPr>
          <w:rFonts w:ascii="Inter" w:hAnsi="Inter" w:cs="Courier New"/>
          <w:color w:val="ABB2BF"/>
          <w:sz w:val="18"/>
          <w:szCs w:val="18"/>
        </w:rPr>
        <w:t xml:space="preserve"> get_proposal(proposal_id)</w:t>
      </w:r>
    </w:p>
    <w:p w14:paraId="471C4D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get_current_epoch()</w:t>
      </w:r>
    </w:p>
    <w:p w14:paraId="23CDC4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808CF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execution time reached</w:t>
      </w:r>
    </w:p>
    <w:p w14:paraId="75088BC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scheduled_execution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proposal.voting_end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proposal.execution_delay</w:t>
      </w:r>
    </w:p>
    <w:p w14:paraId="63E880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current_epoch </w:t>
      </w:r>
      <w:r w:rsidRPr="00602E4B">
        <w:rPr>
          <w:rFonts w:ascii="Inter" w:hAnsi="Inter" w:cs="Courier New"/>
          <w:color w:val="61AFEF"/>
          <w:sz w:val="18"/>
          <w:szCs w:val="18"/>
        </w:rPr>
        <w:t>&lt;</w:t>
      </w:r>
      <w:r w:rsidRPr="00602E4B">
        <w:rPr>
          <w:rFonts w:ascii="Inter" w:hAnsi="Inter" w:cs="Courier New"/>
          <w:color w:val="ABB2BF"/>
          <w:sz w:val="18"/>
          <w:szCs w:val="18"/>
        </w:rPr>
        <w:t xml:space="preserve"> scheduled_execution:</w:t>
      </w:r>
    </w:p>
    <w:p w14:paraId="699C7B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raise</w:t>
      </w:r>
      <w:r w:rsidRPr="00602E4B">
        <w:rPr>
          <w:rFonts w:ascii="Inter" w:hAnsi="Inter" w:cs="Courier New"/>
          <w:color w:val="ABB2BF"/>
          <w:sz w:val="18"/>
          <w:szCs w:val="18"/>
        </w:rPr>
        <w:t xml:space="preserve"> ExecutionTooEarlyError()</w:t>
      </w:r>
    </w:p>
    <w:p w14:paraId="333FBE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F6C09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parameter change</w:t>
      </w:r>
    </w:p>
    <w:p w14:paraId="5EB017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set_parameter(proposal.param_id, proposal.new_value)</w:t>
      </w:r>
    </w:p>
    <w:p w14:paraId="2483F2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proposal.status </w:t>
      </w:r>
      <w:r w:rsidRPr="00602E4B">
        <w:rPr>
          <w:rFonts w:ascii="Inter" w:hAnsi="Inter" w:cs="Courier New"/>
          <w:color w:val="61AFEF"/>
          <w:sz w:val="18"/>
          <w:szCs w:val="18"/>
        </w:rPr>
        <w:t>=</w:t>
      </w:r>
      <w:r w:rsidRPr="00602E4B">
        <w:rPr>
          <w:rFonts w:ascii="Inter" w:hAnsi="Inter" w:cs="Courier New"/>
          <w:color w:val="ABB2BF"/>
          <w:sz w:val="18"/>
          <w:szCs w:val="18"/>
        </w:rPr>
        <w:t xml:space="preserve"> ProposalStatus.EXECUTED</w:t>
      </w:r>
    </w:p>
    <w:p w14:paraId="74F761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163CC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emit_event(ParameterChanged {</w:t>
      </w:r>
    </w:p>
    <w:p w14:paraId="7CB6BC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 proposal.param_id,</w:t>
      </w:r>
    </w:p>
    <w:p w14:paraId="0962F8D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old_value: proposal.old_value,</w:t>
      </w:r>
    </w:p>
    <w:p w14:paraId="34F232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new_value: proposal.new_value,</w:t>
      </w:r>
    </w:p>
    <w:p w14:paraId="4A7A72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executed_at: current_epoch</w:t>
      </w:r>
    </w:p>
    <w:p w14:paraId="568AA0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F36C8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3AE4A5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Log for validators to update their configurations</w:t>
      </w:r>
    </w:p>
    <w:p w14:paraId="20670A2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proposal.param_id </w:t>
      </w:r>
      <w:r w:rsidRPr="00602E4B">
        <w:rPr>
          <w:rFonts w:ascii="Inter" w:hAnsi="Inter" w:cs="Courier New"/>
          <w:color w:val="C678DD"/>
          <w:sz w:val="18"/>
          <w:szCs w:val="18"/>
        </w:rPr>
        <w:t>in</w:t>
      </w:r>
      <w:r w:rsidRPr="00602E4B">
        <w:rPr>
          <w:rFonts w:ascii="Inter" w:hAnsi="Inter" w:cs="Courier New"/>
          <w:color w:val="ABB2BF"/>
          <w:sz w:val="18"/>
          <w:szCs w:val="18"/>
        </w:rPr>
        <w:t xml:space="preserve"> CRITICAL_CONSENSUS_PARAMS:</w:t>
      </w:r>
    </w:p>
    <w:p w14:paraId="2BFD61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broadcast_critical_parameter_change(proposal.param_id, proposal.new_value)</w:t>
      </w:r>
    </w:p>
    <w:p w14:paraId="32920B1F"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Emergency Parameter Override:</w:t>
      </w:r>
    </w:p>
    <w:p w14:paraId="27C170C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For critical security situations, the Security Council can override parameters:</w:t>
      </w:r>
    </w:p>
    <w:p w14:paraId="430FD423"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14A20C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emergency_parameter_override</w:t>
      </w:r>
      <w:r w:rsidRPr="00602E4B">
        <w:rPr>
          <w:rFonts w:ascii="Inter" w:hAnsi="Inter" w:cs="Courier New"/>
          <w:color w:val="ABB2BF"/>
          <w:sz w:val="18"/>
          <w:szCs w:val="18"/>
        </w:rPr>
        <w:t xml:space="preserve">(param: ParameterID, new_value: Value, </w:t>
      </w:r>
    </w:p>
    <w:p w14:paraId="23D73E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justification: </w:t>
      </w:r>
      <w:r w:rsidRPr="00602E4B">
        <w:rPr>
          <w:rFonts w:ascii="Inter" w:hAnsi="Inter" w:cs="Courier New"/>
          <w:color w:val="98C379"/>
          <w:sz w:val="18"/>
          <w:szCs w:val="18"/>
        </w:rPr>
        <w:t>str</w:t>
      </w:r>
      <w:r w:rsidRPr="00602E4B">
        <w:rPr>
          <w:rFonts w:ascii="Inter" w:hAnsi="Inter" w:cs="Courier New"/>
          <w:color w:val="ABB2BF"/>
          <w:sz w:val="18"/>
          <w:szCs w:val="18"/>
        </w:rPr>
        <w:t>, signatures: List[Signature]):</w:t>
      </w:r>
    </w:p>
    <w:p w14:paraId="1372F8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3CAA45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Emergency parameter change via Security Council multi-sig.</w:t>
      </w:r>
    </w:p>
    <w:p w14:paraId="6B41DD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lastRenderedPageBreak/>
        <w:t xml:space="preserve">    """</w:t>
      </w:r>
    </w:p>
    <w:p w14:paraId="58D34F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Security Council signatures (require 5 of 7)</w:t>
      </w:r>
    </w:p>
    <w:p w14:paraId="3D933A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verify_multisig(signatures, threshold</w:t>
      </w:r>
      <w:r w:rsidRPr="00602E4B">
        <w:rPr>
          <w:rFonts w:ascii="Inter" w:hAnsi="Inter" w:cs="Courier New"/>
          <w:color w:val="61AFEF"/>
          <w:sz w:val="18"/>
          <w:szCs w:val="18"/>
        </w:rPr>
        <w:t>=</w:t>
      </w:r>
      <w:r w:rsidRPr="00602E4B">
        <w:rPr>
          <w:rFonts w:ascii="Inter" w:hAnsi="Inter" w:cs="Courier New"/>
          <w:color w:val="D19A66"/>
          <w:sz w:val="18"/>
          <w:szCs w:val="18"/>
        </w:rPr>
        <w:t>5</w:t>
      </w:r>
      <w:r w:rsidRPr="00602E4B">
        <w:rPr>
          <w:rFonts w:ascii="Inter" w:hAnsi="Inter" w:cs="Courier New"/>
          <w:color w:val="ABB2BF"/>
          <w:sz w:val="18"/>
          <w:szCs w:val="18"/>
        </w:rPr>
        <w:t>, signers</w:t>
      </w:r>
      <w:r w:rsidRPr="00602E4B">
        <w:rPr>
          <w:rFonts w:ascii="Inter" w:hAnsi="Inter" w:cs="Courier New"/>
          <w:color w:val="61AFEF"/>
          <w:sz w:val="18"/>
          <w:szCs w:val="18"/>
        </w:rPr>
        <w:t>=</w:t>
      </w:r>
      <w:r w:rsidRPr="00602E4B">
        <w:rPr>
          <w:rFonts w:ascii="Inter" w:hAnsi="Inter" w:cs="Courier New"/>
          <w:color w:val="ABB2BF"/>
          <w:sz w:val="18"/>
          <w:szCs w:val="18"/>
        </w:rPr>
        <w:t>SECURITY_COUNCIL):</w:t>
      </w:r>
    </w:p>
    <w:p w14:paraId="54422A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raise</w:t>
      </w:r>
      <w:r w:rsidRPr="00602E4B">
        <w:rPr>
          <w:rFonts w:ascii="Inter" w:hAnsi="Inter" w:cs="Courier New"/>
          <w:color w:val="ABB2BF"/>
          <w:sz w:val="18"/>
          <w:szCs w:val="18"/>
        </w:rPr>
        <w:t xml:space="preserve"> UnauthorizedError()</w:t>
      </w:r>
    </w:p>
    <w:p w14:paraId="096ECE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AF150A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Only certain parameters can be changed in emergency</w:t>
      </w:r>
    </w:p>
    <w:p w14:paraId="16AF43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param </w:t>
      </w:r>
      <w:r w:rsidRPr="00602E4B">
        <w:rPr>
          <w:rFonts w:ascii="Inter" w:hAnsi="Inter" w:cs="Courier New"/>
          <w:color w:val="C678DD"/>
          <w:sz w:val="18"/>
          <w:szCs w:val="18"/>
        </w:rPr>
        <w:t>not</w:t>
      </w:r>
      <w:r w:rsidRPr="00602E4B">
        <w:rPr>
          <w:rFonts w:ascii="Inter" w:hAnsi="Inter" w:cs="Courier New"/>
          <w:color w:val="ABB2BF"/>
          <w:sz w:val="18"/>
          <w:szCs w:val="18"/>
        </w:rPr>
        <w:t xml:space="preserve"> </w:t>
      </w:r>
      <w:r w:rsidRPr="00602E4B">
        <w:rPr>
          <w:rFonts w:ascii="Inter" w:hAnsi="Inter" w:cs="Courier New"/>
          <w:color w:val="C678DD"/>
          <w:sz w:val="18"/>
          <w:szCs w:val="18"/>
        </w:rPr>
        <w:t>in</w:t>
      </w:r>
      <w:r w:rsidRPr="00602E4B">
        <w:rPr>
          <w:rFonts w:ascii="Inter" w:hAnsi="Inter" w:cs="Courier New"/>
          <w:color w:val="ABB2BF"/>
          <w:sz w:val="18"/>
          <w:szCs w:val="18"/>
        </w:rPr>
        <w:t xml:space="preserve"> EMERGENCY_CHANGEABLE_PARAMS:</w:t>
      </w:r>
    </w:p>
    <w:p w14:paraId="5CBA67B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raise</w:t>
      </w:r>
      <w:r w:rsidRPr="00602E4B">
        <w:rPr>
          <w:rFonts w:ascii="Inter" w:hAnsi="Inter" w:cs="Courier New"/>
          <w:color w:val="ABB2BF"/>
          <w:sz w:val="18"/>
          <w:szCs w:val="18"/>
        </w:rPr>
        <w:t xml:space="preserve"> ParameterNotEmergencyChangeableError()</w:t>
      </w:r>
    </w:p>
    <w:p w14:paraId="7629BD6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A5333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change immediately (no time-lock)</w:t>
      </w:r>
    </w:p>
    <w:p w14:paraId="24F0E8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old_value </w:t>
      </w:r>
      <w:r w:rsidRPr="00602E4B">
        <w:rPr>
          <w:rFonts w:ascii="Inter" w:hAnsi="Inter" w:cs="Courier New"/>
          <w:color w:val="61AFEF"/>
          <w:sz w:val="18"/>
          <w:szCs w:val="18"/>
        </w:rPr>
        <w:t>=</w:t>
      </w:r>
      <w:r w:rsidRPr="00602E4B">
        <w:rPr>
          <w:rFonts w:ascii="Inter" w:hAnsi="Inter" w:cs="Courier New"/>
          <w:color w:val="ABB2BF"/>
          <w:sz w:val="18"/>
          <w:szCs w:val="18"/>
        </w:rPr>
        <w:t xml:space="preserve"> get_current_value(param)</w:t>
      </w:r>
    </w:p>
    <w:p w14:paraId="491D12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set_parameter(param, new_value)</w:t>
      </w:r>
    </w:p>
    <w:p w14:paraId="7B63ECF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385BA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Create governance proposal for ratification</w:t>
      </w:r>
    </w:p>
    <w:p w14:paraId="7C3FA97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Community must ratify within 7 days or change is reverted</w:t>
      </w:r>
    </w:p>
    <w:p w14:paraId="31560AA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ratification_proposal </w:t>
      </w:r>
      <w:r w:rsidRPr="00602E4B">
        <w:rPr>
          <w:rFonts w:ascii="Inter" w:hAnsi="Inter" w:cs="Courier New"/>
          <w:color w:val="61AFEF"/>
          <w:sz w:val="18"/>
          <w:szCs w:val="18"/>
        </w:rPr>
        <w:t>=</w:t>
      </w:r>
      <w:r w:rsidRPr="00602E4B">
        <w:rPr>
          <w:rFonts w:ascii="Inter" w:hAnsi="Inter" w:cs="Courier New"/>
          <w:color w:val="ABB2BF"/>
          <w:sz w:val="18"/>
          <w:szCs w:val="18"/>
        </w:rPr>
        <w:t xml:space="preserve"> create_ratification_proposal(</w:t>
      </w:r>
    </w:p>
    <w:p w14:paraId="4CE3BE9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w:t>
      </w:r>
      <w:r w:rsidRPr="00602E4B">
        <w:rPr>
          <w:rFonts w:ascii="Inter" w:hAnsi="Inter" w:cs="Courier New"/>
          <w:color w:val="61AFEF"/>
          <w:sz w:val="18"/>
          <w:szCs w:val="18"/>
        </w:rPr>
        <w:t>=</w:t>
      </w:r>
      <w:r w:rsidRPr="00602E4B">
        <w:rPr>
          <w:rFonts w:ascii="Inter" w:hAnsi="Inter" w:cs="Courier New"/>
          <w:color w:val="ABB2BF"/>
          <w:sz w:val="18"/>
          <w:szCs w:val="18"/>
        </w:rPr>
        <w:t>param,</w:t>
      </w:r>
    </w:p>
    <w:p w14:paraId="5813DF2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old_value</w:t>
      </w:r>
      <w:r w:rsidRPr="00602E4B">
        <w:rPr>
          <w:rFonts w:ascii="Inter" w:hAnsi="Inter" w:cs="Courier New"/>
          <w:color w:val="61AFEF"/>
          <w:sz w:val="18"/>
          <w:szCs w:val="18"/>
        </w:rPr>
        <w:t>=</w:t>
      </w:r>
      <w:r w:rsidRPr="00602E4B">
        <w:rPr>
          <w:rFonts w:ascii="Inter" w:hAnsi="Inter" w:cs="Courier New"/>
          <w:color w:val="ABB2BF"/>
          <w:sz w:val="18"/>
          <w:szCs w:val="18"/>
        </w:rPr>
        <w:t>old_value,</w:t>
      </w:r>
    </w:p>
    <w:p w14:paraId="0D65BB4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new_value</w:t>
      </w:r>
      <w:r w:rsidRPr="00602E4B">
        <w:rPr>
          <w:rFonts w:ascii="Inter" w:hAnsi="Inter" w:cs="Courier New"/>
          <w:color w:val="61AFEF"/>
          <w:sz w:val="18"/>
          <w:szCs w:val="18"/>
        </w:rPr>
        <w:t>=</w:t>
      </w:r>
      <w:r w:rsidRPr="00602E4B">
        <w:rPr>
          <w:rFonts w:ascii="Inter" w:hAnsi="Inter" w:cs="Courier New"/>
          <w:color w:val="ABB2BF"/>
          <w:sz w:val="18"/>
          <w:szCs w:val="18"/>
        </w:rPr>
        <w:t>new_value,</w:t>
      </w:r>
    </w:p>
    <w:p w14:paraId="12CD9A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justification</w:t>
      </w:r>
      <w:r w:rsidRPr="00602E4B">
        <w:rPr>
          <w:rFonts w:ascii="Inter" w:hAnsi="Inter" w:cs="Courier New"/>
          <w:color w:val="61AFEF"/>
          <w:sz w:val="18"/>
          <w:szCs w:val="18"/>
        </w:rPr>
        <w:t>=</w:t>
      </w:r>
      <w:r w:rsidRPr="00602E4B">
        <w:rPr>
          <w:rFonts w:ascii="Inter" w:hAnsi="Inter" w:cs="Courier New"/>
          <w:color w:val="ABB2BF"/>
          <w:sz w:val="18"/>
          <w:szCs w:val="18"/>
        </w:rPr>
        <w:t>justification,</w:t>
      </w:r>
    </w:p>
    <w:p w14:paraId="74B6DE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deadline</w:t>
      </w:r>
      <w:r w:rsidRPr="00602E4B">
        <w:rPr>
          <w:rFonts w:ascii="Inter" w:hAnsi="Inter" w:cs="Courier New"/>
          <w:color w:val="61AFEF"/>
          <w:sz w:val="18"/>
          <w:szCs w:val="18"/>
        </w:rPr>
        <w:t>=</w:t>
      </w:r>
      <w:r w:rsidRPr="00602E4B">
        <w:rPr>
          <w:rFonts w:ascii="Inter" w:hAnsi="Inter" w:cs="Courier New"/>
          <w:color w:val="ABB2BF"/>
          <w:sz w:val="18"/>
          <w:szCs w:val="18"/>
        </w:rPr>
        <w:t xml:space="preserve">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7</w:t>
      </w:r>
    </w:p>
    <w:p w14:paraId="268CDA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4A062D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7FBBC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emit_event(EmergencyParameterChange {</w:t>
      </w:r>
    </w:p>
    <w:p w14:paraId="2F77720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 param,</w:t>
      </w:r>
    </w:p>
    <w:p w14:paraId="145ED3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old_value: old_value,</w:t>
      </w:r>
    </w:p>
    <w:p w14:paraId="14E20F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new_value: new_value,</w:t>
      </w:r>
    </w:p>
    <w:p w14:paraId="3F69769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justification: justification,</w:t>
      </w:r>
    </w:p>
    <w:p w14:paraId="4BF7502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requires_ratification: </w:t>
      </w:r>
      <w:r w:rsidRPr="00602E4B">
        <w:rPr>
          <w:rFonts w:ascii="Inter" w:hAnsi="Inter" w:cs="Courier New"/>
          <w:color w:val="D19A66"/>
          <w:sz w:val="18"/>
          <w:szCs w:val="18"/>
        </w:rPr>
        <w:t>True</w:t>
      </w:r>
      <w:r w:rsidRPr="00602E4B">
        <w:rPr>
          <w:rFonts w:ascii="Inter" w:hAnsi="Inter" w:cs="Courier New"/>
          <w:color w:val="ABB2BF"/>
          <w:sz w:val="18"/>
          <w:szCs w:val="18"/>
        </w:rPr>
        <w:t>,</w:t>
      </w:r>
    </w:p>
    <w:p w14:paraId="69CAC5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ratification_deadline: current_epoch()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7</w:t>
      </w:r>
    </w:p>
    <w:p w14:paraId="22F773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A074FF7"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12.3 Performance Targets</w:t>
      </w:r>
    </w:p>
    <w:p w14:paraId="55936DF4"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The protocol aims to achieve: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1190"/>
        <w:gridCol w:w="2716"/>
      </w:tblGrid>
      <w:tr w:rsidR="000F59A8" w:rsidRPr="00602E4B" w14:paraId="71F3676A" w14:textId="77777777">
        <w:trPr>
          <w:tblHeader/>
          <w:tblCellSpacing w:w="15" w:type="dxa"/>
        </w:trPr>
        <w:tc>
          <w:tcPr>
            <w:tcW w:w="0" w:type="auto"/>
            <w:vAlign w:val="center"/>
            <w:hideMark/>
          </w:tcPr>
          <w:p w14:paraId="13EDFE7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Metric</w:t>
            </w:r>
          </w:p>
        </w:tc>
        <w:tc>
          <w:tcPr>
            <w:tcW w:w="0" w:type="auto"/>
            <w:vAlign w:val="center"/>
            <w:hideMark/>
          </w:tcPr>
          <w:p w14:paraId="2C47C00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Target</w:t>
            </w:r>
          </w:p>
        </w:tc>
        <w:tc>
          <w:tcPr>
            <w:tcW w:w="0" w:type="auto"/>
            <w:vAlign w:val="center"/>
            <w:hideMark/>
          </w:tcPr>
          <w:p w14:paraId="579E60C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Measurement Condition</w:t>
            </w:r>
          </w:p>
        </w:tc>
      </w:tr>
      <w:tr w:rsidR="000F59A8" w:rsidRPr="00602E4B" w14:paraId="3AEF29A6" w14:textId="77777777">
        <w:trPr>
          <w:tblCellSpacing w:w="15" w:type="dxa"/>
        </w:trPr>
        <w:tc>
          <w:tcPr>
            <w:tcW w:w="0" w:type="auto"/>
            <w:vAlign w:val="center"/>
            <w:hideMark/>
          </w:tcPr>
          <w:p w14:paraId="21D34565" w14:textId="77777777" w:rsidR="000F59A8" w:rsidRPr="00602E4B" w:rsidRDefault="000F59A8" w:rsidP="000F59A8">
            <w:pPr>
              <w:rPr>
                <w:rFonts w:ascii="Inter" w:hAnsi="Inter"/>
                <w:sz w:val="18"/>
                <w:szCs w:val="18"/>
              </w:rPr>
            </w:pPr>
            <w:r w:rsidRPr="00602E4B">
              <w:rPr>
                <w:rFonts w:ascii="Inter" w:hAnsi="Inter"/>
                <w:sz w:val="18"/>
                <w:szCs w:val="18"/>
              </w:rPr>
              <w:t>Block time</w:t>
            </w:r>
          </w:p>
        </w:tc>
        <w:tc>
          <w:tcPr>
            <w:tcW w:w="0" w:type="auto"/>
            <w:vAlign w:val="center"/>
            <w:hideMark/>
          </w:tcPr>
          <w:p w14:paraId="4119FF25" w14:textId="77777777" w:rsidR="000F59A8" w:rsidRPr="00602E4B" w:rsidRDefault="000F59A8" w:rsidP="000F59A8">
            <w:pPr>
              <w:rPr>
                <w:rFonts w:ascii="Inter" w:hAnsi="Inter"/>
                <w:sz w:val="18"/>
                <w:szCs w:val="18"/>
              </w:rPr>
            </w:pPr>
            <w:r w:rsidRPr="00602E4B">
              <w:rPr>
                <w:rFonts w:ascii="Inter" w:hAnsi="Inter"/>
                <w:sz w:val="18"/>
                <w:szCs w:val="18"/>
              </w:rPr>
              <w:t>≤ 2 seconds</w:t>
            </w:r>
          </w:p>
        </w:tc>
        <w:tc>
          <w:tcPr>
            <w:tcW w:w="0" w:type="auto"/>
            <w:vAlign w:val="center"/>
            <w:hideMark/>
          </w:tcPr>
          <w:p w14:paraId="1D5E04E9" w14:textId="77777777" w:rsidR="000F59A8" w:rsidRPr="00602E4B" w:rsidRDefault="000F59A8" w:rsidP="000F59A8">
            <w:pPr>
              <w:rPr>
                <w:rFonts w:ascii="Inter" w:hAnsi="Inter"/>
                <w:sz w:val="18"/>
                <w:szCs w:val="18"/>
              </w:rPr>
            </w:pPr>
            <w:r w:rsidRPr="00602E4B">
              <w:rPr>
                <w:rFonts w:ascii="Inter" w:hAnsi="Inter"/>
                <w:sz w:val="18"/>
                <w:szCs w:val="18"/>
              </w:rPr>
              <w:t>Under normal operation</w:t>
            </w:r>
          </w:p>
        </w:tc>
      </w:tr>
      <w:tr w:rsidR="000F59A8" w:rsidRPr="00602E4B" w14:paraId="4A74BCDF" w14:textId="77777777">
        <w:trPr>
          <w:tblCellSpacing w:w="15" w:type="dxa"/>
        </w:trPr>
        <w:tc>
          <w:tcPr>
            <w:tcW w:w="0" w:type="auto"/>
            <w:vAlign w:val="center"/>
            <w:hideMark/>
          </w:tcPr>
          <w:p w14:paraId="041D9854" w14:textId="77777777" w:rsidR="000F59A8" w:rsidRPr="00602E4B" w:rsidRDefault="000F59A8" w:rsidP="000F59A8">
            <w:pPr>
              <w:rPr>
                <w:rFonts w:ascii="Inter" w:hAnsi="Inter"/>
                <w:sz w:val="18"/>
                <w:szCs w:val="18"/>
              </w:rPr>
            </w:pPr>
            <w:r w:rsidRPr="00602E4B">
              <w:rPr>
                <w:rFonts w:ascii="Inter" w:hAnsi="Inter"/>
                <w:sz w:val="18"/>
                <w:szCs w:val="18"/>
              </w:rPr>
              <w:t>Finality time</w:t>
            </w:r>
          </w:p>
        </w:tc>
        <w:tc>
          <w:tcPr>
            <w:tcW w:w="0" w:type="auto"/>
            <w:vAlign w:val="center"/>
            <w:hideMark/>
          </w:tcPr>
          <w:p w14:paraId="7E698BE1" w14:textId="77777777" w:rsidR="000F59A8" w:rsidRPr="00602E4B" w:rsidRDefault="000F59A8" w:rsidP="000F59A8">
            <w:pPr>
              <w:rPr>
                <w:rFonts w:ascii="Inter" w:hAnsi="Inter"/>
                <w:sz w:val="18"/>
                <w:szCs w:val="18"/>
              </w:rPr>
            </w:pPr>
            <w:r w:rsidRPr="00602E4B">
              <w:rPr>
                <w:rFonts w:ascii="Inter" w:hAnsi="Inter"/>
                <w:sz w:val="18"/>
                <w:szCs w:val="18"/>
              </w:rPr>
              <w:t>≤ 6 seconds</w:t>
            </w:r>
          </w:p>
        </w:tc>
        <w:tc>
          <w:tcPr>
            <w:tcW w:w="0" w:type="auto"/>
            <w:vAlign w:val="center"/>
            <w:hideMark/>
          </w:tcPr>
          <w:p w14:paraId="32282DE0" w14:textId="77777777" w:rsidR="000F59A8" w:rsidRPr="00602E4B" w:rsidRDefault="000F59A8" w:rsidP="000F59A8">
            <w:pPr>
              <w:rPr>
                <w:rFonts w:ascii="Inter" w:hAnsi="Inter"/>
                <w:sz w:val="18"/>
                <w:szCs w:val="18"/>
              </w:rPr>
            </w:pPr>
            <w:r w:rsidRPr="00602E4B">
              <w:rPr>
                <w:rFonts w:ascii="Inter" w:hAnsi="Inter"/>
                <w:sz w:val="18"/>
                <w:szCs w:val="18"/>
              </w:rPr>
              <w:t>3 phases × 2 seconds</w:t>
            </w:r>
          </w:p>
        </w:tc>
      </w:tr>
      <w:tr w:rsidR="000F59A8" w:rsidRPr="00602E4B" w14:paraId="256B0E50" w14:textId="77777777">
        <w:trPr>
          <w:tblCellSpacing w:w="15" w:type="dxa"/>
        </w:trPr>
        <w:tc>
          <w:tcPr>
            <w:tcW w:w="0" w:type="auto"/>
            <w:vAlign w:val="center"/>
            <w:hideMark/>
          </w:tcPr>
          <w:p w14:paraId="7B7E9053" w14:textId="77777777" w:rsidR="000F59A8" w:rsidRPr="00602E4B" w:rsidRDefault="000F59A8" w:rsidP="000F59A8">
            <w:pPr>
              <w:rPr>
                <w:rFonts w:ascii="Inter" w:hAnsi="Inter"/>
                <w:sz w:val="18"/>
                <w:szCs w:val="18"/>
              </w:rPr>
            </w:pPr>
            <w:r w:rsidRPr="00602E4B">
              <w:rPr>
                <w:rFonts w:ascii="Inter" w:hAnsi="Inter"/>
                <w:sz w:val="18"/>
                <w:szCs w:val="18"/>
              </w:rPr>
              <w:t>Throughput</w:t>
            </w:r>
          </w:p>
        </w:tc>
        <w:tc>
          <w:tcPr>
            <w:tcW w:w="0" w:type="auto"/>
            <w:vAlign w:val="center"/>
            <w:hideMark/>
          </w:tcPr>
          <w:p w14:paraId="4173ADC6" w14:textId="77777777" w:rsidR="000F59A8" w:rsidRPr="00602E4B" w:rsidRDefault="000F59A8" w:rsidP="000F59A8">
            <w:pPr>
              <w:rPr>
                <w:rFonts w:ascii="Inter" w:hAnsi="Inter"/>
                <w:sz w:val="18"/>
                <w:szCs w:val="18"/>
              </w:rPr>
            </w:pPr>
            <w:r w:rsidRPr="00602E4B">
              <w:rPr>
                <w:rFonts w:ascii="Inter" w:hAnsi="Inter"/>
                <w:sz w:val="18"/>
                <w:szCs w:val="18"/>
              </w:rPr>
              <w:t>≥ 2,000 TPS</w:t>
            </w:r>
          </w:p>
        </w:tc>
        <w:tc>
          <w:tcPr>
            <w:tcW w:w="0" w:type="auto"/>
            <w:vAlign w:val="center"/>
            <w:hideMark/>
          </w:tcPr>
          <w:p w14:paraId="0DDE54E2" w14:textId="77777777" w:rsidR="000F59A8" w:rsidRPr="00602E4B" w:rsidRDefault="000F59A8" w:rsidP="000F59A8">
            <w:pPr>
              <w:rPr>
                <w:rFonts w:ascii="Inter" w:hAnsi="Inter"/>
                <w:sz w:val="18"/>
                <w:szCs w:val="18"/>
              </w:rPr>
            </w:pPr>
            <w:r w:rsidRPr="00602E4B">
              <w:rPr>
                <w:rFonts w:ascii="Inter" w:hAnsi="Inter"/>
                <w:sz w:val="18"/>
                <w:szCs w:val="18"/>
              </w:rPr>
              <w:t>Synthetic transactions</w:t>
            </w:r>
          </w:p>
        </w:tc>
      </w:tr>
      <w:tr w:rsidR="000F59A8" w:rsidRPr="00602E4B" w14:paraId="1BFDDDD0" w14:textId="77777777">
        <w:trPr>
          <w:tblCellSpacing w:w="15" w:type="dxa"/>
        </w:trPr>
        <w:tc>
          <w:tcPr>
            <w:tcW w:w="0" w:type="auto"/>
            <w:vAlign w:val="center"/>
            <w:hideMark/>
          </w:tcPr>
          <w:p w14:paraId="1710CCFC" w14:textId="77777777" w:rsidR="000F59A8" w:rsidRPr="00602E4B" w:rsidRDefault="000F59A8" w:rsidP="000F59A8">
            <w:pPr>
              <w:rPr>
                <w:rFonts w:ascii="Inter" w:hAnsi="Inter"/>
                <w:sz w:val="18"/>
                <w:szCs w:val="18"/>
              </w:rPr>
            </w:pPr>
            <w:r w:rsidRPr="00602E4B">
              <w:rPr>
                <w:rFonts w:ascii="Inter" w:hAnsi="Inter"/>
                <w:sz w:val="18"/>
                <w:szCs w:val="18"/>
              </w:rPr>
              <w:t>99th percentile finality</w:t>
            </w:r>
          </w:p>
        </w:tc>
        <w:tc>
          <w:tcPr>
            <w:tcW w:w="0" w:type="auto"/>
            <w:vAlign w:val="center"/>
            <w:hideMark/>
          </w:tcPr>
          <w:p w14:paraId="7A94A2AE" w14:textId="77777777" w:rsidR="000F59A8" w:rsidRPr="00602E4B" w:rsidRDefault="000F59A8" w:rsidP="000F59A8">
            <w:pPr>
              <w:rPr>
                <w:rFonts w:ascii="Inter" w:hAnsi="Inter"/>
                <w:sz w:val="18"/>
                <w:szCs w:val="18"/>
              </w:rPr>
            </w:pPr>
            <w:r w:rsidRPr="00602E4B">
              <w:rPr>
                <w:rFonts w:ascii="Inter" w:hAnsi="Inter"/>
                <w:sz w:val="18"/>
                <w:szCs w:val="18"/>
              </w:rPr>
              <w:t>&lt; 10 seconds</w:t>
            </w:r>
          </w:p>
        </w:tc>
        <w:tc>
          <w:tcPr>
            <w:tcW w:w="0" w:type="auto"/>
            <w:vAlign w:val="center"/>
            <w:hideMark/>
          </w:tcPr>
          <w:p w14:paraId="3331E3D3" w14:textId="77777777" w:rsidR="000F59A8" w:rsidRPr="00602E4B" w:rsidRDefault="000F59A8" w:rsidP="000F59A8">
            <w:pPr>
              <w:rPr>
                <w:rFonts w:ascii="Inter" w:hAnsi="Inter"/>
                <w:sz w:val="18"/>
                <w:szCs w:val="18"/>
              </w:rPr>
            </w:pPr>
            <w:r w:rsidRPr="00602E4B">
              <w:rPr>
                <w:rFonts w:ascii="Inter" w:hAnsi="Inter"/>
                <w:sz w:val="18"/>
                <w:szCs w:val="18"/>
              </w:rPr>
              <w:t>With occasional timeouts</w:t>
            </w:r>
          </w:p>
        </w:tc>
      </w:tr>
      <w:tr w:rsidR="000F59A8" w:rsidRPr="00602E4B" w14:paraId="087CDB5B" w14:textId="77777777">
        <w:trPr>
          <w:tblCellSpacing w:w="15" w:type="dxa"/>
        </w:trPr>
        <w:tc>
          <w:tcPr>
            <w:tcW w:w="0" w:type="auto"/>
            <w:vAlign w:val="center"/>
            <w:hideMark/>
          </w:tcPr>
          <w:p w14:paraId="753324F7" w14:textId="77777777" w:rsidR="000F59A8" w:rsidRPr="00602E4B" w:rsidRDefault="000F59A8" w:rsidP="000F59A8">
            <w:pPr>
              <w:rPr>
                <w:rFonts w:ascii="Inter" w:hAnsi="Inter"/>
                <w:sz w:val="18"/>
                <w:szCs w:val="18"/>
              </w:rPr>
            </w:pPr>
            <w:r w:rsidRPr="00602E4B">
              <w:rPr>
                <w:rFonts w:ascii="Inter" w:hAnsi="Inter"/>
                <w:sz w:val="18"/>
                <w:szCs w:val="18"/>
              </w:rPr>
              <w:t>Validator set size</w:t>
            </w:r>
          </w:p>
        </w:tc>
        <w:tc>
          <w:tcPr>
            <w:tcW w:w="0" w:type="auto"/>
            <w:vAlign w:val="center"/>
            <w:hideMark/>
          </w:tcPr>
          <w:p w14:paraId="461DFE9B" w14:textId="77777777" w:rsidR="000F59A8" w:rsidRPr="00602E4B" w:rsidRDefault="000F59A8" w:rsidP="000F59A8">
            <w:pPr>
              <w:rPr>
                <w:rFonts w:ascii="Inter" w:hAnsi="Inter"/>
                <w:sz w:val="18"/>
                <w:szCs w:val="18"/>
              </w:rPr>
            </w:pPr>
            <w:r w:rsidRPr="00602E4B">
              <w:rPr>
                <w:rFonts w:ascii="Inter" w:hAnsi="Inter"/>
                <w:sz w:val="18"/>
                <w:szCs w:val="18"/>
              </w:rPr>
              <w:t>200-500</w:t>
            </w:r>
          </w:p>
        </w:tc>
        <w:tc>
          <w:tcPr>
            <w:tcW w:w="0" w:type="auto"/>
            <w:vAlign w:val="center"/>
            <w:hideMark/>
          </w:tcPr>
          <w:p w14:paraId="07BD6949" w14:textId="77777777" w:rsidR="000F59A8" w:rsidRPr="00602E4B" w:rsidRDefault="000F59A8" w:rsidP="000F59A8">
            <w:pPr>
              <w:rPr>
                <w:rFonts w:ascii="Inter" w:hAnsi="Inter"/>
                <w:sz w:val="18"/>
                <w:szCs w:val="18"/>
              </w:rPr>
            </w:pPr>
            <w:r w:rsidRPr="00602E4B">
              <w:rPr>
                <w:rFonts w:ascii="Inter" w:hAnsi="Inter"/>
                <w:sz w:val="18"/>
                <w:szCs w:val="18"/>
              </w:rPr>
              <w:t>Mainnet target</w:t>
            </w:r>
          </w:p>
        </w:tc>
      </w:tr>
      <w:tr w:rsidR="000F59A8" w:rsidRPr="00602E4B" w14:paraId="22611D4A" w14:textId="77777777">
        <w:trPr>
          <w:tblCellSpacing w:w="15" w:type="dxa"/>
        </w:trPr>
        <w:tc>
          <w:tcPr>
            <w:tcW w:w="0" w:type="auto"/>
            <w:vAlign w:val="center"/>
            <w:hideMark/>
          </w:tcPr>
          <w:p w14:paraId="38F7F0A0" w14:textId="77777777" w:rsidR="000F59A8" w:rsidRPr="00602E4B" w:rsidRDefault="000F59A8" w:rsidP="000F59A8">
            <w:pPr>
              <w:rPr>
                <w:rFonts w:ascii="Inter" w:hAnsi="Inter"/>
                <w:sz w:val="18"/>
                <w:szCs w:val="18"/>
              </w:rPr>
            </w:pPr>
            <w:r w:rsidRPr="00602E4B">
              <w:rPr>
                <w:rFonts w:ascii="Inter" w:hAnsi="Inter"/>
                <w:sz w:val="18"/>
                <w:szCs w:val="18"/>
              </w:rPr>
              <w:t>Bridge checkpoint latency</w:t>
            </w:r>
          </w:p>
        </w:tc>
        <w:tc>
          <w:tcPr>
            <w:tcW w:w="0" w:type="auto"/>
            <w:vAlign w:val="center"/>
            <w:hideMark/>
          </w:tcPr>
          <w:p w14:paraId="1AD6F74E" w14:textId="77777777" w:rsidR="000F59A8" w:rsidRPr="00602E4B" w:rsidRDefault="000F59A8" w:rsidP="000F59A8">
            <w:pPr>
              <w:rPr>
                <w:rFonts w:ascii="Inter" w:hAnsi="Inter"/>
                <w:sz w:val="18"/>
                <w:szCs w:val="18"/>
              </w:rPr>
            </w:pPr>
            <w:r w:rsidRPr="00602E4B">
              <w:rPr>
                <w:rFonts w:ascii="Inter" w:hAnsi="Inter"/>
                <w:sz w:val="18"/>
                <w:szCs w:val="18"/>
              </w:rPr>
              <w:t>&lt; 5 minutes</w:t>
            </w:r>
          </w:p>
        </w:tc>
        <w:tc>
          <w:tcPr>
            <w:tcW w:w="0" w:type="auto"/>
            <w:vAlign w:val="center"/>
            <w:hideMark/>
          </w:tcPr>
          <w:p w14:paraId="43DA2242" w14:textId="77777777" w:rsidR="000F59A8" w:rsidRPr="00602E4B" w:rsidRDefault="000F59A8" w:rsidP="000F59A8">
            <w:pPr>
              <w:rPr>
                <w:rFonts w:ascii="Inter" w:hAnsi="Inter"/>
                <w:sz w:val="18"/>
                <w:szCs w:val="18"/>
              </w:rPr>
            </w:pPr>
            <w:r w:rsidRPr="00602E4B">
              <w:rPr>
                <w:rFonts w:ascii="Inter" w:hAnsi="Inter"/>
                <w:sz w:val="18"/>
                <w:szCs w:val="18"/>
              </w:rPr>
              <w:t>For healthy external chains</w:t>
            </w:r>
          </w:p>
        </w:tc>
      </w:tr>
      <w:tr w:rsidR="000F59A8" w:rsidRPr="00602E4B" w14:paraId="20AB5845" w14:textId="77777777">
        <w:trPr>
          <w:tblCellSpacing w:w="15" w:type="dxa"/>
        </w:trPr>
        <w:tc>
          <w:tcPr>
            <w:tcW w:w="0" w:type="auto"/>
            <w:vAlign w:val="center"/>
            <w:hideMark/>
          </w:tcPr>
          <w:p w14:paraId="02AD5529" w14:textId="77777777" w:rsidR="000F59A8" w:rsidRPr="00602E4B" w:rsidRDefault="000F59A8" w:rsidP="000F59A8">
            <w:pPr>
              <w:rPr>
                <w:rFonts w:ascii="Inter" w:hAnsi="Inter"/>
                <w:sz w:val="18"/>
                <w:szCs w:val="18"/>
              </w:rPr>
            </w:pPr>
            <w:r w:rsidRPr="00602E4B">
              <w:rPr>
                <w:rFonts w:ascii="Inter" w:hAnsi="Inter"/>
                <w:sz w:val="18"/>
                <w:szCs w:val="18"/>
              </w:rPr>
              <w:t>Cross-chain transfer time</w:t>
            </w:r>
          </w:p>
        </w:tc>
        <w:tc>
          <w:tcPr>
            <w:tcW w:w="0" w:type="auto"/>
            <w:vAlign w:val="center"/>
            <w:hideMark/>
          </w:tcPr>
          <w:p w14:paraId="4EA8BEFD" w14:textId="77777777" w:rsidR="000F59A8" w:rsidRPr="00602E4B" w:rsidRDefault="000F59A8" w:rsidP="000F59A8">
            <w:pPr>
              <w:rPr>
                <w:rFonts w:ascii="Inter" w:hAnsi="Inter"/>
                <w:sz w:val="18"/>
                <w:szCs w:val="18"/>
              </w:rPr>
            </w:pPr>
            <w:r w:rsidRPr="00602E4B">
              <w:rPr>
                <w:rFonts w:ascii="Inter" w:hAnsi="Inter"/>
                <w:sz w:val="18"/>
                <w:szCs w:val="18"/>
              </w:rPr>
              <w:t>&lt; 10 minutes</w:t>
            </w:r>
          </w:p>
        </w:tc>
        <w:tc>
          <w:tcPr>
            <w:tcW w:w="0" w:type="auto"/>
            <w:vAlign w:val="center"/>
            <w:hideMark/>
          </w:tcPr>
          <w:p w14:paraId="3AB3D97D" w14:textId="77777777" w:rsidR="000F59A8" w:rsidRPr="00602E4B" w:rsidRDefault="000F59A8" w:rsidP="000F59A8">
            <w:pPr>
              <w:rPr>
                <w:rFonts w:ascii="Inter" w:hAnsi="Inter"/>
                <w:sz w:val="18"/>
                <w:szCs w:val="18"/>
              </w:rPr>
            </w:pPr>
            <w:r w:rsidRPr="00602E4B">
              <w:rPr>
                <w:rFonts w:ascii="Inter" w:hAnsi="Inter"/>
                <w:sz w:val="18"/>
                <w:szCs w:val="18"/>
              </w:rPr>
              <w:t>Including external chain finality</w:t>
            </w:r>
          </w:p>
        </w:tc>
      </w:tr>
    </w:tbl>
    <w:p w14:paraId="686609F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lastRenderedPageBreak/>
        <w:t>Bridge-Specific 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935"/>
        <w:gridCol w:w="1990"/>
        <w:gridCol w:w="1334"/>
      </w:tblGrid>
      <w:tr w:rsidR="000F59A8" w:rsidRPr="00602E4B" w14:paraId="72B0436C" w14:textId="77777777">
        <w:trPr>
          <w:tblHeader/>
          <w:tblCellSpacing w:w="15" w:type="dxa"/>
        </w:trPr>
        <w:tc>
          <w:tcPr>
            <w:tcW w:w="0" w:type="auto"/>
            <w:vAlign w:val="center"/>
            <w:hideMark/>
          </w:tcPr>
          <w:p w14:paraId="2D98F35E"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Chain</w:t>
            </w:r>
          </w:p>
        </w:tc>
        <w:tc>
          <w:tcPr>
            <w:tcW w:w="0" w:type="auto"/>
            <w:vAlign w:val="center"/>
            <w:hideMark/>
          </w:tcPr>
          <w:p w14:paraId="5FBD1E2F"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Deposit Confirmation</w:t>
            </w:r>
          </w:p>
        </w:tc>
        <w:tc>
          <w:tcPr>
            <w:tcW w:w="0" w:type="auto"/>
            <w:vAlign w:val="center"/>
            <w:hideMark/>
          </w:tcPr>
          <w:p w14:paraId="753BE463"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Withdrawal Execution</w:t>
            </w:r>
          </w:p>
        </w:tc>
        <w:tc>
          <w:tcPr>
            <w:tcW w:w="0" w:type="auto"/>
            <w:vAlign w:val="center"/>
            <w:hideMark/>
          </w:tcPr>
          <w:p w14:paraId="15B598B6" w14:textId="77777777" w:rsidR="000F59A8" w:rsidRPr="00602E4B" w:rsidRDefault="000F59A8" w:rsidP="000F59A8">
            <w:pPr>
              <w:jc w:val="center"/>
              <w:rPr>
                <w:rFonts w:ascii="Inter" w:hAnsi="Inter"/>
                <w:b/>
                <w:bCs/>
                <w:sz w:val="18"/>
                <w:szCs w:val="18"/>
              </w:rPr>
            </w:pPr>
            <w:r w:rsidRPr="00602E4B">
              <w:rPr>
                <w:rFonts w:ascii="Inter" w:hAnsi="Inter"/>
                <w:b/>
                <w:bCs/>
                <w:sz w:val="18"/>
                <w:szCs w:val="18"/>
              </w:rPr>
              <w:t>Uptime Target</w:t>
            </w:r>
          </w:p>
        </w:tc>
      </w:tr>
      <w:tr w:rsidR="000F59A8" w:rsidRPr="00602E4B" w14:paraId="7990FC37" w14:textId="77777777">
        <w:trPr>
          <w:tblCellSpacing w:w="15" w:type="dxa"/>
        </w:trPr>
        <w:tc>
          <w:tcPr>
            <w:tcW w:w="0" w:type="auto"/>
            <w:vAlign w:val="center"/>
            <w:hideMark/>
          </w:tcPr>
          <w:p w14:paraId="6F17871C" w14:textId="77777777" w:rsidR="000F59A8" w:rsidRPr="00602E4B" w:rsidRDefault="000F59A8" w:rsidP="000F59A8">
            <w:pPr>
              <w:rPr>
                <w:rFonts w:ascii="Inter" w:hAnsi="Inter"/>
                <w:sz w:val="18"/>
                <w:szCs w:val="18"/>
              </w:rPr>
            </w:pPr>
            <w:r w:rsidRPr="00602E4B">
              <w:rPr>
                <w:rFonts w:ascii="Inter" w:hAnsi="Inter"/>
                <w:sz w:val="18"/>
                <w:szCs w:val="18"/>
              </w:rPr>
              <w:t>Ethereum</w:t>
            </w:r>
          </w:p>
        </w:tc>
        <w:tc>
          <w:tcPr>
            <w:tcW w:w="0" w:type="auto"/>
            <w:vAlign w:val="center"/>
            <w:hideMark/>
          </w:tcPr>
          <w:p w14:paraId="74A72731" w14:textId="77777777" w:rsidR="000F59A8" w:rsidRPr="00602E4B" w:rsidRDefault="000F59A8" w:rsidP="000F59A8">
            <w:pPr>
              <w:rPr>
                <w:rFonts w:ascii="Inter" w:hAnsi="Inter"/>
                <w:sz w:val="18"/>
                <w:szCs w:val="18"/>
              </w:rPr>
            </w:pPr>
            <w:r w:rsidRPr="00602E4B">
              <w:rPr>
                <w:rFonts w:ascii="Inter" w:hAnsi="Inter"/>
                <w:sz w:val="18"/>
                <w:szCs w:val="18"/>
              </w:rPr>
              <w:t>&lt; 4 minutes</w:t>
            </w:r>
          </w:p>
        </w:tc>
        <w:tc>
          <w:tcPr>
            <w:tcW w:w="0" w:type="auto"/>
            <w:vAlign w:val="center"/>
            <w:hideMark/>
          </w:tcPr>
          <w:p w14:paraId="4B9783E7" w14:textId="77777777" w:rsidR="000F59A8" w:rsidRPr="00602E4B" w:rsidRDefault="000F59A8" w:rsidP="000F59A8">
            <w:pPr>
              <w:rPr>
                <w:rFonts w:ascii="Inter" w:hAnsi="Inter"/>
                <w:sz w:val="18"/>
                <w:szCs w:val="18"/>
              </w:rPr>
            </w:pPr>
            <w:r w:rsidRPr="00602E4B">
              <w:rPr>
                <w:rFonts w:ascii="Inter" w:hAnsi="Inter"/>
                <w:sz w:val="18"/>
                <w:szCs w:val="18"/>
              </w:rPr>
              <w:t>&lt; 5 minutes</w:t>
            </w:r>
          </w:p>
        </w:tc>
        <w:tc>
          <w:tcPr>
            <w:tcW w:w="0" w:type="auto"/>
            <w:vAlign w:val="center"/>
            <w:hideMark/>
          </w:tcPr>
          <w:p w14:paraId="0EAC0D90" w14:textId="77777777" w:rsidR="000F59A8" w:rsidRPr="00602E4B" w:rsidRDefault="000F59A8" w:rsidP="000F59A8">
            <w:pPr>
              <w:rPr>
                <w:rFonts w:ascii="Inter" w:hAnsi="Inter"/>
                <w:sz w:val="18"/>
                <w:szCs w:val="18"/>
              </w:rPr>
            </w:pPr>
            <w:r w:rsidRPr="00602E4B">
              <w:rPr>
                <w:rFonts w:ascii="Inter" w:hAnsi="Inter"/>
                <w:sz w:val="18"/>
                <w:szCs w:val="18"/>
              </w:rPr>
              <w:t>99.5%</w:t>
            </w:r>
          </w:p>
        </w:tc>
      </w:tr>
      <w:tr w:rsidR="000F59A8" w:rsidRPr="00602E4B" w14:paraId="7B6866EB" w14:textId="77777777">
        <w:trPr>
          <w:tblCellSpacing w:w="15" w:type="dxa"/>
        </w:trPr>
        <w:tc>
          <w:tcPr>
            <w:tcW w:w="0" w:type="auto"/>
            <w:vAlign w:val="center"/>
            <w:hideMark/>
          </w:tcPr>
          <w:p w14:paraId="4A28BEF1" w14:textId="77777777" w:rsidR="000F59A8" w:rsidRPr="00602E4B" w:rsidRDefault="000F59A8" w:rsidP="000F59A8">
            <w:pPr>
              <w:rPr>
                <w:rFonts w:ascii="Inter" w:hAnsi="Inter"/>
                <w:sz w:val="18"/>
                <w:szCs w:val="18"/>
              </w:rPr>
            </w:pPr>
            <w:r w:rsidRPr="00602E4B">
              <w:rPr>
                <w:rFonts w:ascii="Inter" w:hAnsi="Inter"/>
                <w:sz w:val="18"/>
                <w:szCs w:val="18"/>
              </w:rPr>
              <w:t>Bitcoin</w:t>
            </w:r>
          </w:p>
        </w:tc>
        <w:tc>
          <w:tcPr>
            <w:tcW w:w="0" w:type="auto"/>
            <w:vAlign w:val="center"/>
            <w:hideMark/>
          </w:tcPr>
          <w:p w14:paraId="18321239" w14:textId="77777777" w:rsidR="000F59A8" w:rsidRPr="00602E4B" w:rsidRDefault="000F59A8" w:rsidP="000F59A8">
            <w:pPr>
              <w:rPr>
                <w:rFonts w:ascii="Inter" w:hAnsi="Inter"/>
                <w:sz w:val="18"/>
                <w:szCs w:val="18"/>
              </w:rPr>
            </w:pPr>
            <w:r w:rsidRPr="00602E4B">
              <w:rPr>
                <w:rFonts w:ascii="Inter" w:hAnsi="Inter"/>
                <w:sz w:val="18"/>
                <w:szCs w:val="18"/>
              </w:rPr>
              <w:t>&lt; 12 minutes</w:t>
            </w:r>
          </w:p>
        </w:tc>
        <w:tc>
          <w:tcPr>
            <w:tcW w:w="0" w:type="auto"/>
            <w:vAlign w:val="center"/>
            <w:hideMark/>
          </w:tcPr>
          <w:p w14:paraId="53F1D30C" w14:textId="77777777" w:rsidR="000F59A8" w:rsidRPr="00602E4B" w:rsidRDefault="000F59A8" w:rsidP="000F59A8">
            <w:pPr>
              <w:rPr>
                <w:rFonts w:ascii="Inter" w:hAnsi="Inter"/>
                <w:sz w:val="18"/>
                <w:szCs w:val="18"/>
              </w:rPr>
            </w:pPr>
            <w:r w:rsidRPr="00602E4B">
              <w:rPr>
                <w:rFonts w:ascii="Inter" w:hAnsi="Inter"/>
                <w:sz w:val="18"/>
                <w:szCs w:val="18"/>
              </w:rPr>
              <w:t>&lt; 15 minutes</w:t>
            </w:r>
          </w:p>
        </w:tc>
        <w:tc>
          <w:tcPr>
            <w:tcW w:w="0" w:type="auto"/>
            <w:vAlign w:val="center"/>
            <w:hideMark/>
          </w:tcPr>
          <w:p w14:paraId="7F3A51FE" w14:textId="77777777" w:rsidR="000F59A8" w:rsidRPr="00602E4B" w:rsidRDefault="000F59A8" w:rsidP="000F59A8">
            <w:pPr>
              <w:rPr>
                <w:rFonts w:ascii="Inter" w:hAnsi="Inter"/>
                <w:sz w:val="18"/>
                <w:szCs w:val="18"/>
              </w:rPr>
            </w:pPr>
            <w:r w:rsidRPr="00602E4B">
              <w:rPr>
                <w:rFonts w:ascii="Inter" w:hAnsi="Inter"/>
                <w:sz w:val="18"/>
                <w:szCs w:val="18"/>
              </w:rPr>
              <w:t>99.0%</w:t>
            </w:r>
          </w:p>
        </w:tc>
      </w:tr>
      <w:tr w:rsidR="000F59A8" w:rsidRPr="00602E4B" w14:paraId="6D7FC634" w14:textId="77777777">
        <w:trPr>
          <w:tblCellSpacing w:w="15" w:type="dxa"/>
        </w:trPr>
        <w:tc>
          <w:tcPr>
            <w:tcW w:w="0" w:type="auto"/>
            <w:vAlign w:val="center"/>
            <w:hideMark/>
          </w:tcPr>
          <w:p w14:paraId="6F4149EB" w14:textId="77777777" w:rsidR="000F59A8" w:rsidRPr="00602E4B" w:rsidRDefault="000F59A8" w:rsidP="000F59A8">
            <w:pPr>
              <w:rPr>
                <w:rFonts w:ascii="Inter" w:hAnsi="Inter"/>
                <w:sz w:val="18"/>
                <w:szCs w:val="18"/>
              </w:rPr>
            </w:pPr>
            <w:r w:rsidRPr="00602E4B">
              <w:rPr>
                <w:rFonts w:ascii="Inter" w:hAnsi="Inter"/>
                <w:sz w:val="18"/>
                <w:szCs w:val="18"/>
              </w:rPr>
              <w:t>Solana</w:t>
            </w:r>
          </w:p>
        </w:tc>
        <w:tc>
          <w:tcPr>
            <w:tcW w:w="0" w:type="auto"/>
            <w:vAlign w:val="center"/>
            <w:hideMark/>
          </w:tcPr>
          <w:p w14:paraId="36BDA2A6" w14:textId="77777777" w:rsidR="000F59A8" w:rsidRPr="00602E4B" w:rsidRDefault="000F59A8" w:rsidP="000F59A8">
            <w:pPr>
              <w:rPr>
                <w:rFonts w:ascii="Inter" w:hAnsi="Inter"/>
                <w:sz w:val="18"/>
                <w:szCs w:val="18"/>
              </w:rPr>
            </w:pPr>
            <w:r w:rsidRPr="00602E4B">
              <w:rPr>
                <w:rFonts w:ascii="Inter" w:hAnsi="Inter"/>
                <w:sz w:val="18"/>
                <w:szCs w:val="18"/>
              </w:rPr>
              <w:t>&lt; 30 seconds</w:t>
            </w:r>
          </w:p>
        </w:tc>
        <w:tc>
          <w:tcPr>
            <w:tcW w:w="0" w:type="auto"/>
            <w:vAlign w:val="center"/>
            <w:hideMark/>
          </w:tcPr>
          <w:p w14:paraId="241591E6" w14:textId="77777777" w:rsidR="000F59A8" w:rsidRPr="00602E4B" w:rsidRDefault="000F59A8" w:rsidP="000F59A8">
            <w:pPr>
              <w:rPr>
                <w:rFonts w:ascii="Inter" w:hAnsi="Inter"/>
                <w:sz w:val="18"/>
                <w:szCs w:val="18"/>
              </w:rPr>
            </w:pPr>
            <w:r w:rsidRPr="00602E4B">
              <w:rPr>
                <w:rFonts w:ascii="Inter" w:hAnsi="Inter"/>
                <w:sz w:val="18"/>
                <w:szCs w:val="18"/>
              </w:rPr>
              <w:t>&lt; 1 minute</w:t>
            </w:r>
          </w:p>
        </w:tc>
        <w:tc>
          <w:tcPr>
            <w:tcW w:w="0" w:type="auto"/>
            <w:vAlign w:val="center"/>
            <w:hideMark/>
          </w:tcPr>
          <w:p w14:paraId="6A8AE4FE" w14:textId="77777777" w:rsidR="000F59A8" w:rsidRPr="00602E4B" w:rsidRDefault="000F59A8" w:rsidP="000F59A8">
            <w:pPr>
              <w:rPr>
                <w:rFonts w:ascii="Inter" w:hAnsi="Inter"/>
                <w:sz w:val="18"/>
                <w:szCs w:val="18"/>
              </w:rPr>
            </w:pPr>
            <w:r w:rsidRPr="00602E4B">
              <w:rPr>
                <w:rFonts w:ascii="Inter" w:hAnsi="Inter"/>
                <w:sz w:val="18"/>
                <w:szCs w:val="18"/>
              </w:rPr>
              <w:t>99.5%</w:t>
            </w:r>
          </w:p>
        </w:tc>
      </w:tr>
      <w:tr w:rsidR="000F59A8" w:rsidRPr="00602E4B" w14:paraId="2C167BC0" w14:textId="77777777">
        <w:trPr>
          <w:tblCellSpacing w:w="15" w:type="dxa"/>
        </w:trPr>
        <w:tc>
          <w:tcPr>
            <w:tcW w:w="0" w:type="auto"/>
            <w:vAlign w:val="center"/>
            <w:hideMark/>
          </w:tcPr>
          <w:p w14:paraId="59E3A23D" w14:textId="77777777" w:rsidR="000F59A8" w:rsidRPr="00602E4B" w:rsidRDefault="000F59A8" w:rsidP="000F59A8">
            <w:pPr>
              <w:rPr>
                <w:rFonts w:ascii="Inter" w:hAnsi="Inter"/>
                <w:sz w:val="18"/>
                <w:szCs w:val="18"/>
              </w:rPr>
            </w:pPr>
            <w:r w:rsidRPr="00602E4B">
              <w:rPr>
                <w:rFonts w:ascii="Inter" w:hAnsi="Inter"/>
                <w:sz w:val="18"/>
                <w:szCs w:val="18"/>
              </w:rPr>
              <w:t>BSC</w:t>
            </w:r>
          </w:p>
        </w:tc>
        <w:tc>
          <w:tcPr>
            <w:tcW w:w="0" w:type="auto"/>
            <w:vAlign w:val="center"/>
            <w:hideMark/>
          </w:tcPr>
          <w:p w14:paraId="0CD3E6D7" w14:textId="77777777" w:rsidR="000F59A8" w:rsidRPr="00602E4B" w:rsidRDefault="000F59A8" w:rsidP="000F59A8">
            <w:pPr>
              <w:rPr>
                <w:rFonts w:ascii="Inter" w:hAnsi="Inter"/>
                <w:sz w:val="18"/>
                <w:szCs w:val="18"/>
              </w:rPr>
            </w:pPr>
            <w:r w:rsidRPr="00602E4B">
              <w:rPr>
                <w:rFonts w:ascii="Inter" w:hAnsi="Inter"/>
                <w:sz w:val="18"/>
                <w:szCs w:val="18"/>
              </w:rPr>
              <w:t>&lt; 1 minute</w:t>
            </w:r>
          </w:p>
        </w:tc>
        <w:tc>
          <w:tcPr>
            <w:tcW w:w="0" w:type="auto"/>
            <w:vAlign w:val="center"/>
            <w:hideMark/>
          </w:tcPr>
          <w:p w14:paraId="384B7011" w14:textId="77777777" w:rsidR="000F59A8" w:rsidRPr="00602E4B" w:rsidRDefault="000F59A8" w:rsidP="000F59A8">
            <w:pPr>
              <w:rPr>
                <w:rFonts w:ascii="Inter" w:hAnsi="Inter"/>
                <w:sz w:val="18"/>
                <w:szCs w:val="18"/>
              </w:rPr>
            </w:pPr>
            <w:r w:rsidRPr="00602E4B">
              <w:rPr>
                <w:rFonts w:ascii="Inter" w:hAnsi="Inter"/>
                <w:sz w:val="18"/>
                <w:szCs w:val="18"/>
              </w:rPr>
              <w:t>&lt; 2 minutes</w:t>
            </w:r>
          </w:p>
        </w:tc>
        <w:tc>
          <w:tcPr>
            <w:tcW w:w="0" w:type="auto"/>
            <w:vAlign w:val="center"/>
            <w:hideMark/>
          </w:tcPr>
          <w:p w14:paraId="41170B3A" w14:textId="77777777" w:rsidR="000F59A8" w:rsidRPr="00602E4B" w:rsidRDefault="000F59A8" w:rsidP="000F59A8">
            <w:pPr>
              <w:rPr>
                <w:rFonts w:ascii="Inter" w:hAnsi="Inter"/>
                <w:sz w:val="18"/>
                <w:szCs w:val="18"/>
              </w:rPr>
            </w:pPr>
            <w:r w:rsidRPr="00602E4B">
              <w:rPr>
                <w:rFonts w:ascii="Inter" w:hAnsi="Inter"/>
                <w:sz w:val="18"/>
                <w:szCs w:val="18"/>
              </w:rPr>
              <w:t>99.5%</w:t>
            </w:r>
          </w:p>
        </w:tc>
      </w:tr>
      <w:tr w:rsidR="000F59A8" w:rsidRPr="00602E4B" w14:paraId="2D5F5865" w14:textId="77777777">
        <w:trPr>
          <w:tblCellSpacing w:w="15" w:type="dxa"/>
        </w:trPr>
        <w:tc>
          <w:tcPr>
            <w:tcW w:w="0" w:type="auto"/>
            <w:vAlign w:val="center"/>
            <w:hideMark/>
          </w:tcPr>
          <w:p w14:paraId="759639C2" w14:textId="77777777" w:rsidR="000F59A8" w:rsidRPr="00602E4B" w:rsidRDefault="000F59A8" w:rsidP="000F59A8">
            <w:pPr>
              <w:rPr>
                <w:rFonts w:ascii="Inter" w:hAnsi="Inter"/>
                <w:sz w:val="18"/>
                <w:szCs w:val="18"/>
              </w:rPr>
            </w:pPr>
            <w:r w:rsidRPr="00602E4B">
              <w:rPr>
                <w:rFonts w:ascii="Inter" w:hAnsi="Inter"/>
                <w:sz w:val="18"/>
                <w:szCs w:val="18"/>
              </w:rPr>
              <w:t>Polygon</w:t>
            </w:r>
          </w:p>
        </w:tc>
        <w:tc>
          <w:tcPr>
            <w:tcW w:w="0" w:type="auto"/>
            <w:vAlign w:val="center"/>
            <w:hideMark/>
          </w:tcPr>
          <w:p w14:paraId="1F32AC7B" w14:textId="77777777" w:rsidR="000F59A8" w:rsidRPr="00602E4B" w:rsidRDefault="000F59A8" w:rsidP="000F59A8">
            <w:pPr>
              <w:rPr>
                <w:rFonts w:ascii="Inter" w:hAnsi="Inter"/>
                <w:sz w:val="18"/>
                <w:szCs w:val="18"/>
              </w:rPr>
            </w:pPr>
            <w:r w:rsidRPr="00602E4B">
              <w:rPr>
                <w:rFonts w:ascii="Inter" w:hAnsi="Inter"/>
                <w:sz w:val="18"/>
                <w:szCs w:val="18"/>
              </w:rPr>
              <w:t>&lt; 5 minutes</w:t>
            </w:r>
          </w:p>
        </w:tc>
        <w:tc>
          <w:tcPr>
            <w:tcW w:w="0" w:type="auto"/>
            <w:vAlign w:val="center"/>
            <w:hideMark/>
          </w:tcPr>
          <w:p w14:paraId="760FBED3" w14:textId="77777777" w:rsidR="000F59A8" w:rsidRPr="00602E4B" w:rsidRDefault="000F59A8" w:rsidP="000F59A8">
            <w:pPr>
              <w:rPr>
                <w:rFonts w:ascii="Inter" w:hAnsi="Inter"/>
                <w:sz w:val="18"/>
                <w:szCs w:val="18"/>
              </w:rPr>
            </w:pPr>
            <w:r w:rsidRPr="00602E4B">
              <w:rPr>
                <w:rFonts w:ascii="Inter" w:hAnsi="Inter"/>
                <w:sz w:val="18"/>
                <w:szCs w:val="18"/>
              </w:rPr>
              <w:t>&lt; 6 minutes</w:t>
            </w:r>
          </w:p>
        </w:tc>
        <w:tc>
          <w:tcPr>
            <w:tcW w:w="0" w:type="auto"/>
            <w:vAlign w:val="center"/>
            <w:hideMark/>
          </w:tcPr>
          <w:p w14:paraId="5518A42E" w14:textId="77777777" w:rsidR="000F59A8" w:rsidRPr="00602E4B" w:rsidRDefault="000F59A8" w:rsidP="000F59A8">
            <w:pPr>
              <w:rPr>
                <w:rFonts w:ascii="Inter" w:hAnsi="Inter"/>
                <w:sz w:val="18"/>
                <w:szCs w:val="18"/>
              </w:rPr>
            </w:pPr>
            <w:r w:rsidRPr="00602E4B">
              <w:rPr>
                <w:rFonts w:ascii="Inter" w:hAnsi="Inter"/>
                <w:sz w:val="18"/>
                <w:szCs w:val="18"/>
              </w:rPr>
              <w:t>99.5%</w:t>
            </w:r>
          </w:p>
        </w:tc>
      </w:tr>
    </w:tbl>
    <w:p w14:paraId="3DCEF2CF"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12.4 Tuning Guidance</w:t>
      </w:r>
    </w:p>
    <w:p w14:paraId="4745BA0D"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Increasing Throughput</w:t>
      </w:r>
    </w:p>
    <w:p w14:paraId="58FF702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To increase TPS:</w:t>
      </w:r>
    </w:p>
    <w:p w14:paraId="5A7F0D97"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Options:</w:t>
      </w:r>
    </w:p>
    <w:p w14:paraId="5739503E" w14:textId="77777777" w:rsidR="000F59A8" w:rsidRPr="00602E4B" w:rsidRDefault="000F59A8">
      <w:pPr>
        <w:numPr>
          <w:ilvl w:val="0"/>
          <w:numId w:val="238"/>
        </w:numPr>
        <w:spacing w:before="100" w:beforeAutospacing="1" w:after="100" w:afterAutospacing="1"/>
        <w:rPr>
          <w:rFonts w:ascii="Inter" w:hAnsi="Inter"/>
          <w:sz w:val="18"/>
          <w:szCs w:val="18"/>
        </w:rPr>
      </w:pPr>
      <w:r w:rsidRPr="00602E4B">
        <w:rPr>
          <w:rFonts w:ascii="Inter" w:hAnsi="Inter"/>
          <w:b/>
          <w:bCs/>
          <w:sz w:val="18"/>
          <w:szCs w:val="18"/>
        </w:rPr>
        <w:t>Increase block gas limit</w:t>
      </w:r>
      <w:r w:rsidRPr="00602E4B">
        <w:rPr>
          <w:rFonts w:ascii="Inter" w:hAnsi="Inter"/>
          <w:sz w:val="18"/>
          <w:szCs w:val="18"/>
        </w:rPr>
        <w:t xml:space="preserve"> (more txs per block) </w:t>
      </w:r>
    </w:p>
    <w:p w14:paraId="4CC83410"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Pros: Simple, immediate effect</w:t>
      </w:r>
    </w:p>
    <w:p w14:paraId="378225FA"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Cons: Higher validator hardware requirements, slower block propagation</w:t>
      </w:r>
    </w:p>
    <w:p w14:paraId="16F7AB55"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Recommended: Gradual increase (10% per month) while monitoring propagation times</w:t>
      </w:r>
    </w:p>
    <w:p w14:paraId="3674A89B" w14:textId="77777777" w:rsidR="000F59A8" w:rsidRPr="00602E4B" w:rsidRDefault="000F59A8">
      <w:pPr>
        <w:numPr>
          <w:ilvl w:val="0"/>
          <w:numId w:val="238"/>
        </w:numPr>
        <w:spacing w:before="100" w:beforeAutospacing="1" w:after="100" w:afterAutospacing="1"/>
        <w:rPr>
          <w:rFonts w:ascii="Inter" w:hAnsi="Inter"/>
          <w:sz w:val="18"/>
          <w:szCs w:val="18"/>
        </w:rPr>
      </w:pPr>
      <w:r w:rsidRPr="00602E4B">
        <w:rPr>
          <w:rFonts w:ascii="Inter" w:hAnsi="Inter"/>
          <w:b/>
          <w:bCs/>
          <w:sz w:val="18"/>
          <w:szCs w:val="18"/>
        </w:rPr>
        <w:t>Decrease block time</w:t>
      </w:r>
      <w:r w:rsidRPr="00602E4B">
        <w:rPr>
          <w:rFonts w:ascii="Inter" w:hAnsi="Inter"/>
          <w:sz w:val="18"/>
          <w:szCs w:val="18"/>
        </w:rPr>
        <w:t xml:space="preserve"> (requires lower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w:r w:rsidRPr="00602E4B">
        <w:rPr>
          <w:rFonts w:ascii="Inter" w:hAnsi="Inter"/>
          <w:sz w:val="18"/>
          <w:szCs w:val="18"/>
        </w:rPr>
        <w:t xml:space="preserve">, risks more timeouts) </w:t>
      </w:r>
    </w:p>
    <w:p w14:paraId="34751C26"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Pros: More frequent blocks</w:t>
      </w:r>
    </w:p>
    <w:p w14:paraId="0BC5AF7B"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Cons: More network overhead, potential for more view changes</w:t>
      </w:r>
    </w:p>
    <w:p w14:paraId="39E9B4B6"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Recommended: Only if network latency improves significantly</w:t>
      </w:r>
    </w:p>
    <w:p w14:paraId="55C67857" w14:textId="77777777" w:rsidR="000F59A8" w:rsidRPr="00602E4B" w:rsidRDefault="000F59A8">
      <w:pPr>
        <w:numPr>
          <w:ilvl w:val="0"/>
          <w:numId w:val="238"/>
        </w:numPr>
        <w:spacing w:before="100" w:beforeAutospacing="1" w:after="100" w:afterAutospacing="1"/>
        <w:rPr>
          <w:rFonts w:ascii="Inter" w:hAnsi="Inter"/>
          <w:sz w:val="18"/>
          <w:szCs w:val="18"/>
        </w:rPr>
      </w:pPr>
      <w:r w:rsidRPr="00602E4B">
        <w:rPr>
          <w:rFonts w:ascii="Inter" w:hAnsi="Inter"/>
          <w:b/>
          <w:bCs/>
          <w:sz w:val="18"/>
          <w:szCs w:val="18"/>
        </w:rPr>
        <w:t>Optimize state execution</w:t>
      </w:r>
      <w:r w:rsidRPr="00602E4B">
        <w:rPr>
          <w:rFonts w:ascii="Inter" w:hAnsi="Inter"/>
          <w:sz w:val="18"/>
          <w:szCs w:val="18"/>
        </w:rPr>
        <w:t xml:space="preserve"> (client implementation improvements) </w:t>
      </w:r>
    </w:p>
    <w:p w14:paraId="3A0393B9"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Pros: No protocol changes needed</w:t>
      </w:r>
    </w:p>
    <w:p w14:paraId="3646EC2F"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Cons: Requires engineering effort</w:t>
      </w:r>
    </w:p>
    <w:p w14:paraId="59DFA7F5" w14:textId="77777777" w:rsidR="000F59A8" w:rsidRPr="00602E4B" w:rsidRDefault="000F59A8">
      <w:pPr>
        <w:numPr>
          <w:ilvl w:val="1"/>
          <w:numId w:val="238"/>
        </w:numPr>
        <w:spacing w:before="100" w:beforeAutospacing="1" w:after="100" w:afterAutospacing="1"/>
        <w:rPr>
          <w:rFonts w:ascii="Inter" w:hAnsi="Inter"/>
          <w:sz w:val="18"/>
          <w:szCs w:val="18"/>
        </w:rPr>
      </w:pPr>
      <w:r w:rsidRPr="00602E4B">
        <w:rPr>
          <w:rFonts w:ascii="Inter" w:hAnsi="Inter"/>
          <w:sz w:val="18"/>
          <w:szCs w:val="18"/>
        </w:rPr>
        <w:t>Recommended: Continuous optimization priority</w:t>
      </w:r>
    </w:p>
    <w:p w14:paraId="743B3685"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Trade-off:</w:t>
      </w:r>
      <w:r w:rsidRPr="00602E4B">
        <w:rPr>
          <w:rFonts w:ascii="Inter" w:hAnsi="Inter"/>
          <w:sz w:val="18"/>
          <w:szCs w:val="18"/>
        </w:rPr>
        <w:t xml:space="preserve"> Higher throughput increases validator hardware requirements and network bandwidth usage.</w:t>
      </w:r>
    </w:p>
    <w:p w14:paraId="1EA78853"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C25A3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propose_throughput_increase</w:t>
      </w:r>
      <w:r w:rsidRPr="00602E4B">
        <w:rPr>
          <w:rFonts w:ascii="Inter" w:hAnsi="Inter" w:cs="Courier New"/>
          <w:color w:val="ABB2BF"/>
          <w:sz w:val="18"/>
          <w:szCs w:val="18"/>
        </w:rPr>
        <w:t>():</w:t>
      </w:r>
    </w:p>
    <w:p w14:paraId="6AF6C8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86EC0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Propose increasing network throughput via parameter adjustments.</w:t>
      </w:r>
    </w:p>
    <w:p w14:paraId="6BE4BD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155CC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current_gas_limit </w:t>
      </w:r>
      <w:r w:rsidRPr="00602E4B">
        <w:rPr>
          <w:rFonts w:ascii="Inter" w:hAnsi="Inter" w:cs="Courier New"/>
          <w:color w:val="61AFEF"/>
          <w:sz w:val="18"/>
          <w:szCs w:val="18"/>
        </w:rPr>
        <w:t>=</w:t>
      </w:r>
      <w:r w:rsidRPr="00602E4B">
        <w:rPr>
          <w:rFonts w:ascii="Inter" w:hAnsi="Inter" w:cs="Courier New"/>
          <w:color w:val="ABB2BF"/>
          <w:sz w:val="18"/>
          <w:szCs w:val="18"/>
        </w:rPr>
        <w:t xml:space="preserve"> get_parameter(ParameterID.BLOCK_GAS_LIMIT)</w:t>
      </w:r>
    </w:p>
    <w:p w14:paraId="139775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current_block_time </w:t>
      </w:r>
      <w:r w:rsidRPr="00602E4B">
        <w:rPr>
          <w:rFonts w:ascii="Inter" w:hAnsi="Inter" w:cs="Courier New"/>
          <w:color w:val="61AFEF"/>
          <w:sz w:val="18"/>
          <w:szCs w:val="18"/>
        </w:rPr>
        <w:t>=</w:t>
      </w:r>
      <w:r w:rsidRPr="00602E4B">
        <w:rPr>
          <w:rFonts w:ascii="Inter" w:hAnsi="Inter" w:cs="Courier New"/>
          <w:color w:val="ABB2BF"/>
          <w:sz w:val="18"/>
          <w:szCs w:val="18"/>
        </w:rPr>
        <w:t xml:space="preserve"> get_parameter(ParameterID.TARGET_BLOCK_TIME)</w:t>
      </w:r>
    </w:p>
    <w:p w14:paraId="347EFB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6959BB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Conservative increase: 10% gas limit</w:t>
      </w:r>
    </w:p>
    <w:p w14:paraId="348257B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new_gas_limit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current_gas_limit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1.10</w:t>
      </w:r>
    </w:p>
    <w:p w14:paraId="076B40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89CEDB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network can handle this</w:t>
      </w:r>
    </w:p>
    <w:p w14:paraId="77592A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can_network_handle_increased_gas(new_gas_limit):</w:t>
      </w:r>
    </w:p>
    <w:p w14:paraId="32C6FF7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propose_parameter_change(</w:t>
      </w:r>
    </w:p>
    <w:p w14:paraId="174389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ParameterID.BLOCK_GAS_LIMIT,</w:t>
      </w:r>
    </w:p>
    <w:p w14:paraId="14FF6E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new_gas_limit,</w:t>
      </w:r>
    </w:p>
    <w:p w14:paraId="263F5E1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justification</w:t>
      </w:r>
      <w:r w:rsidRPr="00602E4B">
        <w:rPr>
          <w:rFonts w:ascii="Inter" w:hAnsi="Inter" w:cs="Courier New"/>
          <w:color w:val="61AFEF"/>
          <w:sz w:val="18"/>
          <w:szCs w:val="18"/>
        </w:rPr>
        <w:t>=</w:t>
      </w:r>
      <w:r w:rsidRPr="00602E4B">
        <w:rPr>
          <w:rFonts w:ascii="Inter" w:hAnsi="Inter" w:cs="Courier New"/>
          <w:color w:val="98C379"/>
          <w:sz w:val="18"/>
          <w:szCs w:val="18"/>
        </w:rPr>
        <w:t>"Increase throughput capacity by 10%"</w:t>
      </w:r>
    </w:p>
    <w:p w14:paraId="6809BBF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87E1A7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else</w:t>
      </w:r>
      <w:r w:rsidRPr="00602E4B">
        <w:rPr>
          <w:rFonts w:ascii="Inter" w:hAnsi="Inter" w:cs="Courier New"/>
          <w:color w:val="ABB2BF"/>
          <w:sz w:val="18"/>
          <w:szCs w:val="18"/>
        </w:rPr>
        <w:t>:</w:t>
      </w:r>
    </w:p>
    <w:p w14:paraId="78C98E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log_warning(</w:t>
      </w:r>
      <w:r w:rsidRPr="00602E4B">
        <w:rPr>
          <w:rFonts w:ascii="Inter" w:hAnsi="Inter" w:cs="Courier New"/>
          <w:color w:val="98C379"/>
          <w:sz w:val="18"/>
          <w:szCs w:val="18"/>
        </w:rPr>
        <w:t>"Network not ready for throughput increase - validators need upgrades"</w:t>
      </w:r>
      <w:r w:rsidRPr="00602E4B">
        <w:rPr>
          <w:rFonts w:ascii="Inter" w:hAnsi="Inter" w:cs="Courier New"/>
          <w:color w:val="ABB2BF"/>
          <w:sz w:val="18"/>
          <w:szCs w:val="18"/>
        </w:rPr>
        <w:t>)</w:t>
      </w:r>
    </w:p>
    <w:p w14:paraId="676A1E4D"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Increasing Decentralization</w:t>
      </w:r>
    </w:p>
    <w:p w14:paraId="6D19520D"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To support more validators:</w:t>
      </w:r>
    </w:p>
    <w:p w14:paraId="7F6DB40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Options:</w:t>
      </w:r>
    </w:p>
    <w:p w14:paraId="2E9F9129" w14:textId="77777777" w:rsidR="000F59A8" w:rsidRPr="00602E4B" w:rsidRDefault="000F59A8">
      <w:pPr>
        <w:numPr>
          <w:ilvl w:val="0"/>
          <w:numId w:val="239"/>
        </w:numPr>
        <w:spacing w:before="100" w:beforeAutospacing="1" w:after="100" w:afterAutospacing="1"/>
        <w:rPr>
          <w:rFonts w:ascii="Inter" w:hAnsi="Inter"/>
          <w:sz w:val="18"/>
          <w:szCs w:val="18"/>
        </w:rPr>
      </w:pPr>
      <w:r w:rsidRPr="00602E4B">
        <w:rPr>
          <w:rFonts w:ascii="Inter" w:hAnsi="Inter"/>
          <w:b/>
          <w:bCs/>
          <w:sz w:val="18"/>
          <w:szCs w:val="18"/>
        </w:rPr>
        <w:t xml:space="preserve">Decrease minimum stake </w:t>
      </w:r>
      <m:oMath>
        <m:sSub>
          <m:sSubPr>
            <m:ctrlPr>
              <w:rPr>
                <w:rFonts w:ascii="Cambria Math" w:hAnsi="Cambria Math"/>
                <w:sz w:val="18"/>
                <w:szCs w:val="18"/>
              </w:rPr>
            </m:ctrlPr>
          </m:sSubPr>
          <m:e>
            <m:r>
              <w:rPr>
                <w:rFonts w:ascii="Cambria Math" w:hAnsi="Cambria Math"/>
                <w:sz w:val="18"/>
                <w:szCs w:val="18"/>
              </w:rPr>
              <m:t>S</m:t>
            </m:r>
          </m:e>
          <m:sub>
            <m:r>
              <m:rPr>
                <m:sty m:val="p"/>
              </m:rPr>
              <w:rPr>
                <w:rFonts w:ascii="Cambria Math" w:hAnsi="Cambria Math"/>
                <w:sz w:val="18"/>
                <w:szCs w:val="18"/>
              </w:rPr>
              <m:t>min</m:t>
            </m:r>
          </m:sub>
        </m:sSub>
      </m:oMath>
      <w:r w:rsidRPr="00602E4B">
        <w:rPr>
          <w:rFonts w:ascii="Inter" w:hAnsi="Inter"/>
          <w:sz w:val="18"/>
          <w:szCs w:val="18"/>
        </w:rPr>
        <w:t xml:space="preserve">(lowers barrier to entry) </w:t>
      </w:r>
    </w:p>
    <w:p w14:paraId="3A90A30B"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Current: 10,000 SNRG</w:t>
      </w:r>
    </w:p>
    <w:p w14:paraId="59CBABF8"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Potential: 5,000 SNRG</w:t>
      </w:r>
    </w:p>
    <w:p w14:paraId="7591342A"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Risk: More validators could reduce individual influence, but increases Sybil attack surface</w:t>
      </w:r>
    </w:p>
    <w:p w14:paraId="5E8B1EC0" w14:textId="77777777" w:rsidR="000F59A8" w:rsidRPr="00602E4B" w:rsidRDefault="000F59A8">
      <w:pPr>
        <w:numPr>
          <w:ilvl w:val="0"/>
          <w:numId w:val="239"/>
        </w:numPr>
        <w:spacing w:before="100" w:beforeAutospacing="1" w:after="100" w:afterAutospacing="1"/>
        <w:rPr>
          <w:rFonts w:ascii="Inter" w:hAnsi="Inter"/>
          <w:sz w:val="18"/>
          <w:szCs w:val="18"/>
        </w:rPr>
      </w:pPr>
      <w:r w:rsidRPr="00602E4B">
        <w:rPr>
          <w:rFonts w:ascii="Inter" w:hAnsi="Inter"/>
          <w:b/>
          <w:bCs/>
          <w:sz w:val="18"/>
          <w:szCs w:val="18"/>
        </w:rPr>
        <w:t xml:space="preserve">Increase committee size </w:t>
      </w:r>
      <m:oMath>
        <m:r>
          <w:rPr>
            <w:rFonts w:ascii="Cambria Math" w:hAnsi="Cambria Math"/>
            <w:sz w:val="18"/>
            <w:szCs w:val="18"/>
          </w:rPr>
          <m:t>m</m:t>
        </m:r>
      </m:oMath>
      <w:r w:rsidRPr="00602E4B">
        <w:rPr>
          <w:rFonts w:ascii="Inter" w:hAnsi="Inter"/>
          <w:sz w:val="18"/>
          <w:szCs w:val="18"/>
        </w:rPr>
        <w:t xml:space="preserve">(more participation per round) </w:t>
      </w:r>
    </w:p>
    <w:p w14:paraId="1A279062"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Current: 150</w:t>
      </w:r>
    </w:p>
    <w:p w14:paraId="7ADAB0E7"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Potential: 200-300</w:t>
      </w:r>
    </w:p>
    <w:p w14:paraId="32C17BB0"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Risk: Slower consensus, more bandwidth</w:t>
      </w:r>
    </w:p>
    <w:p w14:paraId="43B2ECD3" w14:textId="77777777" w:rsidR="000F59A8" w:rsidRPr="00602E4B" w:rsidRDefault="000F59A8">
      <w:pPr>
        <w:numPr>
          <w:ilvl w:val="0"/>
          <w:numId w:val="239"/>
        </w:numPr>
        <w:spacing w:before="100" w:beforeAutospacing="1" w:after="100" w:afterAutospacing="1"/>
        <w:rPr>
          <w:rFonts w:ascii="Inter" w:hAnsi="Inter"/>
          <w:sz w:val="18"/>
          <w:szCs w:val="18"/>
        </w:rPr>
      </w:pPr>
      <w:r w:rsidRPr="00602E4B">
        <w:rPr>
          <w:rFonts w:ascii="Inter" w:hAnsi="Inter"/>
          <w:b/>
          <w:bCs/>
          <w:sz w:val="18"/>
          <w:szCs w:val="18"/>
        </w:rPr>
        <w:t>Strengthen diversity penalties</w:t>
      </w:r>
      <w:r w:rsidRPr="00602E4B">
        <w:rPr>
          <w:rFonts w:ascii="Inter" w:hAnsi="Inter"/>
          <w:sz w:val="18"/>
          <w:szCs w:val="18"/>
        </w:rPr>
        <w:t xml:space="preserve"> (</w:t>
      </w:r>
      <m:oMath>
        <m:r>
          <w:rPr>
            <w:rFonts w:ascii="Cambria Math" w:hAnsi="Cambria Math"/>
            <w:sz w:val="18"/>
            <w:szCs w:val="18"/>
          </w:rPr>
          <m:t>λ↑</m:t>
        </m:r>
      </m:oMath>
      <w:r w:rsidRPr="00602E4B">
        <w:rPr>
          <w:rFonts w:ascii="Inter" w:hAnsi="Inter"/>
          <w:sz w:val="18"/>
          <w:szCs w:val="18"/>
        </w:rPr>
        <w:t xml:space="preserve">) </w:t>
      </w:r>
    </w:p>
    <w:p w14:paraId="423424FB"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 xml:space="preserve">Current: </w:t>
      </w:r>
      <m:oMath>
        <m:r>
          <w:rPr>
            <w:rFonts w:ascii="Cambria Math" w:hAnsi="Cambria Math"/>
            <w:sz w:val="18"/>
            <w:szCs w:val="18"/>
          </w:rPr>
          <m:t>λ=0.7</m:t>
        </m:r>
      </m:oMath>
    </w:p>
    <w:p w14:paraId="657B9237"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 xml:space="preserve">Potential: </w:t>
      </w:r>
      <m:oMath>
        <m:r>
          <w:rPr>
            <w:rFonts w:ascii="Cambria Math" w:hAnsi="Cambria Math"/>
            <w:sz w:val="18"/>
            <w:szCs w:val="18"/>
          </w:rPr>
          <m:t>λ=1.0</m:t>
        </m:r>
      </m:oMath>
      <w:r w:rsidRPr="00602E4B">
        <w:rPr>
          <w:rFonts w:ascii="Inter" w:hAnsi="Inter"/>
          <w:sz w:val="18"/>
          <w:szCs w:val="18"/>
        </w:rPr>
        <w:t xml:space="preserve">or higher </w:t>
      </w:r>
    </w:p>
    <w:p w14:paraId="50A52A70" w14:textId="77777777" w:rsidR="000F59A8" w:rsidRPr="00602E4B" w:rsidRDefault="000F59A8">
      <w:pPr>
        <w:numPr>
          <w:ilvl w:val="1"/>
          <w:numId w:val="239"/>
        </w:numPr>
        <w:spacing w:before="100" w:beforeAutospacing="1" w:after="100" w:afterAutospacing="1"/>
        <w:rPr>
          <w:rFonts w:ascii="Inter" w:hAnsi="Inter"/>
          <w:sz w:val="18"/>
          <w:szCs w:val="18"/>
        </w:rPr>
      </w:pPr>
      <w:r w:rsidRPr="00602E4B">
        <w:rPr>
          <w:rFonts w:ascii="Inter" w:hAnsi="Inter"/>
          <w:sz w:val="18"/>
          <w:szCs w:val="18"/>
        </w:rPr>
        <w:t>Effect: Stronger pressure against centralization</w:t>
      </w:r>
    </w:p>
    <w:p w14:paraId="6B59D81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Trade-off:</w:t>
      </w:r>
      <w:r w:rsidRPr="00602E4B">
        <w:rPr>
          <w:rFonts w:ascii="Inter" w:hAnsi="Inter"/>
          <w:sz w:val="18"/>
          <w:szCs w:val="18"/>
        </w:rPr>
        <w:t xml:space="preserve"> More validators increases coordination overhead and latency.</w:t>
      </w:r>
    </w:p>
    <w:p w14:paraId="70C3B62E" w14:textId="77777777" w:rsidR="000F59A8" w:rsidRPr="00602E4B" w:rsidRDefault="000F59A8" w:rsidP="000F59A8">
      <w:pPr>
        <w:rPr>
          <w:rFonts w:ascii="Inter" w:hAnsi="Inter"/>
          <w:sz w:val="18"/>
          <w:szCs w:val="18"/>
        </w:rPr>
      </w:pPr>
      <w:r w:rsidRPr="00602E4B">
        <w:rPr>
          <w:rFonts w:ascii="Inter" w:hAnsi="Inter"/>
          <w:sz w:val="18"/>
          <w:szCs w:val="18"/>
        </w:rPr>
        <w:t>python</w:t>
      </w:r>
    </w:p>
    <w:p w14:paraId="1F30FC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analyze_decentralization_metrics</w:t>
      </w:r>
      <w:r w:rsidRPr="00602E4B">
        <w:rPr>
          <w:rFonts w:ascii="Inter" w:hAnsi="Inter" w:cs="Courier New"/>
          <w:color w:val="ABB2BF"/>
          <w:sz w:val="18"/>
          <w:szCs w:val="18"/>
        </w:rPr>
        <w:t>():</w:t>
      </w:r>
    </w:p>
    <w:p w14:paraId="354128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1FC16A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Analyze current decentralization and recommend improvements.</w:t>
      </w:r>
    </w:p>
    <w:p w14:paraId="5A20B16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3342BF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get_active_validators()</w:t>
      </w:r>
    </w:p>
    <w:p w14:paraId="22CC4B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27DA5C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Nakamoto coefficient (min validators to control &gt;1/3)</w:t>
      </w:r>
    </w:p>
    <w:p w14:paraId="794E3BD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nakamoto_coeff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calculate_nakamoto_coefficient(validators)</w:t>
      </w:r>
    </w:p>
    <w:p w14:paraId="495A21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1B51AF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Gini coefficient (wealth distribution)</w:t>
      </w:r>
    </w:p>
    <w:p w14:paraId="3BD96A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gini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calculate_gini_coefficient([v.stake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validators])</w:t>
      </w:r>
    </w:p>
    <w:p w14:paraId="1EE01CF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6C4F15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geographic distribution</w:t>
      </w:r>
    </w:p>
    <w:p w14:paraId="1C6AC7B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geo_distribution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calculate_geographic_distribution(validators)</w:t>
      </w:r>
    </w:p>
    <w:p w14:paraId="477C3A5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3D67E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ASN concentration (Herfindahl-Hirschman Index)</w:t>
      </w:r>
    </w:p>
    <w:p w14:paraId="56C3F5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asn_hhi </w:t>
      </w:r>
      <w:r w:rsidRPr="00602E4B">
        <w:rPr>
          <w:rFonts w:ascii="Inter" w:hAnsi="Inter" w:cs="Courier New"/>
          <w:color w:val="61AFEF"/>
          <w:sz w:val="18"/>
          <w:szCs w:val="18"/>
        </w:rPr>
        <w:t>=</w:t>
      </w:r>
      <w:r w:rsidRPr="00602E4B">
        <w:rPr>
          <w:rFonts w:ascii="Inter" w:hAnsi="Inter" w:cs="Courier New"/>
          <w:color w:val="ABB2BF"/>
          <w:sz w:val="18"/>
          <w:szCs w:val="18"/>
        </w:rPr>
        <w:t xml:space="preserve"> calculate_hhi([count_validators_in_asn(asn) </w:t>
      </w:r>
      <w:r w:rsidRPr="00602E4B">
        <w:rPr>
          <w:rFonts w:ascii="Inter" w:hAnsi="Inter" w:cs="Courier New"/>
          <w:color w:val="C678DD"/>
          <w:sz w:val="18"/>
          <w:szCs w:val="18"/>
        </w:rPr>
        <w:t>for</w:t>
      </w:r>
      <w:r w:rsidRPr="00602E4B">
        <w:rPr>
          <w:rFonts w:ascii="Inter" w:hAnsi="Inter" w:cs="Courier New"/>
          <w:color w:val="ABB2BF"/>
          <w:sz w:val="18"/>
          <w:szCs w:val="18"/>
        </w:rPr>
        <w:t xml:space="preserve"> asn </w:t>
      </w:r>
      <w:r w:rsidRPr="00602E4B">
        <w:rPr>
          <w:rFonts w:ascii="Inter" w:hAnsi="Inter" w:cs="Courier New"/>
          <w:color w:val="C678DD"/>
          <w:sz w:val="18"/>
          <w:szCs w:val="18"/>
        </w:rPr>
        <w:t>in</w:t>
      </w:r>
      <w:r w:rsidRPr="00602E4B">
        <w:rPr>
          <w:rFonts w:ascii="Inter" w:hAnsi="Inter" w:cs="Courier New"/>
          <w:color w:val="ABB2BF"/>
          <w:sz w:val="18"/>
          <w:szCs w:val="18"/>
        </w:rPr>
        <w:t xml:space="preserve"> get_all_asns()])</w:t>
      </w:r>
    </w:p>
    <w:p w14:paraId="36A266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F4E35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metrics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465D47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"nakamoto_coefficient"</w:t>
      </w:r>
      <w:r w:rsidRPr="00602E4B">
        <w:rPr>
          <w:rFonts w:ascii="Inter" w:hAnsi="Inter" w:cs="Courier New"/>
          <w:color w:val="ABB2BF"/>
          <w:sz w:val="18"/>
          <w:szCs w:val="18"/>
        </w:rPr>
        <w:t xml:space="preserve">: nakamoto_coeff,  </w:t>
      </w:r>
      <w:r w:rsidRPr="00602E4B">
        <w:rPr>
          <w:rFonts w:ascii="Inter" w:hAnsi="Inter" w:cs="Courier New"/>
          <w:i/>
          <w:iCs/>
          <w:color w:val="5C6370"/>
          <w:sz w:val="18"/>
          <w:szCs w:val="18"/>
        </w:rPr>
        <w:t># Target: &gt; 20</w:t>
      </w:r>
    </w:p>
    <w:p w14:paraId="038E65E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"gini_coefficient"</w:t>
      </w:r>
      <w:r w:rsidRPr="00602E4B">
        <w:rPr>
          <w:rFonts w:ascii="Inter" w:hAnsi="Inter" w:cs="Courier New"/>
          <w:color w:val="ABB2BF"/>
          <w:sz w:val="18"/>
          <w:szCs w:val="18"/>
        </w:rPr>
        <w:t xml:space="preserve">: gini,                </w:t>
      </w:r>
      <w:r w:rsidRPr="00602E4B">
        <w:rPr>
          <w:rFonts w:ascii="Inter" w:hAnsi="Inter" w:cs="Courier New"/>
          <w:i/>
          <w:iCs/>
          <w:color w:val="5C6370"/>
          <w:sz w:val="18"/>
          <w:szCs w:val="18"/>
        </w:rPr>
        <w:t># Target: &lt; 0.5</w:t>
      </w:r>
    </w:p>
    <w:p w14:paraId="08E92B6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"geographic_entropy"</w:t>
      </w:r>
      <w:r w:rsidRPr="00602E4B">
        <w:rPr>
          <w:rFonts w:ascii="Inter" w:hAnsi="Inter" w:cs="Courier New"/>
          <w:color w:val="ABB2BF"/>
          <w:sz w:val="18"/>
          <w:szCs w:val="18"/>
        </w:rPr>
        <w:t xml:space="preserve">: geo_distribution,   </w:t>
      </w:r>
      <w:r w:rsidRPr="00602E4B">
        <w:rPr>
          <w:rFonts w:ascii="Inter" w:hAnsi="Inter" w:cs="Courier New"/>
          <w:i/>
          <w:iCs/>
          <w:color w:val="5C6370"/>
          <w:sz w:val="18"/>
          <w:szCs w:val="18"/>
        </w:rPr>
        <w:t># Target: &gt; 3.0</w:t>
      </w:r>
    </w:p>
    <w:p w14:paraId="74332D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"asn_hhi"</w:t>
      </w:r>
      <w:r w:rsidRPr="00602E4B">
        <w:rPr>
          <w:rFonts w:ascii="Inter" w:hAnsi="Inter" w:cs="Courier New"/>
          <w:color w:val="ABB2BF"/>
          <w:sz w:val="18"/>
          <w:szCs w:val="18"/>
        </w:rPr>
        <w:t xml:space="preserve">: asn_hhi                       </w:t>
      </w:r>
      <w:r w:rsidRPr="00602E4B">
        <w:rPr>
          <w:rFonts w:ascii="Inter" w:hAnsi="Inter" w:cs="Courier New"/>
          <w:i/>
          <w:iCs/>
          <w:color w:val="5C6370"/>
          <w:sz w:val="18"/>
          <w:szCs w:val="18"/>
        </w:rPr>
        <w:t># Target: &lt; 1500</w:t>
      </w:r>
    </w:p>
    <w:p w14:paraId="6A6DA5C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7D13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85EA0B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Generate recommendations</w:t>
      </w:r>
    </w:p>
    <w:p w14:paraId="4148C3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recommendations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1F8208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A8FFD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nakamoto_coeff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20</w:t>
      </w:r>
      <w:r w:rsidRPr="00602E4B">
        <w:rPr>
          <w:rFonts w:ascii="Inter" w:hAnsi="Inter" w:cs="Courier New"/>
          <w:color w:val="ABB2BF"/>
          <w:sz w:val="18"/>
          <w:szCs w:val="18"/>
        </w:rPr>
        <w:t>:</w:t>
      </w:r>
    </w:p>
    <w:p w14:paraId="60F307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recommendations.append(</w:t>
      </w:r>
      <w:r w:rsidRPr="00602E4B">
        <w:rPr>
          <w:rFonts w:ascii="Inter" w:hAnsi="Inter" w:cs="Courier New"/>
          <w:color w:val="98C379"/>
          <w:sz w:val="18"/>
          <w:szCs w:val="18"/>
        </w:rPr>
        <w:t>"Increase validator count - Nakamoto coefficient too low"</w:t>
      </w:r>
      <w:r w:rsidRPr="00602E4B">
        <w:rPr>
          <w:rFonts w:ascii="Inter" w:hAnsi="Inter" w:cs="Courier New"/>
          <w:color w:val="ABB2BF"/>
          <w:sz w:val="18"/>
          <w:szCs w:val="18"/>
        </w:rPr>
        <w:t>)</w:t>
      </w:r>
    </w:p>
    <w:p w14:paraId="667164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73006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gini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0.5</w:t>
      </w:r>
      <w:r w:rsidRPr="00602E4B">
        <w:rPr>
          <w:rFonts w:ascii="Inter" w:hAnsi="Inter" w:cs="Courier New"/>
          <w:color w:val="ABB2BF"/>
          <w:sz w:val="18"/>
          <w:szCs w:val="18"/>
        </w:rPr>
        <w:t>:</w:t>
      </w:r>
    </w:p>
    <w:p w14:paraId="787766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recommendations.append(</w:t>
      </w:r>
      <w:r w:rsidRPr="00602E4B">
        <w:rPr>
          <w:rFonts w:ascii="Inter" w:hAnsi="Inter" w:cs="Courier New"/>
          <w:color w:val="98C379"/>
          <w:sz w:val="18"/>
          <w:szCs w:val="18"/>
        </w:rPr>
        <w:t>"High stake concentration - consider progressive slashing or caps"</w:t>
      </w:r>
      <w:r w:rsidRPr="00602E4B">
        <w:rPr>
          <w:rFonts w:ascii="Inter" w:hAnsi="Inter" w:cs="Courier New"/>
          <w:color w:val="ABB2BF"/>
          <w:sz w:val="18"/>
          <w:szCs w:val="18"/>
        </w:rPr>
        <w:t>)</w:t>
      </w:r>
    </w:p>
    <w:p w14:paraId="17A02C7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6D6FA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geo_distribution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3.0</w:t>
      </w:r>
      <w:r w:rsidRPr="00602E4B">
        <w:rPr>
          <w:rFonts w:ascii="Inter" w:hAnsi="Inter" w:cs="Courier New"/>
          <w:color w:val="ABB2BF"/>
          <w:sz w:val="18"/>
          <w:szCs w:val="18"/>
        </w:rPr>
        <w:t>:</w:t>
      </w:r>
    </w:p>
    <w:p w14:paraId="30549A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recommendations.append(</w:t>
      </w:r>
      <w:r w:rsidRPr="00602E4B">
        <w:rPr>
          <w:rFonts w:ascii="Inter" w:hAnsi="Inter" w:cs="Courier New"/>
          <w:color w:val="98C379"/>
          <w:sz w:val="18"/>
          <w:szCs w:val="18"/>
        </w:rPr>
        <w:t>"Poor geographic diversity - increase diversity penalties"</w:t>
      </w:r>
      <w:r w:rsidRPr="00602E4B">
        <w:rPr>
          <w:rFonts w:ascii="Inter" w:hAnsi="Inter" w:cs="Courier New"/>
          <w:color w:val="ABB2BF"/>
          <w:sz w:val="18"/>
          <w:szCs w:val="18"/>
        </w:rPr>
        <w:t>)</w:t>
      </w:r>
    </w:p>
    <w:p w14:paraId="38A99C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D6B9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asn_hhi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1500</w:t>
      </w:r>
      <w:r w:rsidRPr="00602E4B">
        <w:rPr>
          <w:rFonts w:ascii="Inter" w:hAnsi="Inter" w:cs="Courier New"/>
          <w:color w:val="ABB2BF"/>
          <w:sz w:val="18"/>
          <w:szCs w:val="18"/>
        </w:rPr>
        <w:t>:</w:t>
      </w:r>
    </w:p>
    <w:p w14:paraId="11A5F9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recommendations.append(</w:t>
      </w:r>
      <w:r w:rsidRPr="00602E4B">
        <w:rPr>
          <w:rFonts w:ascii="Inter" w:hAnsi="Inter" w:cs="Courier New"/>
          <w:color w:val="98C379"/>
          <w:sz w:val="18"/>
          <w:szCs w:val="18"/>
        </w:rPr>
        <w:t>"High ASN concentration - strengthen cohort diversity requirements"</w:t>
      </w:r>
      <w:r w:rsidRPr="00602E4B">
        <w:rPr>
          <w:rFonts w:ascii="Inter" w:hAnsi="Inter" w:cs="Courier New"/>
          <w:color w:val="ABB2BF"/>
          <w:sz w:val="18"/>
          <w:szCs w:val="18"/>
        </w:rPr>
        <w:t>)</w:t>
      </w:r>
    </w:p>
    <w:p w14:paraId="276295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C0E00B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metrics, recommendations</w:t>
      </w:r>
    </w:p>
    <w:p w14:paraId="103EC660"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Strengthening Security</w:t>
      </w:r>
    </w:p>
    <w:p w14:paraId="534D0C7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To improve safety guarantees:</w:t>
      </w:r>
    </w:p>
    <w:p w14:paraId="4DE33466"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Options:</w:t>
      </w:r>
    </w:p>
    <w:p w14:paraId="205E15BB" w14:textId="77777777" w:rsidR="000F59A8" w:rsidRPr="00602E4B" w:rsidRDefault="000F59A8">
      <w:pPr>
        <w:numPr>
          <w:ilvl w:val="0"/>
          <w:numId w:val="240"/>
        </w:numPr>
        <w:spacing w:before="100" w:beforeAutospacing="1" w:after="100" w:afterAutospacing="1"/>
        <w:rPr>
          <w:rFonts w:ascii="Inter" w:hAnsi="Inter"/>
          <w:sz w:val="18"/>
          <w:szCs w:val="18"/>
        </w:rPr>
      </w:pPr>
      <w:r w:rsidRPr="00602E4B">
        <w:rPr>
          <w:rFonts w:ascii="Inter" w:hAnsi="Inter"/>
          <w:b/>
          <w:bCs/>
          <w:sz w:val="18"/>
          <w:szCs w:val="18"/>
        </w:rPr>
        <w:t xml:space="preserve">Increase </w:t>
      </w:r>
      <m:oMath>
        <m:r>
          <w:rPr>
            <w:rFonts w:ascii="Cambria Math" w:hAnsi="Cambria Math"/>
            <w:sz w:val="18"/>
            <w:szCs w:val="18"/>
          </w:rPr>
          <m:t>τ</m:t>
        </m:r>
      </m:oMath>
      <w:r w:rsidRPr="00602E4B">
        <w:rPr>
          <w:rFonts w:ascii="Inter" w:hAnsi="Inter"/>
          <w:b/>
          <w:bCs/>
          <w:sz w:val="18"/>
          <w:szCs w:val="18"/>
        </w:rPr>
        <w:t xml:space="preserve">above 2/3 </w:t>
      </w:r>
      <w:r w:rsidRPr="00602E4B">
        <w:rPr>
          <w:rFonts w:ascii="Inter" w:hAnsi="Inter"/>
          <w:sz w:val="18"/>
          <w:szCs w:val="18"/>
        </w:rPr>
        <w:t xml:space="preserve">(stronger quorum) </w:t>
      </w:r>
    </w:p>
    <w:p w14:paraId="54747741"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Current: 2/3</w:t>
      </w:r>
    </w:p>
    <w:p w14:paraId="130FEE07"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Potential: 3/4 or 4/5</w:t>
      </w:r>
    </w:p>
    <w:p w14:paraId="652B4E38"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Risk: Harder to achieve quorum, potential liveness issues</w:t>
      </w:r>
    </w:p>
    <w:p w14:paraId="4964A5B7" w14:textId="77777777" w:rsidR="000F59A8" w:rsidRPr="00602E4B" w:rsidRDefault="000F59A8">
      <w:pPr>
        <w:numPr>
          <w:ilvl w:val="0"/>
          <w:numId w:val="240"/>
        </w:numPr>
        <w:spacing w:before="100" w:beforeAutospacing="1" w:after="100" w:afterAutospacing="1"/>
        <w:rPr>
          <w:rFonts w:ascii="Inter" w:hAnsi="Inter"/>
          <w:sz w:val="18"/>
          <w:szCs w:val="18"/>
        </w:rPr>
      </w:pPr>
      <w:r w:rsidRPr="00602E4B">
        <w:rPr>
          <w:rFonts w:ascii="Inter" w:hAnsi="Inter"/>
          <w:b/>
          <w:bCs/>
          <w:sz w:val="18"/>
          <w:szCs w:val="18"/>
        </w:rPr>
        <w:t>Increase slashing rates</w:t>
      </w:r>
      <w:r w:rsidRPr="00602E4B">
        <w:rPr>
          <w:rFonts w:ascii="Inter" w:hAnsi="Inter"/>
          <w:sz w:val="18"/>
          <w:szCs w:val="18"/>
        </w:rPr>
        <w:t xml:space="preserve"> (</w:t>
      </w:r>
      <m:oMath>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base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rep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rFonts w:ascii="Inter" w:hAnsi="Inter"/>
                <w:sz w:val="18"/>
                <w:szCs w:val="18"/>
              </w:rPr>
              <m:t>bridge</m:t>
            </m:r>
          </m:sub>
        </m:sSub>
      </m:oMath>
      <w:r w:rsidRPr="00602E4B">
        <w:rPr>
          <w:rFonts w:ascii="Inter" w:hAnsi="Inter"/>
          <w:sz w:val="18"/>
          <w:szCs w:val="18"/>
        </w:rPr>
        <w:t xml:space="preserve">) </w:t>
      </w:r>
    </w:p>
    <w:p w14:paraId="3536427C"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Higher attack cost</w:t>
      </w:r>
    </w:p>
    <w:p w14:paraId="7DA16330"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Risk: Validators might be deterred from participating</w:t>
      </w:r>
    </w:p>
    <w:p w14:paraId="336727F7" w14:textId="77777777" w:rsidR="000F59A8" w:rsidRPr="00602E4B" w:rsidRDefault="000F59A8">
      <w:pPr>
        <w:numPr>
          <w:ilvl w:val="0"/>
          <w:numId w:val="240"/>
        </w:numPr>
        <w:spacing w:before="100" w:beforeAutospacing="1" w:after="100" w:afterAutospacing="1"/>
        <w:rPr>
          <w:rFonts w:ascii="Inter" w:hAnsi="Inter"/>
          <w:sz w:val="18"/>
          <w:szCs w:val="18"/>
        </w:rPr>
      </w:pPr>
      <w:r w:rsidRPr="00602E4B">
        <w:rPr>
          <w:rFonts w:ascii="Inter" w:hAnsi="Inter"/>
          <w:b/>
          <w:bCs/>
          <w:sz w:val="18"/>
          <w:szCs w:val="18"/>
        </w:rPr>
        <w:t xml:space="preserve">Increase committee size </w:t>
      </w:r>
      <m:oMath>
        <m:r>
          <w:rPr>
            <w:rFonts w:ascii="Cambria Math" w:hAnsi="Cambria Math"/>
            <w:sz w:val="18"/>
            <w:szCs w:val="18"/>
          </w:rPr>
          <m:t>m</m:t>
        </m:r>
      </m:oMath>
      <w:r w:rsidRPr="00602E4B">
        <w:rPr>
          <w:rFonts w:ascii="Inter" w:hAnsi="Inter"/>
          <w:sz w:val="18"/>
          <w:szCs w:val="18"/>
        </w:rPr>
        <w:t xml:space="preserve">(reduces sampling risk per Equation 9) </w:t>
      </w:r>
    </w:p>
    <w:p w14:paraId="17750E6B"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Current: 150</w:t>
      </w:r>
    </w:p>
    <w:p w14:paraId="00B6D0A1"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Larger committees = exponentially lower probability of Byzantine majority</w:t>
      </w:r>
    </w:p>
    <w:p w14:paraId="006E54FC" w14:textId="77777777" w:rsidR="000F59A8" w:rsidRPr="00602E4B" w:rsidRDefault="000F59A8">
      <w:pPr>
        <w:numPr>
          <w:ilvl w:val="0"/>
          <w:numId w:val="240"/>
        </w:numPr>
        <w:spacing w:before="100" w:beforeAutospacing="1" w:after="100" w:afterAutospacing="1"/>
        <w:rPr>
          <w:rFonts w:ascii="Inter" w:hAnsi="Inter"/>
          <w:sz w:val="18"/>
          <w:szCs w:val="18"/>
        </w:rPr>
      </w:pPr>
      <w:r w:rsidRPr="00602E4B">
        <w:rPr>
          <w:rFonts w:ascii="Inter" w:hAnsi="Inter"/>
          <w:b/>
          <w:bCs/>
          <w:sz w:val="18"/>
          <w:szCs w:val="18"/>
        </w:rPr>
        <w:t xml:space="preserve">Increase jail duration </w:t>
      </w:r>
      <m:oMath>
        <m:r>
          <w:rPr>
            <w:rFonts w:ascii="Cambria Math" w:hAnsi="Cambria Math"/>
            <w:sz w:val="18"/>
            <w:szCs w:val="18"/>
          </w:rPr>
          <m:t>J</m:t>
        </m:r>
      </m:oMath>
      <w:r w:rsidRPr="00602E4B">
        <w:rPr>
          <w:rFonts w:ascii="Inter" w:hAnsi="Inter"/>
          <w:sz w:val="18"/>
          <w:szCs w:val="18"/>
        </w:rPr>
        <w:t xml:space="preserve">(longer punishment) </w:t>
      </w:r>
    </w:p>
    <w:p w14:paraId="23BEE645"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Current: 3 epochs</w:t>
      </w:r>
    </w:p>
    <w:p w14:paraId="6D94B62C"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Potential: 6-12 epochs</w:t>
      </w:r>
    </w:p>
    <w:p w14:paraId="7D1DA403" w14:textId="77777777" w:rsidR="000F59A8" w:rsidRPr="00602E4B" w:rsidRDefault="000F59A8">
      <w:pPr>
        <w:numPr>
          <w:ilvl w:val="1"/>
          <w:numId w:val="240"/>
        </w:numPr>
        <w:spacing w:before="100" w:beforeAutospacing="1" w:after="100" w:afterAutospacing="1"/>
        <w:rPr>
          <w:rFonts w:ascii="Inter" w:hAnsi="Inter"/>
          <w:sz w:val="18"/>
          <w:szCs w:val="18"/>
        </w:rPr>
      </w:pPr>
      <w:r w:rsidRPr="00602E4B">
        <w:rPr>
          <w:rFonts w:ascii="Inter" w:hAnsi="Inter"/>
          <w:sz w:val="18"/>
          <w:szCs w:val="18"/>
        </w:rPr>
        <w:t>Effect: Stronger deterrent</w:t>
      </w:r>
    </w:p>
    <w:p w14:paraId="752A106E"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Trade-off:</w:t>
      </w:r>
      <w:r w:rsidRPr="00602E4B">
        <w:rPr>
          <w:rFonts w:ascii="Inter" w:hAnsi="Inter"/>
          <w:sz w:val="18"/>
          <w:szCs w:val="18"/>
        </w:rPr>
        <w:t xml:space="preserve"> Stricter security parameters may reduce liveness during network issues.</w:t>
      </w:r>
    </w:p>
    <w:p w14:paraId="69C54A36" w14:textId="77777777" w:rsidR="000F59A8" w:rsidRPr="00602E4B" w:rsidRDefault="000F59A8" w:rsidP="000F59A8">
      <w:pPr>
        <w:rPr>
          <w:rFonts w:ascii="Inter" w:hAnsi="Inter"/>
          <w:sz w:val="18"/>
          <w:szCs w:val="18"/>
        </w:rPr>
      </w:pPr>
      <w:r w:rsidRPr="00602E4B">
        <w:rPr>
          <w:rFonts w:ascii="Inter" w:hAnsi="Inter"/>
          <w:sz w:val="18"/>
          <w:szCs w:val="18"/>
        </w:rPr>
        <w:t>python</w:t>
      </w:r>
    </w:p>
    <w:p w14:paraId="50BCFC5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calculate_security_budget</w:t>
      </w:r>
      <w:r w:rsidRPr="00602E4B">
        <w:rPr>
          <w:rFonts w:ascii="Inter" w:hAnsi="Inter" w:cs="Courier New"/>
          <w:color w:val="ABB2BF"/>
          <w:sz w:val="18"/>
          <w:szCs w:val="18"/>
        </w:rPr>
        <w:t>():</w:t>
      </w:r>
    </w:p>
    <w:p w14:paraId="7D2A7A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61ACCD0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Calculate economic security budget and recommend parameters.</w:t>
      </w:r>
    </w:p>
    <w:p w14:paraId="3D42D3A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7BF3B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total value at risk</w:t>
      </w:r>
    </w:p>
    <w:p w14:paraId="0E5CC12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tvl_defi </w:t>
      </w:r>
      <w:r w:rsidRPr="00602E4B">
        <w:rPr>
          <w:rFonts w:ascii="Inter" w:hAnsi="Inter" w:cs="Courier New"/>
          <w:color w:val="61AFEF"/>
          <w:sz w:val="18"/>
          <w:szCs w:val="18"/>
        </w:rPr>
        <w:t>=</w:t>
      </w:r>
      <w:r w:rsidRPr="00602E4B">
        <w:rPr>
          <w:rFonts w:ascii="Inter" w:hAnsi="Inter" w:cs="Courier New"/>
          <w:color w:val="ABB2BF"/>
          <w:sz w:val="18"/>
          <w:szCs w:val="18"/>
        </w:rPr>
        <w:t xml:space="preserve"> get_total_defi_tvl()</w:t>
      </w:r>
    </w:p>
    <w:p w14:paraId="1769E33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tvl_bridges </w:t>
      </w:r>
      <w:r w:rsidRPr="00602E4B">
        <w:rPr>
          <w:rFonts w:ascii="Inter" w:hAnsi="Inter" w:cs="Courier New"/>
          <w:color w:val="61AFEF"/>
          <w:sz w:val="18"/>
          <w:szCs w:val="18"/>
        </w:rPr>
        <w:t>=</w:t>
      </w:r>
      <w:r w:rsidRPr="00602E4B">
        <w:rPr>
          <w:rFonts w:ascii="Inter" w:hAnsi="Inter" w:cs="Courier New"/>
          <w:color w:val="ABB2BF"/>
          <w:sz w:val="18"/>
          <w:szCs w:val="18"/>
        </w:rPr>
        <w:t xml:space="preserve"> get_total_bridge_tvl()</w:t>
      </w:r>
    </w:p>
    <w:p w14:paraId="543E48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total_tvl </w:t>
      </w:r>
      <w:r w:rsidRPr="00602E4B">
        <w:rPr>
          <w:rFonts w:ascii="Inter" w:hAnsi="Inter" w:cs="Courier New"/>
          <w:color w:val="61AFEF"/>
          <w:sz w:val="18"/>
          <w:szCs w:val="18"/>
        </w:rPr>
        <w:t>=</w:t>
      </w:r>
      <w:r w:rsidRPr="00602E4B">
        <w:rPr>
          <w:rFonts w:ascii="Inter" w:hAnsi="Inter" w:cs="Courier New"/>
          <w:color w:val="ABB2BF"/>
          <w:sz w:val="18"/>
          <w:szCs w:val="18"/>
        </w:rPr>
        <w:t xml:space="preserve"> tvl_defi </w:t>
      </w:r>
      <w:r w:rsidRPr="00602E4B">
        <w:rPr>
          <w:rFonts w:ascii="Inter" w:hAnsi="Inter" w:cs="Courier New"/>
          <w:color w:val="61AFEF"/>
          <w:sz w:val="18"/>
          <w:szCs w:val="18"/>
        </w:rPr>
        <w:t>+</w:t>
      </w:r>
      <w:r w:rsidRPr="00602E4B">
        <w:rPr>
          <w:rFonts w:ascii="Inter" w:hAnsi="Inter" w:cs="Courier New"/>
          <w:color w:val="ABB2BF"/>
          <w:sz w:val="18"/>
          <w:szCs w:val="18"/>
        </w:rPr>
        <w:t xml:space="preserve"> tvl_bridges</w:t>
      </w:r>
    </w:p>
    <w:p w14:paraId="746BD9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84E8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Get total staked</w:t>
      </w:r>
    </w:p>
    <w:p w14:paraId="4DD997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total_staked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 xml:space="preserve">(v.stake </w:t>
      </w:r>
      <w:r w:rsidRPr="00602E4B">
        <w:rPr>
          <w:rFonts w:ascii="Inter" w:hAnsi="Inter" w:cs="Courier New"/>
          <w:color w:val="C678DD"/>
          <w:sz w:val="18"/>
          <w:szCs w:val="18"/>
        </w:rPr>
        <w:t>for</w:t>
      </w:r>
      <w:r w:rsidRPr="00602E4B">
        <w:rPr>
          <w:rFonts w:ascii="Inter" w:hAnsi="Inter" w:cs="Courier New"/>
          <w:color w:val="ABB2BF"/>
          <w:sz w:val="18"/>
          <w:szCs w:val="18"/>
        </w:rPr>
        <w:t xml:space="preserve"> v </w:t>
      </w:r>
      <w:r w:rsidRPr="00602E4B">
        <w:rPr>
          <w:rFonts w:ascii="Inter" w:hAnsi="Inter" w:cs="Courier New"/>
          <w:color w:val="C678DD"/>
          <w:sz w:val="18"/>
          <w:szCs w:val="18"/>
        </w:rPr>
        <w:t>in</w:t>
      </w:r>
      <w:r w:rsidRPr="00602E4B">
        <w:rPr>
          <w:rFonts w:ascii="Inter" w:hAnsi="Inter" w:cs="Courier New"/>
          <w:color w:val="ABB2BF"/>
          <w:sz w:val="18"/>
          <w:szCs w:val="18"/>
        </w:rPr>
        <w:t xml:space="preserve"> get_active_validators())</w:t>
      </w:r>
    </w:p>
    <w:p w14:paraId="2F8977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staked_value_usd </w:t>
      </w:r>
      <w:r w:rsidRPr="00602E4B">
        <w:rPr>
          <w:rFonts w:ascii="Inter" w:hAnsi="Inter" w:cs="Courier New"/>
          <w:color w:val="61AFEF"/>
          <w:sz w:val="18"/>
          <w:szCs w:val="18"/>
        </w:rPr>
        <w:t>=</w:t>
      </w:r>
      <w:r w:rsidRPr="00602E4B">
        <w:rPr>
          <w:rFonts w:ascii="Inter" w:hAnsi="Inter" w:cs="Courier New"/>
          <w:color w:val="ABB2BF"/>
          <w:sz w:val="18"/>
          <w:szCs w:val="18"/>
        </w:rPr>
        <w:t xml:space="preserve"> total_staked </w:t>
      </w:r>
      <w:r w:rsidRPr="00602E4B">
        <w:rPr>
          <w:rFonts w:ascii="Inter" w:hAnsi="Inter" w:cs="Courier New"/>
          <w:color w:val="61AFEF"/>
          <w:sz w:val="18"/>
          <w:szCs w:val="18"/>
        </w:rPr>
        <w:t>*</w:t>
      </w:r>
      <w:r w:rsidRPr="00602E4B">
        <w:rPr>
          <w:rFonts w:ascii="Inter" w:hAnsi="Inter" w:cs="Courier New"/>
          <w:color w:val="ABB2BF"/>
          <w:sz w:val="18"/>
          <w:szCs w:val="18"/>
        </w:rPr>
        <w:t xml:space="preserve"> get_snrg_price_usd()</w:t>
      </w:r>
    </w:p>
    <w:p w14:paraId="47AD234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82E59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attack cost</w:t>
      </w:r>
    </w:p>
    <w:p w14:paraId="0536964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Need to corrupt 1/3 of validators</w:t>
      </w:r>
    </w:p>
    <w:p w14:paraId="1A303F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validators_needed </w:t>
      </w:r>
      <w:r w:rsidRPr="00602E4B">
        <w:rPr>
          <w:rFonts w:ascii="Inter" w:hAnsi="Inter" w:cs="Courier New"/>
          <w:color w:val="61AFEF"/>
          <w:sz w:val="18"/>
          <w:szCs w:val="18"/>
        </w:rPr>
        <w:t>=</w:t>
      </w:r>
      <w:r w:rsidRPr="00602E4B">
        <w:rPr>
          <w:rFonts w:ascii="Inter" w:hAnsi="Inter" w:cs="Courier New"/>
          <w:color w:val="ABB2BF"/>
          <w:sz w:val="18"/>
          <w:szCs w:val="18"/>
        </w:rPr>
        <w:t xml:space="preserve"> ceil(</w:t>
      </w:r>
      <w:r w:rsidRPr="00602E4B">
        <w:rPr>
          <w:rFonts w:ascii="Inter" w:hAnsi="Inter" w:cs="Courier New"/>
          <w:color w:val="98C379"/>
          <w:sz w:val="18"/>
          <w:szCs w:val="18"/>
        </w:rPr>
        <w:t>len</w:t>
      </w:r>
      <w:r w:rsidRPr="00602E4B">
        <w:rPr>
          <w:rFonts w:ascii="Inter" w:hAnsi="Inter" w:cs="Courier New"/>
          <w:color w:val="ABB2BF"/>
          <w:sz w:val="18"/>
          <w:szCs w:val="18"/>
        </w:rPr>
        <w:t xml:space="preserve">(get_active_validators())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3</w:t>
      </w:r>
      <w:r w:rsidRPr="00602E4B">
        <w:rPr>
          <w:rFonts w:ascii="Inter" w:hAnsi="Inter" w:cs="Courier New"/>
          <w:color w:val="ABB2BF"/>
          <w:sz w:val="18"/>
          <w:szCs w:val="18"/>
        </w:rPr>
        <w:t>)</w:t>
      </w:r>
    </w:p>
    <w:p w14:paraId="47FEB27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avg_stake </w:t>
      </w:r>
      <w:r w:rsidRPr="00602E4B">
        <w:rPr>
          <w:rFonts w:ascii="Inter" w:hAnsi="Inter" w:cs="Courier New"/>
          <w:color w:val="61AFEF"/>
          <w:sz w:val="18"/>
          <w:szCs w:val="18"/>
        </w:rPr>
        <w:t>=</w:t>
      </w:r>
      <w:r w:rsidRPr="00602E4B">
        <w:rPr>
          <w:rFonts w:ascii="Inter" w:hAnsi="Inter" w:cs="Courier New"/>
          <w:color w:val="ABB2BF"/>
          <w:sz w:val="18"/>
          <w:szCs w:val="18"/>
        </w:rPr>
        <w:t xml:space="preserve"> total_staked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(get_active_validators())</w:t>
      </w:r>
    </w:p>
    <w:p w14:paraId="1112101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avg_slashing </w:t>
      </w:r>
      <w:r w:rsidRPr="00602E4B">
        <w:rPr>
          <w:rFonts w:ascii="Inter" w:hAnsi="Inter" w:cs="Courier New"/>
          <w:color w:val="61AFEF"/>
          <w:sz w:val="18"/>
          <w:szCs w:val="18"/>
        </w:rPr>
        <w:t>=</w:t>
      </w:r>
      <w:r w:rsidRPr="00602E4B">
        <w:rPr>
          <w:rFonts w:ascii="Inter" w:hAnsi="Inter" w:cs="Courier New"/>
          <w:color w:val="ABB2BF"/>
          <w:sz w:val="18"/>
          <w:szCs w:val="18"/>
        </w:rPr>
        <w:t xml:space="preserve"> avg_stake </w:t>
      </w:r>
      <w:r w:rsidRPr="00602E4B">
        <w:rPr>
          <w:rFonts w:ascii="Inter" w:hAnsi="Inter" w:cs="Courier New"/>
          <w:color w:val="61AFEF"/>
          <w:sz w:val="18"/>
          <w:szCs w:val="18"/>
        </w:rPr>
        <w:t>*</w:t>
      </w:r>
      <w:r w:rsidRPr="00602E4B">
        <w:rPr>
          <w:rFonts w:ascii="Inter" w:hAnsi="Inter" w:cs="Courier New"/>
          <w:color w:val="ABB2BF"/>
          <w:sz w:val="18"/>
          <w:szCs w:val="18"/>
        </w:rPr>
        <w:t xml:space="preserve"> (SIGMA_BASE </w:t>
      </w:r>
      <w:r w:rsidRPr="00602E4B">
        <w:rPr>
          <w:rFonts w:ascii="Inter" w:hAnsi="Inter" w:cs="Courier New"/>
          <w:color w:val="61AFEF"/>
          <w:sz w:val="18"/>
          <w:szCs w:val="18"/>
        </w:rPr>
        <w:t>+</w:t>
      </w:r>
      <w:r w:rsidRPr="00602E4B">
        <w:rPr>
          <w:rFonts w:ascii="Inter" w:hAnsi="Inter" w:cs="Courier New"/>
          <w:color w:val="ABB2BF"/>
          <w:sz w:val="18"/>
          <w:szCs w:val="18"/>
        </w:rPr>
        <w:t xml:space="preserve"> SIGMA_REP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0.5</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Assume avg reputation 0.5</w:t>
      </w:r>
    </w:p>
    <w:p w14:paraId="7D013D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39848E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attack_cost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validators_needed </w:t>
      </w:r>
      <w:r w:rsidRPr="00602E4B">
        <w:rPr>
          <w:rFonts w:ascii="Inter" w:hAnsi="Inter" w:cs="Courier New"/>
          <w:color w:val="61AFEF"/>
          <w:sz w:val="18"/>
          <w:szCs w:val="18"/>
        </w:rPr>
        <w:t>*</w:t>
      </w:r>
      <w:r w:rsidRPr="00602E4B">
        <w:rPr>
          <w:rFonts w:ascii="Inter" w:hAnsi="Inter" w:cs="Courier New"/>
          <w:color w:val="ABB2BF"/>
          <w:sz w:val="18"/>
          <w:szCs w:val="18"/>
        </w:rPr>
        <w:t xml:space="preserve"> avg_slashing </w:t>
      </w:r>
      <w:r w:rsidRPr="00602E4B">
        <w:rPr>
          <w:rFonts w:ascii="Inter" w:hAnsi="Inter" w:cs="Courier New"/>
          <w:color w:val="61AFEF"/>
          <w:sz w:val="18"/>
          <w:szCs w:val="18"/>
        </w:rPr>
        <w:t>*</w:t>
      </w:r>
      <w:r w:rsidRPr="00602E4B">
        <w:rPr>
          <w:rFonts w:ascii="Inter" w:hAnsi="Inter" w:cs="Courier New"/>
          <w:color w:val="ABB2BF"/>
          <w:sz w:val="18"/>
          <w:szCs w:val="18"/>
        </w:rPr>
        <w:t xml:space="preserve"> get_snrg_price_usd()</w:t>
      </w:r>
    </w:p>
    <w:p w14:paraId="743168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67B86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Security ratio: attack cost / TVL</w:t>
      </w:r>
    </w:p>
    <w:p w14:paraId="6BF11F1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security_ratio </w:t>
      </w:r>
      <w:r w:rsidRPr="00602E4B">
        <w:rPr>
          <w:rFonts w:ascii="Inter" w:hAnsi="Inter" w:cs="Courier New"/>
          <w:color w:val="61AFEF"/>
          <w:sz w:val="18"/>
          <w:szCs w:val="18"/>
        </w:rPr>
        <w:t>=</w:t>
      </w:r>
      <w:r w:rsidRPr="00602E4B">
        <w:rPr>
          <w:rFonts w:ascii="Inter" w:hAnsi="Inter" w:cs="Courier New"/>
          <w:color w:val="ABB2BF"/>
          <w:sz w:val="18"/>
          <w:szCs w:val="18"/>
        </w:rPr>
        <w:t xml:space="preserve"> attack_cost </w:t>
      </w:r>
      <w:r w:rsidRPr="00602E4B">
        <w:rPr>
          <w:rFonts w:ascii="Inter" w:hAnsi="Inter" w:cs="Courier New"/>
          <w:color w:val="61AFEF"/>
          <w:sz w:val="18"/>
          <w:szCs w:val="18"/>
        </w:rPr>
        <w:t>/</w:t>
      </w:r>
      <w:r w:rsidRPr="00602E4B">
        <w:rPr>
          <w:rFonts w:ascii="Inter" w:hAnsi="Inter" w:cs="Courier New"/>
          <w:color w:val="ABB2BF"/>
          <w:sz w:val="18"/>
          <w:szCs w:val="18"/>
        </w:rPr>
        <w:t xml:space="preserve"> total_tvl</w:t>
      </w:r>
    </w:p>
    <w:p w14:paraId="1C4314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4703D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f"Total TVL: $</w:t>
      </w:r>
      <w:r w:rsidRPr="00602E4B">
        <w:rPr>
          <w:rFonts w:ascii="Inter" w:hAnsi="Inter" w:cs="Courier New"/>
          <w:color w:val="ABB2BF"/>
          <w:sz w:val="18"/>
          <w:szCs w:val="18"/>
        </w:rPr>
        <w:t>{total_tvl:,.0f}</w:t>
      </w:r>
      <w:r w:rsidRPr="00602E4B">
        <w:rPr>
          <w:rFonts w:ascii="Inter" w:hAnsi="Inter" w:cs="Courier New"/>
          <w:color w:val="98C379"/>
          <w:sz w:val="18"/>
          <w:szCs w:val="18"/>
        </w:rPr>
        <w:t>"</w:t>
      </w:r>
      <w:r w:rsidRPr="00602E4B">
        <w:rPr>
          <w:rFonts w:ascii="Inter" w:hAnsi="Inter" w:cs="Courier New"/>
          <w:color w:val="ABB2BF"/>
          <w:sz w:val="18"/>
          <w:szCs w:val="18"/>
        </w:rPr>
        <w:t>)</w:t>
      </w:r>
    </w:p>
    <w:p w14:paraId="70E1ECD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f"Total Staked: $</w:t>
      </w:r>
      <w:r w:rsidRPr="00602E4B">
        <w:rPr>
          <w:rFonts w:ascii="Inter" w:hAnsi="Inter" w:cs="Courier New"/>
          <w:color w:val="ABB2BF"/>
          <w:sz w:val="18"/>
          <w:szCs w:val="18"/>
        </w:rPr>
        <w:t>{staked_value_usd:,.0f}</w:t>
      </w:r>
      <w:r w:rsidRPr="00602E4B">
        <w:rPr>
          <w:rFonts w:ascii="Inter" w:hAnsi="Inter" w:cs="Courier New"/>
          <w:color w:val="98C379"/>
          <w:sz w:val="18"/>
          <w:szCs w:val="18"/>
        </w:rPr>
        <w:t>"</w:t>
      </w:r>
      <w:r w:rsidRPr="00602E4B">
        <w:rPr>
          <w:rFonts w:ascii="Inter" w:hAnsi="Inter" w:cs="Courier New"/>
          <w:color w:val="ABB2BF"/>
          <w:sz w:val="18"/>
          <w:szCs w:val="18"/>
        </w:rPr>
        <w:t>)</w:t>
      </w:r>
    </w:p>
    <w:p w14:paraId="2647CF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f"Attack Cost: $</w:t>
      </w:r>
      <w:r w:rsidRPr="00602E4B">
        <w:rPr>
          <w:rFonts w:ascii="Inter" w:hAnsi="Inter" w:cs="Courier New"/>
          <w:color w:val="ABB2BF"/>
          <w:sz w:val="18"/>
          <w:szCs w:val="18"/>
        </w:rPr>
        <w:t>{attack_cost:,.0f}</w:t>
      </w:r>
      <w:r w:rsidRPr="00602E4B">
        <w:rPr>
          <w:rFonts w:ascii="Inter" w:hAnsi="Inter" w:cs="Courier New"/>
          <w:color w:val="98C379"/>
          <w:sz w:val="18"/>
          <w:szCs w:val="18"/>
        </w:rPr>
        <w:t>"</w:t>
      </w:r>
      <w:r w:rsidRPr="00602E4B">
        <w:rPr>
          <w:rFonts w:ascii="Inter" w:hAnsi="Inter" w:cs="Courier New"/>
          <w:color w:val="ABB2BF"/>
          <w:sz w:val="18"/>
          <w:szCs w:val="18"/>
        </w:rPr>
        <w:t>)</w:t>
      </w:r>
    </w:p>
    <w:p w14:paraId="2BFF4B4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 xml:space="preserve">f"Security Ratio: </w:t>
      </w:r>
      <w:r w:rsidRPr="00602E4B">
        <w:rPr>
          <w:rFonts w:ascii="Inter" w:hAnsi="Inter" w:cs="Courier New"/>
          <w:color w:val="ABB2BF"/>
          <w:sz w:val="18"/>
          <w:szCs w:val="18"/>
        </w:rPr>
        <w:t>{security_ratio:.2%}</w:t>
      </w:r>
      <w:r w:rsidRPr="00602E4B">
        <w:rPr>
          <w:rFonts w:ascii="Inter" w:hAnsi="Inter" w:cs="Courier New"/>
          <w:color w:val="98C379"/>
          <w:sz w:val="18"/>
          <w:szCs w:val="18"/>
        </w:rPr>
        <w:t>"</w:t>
      </w:r>
      <w:r w:rsidRPr="00602E4B">
        <w:rPr>
          <w:rFonts w:ascii="Inter" w:hAnsi="Inter" w:cs="Courier New"/>
          <w:color w:val="ABB2BF"/>
          <w:sz w:val="18"/>
          <w:szCs w:val="18"/>
        </w:rPr>
        <w:t>)</w:t>
      </w:r>
    </w:p>
    <w:p w14:paraId="7BF88AE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F5E0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Recommend parameter adjustments</w:t>
      </w:r>
    </w:p>
    <w:p w14:paraId="5BB1FF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security_ratio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0.10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Attack costs less than 10% of TVL</w:t>
      </w:r>
    </w:p>
    <w:p w14:paraId="5695D8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w:t>
      </w:r>
      <w:r w:rsidRPr="00602E4B">
        <w:rPr>
          <w:rFonts w:ascii="Apple Color Emoji" w:hAnsi="Apple Color Emoji" w:cs="Apple Color Emoji"/>
          <w:color w:val="98C379"/>
          <w:sz w:val="18"/>
          <w:szCs w:val="18"/>
        </w:rPr>
        <w:t>⚠️</w:t>
      </w:r>
      <w:r w:rsidRPr="00602E4B">
        <w:rPr>
          <w:rFonts w:ascii="Inter" w:hAnsi="Inter" w:cs="Courier New"/>
          <w:color w:val="98C379"/>
          <w:sz w:val="18"/>
          <w:szCs w:val="18"/>
        </w:rPr>
        <w:t xml:space="preserve">  SECURITY WARNING: Attack is too cheap!"</w:t>
      </w:r>
      <w:r w:rsidRPr="00602E4B">
        <w:rPr>
          <w:rFonts w:ascii="Inter" w:hAnsi="Inter" w:cs="Courier New"/>
          <w:color w:val="ABB2BF"/>
          <w:sz w:val="18"/>
          <w:szCs w:val="18"/>
        </w:rPr>
        <w:t>)</w:t>
      </w:r>
    </w:p>
    <w:p w14:paraId="4DACF5B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"Recommendations:"</w:t>
      </w:r>
      <w:r w:rsidRPr="00602E4B">
        <w:rPr>
          <w:rFonts w:ascii="Inter" w:hAnsi="Inter" w:cs="Courier New"/>
          <w:color w:val="ABB2BF"/>
          <w:sz w:val="18"/>
          <w:szCs w:val="18"/>
        </w:rPr>
        <w:t>)</w:t>
      </w:r>
    </w:p>
    <w:p w14:paraId="7F5A60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 xml:space="preserve">f"  - Increase base slashing from </w:t>
      </w:r>
      <w:r w:rsidRPr="00602E4B">
        <w:rPr>
          <w:rFonts w:ascii="Inter" w:hAnsi="Inter" w:cs="Courier New"/>
          <w:color w:val="ABB2BF"/>
          <w:sz w:val="18"/>
          <w:szCs w:val="18"/>
        </w:rPr>
        <w:t>{SIGMA_BASE:.1%}</w:t>
      </w:r>
      <w:r w:rsidRPr="00602E4B">
        <w:rPr>
          <w:rFonts w:ascii="Inter" w:hAnsi="Inter" w:cs="Courier New"/>
          <w:color w:val="98C379"/>
          <w:sz w:val="18"/>
          <w:szCs w:val="18"/>
        </w:rPr>
        <w:t xml:space="preserve"> to </w:t>
      </w:r>
      <w:r w:rsidRPr="00602E4B">
        <w:rPr>
          <w:rFonts w:ascii="Inter" w:hAnsi="Inter" w:cs="Courier New"/>
          <w:color w:val="ABB2BF"/>
          <w:sz w:val="18"/>
          <w:szCs w:val="18"/>
        </w:rPr>
        <w:t xml:space="preserve">{SIGMA_BASE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1.5</w:t>
      </w:r>
      <w:r w:rsidRPr="00602E4B">
        <w:rPr>
          <w:rFonts w:ascii="Inter" w:hAnsi="Inter" w:cs="Courier New"/>
          <w:color w:val="ABB2BF"/>
          <w:sz w:val="18"/>
          <w:szCs w:val="18"/>
        </w:rPr>
        <w:t>:.1%}</w:t>
      </w:r>
      <w:r w:rsidRPr="00602E4B">
        <w:rPr>
          <w:rFonts w:ascii="Inter" w:hAnsi="Inter" w:cs="Courier New"/>
          <w:color w:val="98C379"/>
          <w:sz w:val="18"/>
          <w:szCs w:val="18"/>
        </w:rPr>
        <w:t>"</w:t>
      </w:r>
      <w:r w:rsidRPr="00602E4B">
        <w:rPr>
          <w:rFonts w:ascii="Inter" w:hAnsi="Inter" w:cs="Courier New"/>
          <w:color w:val="ABB2BF"/>
          <w:sz w:val="18"/>
          <w:szCs w:val="18"/>
        </w:rPr>
        <w:t>)</w:t>
      </w:r>
    </w:p>
    <w:p w14:paraId="493954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 xml:space="preserve">f"  - Increase bridge slashing from </w:t>
      </w:r>
      <w:r w:rsidRPr="00602E4B">
        <w:rPr>
          <w:rFonts w:ascii="Inter" w:hAnsi="Inter" w:cs="Courier New"/>
          <w:color w:val="ABB2BF"/>
          <w:sz w:val="18"/>
          <w:szCs w:val="18"/>
        </w:rPr>
        <w:t>{SIGMA_BRIDGE:.1%}</w:t>
      </w:r>
      <w:r w:rsidRPr="00602E4B">
        <w:rPr>
          <w:rFonts w:ascii="Inter" w:hAnsi="Inter" w:cs="Courier New"/>
          <w:color w:val="98C379"/>
          <w:sz w:val="18"/>
          <w:szCs w:val="18"/>
        </w:rPr>
        <w:t xml:space="preserve"> to </w:t>
      </w:r>
      <w:r w:rsidRPr="00602E4B">
        <w:rPr>
          <w:rFonts w:ascii="Inter" w:hAnsi="Inter" w:cs="Courier New"/>
          <w:color w:val="ABB2BF"/>
          <w:sz w:val="18"/>
          <w:szCs w:val="18"/>
        </w:rPr>
        <w:t xml:space="preserve">{SIGMA_BRIDGE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:.1%}</w:t>
      </w:r>
      <w:r w:rsidRPr="00602E4B">
        <w:rPr>
          <w:rFonts w:ascii="Inter" w:hAnsi="Inter" w:cs="Courier New"/>
          <w:color w:val="98C379"/>
          <w:sz w:val="18"/>
          <w:szCs w:val="18"/>
        </w:rPr>
        <w:t>"</w:t>
      </w:r>
      <w:r w:rsidRPr="00602E4B">
        <w:rPr>
          <w:rFonts w:ascii="Inter" w:hAnsi="Inter" w:cs="Courier New"/>
          <w:color w:val="ABB2BF"/>
          <w:sz w:val="18"/>
          <w:szCs w:val="18"/>
        </w:rPr>
        <w:t>)</w:t>
      </w:r>
    </w:p>
    <w:p w14:paraId="377180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f"  - Consider minimum stake increase"</w:t>
      </w:r>
      <w:r w:rsidRPr="00602E4B">
        <w:rPr>
          <w:rFonts w:ascii="Inter" w:hAnsi="Inter" w:cs="Courier New"/>
          <w:color w:val="ABB2BF"/>
          <w:sz w:val="18"/>
          <w:szCs w:val="18"/>
        </w:rPr>
        <w:t>)</w:t>
      </w:r>
    </w:p>
    <w:p w14:paraId="186DEFC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939F6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security_ratio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0.50</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Attack costs more than 50% of TVL</w:t>
      </w:r>
    </w:p>
    <w:p w14:paraId="5656CF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w:t>
      </w:r>
      <w:r w:rsidRPr="00602E4B">
        <w:rPr>
          <w:rFonts w:ascii="Inter" w:hAnsi="Inter" w:cs="Segoe UI Symbol"/>
          <w:color w:val="98C379"/>
          <w:sz w:val="18"/>
          <w:szCs w:val="18"/>
        </w:rPr>
        <w:t>✓</w:t>
      </w:r>
      <w:r w:rsidRPr="00602E4B">
        <w:rPr>
          <w:rFonts w:ascii="Inter" w:hAnsi="Inter" w:cs="Courier New"/>
          <w:color w:val="98C379"/>
          <w:sz w:val="18"/>
          <w:szCs w:val="18"/>
        </w:rPr>
        <w:t xml:space="preserve"> Security budget is healthy"</w:t>
      </w:r>
      <w:r w:rsidRPr="00602E4B">
        <w:rPr>
          <w:rFonts w:ascii="Inter" w:hAnsi="Inter" w:cs="Courier New"/>
          <w:color w:val="ABB2BF"/>
          <w:sz w:val="18"/>
          <w:szCs w:val="18"/>
        </w:rPr>
        <w:t>)</w:t>
      </w:r>
    </w:p>
    <w:p w14:paraId="5B575B0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4CC9C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security_ratio</w:t>
      </w:r>
    </w:p>
    <w:p w14:paraId="39E6B3A3" w14:textId="77777777" w:rsidR="000F59A8" w:rsidRPr="00602E4B" w:rsidRDefault="000F59A8" w:rsidP="000F59A8">
      <w:pPr>
        <w:spacing w:before="100" w:beforeAutospacing="1" w:after="100" w:afterAutospacing="1"/>
        <w:outlineLvl w:val="3"/>
        <w:rPr>
          <w:rFonts w:ascii="Inter" w:hAnsi="Inter"/>
          <w:b/>
          <w:bCs/>
          <w:sz w:val="18"/>
          <w:szCs w:val="18"/>
        </w:rPr>
      </w:pPr>
      <w:r w:rsidRPr="00602E4B">
        <w:rPr>
          <w:rFonts w:ascii="Inter" w:hAnsi="Inter"/>
          <w:b/>
          <w:bCs/>
          <w:sz w:val="18"/>
          <w:szCs w:val="18"/>
        </w:rPr>
        <w:t>Optimizing for Low Latency</w:t>
      </w:r>
    </w:p>
    <w:p w14:paraId="628638D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sz w:val="18"/>
          <w:szCs w:val="18"/>
        </w:rPr>
        <w:t>To minimize finality time:</w:t>
      </w:r>
    </w:p>
    <w:p w14:paraId="523FC55B"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Options:</w:t>
      </w:r>
    </w:p>
    <w:p w14:paraId="73831CCE" w14:textId="77777777" w:rsidR="000F59A8" w:rsidRPr="00602E4B" w:rsidRDefault="000F59A8">
      <w:pPr>
        <w:numPr>
          <w:ilvl w:val="0"/>
          <w:numId w:val="241"/>
        </w:numPr>
        <w:spacing w:before="100" w:beforeAutospacing="1" w:after="100" w:afterAutospacing="1"/>
        <w:rPr>
          <w:rFonts w:ascii="Inter" w:hAnsi="Inter"/>
          <w:sz w:val="18"/>
          <w:szCs w:val="18"/>
        </w:rPr>
      </w:pPr>
      <w:r w:rsidRPr="00602E4B">
        <w:rPr>
          <w:rFonts w:ascii="Inter" w:hAnsi="Inter"/>
          <w:b/>
          <w:bCs/>
          <w:sz w:val="18"/>
          <w:szCs w:val="18"/>
        </w:rPr>
        <w:t xml:space="preserve">Decrease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m:t>
            </m:r>
          </m:sub>
        </m:sSub>
      </m:oMath>
      <w:r w:rsidRPr="00602E4B">
        <w:rPr>
          <w:rFonts w:ascii="Inter" w:hAnsi="Inter"/>
          <w:sz w:val="18"/>
          <w:szCs w:val="18"/>
        </w:rPr>
        <w:t xml:space="preserve">(more aggressive timeouts) </w:t>
      </w:r>
    </w:p>
    <w:p w14:paraId="07F5087F" w14:textId="77777777" w:rsidR="000F59A8" w:rsidRPr="00602E4B" w:rsidRDefault="000F59A8">
      <w:pPr>
        <w:numPr>
          <w:ilvl w:val="1"/>
          <w:numId w:val="241"/>
        </w:numPr>
        <w:spacing w:before="100" w:beforeAutospacing="1" w:after="100" w:afterAutospacing="1"/>
        <w:rPr>
          <w:rFonts w:ascii="Inter" w:hAnsi="Inter"/>
          <w:sz w:val="18"/>
          <w:szCs w:val="18"/>
        </w:rPr>
      </w:pPr>
      <w:r w:rsidRPr="00602E4B">
        <w:rPr>
          <w:rFonts w:ascii="Inter" w:hAnsi="Inter"/>
          <w:sz w:val="18"/>
          <w:szCs w:val="18"/>
        </w:rPr>
        <w:t>Current: 2s</w:t>
      </w:r>
    </w:p>
    <w:p w14:paraId="5E5394C6" w14:textId="77777777" w:rsidR="000F59A8" w:rsidRPr="00602E4B" w:rsidRDefault="000F59A8">
      <w:pPr>
        <w:numPr>
          <w:ilvl w:val="1"/>
          <w:numId w:val="241"/>
        </w:numPr>
        <w:spacing w:before="100" w:beforeAutospacing="1" w:after="100" w:afterAutospacing="1"/>
        <w:rPr>
          <w:rFonts w:ascii="Inter" w:hAnsi="Inter"/>
          <w:sz w:val="18"/>
          <w:szCs w:val="18"/>
        </w:rPr>
      </w:pPr>
      <w:r w:rsidRPr="00602E4B">
        <w:rPr>
          <w:rFonts w:ascii="Inter" w:hAnsi="Inter"/>
          <w:sz w:val="18"/>
          <w:szCs w:val="18"/>
        </w:rPr>
        <w:t>Potential: 1s</w:t>
      </w:r>
    </w:p>
    <w:p w14:paraId="477F6950" w14:textId="77777777" w:rsidR="000F59A8" w:rsidRPr="00602E4B" w:rsidRDefault="000F59A8">
      <w:pPr>
        <w:numPr>
          <w:ilvl w:val="1"/>
          <w:numId w:val="241"/>
        </w:numPr>
        <w:spacing w:before="100" w:beforeAutospacing="1" w:after="100" w:afterAutospacing="1"/>
        <w:rPr>
          <w:rFonts w:ascii="Inter" w:hAnsi="Inter"/>
          <w:sz w:val="18"/>
          <w:szCs w:val="18"/>
        </w:rPr>
      </w:pPr>
      <w:r w:rsidRPr="00602E4B">
        <w:rPr>
          <w:rFonts w:ascii="Inter" w:hAnsi="Inter"/>
          <w:sz w:val="18"/>
          <w:szCs w:val="18"/>
        </w:rPr>
        <w:t>Risk: More false timeouts during network congestion</w:t>
      </w:r>
    </w:p>
    <w:p w14:paraId="7DF805CA" w14:textId="77777777" w:rsidR="000F59A8" w:rsidRPr="00602E4B" w:rsidRDefault="000F59A8">
      <w:pPr>
        <w:numPr>
          <w:ilvl w:val="0"/>
          <w:numId w:val="241"/>
        </w:numPr>
        <w:spacing w:before="100" w:beforeAutospacing="1" w:after="100" w:afterAutospacing="1"/>
        <w:rPr>
          <w:rFonts w:ascii="Inter" w:hAnsi="Inter"/>
          <w:sz w:val="18"/>
          <w:szCs w:val="18"/>
        </w:rPr>
      </w:pPr>
      <w:r w:rsidRPr="00602E4B">
        <w:rPr>
          <w:rFonts w:ascii="Inter" w:hAnsi="Inter"/>
          <w:b/>
          <w:bCs/>
          <w:sz w:val="18"/>
          <w:szCs w:val="18"/>
        </w:rPr>
        <w:t xml:space="preserve">Increase </w:t>
      </w:r>
      <m:oMath>
        <m:sSub>
          <m:sSubPr>
            <m:ctrlPr>
              <w:rPr>
                <w:rFonts w:ascii="Cambria Math" w:hAnsi="Cambria Math"/>
                <w:sz w:val="18"/>
                <w:szCs w:val="18"/>
              </w:rPr>
            </m:ctrlPr>
          </m:sSubPr>
          <m:e>
            <m:r>
              <m:rPr>
                <m:sty m:val="p"/>
              </m:rPr>
              <w:rPr>
                <w:rFonts w:ascii="Cambria Math" w:hAnsi="Cambria Math"/>
                <w:sz w:val="18"/>
                <w:szCs w:val="18"/>
              </w:rPr>
              <m:t>Δ</m:t>
            </m:r>
          </m:e>
          <m:sub>
            <m:r>
              <m:rPr>
                <m:nor/>
              </m:rPr>
              <w:rPr>
                <w:rFonts w:ascii="Inter" w:hAnsi="Inter"/>
                <w:sz w:val="18"/>
                <w:szCs w:val="18"/>
              </w:rPr>
              <m:t>ref</m:t>
            </m:r>
          </m:sub>
        </m:sSub>
      </m:oMath>
      <w:r w:rsidRPr="00602E4B">
        <w:rPr>
          <w:rFonts w:ascii="Inter" w:hAnsi="Inter"/>
          <w:sz w:val="18"/>
          <w:szCs w:val="18"/>
        </w:rPr>
        <w:t xml:space="preserve">(reward slower validators to avoid exclusion) </w:t>
      </w:r>
    </w:p>
    <w:p w14:paraId="2F030D85" w14:textId="77777777" w:rsidR="000F59A8" w:rsidRPr="00602E4B" w:rsidRDefault="000F59A8">
      <w:pPr>
        <w:numPr>
          <w:ilvl w:val="1"/>
          <w:numId w:val="241"/>
        </w:numPr>
        <w:spacing w:before="100" w:beforeAutospacing="1" w:after="100" w:afterAutospacing="1"/>
        <w:rPr>
          <w:rFonts w:ascii="Inter" w:hAnsi="Inter"/>
          <w:sz w:val="18"/>
          <w:szCs w:val="18"/>
        </w:rPr>
      </w:pPr>
      <w:r w:rsidRPr="00602E4B">
        <w:rPr>
          <w:rFonts w:ascii="Inter" w:hAnsi="Inter"/>
          <w:sz w:val="18"/>
          <w:szCs w:val="18"/>
        </w:rPr>
        <w:t>Counterintuitive but prevents excluding geographically diverse validators</w:t>
      </w:r>
    </w:p>
    <w:p w14:paraId="232A79D1" w14:textId="77777777" w:rsidR="000F59A8" w:rsidRPr="00602E4B" w:rsidRDefault="000F59A8">
      <w:pPr>
        <w:numPr>
          <w:ilvl w:val="0"/>
          <w:numId w:val="241"/>
        </w:numPr>
        <w:spacing w:before="100" w:beforeAutospacing="1" w:after="100" w:afterAutospacing="1"/>
        <w:rPr>
          <w:rFonts w:ascii="Inter" w:hAnsi="Inter"/>
          <w:sz w:val="18"/>
          <w:szCs w:val="18"/>
        </w:rPr>
      </w:pPr>
      <w:r w:rsidRPr="00602E4B">
        <w:rPr>
          <w:rFonts w:ascii="Inter" w:hAnsi="Inter"/>
          <w:b/>
          <w:bCs/>
          <w:sz w:val="18"/>
          <w:szCs w:val="18"/>
        </w:rPr>
        <w:t>Optimize network topology</w:t>
      </w:r>
      <w:r w:rsidRPr="00602E4B">
        <w:rPr>
          <w:rFonts w:ascii="Inter" w:hAnsi="Inter"/>
          <w:sz w:val="18"/>
          <w:szCs w:val="18"/>
        </w:rPr>
        <w:t xml:space="preserve"> (dedicated validator mesh network) </w:t>
      </w:r>
    </w:p>
    <w:p w14:paraId="2F8FF9E1" w14:textId="77777777" w:rsidR="000F59A8" w:rsidRPr="00602E4B" w:rsidRDefault="000F59A8">
      <w:pPr>
        <w:numPr>
          <w:ilvl w:val="1"/>
          <w:numId w:val="241"/>
        </w:numPr>
        <w:spacing w:before="100" w:beforeAutospacing="1" w:after="100" w:afterAutospacing="1"/>
        <w:rPr>
          <w:rFonts w:ascii="Inter" w:hAnsi="Inter"/>
          <w:sz w:val="18"/>
          <w:szCs w:val="18"/>
        </w:rPr>
      </w:pPr>
      <w:r w:rsidRPr="00602E4B">
        <w:rPr>
          <w:rFonts w:ascii="Inter" w:hAnsi="Inter"/>
          <w:sz w:val="18"/>
          <w:szCs w:val="18"/>
        </w:rPr>
        <w:t>Deploy relay nodes</w:t>
      </w:r>
    </w:p>
    <w:p w14:paraId="4171F3FF" w14:textId="77777777" w:rsidR="000F59A8" w:rsidRPr="00602E4B" w:rsidRDefault="000F59A8">
      <w:pPr>
        <w:numPr>
          <w:ilvl w:val="1"/>
          <w:numId w:val="241"/>
        </w:numPr>
        <w:spacing w:before="100" w:beforeAutospacing="1" w:after="100" w:afterAutospacing="1"/>
        <w:rPr>
          <w:rFonts w:ascii="Inter" w:hAnsi="Inter"/>
          <w:sz w:val="18"/>
          <w:szCs w:val="18"/>
        </w:rPr>
      </w:pPr>
      <w:r w:rsidRPr="00602E4B">
        <w:rPr>
          <w:rFonts w:ascii="Inter" w:hAnsi="Inter"/>
          <w:sz w:val="18"/>
          <w:szCs w:val="18"/>
        </w:rPr>
        <w:lastRenderedPageBreak/>
        <w:t>Direct validator-to-validator connections</w:t>
      </w:r>
    </w:p>
    <w:p w14:paraId="4BAA4D83" w14:textId="77777777" w:rsidR="000F59A8" w:rsidRPr="00602E4B" w:rsidRDefault="000F59A8">
      <w:pPr>
        <w:numPr>
          <w:ilvl w:val="1"/>
          <w:numId w:val="241"/>
        </w:numPr>
        <w:spacing w:before="100" w:beforeAutospacing="1" w:after="100" w:afterAutospacing="1"/>
        <w:rPr>
          <w:rFonts w:ascii="Inter" w:hAnsi="Inter"/>
          <w:sz w:val="18"/>
          <w:szCs w:val="18"/>
        </w:rPr>
      </w:pPr>
      <w:r w:rsidRPr="00602E4B">
        <w:rPr>
          <w:rFonts w:ascii="Inter" w:hAnsi="Inter"/>
          <w:sz w:val="18"/>
          <w:szCs w:val="18"/>
        </w:rPr>
        <w:t>CDN for block propagation</w:t>
      </w:r>
    </w:p>
    <w:p w14:paraId="5F6C6631"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Trade-off:</w:t>
      </w:r>
      <w:r w:rsidRPr="00602E4B">
        <w:rPr>
          <w:rFonts w:ascii="Inter" w:hAnsi="Inter"/>
          <w:sz w:val="18"/>
          <w:szCs w:val="18"/>
        </w:rPr>
        <w:t xml:space="preserve"> Aggressive timeouts may cause unnecessary view changes in WAN conditions.</w:t>
      </w:r>
    </w:p>
    <w:p w14:paraId="5C994A34" w14:textId="77777777" w:rsidR="000F59A8" w:rsidRPr="00602E4B" w:rsidRDefault="000F59A8" w:rsidP="000F59A8">
      <w:pPr>
        <w:rPr>
          <w:rFonts w:ascii="Inter" w:hAnsi="Inter"/>
          <w:sz w:val="18"/>
          <w:szCs w:val="18"/>
        </w:rPr>
      </w:pPr>
      <w:r w:rsidRPr="00602E4B">
        <w:rPr>
          <w:rFonts w:ascii="Inter" w:hAnsi="Inter"/>
          <w:sz w:val="18"/>
          <w:szCs w:val="18"/>
        </w:rPr>
        <w:t>python</w:t>
      </w:r>
    </w:p>
    <w:p w14:paraId="7FC096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optimize_for_latency</w:t>
      </w:r>
      <w:r w:rsidRPr="00602E4B">
        <w:rPr>
          <w:rFonts w:ascii="Inter" w:hAnsi="Inter" w:cs="Courier New"/>
          <w:color w:val="ABB2BF"/>
          <w:sz w:val="18"/>
          <w:szCs w:val="18"/>
        </w:rPr>
        <w:t>():</w:t>
      </w:r>
    </w:p>
    <w:p w14:paraId="1A47EB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5417C66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Analyze and optimize for low-latency finalization.</w:t>
      </w:r>
    </w:p>
    <w:p w14:paraId="2F22DE9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67C329A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Measure current latency distribution</w:t>
      </w:r>
    </w:p>
    <w:p w14:paraId="4521550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recent_finalizations </w:t>
      </w:r>
      <w:r w:rsidRPr="00602E4B">
        <w:rPr>
          <w:rFonts w:ascii="Inter" w:hAnsi="Inter" w:cs="Courier New"/>
          <w:color w:val="61AFEF"/>
          <w:sz w:val="18"/>
          <w:szCs w:val="18"/>
        </w:rPr>
        <w:t>=</w:t>
      </w:r>
      <w:r w:rsidRPr="00602E4B">
        <w:rPr>
          <w:rFonts w:ascii="Inter" w:hAnsi="Inter" w:cs="Courier New"/>
          <w:color w:val="ABB2BF"/>
          <w:sz w:val="18"/>
          <w:szCs w:val="18"/>
        </w:rPr>
        <w:t xml:space="preserve"> get_recent_finalization_times(count</w:t>
      </w:r>
      <w:r w:rsidRPr="00602E4B">
        <w:rPr>
          <w:rFonts w:ascii="Inter" w:hAnsi="Inter" w:cs="Courier New"/>
          <w:color w:val="61AFEF"/>
          <w:sz w:val="18"/>
          <w:szCs w:val="18"/>
        </w:rPr>
        <w:t>=</w:t>
      </w:r>
      <w:r w:rsidRPr="00602E4B">
        <w:rPr>
          <w:rFonts w:ascii="Inter" w:hAnsi="Inter" w:cs="Courier New"/>
          <w:color w:val="D19A66"/>
          <w:sz w:val="18"/>
          <w:szCs w:val="18"/>
        </w:rPr>
        <w:t>1000</w:t>
      </w:r>
      <w:r w:rsidRPr="00602E4B">
        <w:rPr>
          <w:rFonts w:ascii="Inter" w:hAnsi="Inter" w:cs="Courier New"/>
          <w:color w:val="ABB2BF"/>
          <w:sz w:val="18"/>
          <w:szCs w:val="18"/>
        </w:rPr>
        <w:t>)</w:t>
      </w:r>
    </w:p>
    <w:p w14:paraId="2AC8400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p50 </w:t>
      </w:r>
      <w:r w:rsidRPr="00602E4B">
        <w:rPr>
          <w:rFonts w:ascii="Inter" w:hAnsi="Inter" w:cs="Courier New"/>
          <w:color w:val="61AFEF"/>
          <w:sz w:val="18"/>
          <w:szCs w:val="18"/>
        </w:rPr>
        <w:t>=</w:t>
      </w:r>
      <w:r w:rsidRPr="00602E4B">
        <w:rPr>
          <w:rFonts w:ascii="Inter" w:hAnsi="Inter" w:cs="Courier New"/>
          <w:color w:val="ABB2BF"/>
          <w:sz w:val="18"/>
          <w:szCs w:val="18"/>
        </w:rPr>
        <w:t xml:space="preserve"> percentile(recent_finalizations, </w:t>
      </w:r>
      <w:r w:rsidRPr="00602E4B">
        <w:rPr>
          <w:rFonts w:ascii="Inter" w:hAnsi="Inter" w:cs="Courier New"/>
          <w:color w:val="D19A66"/>
          <w:sz w:val="18"/>
          <w:szCs w:val="18"/>
        </w:rPr>
        <w:t>50</w:t>
      </w:r>
      <w:r w:rsidRPr="00602E4B">
        <w:rPr>
          <w:rFonts w:ascii="Inter" w:hAnsi="Inter" w:cs="Courier New"/>
          <w:color w:val="ABB2BF"/>
          <w:sz w:val="18"/>
          <w:szCs w:val="18"/>
        </w:rPr>
        <w:t>)</w:t>
      </w:r>
    </w:p>
    <w:p w14:paraId="5F4CBC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p95 </w:t>
      </w:r>
      <w:r w:rsidRPr="00602E4B">
        <w:rPr>
          <w:rFonts w:ascii="Inter" w:hAnsi="Inter" w:cs="Courier New"/>
          <w:color w:val="61AFEF"/>
          <w:sz w:val="18"/>
          <w:szCs w:val="18"/>
        </w:rPr>
        <w:t>=</w:t>
      </w:r>
      <w:r w:rsidRPr="00602E4B">
        <w:rPr>
          <w:rFonts w:ascii="Inter" w:hAnsi="Inter" w:cs="Courier New"/>
          <w:color w:val="ABB2BF"/>
          <w:sz w:val="18"/>
          <w:szCs w:val="18"/>
        </w:rPr>
        <w:t xml:space="preserve"> percentile(recent_finalizations, </w:t>
      </w:r>
      <w:r w:rsidRPr="00602E4B">
        <w:rPr>
          <w:rFonts w:ascii="Inter" w:hAnsi="Inter" w:cs="Courier New"/>
          <w:color w:val="D19A66"/>
          <w:sz w:val="18"/>
          <w:szCs w:val="18"/>
        </w:rPr>
        <w:t>95</w:t>
      </w:r>
      <w:r w:rsidRPr="00602E4B">
        <w:rPr>
          <w:rFonts w:ascii="Inter" w:hAnsi="Inter" w:cs="Courier New"/>
          <w:color w:val="ABB2BF"/>
          <w:sz w:val="18"/>
          <w:szCs w:val="18"/>
        </w:rPr>
        <w:t>)</w:t>
      </w:r>
    </w:p>
    <w:p w14:paraId="1DD766C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p99 </w:t>
      </w:r>
      <w:r w:rsidRPr="00602E4B">
        <w:rPr>
          <w:rFonts w:ascii="Inter" w:hAnsi="Inter" w:cs="Courier New"/>
          <w:color w:val="61AFEF"/>
          <w:sz w:val="18"/>
          <w:szCs w:val="18"/>
        </w:rPr>
        <w:t>=</w:t>
      </w:r>
      <w:r w:rsidRPr="00602E4B">
        <w:rPr>
          <w:rFonts w:ascii="Inter" w:hAnsi="Inter" w:cs="Courier New"/>
          <w:color w:val="ABB2BF"/>
          <w:sz w:val="18"/>
          <w:szCs w:val="18"/>
        </w:rPr>
        <w:t xml:space="preserve"> percentile(recent_finalizations, </w:t>
      </w:r>
      <w:r w:rsidRPr="00602E4B">
        <w:rPr>
          <w:rFonts w:ascii="Inter" w:hAnsi="Inter" w:cs="Courier New"/>
          <w:color w:val="D19A66"/>
          <w:sz w:val="18"/>
          <w:szCs w:val="18"/>
        </w:rPr>
        <w:t>99</w:t>
      </w:r>
      <w:r w:rsidRPr="00602E4B">
        <w:rPr>
          <w:rFonts w:ascii="Inter" w:hAnsi="Inter" w:cs="Courier New"/>
          <w:color w:val="ABB2BF"/>
          <w:sz w:val="18"/>
          <w:szCs w:val="18"/>
        </w:rPr>
        <w:t>)</w:t>
      </w:r>
    </w:p>
    <w:p w14:paraId="6B8F16F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70FBC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f"Current Finality Times:"</w:t>
      </w:r>
      <w:r w:rsidRPr="00602E4B">
        <w:rPr>
          <w:rFonts w:ascii="Inter" w:hAnsi="Inter" w:cs="Courier New"/>
          <w:color w:val="ABB2BF"/>
          <w:sz w:val="18"/>
          <w:szCs w:val="18"/>
        </w:rPr>
        <w:t>)</w:t>
      </w:r>
    </w:p>
    <w:p w14:paraId="68784A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 xml:space="preserve">f"  p50: </w:t>
      </w:r>
      <w:r w:rsidRPr="00602E4B">
        <w:rPr>
          <w:rFonts w:ascii="Inter" w:hAnsi="Inter" w:cs="Courier New"/>
          <w:color w:val="ABB2BF"/>
          <w:sz w:val="18"/>
          <w:szCs w:val="18"/>
        </w:rPr>
        <w:t>{p50:.2f}</w:t>
      </w:r>
      <w:r w:rsidRPr="00602E4B">
        <w:rPr>
          <w:rFonts w:ascii="Inter" w:hAnsi="Inter" w:cs="Courier New"/>
          <w:color w:val="98C379"/>
          <w:sz w:val="18"/>
          <w:szCs w:val="18"/>
        </w:rPr>
        <w:t>s"</w:t>
      </w:r>
      <w:r w:rsidRPr="00602E4B">
        <w:rPr>
          <w:rFonts w:ascii="Inter" w:hAnsi="Inter" w:cs="Courier New"/>
          <w:color w:val="ABB2BF"/>
          <w:sz w:val="18"/>
          <w:szCs w:val="18"/>
        </w:rPr>
        <w:t>)</w:t>
      </w:r>
    </w:p>
    <w:p w14:paraId="69C279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 xml:space="preserve">f"  p95: </w:t>
      </w:r>
      <w:r w:rsidRPr="00602E4B">
        <w:rPr>
          <w:rFonts w:ascii="Inter" w:hAnsi="Inter" w:cs="Courier New"/>
          <w:color w:val="ABB2BF"/>
          <w:sz w:val="18"/>
          <w:szCs w:val="18"/>
        </w:rPr>
        <w:t>{p95:.2f}</w:t>
      </w:r>
      <w:r w:rsidRPr="00602E4B">
        <w:rPr>
          <w:rFonts w:ascii="Inter" w:hAnsi="Inter" w:cs="Courier New"/>
          <w:color w:val="98C379"/>
          <w:sz w:val="18"/>
          <w:szCs w:val="18"/>
        </w:rPr>
        <w:t>s"</w:t>
      </w:r>
      <w:r w:rsidRPr="00602E4B">
        <w:rPr>
          <w:rFonts w:ascii="Inter" w:hAnsi="Inter" w:cs="Courier New"/>
          <w:color w:val="ABB2BF"/>
          <w:sz w:val="18"/>
          <w:szCs w:val="18"/>
        </w:rPr>
        <w:t>)</w:t>
      </w:r>
    </w:p>
    <w:p w14:paraId="64B996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 xml:space="preserve">f"  p99: </w:t>
      </w:r>
      <w:r w:rsidRPr="00602E4B">
        <w:rPr>
          <w:rFonts w:ascii="Inter" w:hAnsi="Inter" w:cs="Courier New"/>
          <w:color w:val="ABB2BF"/>
          <w:sz w:val="18"/>
          <w:szCs w:val="18"/>
        </w:rPr>
        <w:t>{p99:.2f}</w:t>
      </w:r>
      <w:r w:rsidRPr="00602E4B">
        <w:rPr>
          <w:rFonts w:ascii="Inter" w:hAnsi="Inter" w:cs="Courier New"/>
          <w:color w:val="98C379"/>
          <w:sz w:val="18"/>
          <w:szCs w:val="18"/>
        </w:rPr>
        <w:t>s"</w:t>
      </w:r>
      <w:r w:rsidRPr="00602E4B">
        <w:rPr>
          <w:rFonts w:ascii="Inter" w:hAnsi="Inter" w:cs="Courier New"/>
          <w:color w:val="ABB2BF"/>
          <w:sz w:val="18"/>
          <w:szCs w:val="18"/>
        </w:rPr>
        <w:t>)</w:t>
      </w:r>
    </w:p>
    <w:p w14:paraId="3ECBC9A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B03FC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Analyze timeout frequency</w:t>
      </w:r>
    </w:p>
    <w:p w14:paraId="52FAF63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recent_rounds </w:t>
      </w:r>
      <w:r w:rsidRPr="00602E4B">
        <w:rPr>
          <w:rFonts w:ascii="Inter" w:hAnsi="Inter" w:cs="Courier New"/>
          <w:color w:val="61AFEF"/>
          <w:sz w:val="18"/>
          <w:szCs w:val="18"/>
        </w:rPr>
        <w:t>=</w:t>
      </w:r>
      <w:r w:rsidRPr="00602E4B">
        <w:rPr>
          <w:rFonts w:ascii="Inter" w:hAnsi="Inter" w:cs="Courier New"/>
          <w:color w:val="ABB2BF"/>
          <w:sz w:val="18"/>
          <w:szCs w:val="18"/>
        </w:rPr>
        <w:t xml:space="preserve"> get_recent_rounds(count</w:t>
      </w:r>
      <w:r w:rsidRPr="00602E4B">
        <w:rPr>
          <w:rFonts w:ascii="Inter" w:hAnsi="Inter" w:cs="Courier New"/>
          <w:color w:val="61AFEF"/>
          <w:sz w:val="18"/>
          <w:szCs w:val="18"/>
        </w:rPr>
        <w:t>=</w:t>
      </w:r>
      <w:r w:rsidRPr="00602E4B">
        <w:rPr>
          <w:rFonts w:ascii="Inter" w:hAnsi="Inter" w:cs="Courier New"/>
          <w:color w:val="D19A66"/>
          <w:sz w:val="18"/>
          <w:szCs w:val="18"/>
        </w:rPr>
        <w:t>1000</w:t>
      </w:r>
      <w:r w:rsidRPr="00602E4B">
        <w:rPr>
          <w:rFonts w:ascii="Inter" w:hAnsi="Inter" w:cs="Courier New"/>
          <w:color w:val="ABB2BF"/>
          <w:sz w:val="18"/>
          <w:szCs w:val="18"/>
        </w:rPr>
        <w:t>)</w:t>
      </w:r>
    </w:p>
    <w:p w14:paraId="00C3B66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timeout_rate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sum</w:t>
      </w:r>
      <w:r w:rsidRPr="00602E4B">
        <w:rPr>
          <w:rFonts w:ascii="Inter" w:hAnsi="Inter" w:cs="Courier New"/>
          <w:color w:val="ABB2BF"/>
          <w:sz w:val="18"/>
          <w:szCs w:val="18"/>
        </w:rPr>
        <w:t>(</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r </w:t>
      </w:r>
      <w:r w:rsidRPr="00602E4B">
        <w:rPr>
          <w:rFonts w:ascii="Inter" w:hAnsi="Inter" w:cs="Courier New"/>
          <w:color w:val="C678DD"/>
          <w:sz w:val="18"/>
          <w:szCs w:val="18"/>
        </w:rPr>
        <w:t>in</w:t>
      </w:r>
      <w:r w:rsidRPr="00602E4B">
        <w:rPr>
          <w:rFonts w:ascii="Inter" w:hAnsi="Inter" w:cs="Courier New"/>
          <w:color w:val="ABB2BF"/>
          <w:sz w:val="18"/>
          <w:szCs w:val="18"/>
        </w:rPr>
        <w:t xml:space="preserve"> recent_rounds </w:t>
      </w:r>
      <w:r w:rsidRPr="00602E4B">
        <w:rPr>
          <w:rFonts w:ascii="Inter" w:hAnsi="Inter" w:cs="Courier New"/>
          <w:color w:val="C678DD"/>
          <w:sz w:val="18"/>
          <w:szCs w:val="18"/>
        </w:rPr>
        <w:t>if</w:t>
      </w:r>
      <w:r w:rsidRPr="00602E4B">
        <w:rPr>
          <w:rFonts w:ascii="Inter" w:hAnsi="Inter" w:cs="Courier New"/>
          <w:color w:val="ABB2BF"/>
          <w:sz w:val="18"/>
          <w:szCs w:val="18"/>
        </w:rPr>
        <w:t xml:space="preserve"> r.had_timeout)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(recent_rounds)</w:t>
      </w:r>
    </w:p>
    <w:p w14:paraId="6F38756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FC421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 xml:space="preserve">f"Timeout Rate: </w:t>
      </w:r>
      <w:r w:rsidRPr="00602E4B">
        <w:rPr>
          <w:rFonts w:ascii="Inter" w:hAnsi="Inter" w:cs="Courier New"/>
          <w:color w:val="ABB2BF"/>
          <w:sz w:val="18"/>
          <w:szCs w:val="18"/>
        </w:rPr>
        <w:t>{timeout_rate:.1%}</w:t>
      </w:r>
      <w:r w:rsidRPr="00602E4B">
        <w:rPr>
          <w:rFonts w:ascii="Inter" w:hAnsi="Inter" w:cs="Courier New"/>
          <w:color w:val="98C379"/>
          <w:sz w:val="18"/>
          <w:szCs w:val="18"/>
        </w:rPr>
        <w:t>"</w:t>
      </w:r>
      <w:r w:rsidRPr="00602E4B">
        <w:rPr>
          <w:rFonts w:ascii="Inter" w:hAnsi="Inter" w:cs="Courier New"/>
          <w:color w:val="ABB2BF"/>
          <w:sz w:val="18"/>
          <w:szCs w:val="18"/>
        </w:rPr>
        <w:t>)</w:t>
      </w:r>
    </w:p>
    <w:p w14:paraId="5F812E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9D52D7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Recommendations</w:t>
      </w:r>
    </w:p>
    <w:p w14:paraId="023D31A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p99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10.0</w:t>
      </w:r>
      <w:r w:rsidRPr="00602E4B">
        <w:rPr>
          <w:rFonts w:ascii="Inter" w:hAnsi="Inter" w:cs="Courier New"/>
          <w:color w:val="ABB2BF"/>
          <w:sz w:val="18"/>
          <w:szCs w:val="18"/>
        </w:rPr>
        <w:t xml:space="preserve"> </w:t>
      </w:r>
      <w:r w:rsidRPr="00602E4B">
        <w:rPr>
          <w:rFonts w:ascii="Inter" w:hAnsi="Inter" w:cs="Courier New"/>
          <w:color w:val="C678DD"/>
          <w:sz w:val="18"/>
          <w:szCs w:val="18"/>
        </w:rPr>
        <w:t>and</w:t>
      </w:r>
      <w:r w:rsidRPr="00602E4B">
        <w:rPr>
          <w:rFonts w:ascii="Inter" w:hAnsi="Inter" w:cs="Courier New"/>
          <w:color w:val="ABB2BF"/>
          <w:sz w:val="18"/>
          <w:szCs w:val="18"/>
        </w:rPr>
        <w:t xml:space="preserve"> timeout_rate </w:t>
      </w:r>
      <w:r w:rsidRPr="00602E4B">
        <w:rPr>
          <w:rFonts w:ascii="Inter" w:hAnsi="Inter" w:cs="Courier New"/>
          <w:color w:val="61AFEF"/>
          <w:sz w:val="18"/>
          <w:szCs w:val="18"/>
        </w:rPr>
        <w:t>&lt;</w:t>
      </w:r>
      <w:r w:rsidRPr="00602E4B">
        <w:rPr>
          <w:rFonts w:ascii="Inter" w:hAnsi="Inter" w:cs="Courier New"/>
          <w:color w:val="ABB2BF"/>
          <w:sz w:val="18"/>
          <w:szCs w:val="18"/>
        </w:rPr>
        <w:t xml:space="preserve"> </w:t>
      </w:r>
      <w:r w:rsidRPr="00602E4B">
        <w:rPr>
          <w:rFonts w:ascii="Inter" w:hAnsi="Inter" w:cs="Courier New"/>
          <w:color w:val="D19A66"/>
          <w:sz w:val="18"/>
          <w:szCs w:val="18"/>
        </w:rPr>
        <w:t>0.05</w:t>
      </w:r>
      <w:r w:rsidRPr="00602E4B">
        <w:rPr>
          <w:rFonts w:ascii="Inter" w:hAnsi="Inter" w:cs="Courier New"/>
          <w:color w:val="ABB2BF"/>
          <w:sz w:val="18"/>
          <w:szCs w:val="18"/>
        </w:rPr>
        <w:t>:</w:t>
      </w:r>
    </w:p>
    <w:p w14:paraId="00A59E6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"Can decrease T_0 to improve latency (low timeout rate)"</w:t>
      </w:r>
      <w:r w:rsidRPr="00602E4B">
        <w:rPr>
          <w:rFonts w:ascii="Inter" w:hAnsi="Inter" w:cs="Courier New"/>
          <w:color w:val="ABB2BF"/>
          <w:sz w:val="18"/>
          <w:szCs w:val="18"/>
        </w:rPr>
        <w:t>)</w:t>
      </w:r>
    </w:p>
    <w:p w14:paraId="6CBB39C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elif</w:t>
      </w:r>
      <w:r w:rsidRPr="00602E4B">
        <w:rPr>
          <w:rFonts w:ascii="Inter" w:hAnsi="Inter" w:cs="Courier New"/>
          <w:color w:val="ABB2BF"/>
          <w:sz w:val="18"/>
          <w:szCs w:val="18"/>
        </w:rPr>
        <w:t xml:space="preserve"> timeout_rate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0.20</w:t>
      </w:r>
      <w:r w:rsidRPr="00602E4B">
        <w:rPr>
          <w:rFonts w:ascii="Inter" w:hAnsi="Inter" w:cs="Courier New"/>
          <w:color w:val="ABB2BF"/>
          <w:sz w:val="18"/>
          <w:szCs w:val="18"/>
        </w:rPr>
        <w:t>:</w:t>
      </w:r>
    </w:p>
    <w:p w14:paraId="65A550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"Should increase T_0 to reduce false timeouts"</w:t>
      </w:r>
      <w:r w:rsidRPr="00602E4B">
        <w:rPr>
          <w:rFonts w:ascii="Inter" w:hAnsi="Inter" w:cs="Courier New"/>
          <w:color w:val="ABB2BF"/>
          <w:sz w:val="18"/>
          <w:szCs w:val="18"/>
        </w:rPr>
        <w:t>)</w:t>
      </w:r>
    </w:p>
    <w:p w14:paraId="120EF04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224DE8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Analyze validator latency distribution</w:t>
      </w:r>
    </w:p>
    <w:p w14:paraId="3B7AFD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validator_latencies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get_validator_average_latencies()</w:t>
      </w:r>
    </w:p>
    <w:p w14:paraId="784B95A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slow_validators </w:t>
      </w:r>
      <w:r w:rsidRPr="00602E4B">
        <w:rPr>
          <w:rFonts w:ascii="Inter" w:hAnsi="Inter" w:cs="Courier New"/>
          <w:color w:val="61AFEF"/>
          <w:sz w:val="18"/>
          <w:szCs w:val="18"/>
        </w:rPr>
        <w:t>=</w:t>
      </w:r>
      <w:r w:rsidRPr="00602E4B">
        <w:rPr>
          <w:rFonts w:ascii="Inter" w:hAnsi="Inter" w:cs="Courier New"/>
          <w:color w:val="ABB2BF"/>
          <w:sz w:val="18"/>
          <w:szCs w:val="18"/>
        </w:rPr>
        <w:t xml:space="preserve"> [v </w:t>
      </w:r>
      <w:r w:rsidRPr="00602E4B">
        <w:rPr>
          <w:rFonts w:ascii="Inter" w:hAnsi="Inter" w:cs="Courier New"/>
          <w:color w:val="C678DD"/>
          <w:sz w:val="18"/>
          <w:szCs w:val="18"/>
        </w:rPr>
        <w:t>for</w:t>
      </w:r>
      <w:r w:rsidRPr="00602E4B">
        <w:rPr>
          <w:rFonts w:ascii="Inter" w:hAnsi="Inter" w:cs="Courier New"/>
          <w:color w:val="ABB2BF"/>
          <w:sz w:val="18"/>
          <w:szCs w:val="18"/>
        </w:rPr>
        <w:t xml:space="preserve"> v, lat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validator_latencies.items() </w:t>
      </w:r>
      <w:r w:rsidRPr="00602E4B">
        <w:rPr>
          <w:rFonts w:ascii="Inter" w:hAnsi="Inter" w:cs="Courier New"/>
          <w:color w:val="C678DD"/>
          <w:sz w:val="18"/>
          <w:szCs w:val="18"/>
        </w:rPr>
        <w:t>if</w:t>
      </w:r>
      <w:r w:rsidRPr="00602E4B">
        <w:rPr>
          <w:rFonts w:ascii="Inter" w:hAnsi="Inter" w:cs="Courier New"/>
          <w:color w:val="ABB2BF"/>
          <w:sz w:val="18"/>
          <w:szCs w:val="18"/>
        </w:rPr>
        <w:t xml:space="preserve"> lat </w:t>
      </w:r>
      <w:r w:rsidRPr="00602E4B">
        <w:rPr>
          <w:rFonts w:ascii="Inter" w:hAnsi="Inter" w:cs="Courier New"/>
          <w:color w:val="61AFEF"/>
          <w:sz w:val="18"/>
          <w:szCs w:val="18"/>
        </w:rPr>
        <w:t>&gt;</w:t>
      </w:r>
      <w:r w:rsidRPr="00602E4B">
        <w:rPr>
          <w:rFonts w:ascii="Inter" w:hAnsi="Inter" w:cs="Courier New"/>
          <w:color w:val="ABB2BF"/>
          <w:sz w:val="18"/>
          <w:szCs w:val="18"/>
        </w:rPr>
        <w:t xml:space="preserve"> DELTA_REF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2</w:t>
      </w:r>
      <w:r w:rsidRPr="00602E4B">
        <w:rPr>
          <w:rFonts w:ascii="Inter" w:hAnsi="Inter" w:cs="Courier New"/>
          <w:color w:val="ABB2BF"/>
          <w:sz w:val="18"/>
          <w:szCs w:val="18"/>
        </w:rPr>
        <w:t>]</w:t>
      </w:r>
    </w:p>
    <w:p w14:paraId="06B9C42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FA799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(slow_validators)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 xml:space="preserve">(validator_latencies)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0.10</w:t>
      </w:r>
      <w:r w:rsidRPr="00602E4B">
        <w:rPr>
          <w:rFonts w:ascii="Inter" w:hAnsi="Inter" w:cs="Courier New"/>
          <w:color w:val="ABB2BF"/>
          <w:sz w:val="18"/>
          <w:szCs w:val="18"/>
        </w:rPr>
        <w:t>:</w:t>
      </w:r>
    </w:p>
    <w:p w14:paraId="7BCB35C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f"</w:t>
      </w:r>
      <w:r w:rsidRPr="00602E4B">
        <w:rPr>
          <w:rFonts w:ascii="Apple Color Emoji" w:hAnsi="Apple Color Emoji" w:cs="Apple Color Emoji"/>
          <w:color w:val="98C379"/>
          <w:sz w:val="18"/>
          <w:szCs w:val="18"/>
        </w:rPr>
        <w:t>⚠️</w:t>
      </w:r>
      <w:r w:rsidRPr="00602E4B">
        <w:rPr>
          <w:rFonts w:ascii="Inter" w:hAnsi="Inter" w:cs="Courier New"/>
          <w:color w:val="98C379"/>
          <w:sz w:val="18"/>
          <w:szCs w:val="18"/>
        </w:rPr>
        <w:t xml:space="preserve">  </w:t>
      </w:r>
      <w:r w:rsidRPr="00602E4B">
        <w:rPr>
          <w:rFonts w:ascii="Inter" w:hAnsi="Inter" w:cs="Courier New"/>
          <w:color w:val="ABB2BF"/>
          <w:sz w:val="18"/>
          <w:szCs w:val="18"/>
        </w:rPr>
        <w:t>{</w:t>
      </w:r>
      <w:r w:rsidRPr="00602E4B">
        <w:rPr>
          <w:rFonts w:ascii="Inter" w:hAnsi="Inter" w:cs="Courier New"/>
          <w:color w:val="98C379"/>
          <w:sz w:val="18"/>
          <w:szCs w:val="18"/>
        </w:rPr>
        <w:t>len</w:t>
      </w:r>
      <w:r w:rsidRPr="00602E4B">
        <w:rPr>
          <w:rFonts w:ascii="Inter" w:hAnsi="Inter" w:cs="Courier New"/>
          <w:color w:val="ABB2BF"/>
          <w:sz w:val="18"/>
          <w:szCs w:val="18"/>
        </w:rPr>
        <w:t>(slow_validators)}</w:t>
      </w:r>
      <w:r w:rsidRPr="00602E4B">
        <w:rPr>
          <w:rFonts w:ascii="Inter" w:hAnsi="Inter" w:cs="Courier New"/>
          <w:color w:val="98C379"/>
          <w:sz w:val="18"/>
          <w:szCs w:val="18"/>
        </w:rPr>
        <w:t xml:space="preserve"> validators are consistently slow"</w:t>
      </w:r>
      <w:r w:rsidRPr="00602E4B">
        <w:rPr>
          <w:rFonts w:ascii="Inter" w:hAnsi="Inter" w:cs="Courier New"/>
          <w:color w:val="ABB2BF"/>
          <w:sz w:val="18"/>
          <w:szCs w:val="18"/>
        </w:rPr>
        <w:t>)</w:t>
      </w:r>
    </w:p>
    <w:p w14:paraId="3DDA2BD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print</w:t>
      </w:r>
      <w:r w:rsidRPr="00602E4B">
        <w:rPr>
          <w:rFonts w:ascii="Inter" w:hAnsi="Inter" w:cs="Courier New"/>
          <w:color w:val="ABB2BF"/>
          <w:sz w:val="18"/>
          <w:szCs w:val="18"/>
        </w:rPr>
        <w:t>(</w:t>
      </w:r>
      <w:r w:rsidRPr="00602E4B">
        <w:rPr>
          <w:rFonts w:ascii="Inter" w:hAnsi="Inter" w:cs="Courier New"/>
          <w:color w:val="98C379"/>
          <w:sz w:val="18"/>
          <w:szCs w:val="18"/>
        </w:rPr>
        <w:t>"Consider increasing DELTA_REF to include geographically diverse validators"</w:t>
      </w:r>
      <w:r w:rsidRPr="00602E4B">
        <w:rPr>
          <w:rFonts w:ascii="Inter" w:hAnsi="Inter" w:cs="Courier New"/>
          <w:color w:val="ABB2BF"/>
          <w:sz w:val="18"/>
          <w:szCs w:val="18"/>
        </w:rPr>
        <w:t>)</w:t>
      </w:r>
    </w:p>
    <w:p w14:paraId="75CFD0C2" w14:textId="77777777" w:rsidR="000F59A8" w:rsidRPr="00602E4B" w:rsidRDefault="00035578" w:rsidP="000F59A8">
      <w:pPr>
        <w:rPr>
          <w:rFonts w:ascii="Inter" w:hAnsi="Inter"/>
          <w:sz w:val="18"/>
          <w:szCs w:val="18"/>
        </w:rPr>
      </w:pPr>
      <w:r>
        <w:pict w14:anchorId="4CB89D1D">
          <v:rect id="Rectangle 31"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888887" w14:textId="77777777" w:rsidR="000F59A8" w:rsidRPr="00602E4B" w:rsidRDefault="000F59A8" w:rsidP="000F59A8">
      <w:pPr>
        <w:spacing w:before="100" w:beforeAutospacing="1" w:after="100" w:afterAutospacing="1"/>
        <w:outlineLvl w:val="1"/>
        <w:rPr>
          <w:rFonts w:ascii="Inter" w:hAnsi="Inter"/>
          <w:b/>
          <w:bCs/>
          <w:sz w:val="18"/>
          <w:szCs w:val="18"/>
        </w:rPr>
      </w:pPr>
      <w:r w:rsidRPr="00602E4B">
        <w:rPr>
          <w:rFonts w:ascii="Inter" w:hAnsi="Inter"/>
          <w:b/>
          <w:bCs/>
          <w:sz w:val="18"/>
          <w:szCs w:val="18"/>
        </w:rPr>
        <w:t>13. Implementation Interfaces</w:t>
      </w:r>
    </w:p>
    <w:p w14:paraId="50EA8C04" w14:textId="77777777" w:rsidR="000F59A8" w:rsidRPr="00602E4B" w:rsidRDefault="000F59A8" w:rsidP="000F59A8">
      <w:pPr>
        <w:spacing w:before="100" w:beforeAutospacing="1" w:after="100" w:afterAutospacing="1"/>
        <w:outlineLvl w:val="2"/>
        <w:rPr>
          <w:rFonts w:ascii="Inter" w:hAnsi="Inter"/>
          <w:b/>
          <w:bCs/>
          <w:sz w:val="18"/>
          <w:szCs w:val="18"/>
        </w:rPr>
      </w:pPr>
      <w:r w:rsidRPr="00602E4B">
        <w:rPr>
          <w:rFonts w:ascii="Inter" w:hAnsi="Inter"/>
          <w:b/>
          <w:bCs/>
          <w:sz w:val="18"/>
          <w:szCs w:val="18"/>
        </w:rPr>
        <w:t>13.1 Core Data Structures</w:t>
      </w:r>
    </w:p>
    <w:p w14:paraId="510A61A6" w14:textId="77777777" w:rsidR="000F59A8" w:rsidRPr="00602E4B" w:rsidRDefault="000F59A8" w:rsidP="000F59A8">
      <w:pPr>
        <w:rPr>
          <w:rFonts w:ascii="Inter" w:hAnsi="Inter"/>
          <w:sz w:val="18"/>
          <w:szCs w:val="18"/>
        </w:rPr>
      </w:pPr>
      <w:r w:rsidRPr="00602E4B">
        <w:rPr>
          <w:rFonts w:ascii="Inter" w:hAnsi="Inter"/>
          <w:sz w:val="18"/>
          <w:szCs w:val="18"/>
        </w:rPr>
        <w:lastRenderedPageBreak/>
        <w:t>rust</w:t>
      </w:r>
    </w:p>
    <w:p w14:paraId="1651023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i/>
          <w:iCs/>
          <w:color w:val="5C6370"/>
          <w:sz w:val="18"/>
          <w:szCs w:val="18"/>
        </w:rPr>
        <w:t>// Validator representation</w:t>
      </w:r>
    </w:p>
    <w:p w14:paraId="3CCF84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Validator</w:t>
      </w:r>
      <w:r w:rsidRPr="00602E4B">
        <w:rPr>
          <w:rFonts w:ascii="Inter" w:hAnsi="Inter" w:cs="Courier New"/>
          <w:color w:val="ABB2BF"/>
          <w:sz w:val="18"/>
          <w:szCs w:val="18"/>
        </w:rPr>
        <w:t xml:space="preserve"> {</w:t>
      </w:r>
    </w:p>
    <w:p w14:paraId="002D21B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Identity</w:t>
      </w:r>
    </w:p>
    <w:p w14:paraId="5E74555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pub_key: </w:t>
      </w:r>
      <w:r w:rsidRPr="00602E4B">
        <w:rPr>
          <w:rFonts w:ascii="Inter" w:hAnsi="Inter" w:cs="Courier New"/>
          <w:color w:val="D19A66"/>
          <w:sz w:val="18"/>
          <w:szCs w:val="18"/>
        </w:rPr>
        <w:t>PublicKey</w:t>
      </w:r>
      <w:r w:rsidRPr="00602E4B">
        <w:rPr>
          <w:rFonts w:ascii="Inter" w:hAnsi="Inter" w:cs="Courier New"/>
          <w:color w:val="ABB2BF"/>
          <w:sz w:val="18"/>
          <w:szCs w:val="18"/>
        </w:rPr>
        <w:t>,</w:t>
      </w:r>
    </w:p>
    <w:p w14:paraId="2FFA798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address: </w:t>
      </w:r>
      <w:r w:rsidRPr="00602E4B">
        <w:rPr>
          <w:rFonts w:ascii="Inter" w:hAnsi="Inter" w:cs="Courier New"/>
          <w:color w:val="D19A66"/>
          <w:sz w:val="18"/>
          <w:szCs w:val="18"/>
        </w:rPr>
        <w:t>Address</w:t>
      </w:r>
      <w:r w:rsidRPr="00602E4B">
        <w:rPr>
          <w:rFonts w:ascii="Inter" w:hAnsi="Inter" w:cs="Courier New"/>
          <w:color w:val="ABB2BF"/>
          <w:sz w:val="18"/>
          <w:szCs w:val="18"/>
        </w:rPr>
        <w:t>,</w:t>
      </w:r>
    </w:p>
    <w:p w14:paraId="3714AAC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operator_id: </w:t>
      </w:r>
      <w:r w:rsidRPr="00602E4B">
        <w:rPr>
          <w:rFonts w:ascii="Inter" w:hAnsi="Inter" w:cs="Courier New"/>
          <w:color w:val="D19A66"/>
          <w:sz w:val="18"/>
          <w:szCs w:val="18"/>
        </w:rPr>
        <w:t>OperatorID</w:t>
      </w:r>
      <w:r w:rsidRPr="00602E4B">
        <w:rPr>
          <w:rFonts w:ascii="Inter" w:hAnsi="Inter" w:cs="Courier New"/>
          <w:color w:val="ABB2BF"/>
          <w:sz w:val="18"/>
          <w:szCs w:val="18"/>
        </w:rPr>
        <w:t>,</w:t>
      </w:r>
    </w:p>
    <w:p w14:paraId="2EE938E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cohort_id: </w:t>
      </w:r>
      <w:r w:rsidRPr="00602E4B">
        <w:rPr>
          <w:rFonts w:ascii="Inter" w:hAnsi="Inter" w:cs="Courier New"/>
          <w:color w:val="D19A66"/>
          <w:sz w:val="18"/>
          <w:szCs w:val="18"/>
        </w:rPr>
        <w:t>CohortID</w:t>
      </w:r>
      <w:r w:rsidRPr="00602E4B">
        <w:rPr>
          <w:rFonts w:ascii="Inter" w:hAnsi="Inter" w:cs="Courier New"/>
          <w:color w:val="ABB2BF"/>
          <w:sz w:val="18"/>
          <w:szCs w:val="18"/>
        </w:rPr>
        <w:t>,</w:t>
      </w:r>
    </w:p>
    <w:p w14:paraId="4438421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D4B6BB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Economic</w:t>
      </w:r>
    </w:p>
    <w:p w14:paraId="116FB6F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stake: </w:t>
      </w:r>
      <w:r w:rsidRPr="00602E4B">
        <w:rPr>
          <w:rFonts w:ascii="Inter" w:hAnsi="Inter" w:cs="Courier New"/>
          <w:color w:val="D19A66"/>
          <w:sz w:val="18"/>
          <w:szCs w:val="18"/>
        </w:rPr>
        <w:t>Balance</w:t>
      </w:r>
      <w:r w:rsidRPr="00602E4B">
        <w:rPr>
          <w:rFonts w:ascii="Inter" w:hAnsi="Inter" w:cs="Courier New"/>
          <w:color w:val="ABB2BF"/>
          <w:sz w:val="18"/>
          <w:szCs w:val="18"/>
        </w:rPr>
        <w:t>,</w:t>
      </w:r>
    </w:p>
    <w:p w14:paraId="05CA6AF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stake_snapshot: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Epoch</w:t>
      </w:r>
      <w:r w:rsidRPr="00602E4B">
        <w:rPr>
          <w:rFonts w:ascii="Inter" w:hAnsi="Inter" w:cs="Courier New"/>
          <w:color w:val="ABB2BF"/>
          <w:sz w:val="18"/>
          <w:szCs w:val="18"/>
        </w:rPr>
        <w:t xml:space="preserve">, </w:t>
      </w:r>
      <w:r w:rsidRPr="00602E4B">
        <w:rPr>
          <w:rFonts w:ascii="Inter" w:hAnsi="Inter" w:cs="Courier New"/>
          <w:color w:val="D19A66"/>
          <w:sz w:val="18"/>
          <w:szCs w:val="18"/>
        </w:rPr>
        <w:t>Balance</w:t>
      </w:r>
      <w:r w:rsidRPr="00602E4B">
        <w:rPr>
          <w:rFonts w:ascii="Inter" w:hAnsi="Inter" w:cs="Courier New"/>
          <w:color w:val="61AFEF"/>
          <w:sz w:val="18"/>
          <w:szCs w:val="18"/>
        </w:rPr>
        <w:t>&gt;</w:t>
      </w:r>
      <w:r w:rsidRPr="00602E4B">
        <w:rPr>
          <w:rFonts w:ascii="Inter" w:hAnsi="Inter" w:cs="Courier New"/>
          <w:color w:val="ABB2BF"/>
          <w:sz w:val="18"/>
          <w:szCs w:val="18"/>
        </w:rPr>
        <w:t>,</w:t>
      </w:r>
    </w:p>
    <w:p w14:paraId="41761B4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028B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Reputation</w:t>
      </w:r>
    </w:p>
    <w:p w14:paraId="5BAF8E1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reputation: </w:t>
      </w:r>
      <w:r w:rsidRPr="00602E4B">
        <w:rPr>
          <w:rFonts w:ascii="Inter" w:hAnsi="Inter" w:cs="Courier New"/>
          <w:color w:val="C678DD"/>
          <w:sz w:val="18"/>
          <w:szCs w:val="18"/>
        </w:rPr>
        <w:t>f64</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[0.0, 1.0]</w:t>
      </w:r>
    </w:p>
    <w:p w14:paraId="78EBC0B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reputation_history: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D19A66"/>
          <w:sz w:val="18"/>
          <w:szCs w:val="18"/>
        </w:rPr>
        <w:t>Epoch</w:t>
      </w:r>
      <w:r w:rsidRPr="00602E4B">
        <w:rPr>
          <w:rFonts w:ascii="Inter" w:hAnsi="Inter" w:cs="Courier New"/>
          <w:color w:val="ABB2BF"/>
          <w:sz w:val="18"/>
          <w:szCs w:val="18"/>
        </w:rPr>
        <w:t xml:space="preserve">, </w:t>
      </w:r>
      <w:r w:rsidRPr="00602E4B">
        <w:rPr>
          <w:rFonts w:ascii="Inter" w:hAnsi="Inter" w:cs="Courier New"/>
          <w:color w:val="C678DD"/>
          <w:sz w:val="18"/>
          <w:szCs w:val="18"/>
        </w:rPr>
        <w:t>f64</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074DA9B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758F6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Performance tracking (per epoch)</w:t>
      </w:r>
    </w:p>
    <w:p w14:paraId="3E0B30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uptime_score: </w:t>
      </w:r>
      <w:r w:rsidRPr="00602E4B">
        <w:rPr>
          <w:rFonts w:ascii="Inter" w:hAnsi="Inter" w:cs="Courier New"/>
          <w:color w:val="C678DD"/>
          <w:sz w:val="18"/>
          <w:szCs w:val="18"/>
        </w:rPr>
        <w:t>f64</w:t>
      </w:r>
      <w:r w:rsidRPr="00602E4B">
        <w:rPr>
          <w:rFonts w:ascii="Inter" w:hAnsi="Inter" w:cs="Courier New"/>
          <w:color w:val="ABB2BF"/>
          <w:sz w:val="18"/>
          <w:szCs w:val="18"/>
        </w:rPr>
        <w:t>,</w:t>
      </w:r>
    </w:p>
    <w:p w14:paraId="4E5BB5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correctness_score: </w:t>
      </w:r>
      <w:r w:rsidRPr="00602E4B">
        <w:rPr>
          <w:rFonts w:ascii="Inter" w:hAnsi="Inter" w:cs="Courier New"/>
          <w:color w:val="C678DD"/>
          <w:sz w:val="18"/>
          <w:szCs w:val="18"/>
        </w:rPr>
        <w:t>f64</w:t>
      </w:r>
      <w:r w:rsidRPr="00602E4B">
        <w:rPr>
          <w:rFonts w:ascii="Inter" w:hAnsi="Inter" w:cs="Courier New"/>
          <w:color w:val="ABB2BF"/>
          <w:sz w:val="18"/>
          <w:szCs w:val="18"/>
        </w:rPr>
        <w:t>,</w:t>
      </w:r>
    </w:p>
    <w:p w14:paraId="2F4C4D6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latency_score: </w:t>
      </w:r>
      <w:r w:rsidRPr="00602E4B">
        <w:rPr>
          <w:rFonts w:ascii="Inter" w:hAnsi="Inter" w:cs="Courier New"/>
          <w:color w:val="C678DD"/>
          <w:sz w:val="18"/>
          <w:szCs w:val="18"/>
        </w:rPr>
        <w:t>f64</w:t>
      </w:r>
      <w:r w:rsidRPr="00602E4B">
        <w:rPr>
          <w:rFonts w:ascii="Inter" w:hAnsi="Inter" w:cs="Courier New"/>
          <w:color w:val="ABB2BF"/>
          <w:sz w:val="18"/>
          <w:szCs w:val="18"/>
        </w:rPr>
        <w:t>,</w:t>
      </w:r>
    </w:p>
    <w:p w14:paraId="1D4309D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contribution_score: </w:t>
      </w:r>
      <w:r w:rsidRPr="00602E4B">
        <w:rPr>
          <w:rFonts w:ascii="Inter" w:hAnsi="Inter" w:cs="Courier New"/>
          <w:color w:val="C678DD"/>
          <w:sz w:val="18"/>
          <w:szCs w:val="18"/>
        </w:rPr>
        <w:t>f64</w:t>
      </w:r>
      <w:r w:rsidRPr="00602E4B">
        <w:rPr>
          <w:rFonts w:ascii="Inter" w:hAnsi="Inter" w:cs="Courier New"/>
          <w:color w:val="ABB2BF"/>
          <w:sz w:val="18"/>
          <w:szCs w:val="18"/>
        </w:rPr>
        <w:t>,</w:t>
      </w:r>
    </w:p>
    <w:p w14:paraId="2FDE572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FC139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Bridge-specific (if registered)</w:t>
      </w:r>
    </w:p>
    <w:p w14:paraId="32C4B30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bridge_registrations: </w:t>
      </w:r>
      <w:r w:rsidRPr="00602E4B">
        <w:rPr>
          <w:rFonts w:ascii="Inter" w:hAnsi="Inter" w:cs="Courier New"/>
          <w:color w:val="D19A66"/>
          <w:sz w:val="18"/>
          <w:szCs w:val="18"/>
        </w:rPr>
        <w:t>HashSet</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61AFEF"/>
          <w:sz w:val="18"/>
          <w:szCs w:val="18"/>
        </w:rPr>
        <w:t>&gt;</w:t>
      </w:r>
      <w:r w:rsidRPr="00602E4B">
        <w:rPr>
          <w:rFonts w:ascii="Inter" w:hAnsi="Inter" w:cs="Courier New"/>
          <w:color w:val="ABB2BF"/>
          <w:sz w:val="18"/>
          <w:szCs w:val="18"/>
        </w:rPr>
        <w:t>,</w:t>
      </w:r>
    </w:p>
    <w:p w14:paraId="3F16239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bridge_reputation: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C678DD"/>
          <w:sz w:val="18"/>
          <w:szCs w:val="18"/>
        </w:rPr>
        <w:t>f64</w:t>
      </w:r>
      <w:r w:rsidRPr="00602E4B">
        <w:rPr>
          <w:rFonts w:ascii="Inter" w:hAnsi="Inter" w:cs="Courier New"/>
          <w:color w:val="61AFEF"/>
          <w:sz w:val="18"/>
          <w:szCs w:val="18"/>
        </w:rPr>
        <w:t>&gt;</w:t>
      </w:r>
      <w:r w:rsidRPr="00602E4B">
        <w:rPr>
          <w:rFonts w:ascii="Inter" w:hAnsi="Inter" w:cs="Courier New"/>
          <w:color w:val="ABB2BF"/>
          <w:sz w:val="18"/>
          <w:szCs w:val="18"/>
        </w:rPr>
        <w:t>,</w:t>
      </w:r>
    </w:p>
    <w:p w14:paraId="4F6002D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bridge_performance: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BridgePerformance</w:t>
      </w:r>
      <w:r w:rsidRPr="00602E4B">
        <w:rPr>
          <w:rFonts w:ascii="Inter" w:hAnsi="Inter" w:cs="Courier New"/>
          <w:color w:val="61AFEF"/>
          <w:sz w:val="18"/>
          <w:szCs w:val="18"/>
        </w:rPr>
        <w:t>&gt;</w:t>
      </w:r>
      <w:r w:rsidRPr="00602E4B">
        <w:rPr>
          <w:rFonts w:ascii="Inter" w:hAnsi="Inter" w:cs="Courier New"/>
          <w:color w:val="ABB2BF"/>
          <w:sz w:val="18"/>
          <w:szCs w:val="18"/>
        </w:rPr>
        <w:t>,</w:t>
      </w:r>
    </w:p>
    <w:p w14:paraId="315ABC2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F175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Weights</w:t>
      </w:r>
    </w:p>
    <w:p w14:paraId="4A47755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raw_weight: </w:t>
      </w:r>
      <w:r w:rsidRPr="00602E4B">
        <w:rPr>
          <w:rFonts w:ascii="Inter" w:hAnsi="Inter" w:cs="Courier New"/>
          <w:color w:val="C678DD"/>
          <w:sz w:val="18"/>
          <w:szCs w:val="18"/>
        </w:rPr>
        <w:t>f64</w:t>
      </w:r>
      <w:r w:rsidRPr="00602E4B">
        <w:rPr>
          <w:rFonts w:ascii="Inter" w:hAnsi="Inter" w:cs="Courier New"/>
          <w:color w:val="ABB2BF"/>
          <w:sz w:val="18"/>
          <w:szCs w:val="18"/>
        </w:rPr>
        <w:t>,</w:t>
      </w:r>
    </w:p>
    <w:p w14:paraId="326DB1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normalized_weight: </w:t>
      </w:r>
      <w:r w:rsidRPr="00602E4B">
        <w:rPr>
          <w:rFonts w:ascii="Inter" w:hAnsi="Inter" w:cs="Courier New"/>
          <w:color w:val="C678DD"/>
          <w:sz w:val="18"/>
          <w:szCs w:val="18"/>
        </w:rPr>
        <w:t>f64</w:t>
      </w:r>
      <w:r w:rsidRPr="00602E4B">
        <w:rPr>
          <w:rFonts w:ascii="Inter" w:hAnsi="Inter" w:cs="Courier New"/>
          <w:color w:val="ABB2BF"/>
          <w:sz w:val="18"/>
          <w:szCs w:val="18"/>
        </w:rPr>
        <w:t>,</w:t>
      </w:r>
    </w:p>
    <w:p w14:paraId="353B61B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bridge_normalized_weight: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C678DD"/>
          <w:sz w:val="18"/>
          <w:szCs w:val="18"/>
        </w:rPr>
        <w:t>f64</w:t>
      </w:r>
      <w:r w:rsidRPr="00602E4B">
        <w:rPr>
          <w:rFonts w:ascii="Inter" w:hAnsi="Inter" w:cs="Courier New"/>
          <w:color w:val="61AFEF"/>
          <w:sz w:val="18"/>
          <w:szCs w:val="18"/>
        </w:rPr>
        <w:t>&gt;</w:t>
      </w:r>
      <w:r w:rsidRPr="00602E4B">
        <w:rPr>
          <w:rFonts w:ascii="Inter" w:hAnsi="Inter" w:cs="Courier New"/>
          <w:color w:val="ABB2BF"/>
          <w:sz w:val="18"/>
          <w:szCs w:val="18"/>
        </w:rPr>
        <w:t>,</w:t>
      </w:r>
    </w:p>
    <w:p w14:paraId="42212E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diversity_multiplier: </w:t>
      </w:r>
      <w:r w:rsidRPr="00602E4B">
        <w:rPr>
          <w:rFonts w:ascii="Inter" w:hAnsi="Inter" w:cs="Courier New"/>
          <w:color w:val="C678DD"/>
          <w:sz w:val="18"/>
          <w:szCs w:val="18"/>
        </w:rPr>
        <w:t>f64</w:t>
      </w:r>
      <w:r w:rsidRPr="00602E4B">
        <w:rPr>
          <w:rFonts w:ascii="Inter" w:hAnsi="Inter" w:cs="Courier New"/>
          <w:color w:val="ABB2BF"/>
          <w:sz w:val="18"/>
          <w:szCs w:val="18"/>
        </w:rPr>
        <w:t>,</w:t>
      </w:r>
    </w:p>
    <w:p w14:paraId="0DFA4B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6291CC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State</w:t>
      </w:r>
    </w:p>
    <w:p w14:paraId="0240CAE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status: </w:t>
      </w:r>
      <w:r w:rsidRPr="00602E4B">
        <w:rPr>
          <w:rFonts w:ascii="Inter" w:hAnsi="Inter" w:cs="Courier New"/>
          <w:color w:val="D19A66"/>
          <w:sz w:val="18"/>
          <w:szCs w:val="18"/>
        </w:rPr>
        <w:t>ValidatorStatus</w:t>
      </w:r>
      <w:r w:rsidRPr="00602E4B">
        <w:rPr>
          <w:rFonts w:ascii="Inter" w:hAnsi="Inter" w:cs="Courier New"/>
          <w:color w:val="ABB2BF"/>
          <w:sz w:val="18"/>
          <w:szCs w:val="18"/>
        </w:rPr>
        <w:t>,</w:t>
      </w:r>
    </w:p>
    <w:p w14:paraId="0AB552B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jail_until: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Epoch</w:t>
      </w:r>
      <w:r w:rsidRPr="00602E4B">
        <w:rPr>
          <w:rFonts w:ascii="Inter" w:hAnsi="Inter" w:cs="Courier New"/>
          <w:color w:val="61AFEF"/>
          <w:sz w:val="18"/>
          <w:szCs w:val="18"/>
        </w:rPr>
        <w:t>&gt;</w:t>
      </w:r>
      <w:r w:rsidRPr="00602E4B">
        <w:rPr>
          <w:rFonts w:ascii="Inter" w:hAnsi="Inter" w:cs="Courier New"/>
          <w:color w:val="ABB2BF"/>
          <w:sz w:val="18"/>
          <w:szCs w:val="18"/>
        </w:rPr>
        <w:t>,</w:t>
      </w:r>
    </w:p>
    <w:p w14:paraId="693228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entry_epoch: </w:t>
      </w:r>
      <w:r w:rsidRPr="00602E4B">
        <w:rPr>
          <w:rFonts w:ascii="Inter" w:hAnsi="Inter" w:cs="Courier New"/>
          <w:color w:val="D19A66"/>
          <w:sz w:val="18"/>
          <w:szCs w:val="18"/>
        </w:rPr>
        <w:t>Epoch</w:t>
      </w:r>
      <w:r w:rsidRPr="00602E4B">
        <w:rPr>
          <w:rFonts w:ascii="Inter" w:hAnsi="Inter" w:cs="Courier New"/>
          <w:color w:val="ABB2BF"/>
          <w:sz w:val="18"/>
          <w:szCs w:val="18"/>
        </w:rPr>
        <w:t>,</w:t>
      </w:r>
    </w:p>
    <w:p w14:paraId="444572B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exit_epoch: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Epoch</w:t>
      </w:r>
      <w:r w:rsidRPr="00602E4B">
        <w:rPr>
          <w:rFonts w:ascii="Inter" w:hAnsi="Inter" w:cs="Courier New"/>
          <w:color w:val="61AFEF"/>
          <w:sz w:val="18"/>
          <w:szCs w:val="18"/>
        </w:rPr>
        <w:t>&gt;</w:t>
      </w:r>
      <w:r w:rsidRPr="00602E4B">
        <w:rPr>
          <w:rFonts w:ascii="Inter" w:hAnsi="Inter" w:cs="Courier New"/>
          <w:color w:val="ABB2BF"/>
          <w:sz w:val="18"/>
          <w:szCs w:val="18"/>
        </w:rPr>
        <w:t>,</w:t>
      </w:r>
    </w:p>
    <w:p w14:paraId="374ECFF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unbonding_start: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Epoch</w:t>
      </w:r>
      <w:r w:rsidRPr="00602E4B">
        <w:rPr>
          <w:rFonts w:ascii="Inter" w:hAnsi="Inter" w:cs="Courier New"/>
          <w:color w:val="61AFEF"/>
          <w:sz w:val="18"/>
          <w:szCs w:val="18"/>
        </w:rPr>
        <w:t>&gt;</w:t>
      </w:r>
      <w:r w:rsidRPr="00602E4B">
        <w:rPr>
          <w:rFonts w:ascii="Inter" w:hAnsi="Inter" w:cs="Courier New"/>
          <w:color w:val="ABB2BF"/>
          <w:sz w:val="18"/>
          <w:szCs w:val="18"/>
        </w:rPr>
        <w:t>,</w:t>
      </w:r>
    </w:p>
    <w:p w14:paraId="658C14E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unbonding_complete: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Epoch</w:t>
      </w:r>
      <w:r w:rsidRPr="00602E4B">
        <w:rPr>
          <w:rFonts w:ascii="Inter" w:hAnsi="Inter" w:cs="Courier New"/>
          <w:color w:val="61AFEF"/>
          <w:sz w:val="18"/>
          <w:szCs w:val="18"/>
        </w:rPr>
        <w:t>&gt;</w:t>
      </w:r>
      <w:r w:rsidRPr="00602E4B">
        <w:rPr>
          <w:rFonts w:ascii="Inter" w:hAnsi="Inter" w:cs="Courier New"/>
          <w:color w:val="ABB2BF"/>
          <w:sz w:val="18"/>
          <w:szCs w:val="18"/>
        </w:rPr>
        <w:t>,</w:t>
      </w:r>
    </w:p>
    <w:p w14:paraId="4A0A15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FD8F2C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Network metadata</w:t>
      </w:r>
    </w:p>
    <w:p w14:paraId="40E6455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asn: </w:t>
      </w:r>
      <w:r w:rsidRPr="00602E4B">
        <w:rPr>
          <w:rFonts w:ascii="Inter" w:hAnsi="Inter" w:cs="Courier New"/>
          <w:color w:val="C678DD"/>
          <w:sz w:val="18"/>
          <w:szCs w:val="18"/>
        </w:rPr>
        <w:t>u32</w:t>
      </w:r>
      <w:r w:rsidRPr="00602E4B">
        <w:rPr>
          <w:rFonts w:ascii="Inter" w:hAnsi="Inter" w:cs="Courier New"/>
          <w:color w:val="ABB2BF"/>
          <w:sz w:val="18"/>
          <w:szCs w:val="18"/>
        </w:rPr>
        <w:t>,</w:t>
      </w:r>
    </w:p>
    <w:p w14:paraId="5CFFB38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geo_region: </w:t>
      </w:r>
      <w:r w:rsidRPr="00602E4B">
        <w:rPr>
          <w:rFonts w:ascii="Inter" w:hAnsi="Inter" w:cs="Courier New"/>
          <w:color w:val="D19A66"/>
          <w:sz w:val="18"/>
          <w:szCs w:val="18"/>
        </w:rPr>
        <w:t>String</w:t>
      </w:r>
      <w:r w:rsidRPr="00602E4B">
        <w:rPr>
          <w:rFonts w:ascii="Inter" w:hAnsi="Inter" w:cs="Courier New"/>
          <w:color w:val="ABB2BF"/>
          <w:sz w:val="18"/>
          <w:szCs w:val="18"/>
        </w:rPr>
        <w:t>,</w:t>
      </w:r>
    </w:p>
    <w:p w14:paraId="589681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ip_address: </w:t>
      </w:r>
      <w:r w:rsidRPr="00602E4B">
        <w:rPr>
          <w:rFonts w:ascii="Inter" w:hAnsi="Inter" w:cs="Courier New"/>
          <w:color w:val="D19A66"/>
          <w:sz w:val="18"/>
          <w:szCs w:val="18"/>
        </w:rPr>
        <w:t>IpAddr</w:t>
      </w:r>
      <w:r w:rsidRPr="00602E4B">
        <w:rPr>
          <w:rFonts w:ascii="Inter" w:hAnsi="Inter" w:cs="Courier New"/>
          <w:color w:val="ABB2BF"/>
          <w:sz w:val="18"/>
          <w:szCs w:val="18"/>
        </w:rPr>
        <w:t>,</w:t>
      </w:r>
    </w:p>
    <w:p w14:paraId="20EB699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23DF6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Pending changes</w:t>
      </w:r>
    </w:p>
    <w:p w14:paraId="1E3504B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pending_bridge_registrations: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Epoch</w:t>
      </w:r>
      <w:r w:rsidRPr="00602E4B">
        <w:rPr>
          <w:rFonts w:ascii="Inter" w:hAnsi="Inter" w:cs="Courier New"/>
          <w:color w:val="61AFEF"/>
          <w:sz w:val="18"/>
          <w:szCs w:val="18"/>
        </w:rPr>
        <w:t>&gt;</w:t>
      </w:r>
      <w:r w:rsidRPr="00602E4B">
        <w:rPr>
          <w:rFonts w:ascii="Inter" w:hAnsi="Inter" w:cs="Courier New"/>
          <w:color w:val="ABB2BF"/>
          <w:sz w:val="18"/>
          <w:szCs w:val="18"/>
        </w:rPr>
        <w:t>,</w:t>
      </w:r>
    </w:p>
    <w:p w14:paraId="73026D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pending_bridge_deregistrations: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Epoch</w:t>
      </w:r>
      <w:r w:rsidRPr="00602E4B">
        <w:rPr>
          <w:rFonts w:ascii="Inter" w:hAnsi="Inter" w:cs="Courier New"/>
          <w:color w:val="61AFEF"/>
          <w:sz w:val="18"/>
          <w:szCs w:val="18"/>
        </w:rPr>
        <w:t>&gt;</w:t>
      </w:r>
      <w:r w:rsidRPr="00602E4B">
        <w:rPr>
          <w:rFonts w:ascii="Inter" w:hAnsi="Inter" w:cs="Courier New"/>
          <w:color w:val="ABB2BF"/>
          <w:sz w:val="18"/>
          <w:szCs w:val="18"/>
        </w:rPr>
        <w:t>,</w:t>
      </w:r>
    </w:p>
    <w:p w14:paraId="3F41A83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4E05AF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3E0EAD0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ValidatorStatus</w:t>
      </w:r>
      <w:r w:rsidRPr="00602E4B">
        <w:rPr>
          <w:rFonts w:ascii="Inter" w:hAnsi="Inter" w:cs="Courier New"/>
          <w:color w:val="ABB2BF"/>
          <w:sz w:val="18"/>
          <w:szCs w:val="18"/>
        </w:rPr>
        <w:t xml:space="preserve"> {</w:t>
      </w:r>
    </w:p>
    <w:p w14:paraId="541052E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ENTERING</w:t>
      </w:r>
      <w:r w:rsidRPr="00602E4B">
        <w:rPr>
          <w:rFonts w:ascii="Inter" w:hAnsi="Inter" w:cs="Courier New"/>
          <w:color w:val="ABB2BF"/>
          <w:sz w:val="18"/>
          <w:szCs w:val="18"/>
        </w:rPr>
        <w:t>,</w:t>
      </w:r>
    </w:p>
    <w:p w14:paraId="11489F8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ACTIVE</w:t>
      </w:r>
      <w:r w:rsidRPr="00602E4B">
        <w:rPr>
          <w:rFonts w:ascii="Inter" w:hAnsi="Inter" w:cs="Courier New"/>
          <w:color w:val="ABB2BF"/>
          <w:sz w:val="18"/>
          <w:szCs w:val="18"/>
        </w:rPr>
        <w:t>,</w:t>
      </w:r>
    </w:p>
    <w:p w14:paraId="2A1D392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UNBONDING</w:t>
      </w:r>
      <w:r w:rsidRPr="00602E4B">
        <w:rPr>
          <w:rFonts w:ascii="Inter" w:hAnsi="Inter" w:cs="Courier New"/>
          <w:color w:val="ABB2BF"/>
          <w:sz w:val="18"/>
          <w:szCs w:val="18"/>
        </w:rPr>
        <w:t>,</w:t>
      </w:r>
    </w:p>
    <w:p w14:paraId="3E25E2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JAILED</w:t>
      </w:r>
      <w:r w:rsidRPr="00602E4B">
        <w:rPr>
          <w:rFonts w:ascii="Inter" w:hAnsi="Inter" w:cs="Courier New"/>
          <w:color w:val="ABB2BF"/>
          <w:sz w:val="18"/>
          <w:szCs w:val="18"/>
        </w:rPr>
        <w:t>,</w:t>
      </w:r>
    </w:p>
    <w:p w14:paraId="4E7ECD6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EXITED</w:t>
      </w:r>
      <w:r w:rsidRPr="00602E4B">
        <w:rPr>
          <w:rFonts w:ascii="Inter" w:hAnsi="Inter" w:cs="Courier New"/>
          <w:color w:val="ABB2BF"/>
          <w:sz w:val="18"/>
          <w:szCs w:val="18"/>
        </w:rPr>
        <w:t>,</w:t>
      </w:r>
    </w:p>
    <w:p w14:paraId="719AAA3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PERMANENTLY_BANNED</w:t>
      </w:r>
      <w:r w:rsidRPr="00602E4B">
        <w:rPr>
          <w:rFonts w:ascii="Inter" w:hAnsi="Inter" w:cs="Courier New"/>
          <w:color w:val="ABB2BF"/>
          <w:sz w:val="18"/>
          <w:szCs w:val="18"/>
        </w:rPr>
        <w:t>,</w:t>
      </w:r>
    </w:p>
    <w:p w14:paraId="5580792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CB505D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7AEE5A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BridgePerformance</w:t>
      </w:r>
      <w:r w:rsidRPr="00602E4B">
        <w:rPr>
          <w:rFonts w:ascii="Inter" w:hAnsi="Inter" w:cs="Courier New"/>
          <w:color w:val="ABB2BF"/>
          <w:sz w:val="18"/>
          <w:szCs w:val="18"/>
        </w:rPr>
        <w:t xml:space="preserve"> {</w:t>
      </w:r>
    </w:p>
    <w:p w14:paraId="5BADD1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attestation_accuracy: </w:t>
      </w:r>
      <w:r w:rsidRPr="00602E4B">
        <w:rPr>
          <w:rFonts w:ascii="Inter" w:hAnsi="Inter" w:cs="Courier New"/>
          <w:color w:val="C678DD"/>
          <w:sz w:val="18"/>
          <w:szCs w:val="18"/>
        </w:rPr>
        <w:t>f64</w:t>
      </w:r>
      <w:r w:rsidRPr="00602E4B">
        <w:rPr>
          <w:rFonts w:ascii="Inter" w:hAnsi="Inter" w:cs="Courier New"/>
          <w:color w:val="ABB2BF"/>
          <w:sz w:val="18"/>
          <w:szCs w:val="18"/>
        </w:rPr>
        <w:t>,</w:t>
      </w:r>
    </w:p>
    <w:p w14:paraId="3638AF5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uptime: </w:t>
      </w:r>
      <w:r w:rsidRPr="00602E4B">
        <w:rPr>
          <w:rFonts w:ascii="Inter" w:hAnsi="Inter" w:cs="Courier New"/>
          <w:color w:val="C678DD"/>
          <w:sz w:val="18"/>
          <w:szCs w:val="18"/>
        </w:rPr>
        <w:t>f64</w:t>
      </w:r>
      <w:r w:rsidRPr="00602E4B">
        <w:rPr>
          <w:rFonts w:ascii="Inter" w:hAnsi="Inter" w:cs="Courier New"/>
          <w:color w:val="ABB2BF"/>
          <w:sz w:val="18"/>
          <w:szCs w:val="18"/>
        </w:rPr>
        <w:t>,</w:t>
      </w:r>
    </w:p>
    <w:p w14:paraId="37AB867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threshold_sig_participation: </w:t>
      </w:r>
      <w:r w:rsidRPr="00602E4B">
        <w:rPr>
          <w:rFonts w:ascii="Inter" w:hAnsi="Inter" w:cs="Courier New"/>
          <w:color w:val="C678DD"/>
          <w:sz w:val="18"/>
          <w:szCs w:val="18"/>
        </w:rPr>
        <w:t>f64</w:t>
      </w:r>
      <w:r w:rsidRPr="00602E4B">
        <w:rPr>
          <w:rFonts w:ascii="Inter" w:hAnsi="Inter" w:cs="Courier New"/>
          <w:color w:val="ABB2BF"/>
          <w:sz w:val="18"/>
          <w:szCs w:val="18"/>
        </w:rPr>
        <w:t>,</w:t>
      </w:r>
    </w:p>
    <w:p w14:paraId="4A52E96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last_updated: </w:t>
      </w:r>
      <w:r w:rsidRPr="00602E4B">
        <w:rPr>
          <w:rFonts w:ascii="Inter" w:hAnsi="Inter" w:cs="Courier New"/>
          <w:color w:val="D19A66"/>
          <w:sz w:val="18"/>
          <w:szCs w:val="18"/>
        </w:rPr>
        <w:t>Epoch</w:t>
      </w:r>
      <w:r w:rsidRPr="00602E4B">
        <w:rPr>
          <w:rFonts w:ascii="Inter" w:hAnsi="Inter" w:cs="Courier New"/>
          <w:color w:val="ABB2BF"/>
          <w:sz w:val="18"/>
          <w:szCs w:val="18"/>
        </w:rPr>
        <w:t>,</w:t>
      </w:r>
    </w:p>
    <w:p w14:paraId="69D13AF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AD0A73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Block and Header Structures:</w:t>
      </w:r>
    </w:p>
    <w:p w14:paraId="51ABE8BC" w14:textId="77777777" w:rsidR="000F59A8" w:rsidRPr="00602E4B" w:rsidRDefault="000F59A8" w:rsidP="000F59A8">
      <w:pPr>
        <w:rPr>
          <w:rFonts w:ascii="Inter" w:hAnsi="Inter"/>
          <w:sz w:val="18"/>
          <w:szCs w:val="18"/>
        </w:rPr>
      </w:pPr>
      <w:r w:rsidRPr="00602E4B">
        <w:rPr>
          <w:rFonts w:ascii="Inter" w:hAnsi="Inter"/>
          <w:sz w:val="18"/>
          <w:szCs w:val="18"/>
        </w:rPr>
        <w:t>rust</w:t>
      </w:r>
    </w:p>
    <w:p w14:paraId="4B0C42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Block</w:t>
      </w:r>
      <w:r w:rsidRPr="00602E4B">
        <w:rPr>
          <w:rFonts w:ascii="Inter" w:hAnsi="Inter" w:cs="Courier New"/>
          <w:color w:val="ABB2BF"/>
          <w:sz w:val="18"/>
          <w:szCs w:val="18"/>
        </w:rPr>
        <w:t xml:space="preserve"> {</w:t>
      </w:r>
    </w:p>
    <w:p w14:paraId="3060DA6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header: </w:t>
      </w:r>
      <w:r w:rsidRPr="00602E4B">
        <w:rPr>
          <w:rFonts w:ascii="Inter" w:hAnsi="Inter" w:cs="Courier New"/>
          <w:color w:val="D19A66"/>
          <w:sz w:val="18"/>
          <w:szCs w:val="18"/>
        </w:rPr>
        <w:t>BlockHeader</w:t>
      </w:r>
      <w:r w:rsidRPr="00602E4B">
        <w:rPr>
          <w:rFonts w:ascii="Inter" w:hAnsi="Inter" w:cs="Courier New"/>
          <w:color w:val="ABB2BF"/>
          <w:sz w:val="18"/>
          <w:szCs w:val="18"/>
        </w:rPr>
        <w:t>,</w:t>
      </w:r>
    </w:p>
    <w:p w14:paraId="0EA8A04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transactions: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Transaction</w:t>
      </w:r>
      <w:r w:rsidRPr="00602E4B">
        <w:rPr>
          <w:rFonts w:ascii="Inter" w:hAnsi="Inter" w:cs="Courier New"/>
          <w:color w:val="61AFEF"/>
          <w:sz w:val="18"/>
          <w:szCs w:val="18"/>
        </w:rPr>
        <w:t>&gt;</w:t>
      </w:r>
      <w:r w:rsidRPr="00602E4B">
        <w:rPr>
          <w:rFonts w:ascii="Inter" w:hAnsi="Inter" w:cs="Courier New"/>
          <w:color w:val="ABB2BF"/>
          <w:sz w:val="18"/>
          <w:szCs w:val="18"/>
        </w:rPr>
        <w:t>,</w:t>
      </w:r>
    </w:p>
    <w:p w14:paraId="761A8AD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Signature</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Committee signatures for this block</w:t>
      </w:r>
    </w:p>
    <w:p w14:paraId="734DC81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0A017CE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621C1C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BlockHeader</w:t>
      </w:r>
      <w:r w:rsidRPr="00602E4B">
        <w:rPr>
          <w:rFonts w:ascii="Inter" w:hAnsi="Inter" w:cs="Courier New"/>
          <w:color w:val="ABB2BF"/>
          <w:sz w:val="18"/>
          <w:szCs w:val="18"/>
        </w:rPr>
        <w:t xml:space="preserve"> {</w:t>
      </w:r>
    </w:p>
    <w:p w14:paraId="0814901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Chain context</w:t>
      </w:r>
    </w:p>
    <w:p w14:paraId="17E7B7A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parent_hash: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2F7DC64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height: </w:t>
      </w:r>
      <w:r w:rsidRPr="00602E4B">
        <w:rPr>
          <w:rFonts w:ascii="Inter" w:hAnsi="Inter" w:cs="Courier New"/>
          <w:color w:val="C678DD"/>
          <w:sz w:val="18"/>
          <w:szCs w:val="18"/>
        </w:rPr>
        <w:t>u64</w:t>
      </w:r>
      <w:r w:rsidRPr="00602E4B">
        <w:rPr>
          <w:rFonts w:ascii="Inter" w:hAnsi="Inter" w:cs="Courier New"/>
          <w:color w:val="ABB2BF"/>
          <w:sz w:val="18"/>
          <w:szCs w:val="18"/>
        </w:rPr>
        <w:t>,</w:t>
      </w:r>
    </w:p>
    <w:p w14:paraId="072C83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w:t>
      </w:r>
    </w:p>
    <w:p w14:paraId="51C1CE2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w:t>
      </w:r>
    </w:p>
    <w:p w14:paraId="130E061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timestamp: </w:t>
      </w:r>
      <w:r w:rsidRPr="00602E4B">
        <w:rPr>
          <w:rFonts w:ascii="Inter" w:hAnsi="Inter" w:cs="Courier New"/>
          <w:color w:val="C678DD"/>
          <w:sz w:val="18"/>
          <w:szCs w:val="18"/>
        </w:rPr>
        <w:t>i64</w:t>
      </w:r>
      <w:r w:rsidRPr="00602E4B">
        <w:rPr>
          <w:rFonts w:ascii="Inter" w:hAnsi="Inter" w:cs="Courier New"/>
          <w:color w:val="ABB2BF"/>
          <w:sz w:val="18"/>
          <w:szCs w:val="18"/>
        </w:rPr>
        <w:t>,</w:t>
      </w:r>
    </w:p>
    <w:p w14:paraId="1C0C26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933920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Merkle roots</w:t>
      </w:r>
    </w:p>
    <w:p w14:paraId="6A76340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tx_root: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53B75C7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state_root: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3C64271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receipt_root: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693C64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ECAAE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Consensus</w:t>
      </w:r>
    </w:p>
    <w:p w14:paraId="2E65784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 </w:t>
      </w:r>
      <w:r w:rsidRPr="00602E4B">
        <w:rPr>
          <w:rFonts w:ascii="Inter" w:hAnsi="Inter" w:cs="Courier New"/>
          <w:color w:val="D19A66"/>
          <w:sz w:val="18"/>
          <w:szCs w:val="18"/>
        </w:rPr>
        <w:t>Bytes32</w:t>
      </w:r>
      <w:r w:rsidRPr="00602E4B">
        <w:rPr>
          <w:rFonts w:ascii="Inter" w:hAnsi="Inter" w:cs="Courier New"/>
          <w:color w:val="ABB2BF"/>
          <w:sz w:val="18"/>
          <w:szCs w:val="18"/>
        </w:rPr>
        <w:t>,</w:t>
      </w:r>
    </w:p>
    <w:p w14:paraId="05C2ED4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qc_prev: </w:t>
      </w:r>
      <w:r w:rsidRPr="00602E4B">
        <w:rPr>
          <w:rFonts w:ascii="Inter" w:hAnsi="Inter" w:cs="Courier New"/>
          <w:color w:val="D19A66"/>
          <w:sz w:val="18"/>
          <w:szCs w:val="18"/>
        </w:rPr>
        <w:t>QuorumCertificate</w:t>
      </w:r>
      <w:r w:rsidRPr="00602E4B">
        <w:rPr>
          <w:rFonts w:ascii="Inter" w:hAnsi="Inter" w:cs="Courier New"/>
          <w:color w:val="ABB2BF"/>
          <w:sz w:val="18"/>
          <w:szCs w:val="18"/>
        </w:rPr>
        <w:t>,</w:t>
      </w:r>
    </w:p>
    <w:p w14:paraId="2216190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timeout_justification: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TimeoutQC</w:t>
      </w:r>
      <w:r w:rsidRPr="00602E4B">
        <w:rPr>
          <w:rFonts w:ascii="Inter" w:hAnsi="Inter" w:cs="Courier New"/>
          <w:color w:val="61AFEF"/>
          <w:sz w:val="18"/>
          <w:szCs w:val="18"/>
        </w:rPr>
        <w:t>&gt;</w:t>
      </w:r>
      <w:r w:rsidRPr="00602E4B">
        <w:rPr>
          <w:rFonts w:ascii="Inter" w:hAnsi="Inter" w:cs="Courier New"/>
          <w:color w:val="ABB2BF"/>
          <w:sz w:val="18"/>
          <w:szCs w:val="18"/>
        </w:rPr>
        <w:t>,</w:t>
      </w:r>
    </w:p>
    <w:p w14:paraId="44CA357F"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C7325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Cross-chain (optional)</w:t>
      </w:r>
    </w:p>
    <w:p w14:paraId="087EDD9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bridge_checkpoint: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BridgeCheckpoint</w:t>
      </w:r>
      <w:r w:rsidRPr="00602E4B">
        <w:rPr>
          <w:rFonts w:ascii="Inter" w:hAnsi="Inter" w:cs="Courier New"/>
          <w:color w:val="61AFEF"/>
          <w:sz w:val="18"/>
          <w:szCs w:val="18"/>
        </w:rPr>
        <w:t>&gt;</w:t>
      </w:r>
      <w:r w:rsidRPr="00602E4B">
        <w:rPr>
          <w:rFonts w:ascii="Inter" w:hAnsi="Inter" w:cs="Courier New"/>
          <w:color w:val="ABB2BF"/>
          <w:sz w:val="18"/>
          <w:szCs w:val="18"/>
        </w:rPr>
        <w:t>,</w:t>
      </w:r>
    </w:p>
    <w:p w14:paraId="06074D0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12222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Leader signature</w:t>
      </w:r>
    </w:p>
    <w:p w14:paraId="75866AD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leader_sig: </w:t>
      </w:r>
      <w:r w:rsidRPr="00602E4B">
        <w:rPr>
          <w:rFonts w:ascii="Inter" w:hAnsi="Inter" w:cs="Courier New"/>
          <w:color w:val="D19A66"/>
          <w:sz w:val="18"/>
          <w:szCs w:val="18"/>
        </w:rPr>
        <w:t>Signature</w:t>
      </w:r>
      <w:r w:rsidRPr="00602E4B">
        <w:rPr>
          <w:rFonts w:ascii="Inter" w:hAnsi="Inter" w:cs="Courier New"/>
          <w:color w:val="ABB2BF"/>
          <w:sz w:val="18"/>
          <w:szCs w:val="18"/>
        </w:rPr>
        <w:t>,</w:t>
      </w:r>
    </w:p>
    <w:p w14:paraId="40BCDC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2873188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280DCF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BridgeCheckpoint</w:t>
      </w:r>
      <w:r w:rsidRPr="00602E4B">
        <w:rPr>
          <w:rFonts w:ascii="Inter" w:hAnsi="Inter" w:cs="Courier New"/>
          <w:color w:val="ABB2BF"/>
          <w:sz w:val="18"/>
          <w:szCs w:val="18"/>
        </w:rPr>
        <w:t xml:space="preserve"> {</w:t>
      </w:r>
    </w:p>
    <w:p w14:paraId="04AACFF9"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61AFEF"/>
          <w:sz w:val="18"/>
          <w:szCs w:val="18"/>
        </w:rPr>
        <w:t>&gt;</w:t>
      </w:r>
      <w:r w:rsidRPr="00602E4B">
        <w:rPr>
          <w:rFonts w:ascii="Inter" w:hAnsi="Inter" w:cs="Courier New"/>
          <w:color w:val="ABB2BF"/>
          <w:sz w:val="18"/>
          <w:szCs w:val="18"/>
        </w:rPr>
        <w:t>,</w:t>
      </w:r>
    </w:p>
    <w:p w14:paraId="27F932D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BridgeAttestation</w:t>
      </w:r>
      <w:r w:rsidRPr="00602E4B">
        <w:rPr>
          <w:rFonts w:ascii="Inter" w:hAnsi="Inter" w:cs="Courier New"/>
          <w:color w:val="61AFEF"/>
          <w:sz w:val="18"/>
          <w:szCs w:val="18"/>
        </w:rPr>
        <w:t>&gt;</w:t>
      </w:r>
      <w:r w:rsidRPr="00602E4B">
        <w:rPr>
          <w:rFonts w:ascii="Inter" w:hAnsi="Inter" w:cs="Courier New"/>
          <w:color w:val="ABB2BF"/>
          <w:sz w:val="18"/>
          <w:szCs w:val="18"/>
        </w:rPr>
        <w:t>,</w:t>
      </w:r>
    </w:p>
    <w:p w14:paraId="1E1F279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threshold_qc: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ThresholdSignatureQC</w:t>
      </w:r>
      <w:r w:rsidRPr="00602E4B">
        <w:rPr>
          <w:rFonts w:ascii="Inter" w:hAnsi="Inter" w:cs="Courier New"/>
          <w:color w:val="61AFEF"/>
          <w:sz w:val="18"/>
          <w:szCs w:val="18"/>
        </w:rPr>
        <w:t>&gt;</w:t>
      </w:r>
      <w:r w:rsidRPr="00602E4B">
        <w:rPr>
          <w:rFonts w:ascii="Inter" w:hAnsi="Inter" w:cs="Courier New"/>
          <w:color w:val="ABB2BF"/>
          <w:sz w:val="18"/>
          <w:szCs w:val="18"/>
        </w:rPr>
        <w:t>,</w:t>
      </w:r>
    </w:p>
    <w:p w14:paraId="2C3F618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event_count: </w:t>
      </w:r>
      <w:r w:rsidRPr="00602E4B">
        <w:rPr>
          <w:rFonts w:ascii="Inter" w:hAnsi="Inter" w:cs="Courier New"/>
          <w:color w:val="C678DD"/>
          <w:sz w:val="18"/>
          <w:szCs w:val="18"/>
        </w:rPr>
        <w:t>u32</w:t>
      </w:r>
      <w:r w:rsidRPr="00602E4B">
        <w:rPr>
          <w:rFonts w:ascii="Inter" w:hAnsi="Inter" w:cs="Courier New"/>
          <w:color w:val="ABB2BF"/>
          <w:sz w:val="18"/>
          <w:szCs w:val="18"/>
        </w:rPr>
        <w:t>,</w:t>
      </w:r>
    </w:p>
    <w:p w14:paraId="168DCB1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total_value_locked: </w:t>
      </w:r>
      <w:r w:rsidRPr="00602E4B">
        <w:rPr>
          <w:rFonts w:ascii="Inter" w:hAnsi="Inter" w:cs="Courier New"/>
          <w:color w:val="C678DD"/>
          <w:sz w:val="18"/>
          <w:szCs w:val="18"/>
        </w:rPr>
        <w:t>u128</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Total value in this checkpoint</w:t>
      </w:r>
    </w:p>
    <w:p w14:paraId="58B60B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AE4F469" w14:textId="77777777" w:rsidR="000F59A8" w:rsidRPr="00602E4B" w:rsidRDefault="000F59A8" w:rsidP="000F59A8">
      <w:pPr>
        <w:spacing w:before="100" w:beforeAutospacing="1" w:after="100" w:afterAutospacing="1"/>
        <w:rPr>
          <w:rFonts w:ascii="Inter" w:hAnsi="Inter"/>
          <w:sz w:val="18"/>
          <w:szCs w:val="18"/>
        </w:rPr>
      </w:pPr>
      <w:r w:rsidRPr="00602E4B">
        <w:rPr>
          <w:rFonts w:ascii="Inter" w:hAnsi="Inter"/>
          <w:b/>
          <w:bCs/>
          <w:sz w:val="18"/>
          <w:szCs w:val="18"/>
        </w:rPr>
        <w:t>Quorum Certificates:</w:t>
      </w:r>
    </w:p>
    <w:p w14:paraId="1C814D18" w14:textId="77777777" w:rsidR="000F59A8" w:rsidRPr="00602E4B" w:rsidRDefault="000F59A8" w:rsidP="000F59A8">
      <w:pPr>
        <w:rPr>
          <w:rFonts w:ascii="Inter" w:hAnsi="Inter"/>
          <w:sz w:val="18"/>
          <w:szCs w:val="18"/>
        </w:rPr>
      </w:pPr>
      <w:r w:rsidRPr="00602E4B">
        <w:rPr>
          <w:rFonts w:ascii="Inter" w:hAnsi="Inter"/>
          <w:sz w:val="18"/>
          <w:szCs w:val="18"/>
        </w:rPr>
        <w:t>rust</w:t>
      </w:r>
    </w:p>
    <w:p w14:paraId="2777493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QuorumCertificate</w:t>
      </w:r>
      <w:r w:rsidRPr="00602E4B">
        <w:rPr>
          <w:rFonts w:ascii="Inter" w:hAnsi="Inter" w:cs="Courier New"/>
          <w:color w:val="ABB2BF"/>
          <w:sz w:val="18"/>
          <w:szCs w:val="18"/>
        </w:rPr>
        <w:t xml:space="preserve"> {</w:t>
      </w:r>
    </w:p>
    <w:p w14:paraId="264199D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 </w:t>
      </w:r>
      <w:r w:rsidRPr="00602E4B">
        <w:rPr>
          <w:rFonts w:ascii="Inter" w:hAnsi="Inter" w:cs="Courier New"/>
          <w:color w:val="D19A66"/>
          <w:sz w:val="18"/>
          <w:szCs w:val="18"/>
        </w:rPr>
        <w:t>ConsensusPhase</w:t>
      </w:r>
      <w:r w:rsidRPr="00602E4B">
        <w:rPr>
          <w:rFonts w:ascii="Inter" w:hAnsi="Inter" w:cs="Courier New"/>
          <w:color w:val="ABB2BF"/>
          <w:sz w:val="18"/>
          <w:szCs w:val="18"/>
        </w:rPr>
        <w:t>,</w:t>
      </w:r>
    </w:p>
    <w:p w14:paraId="3DB8213A"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block_hash: </w:t>
      </w:r>
      <w:r w:rsidRPr="00602E4B">
        <w:rPr>
          <w:rFonts w:ascii="Inter" w:hAnsi="Inter" w:cs="Courier New"/>
          <w:color w:val="D19A66"/>
          <w:sz w:val="18"/>
          <w:szCs w:val="18"/>
        </w:rPr>
        <w:t>Hash256</w:t>
      </w:r>
      <w:r w:rsidRPr="00602E4B">
        <w:rPr>
          <w:rFonts w:ascii="Inter" w:hAnsi="Inter" w:cs="Courier New"/>
          <w:color w:val="ABB2BF"/>
          <w:sz w:val="18"/>
          <w:szCs w:val="18"/>
        </w:rPr>
        <w:t>,</w:t>
      </w:r>
    </w:p>
    <w:p w14:paraId="5BDF908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w:t>
      </w:r>
    </w:p>
    <w:p w14:paraId="2AB85872"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w:t>
      </w:r>
    </w:p>
    <w:p w14:paraId="7D25D93D"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0BF2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Aggregated signatures</w:t>
      </w:r>
    </w:p>
    <w:p w14:paraId="5561C2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signers_bitmap: </w:t>
      </w:r>
      <w:r w:rsidRPr="00602E4B">
        <w:rPr>
          <w:rFonts w:ascii="Inter" w:hAnsi="Inter" w:cs="Courier New"/>
          <w:color w:val="D19A66"/>
          <w:sz w:val="18"/>
          <w:szCs w:val="18"/>
        </w:rPr>
        <w:t>BitArray</w:t>
      </w:r>
      <w:r w:rsidRPr="00602E4B">
        <w:rPr>
          <w:rFonts w:ascii="Inter" w:hAnsi="Inter" w:cs="Courier New"/>
          <w:color w:val="ABB2BF"/>
          <w:sz w:val="18"/>
          <w:szCs w:val="18"/>
        </w:rPr>
        <w:t>,</w:t>
      </w:r>
    </w:p>
    <w:p w14:paraId="226CD1D3"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Signature</w:t>
      </w:r>
      <w:r w:rsidRPr="00602E4B">
        <w:rPr>
          <w:rFonts w:ascii="Inter" w:hAnsi="Inter" w:cs="Courier New"/>
          <w:color w:val="61AFEF"/>
          <w:sz w:val="18"/>
          <w:szCs w:val="18"/>
        </w:rPr>
        <w:t>&gt;</w:t>
      </w:r>
      <w:r w:rsidRPr="00602E4B">
        <w:rPr>
          <w:rFonts w:ascii="Inter" w:hAnsi="Inter" w:cs="Courier New"/>
          <w:color w:val="ABB2BF"/>
          <w:sz w:val="18"/>
          <w:szCs w:val="18"/>
        </w:rPr>
        <w:t>,</w:t>
      </w:r>
    </w:p>
    <w:p w14:paraId="43BA59A7"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F0E38E1"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 accounting</w:t>
      </w:r>
    </w:p>
    <w:p w14:paraId="3FA8E81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t>
      </w:r>
      <w:r w:rsidRPr="00602E4B">
        <w:rPr>
          <w:rFonts w:ascii="Inter" w:hAnsi="Inter" w:cs="Courier New"/>
          <w:color w:val="C678DD"/>
          <w:sz w:val="18"/>
          <w:szCs w:val="18"/>
        </w:rPr>
        <w:t>u128</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Fixed-point with 18 decimals</w:t>
      </w:r>
    </w:p>
    <w:p w14:paraId="4DDC2706"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1D1F044"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Optional BLS aggregation</w:t>
      </w:r>
    </w:p>
    <w:p w14:paraId="3DFB277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aggregate_pubkey: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PublicKey</w:t>
      </w:r>
      <w:r w:rsidRPr="00602E4B">
        <w:rPr>
          <w:rFonts w:ascii="Inter" w:hAnsi="Inter" w:cs="Courier New"/>
          <w:color w:val="61AFEF"/>
          <w:sz w:val="18"/>
          <w:szCs w:val="18"/>
        </w:rPr>
        <w:t>&gt;</w:t>
      </w:r>
      <w:r w:rsidRPr="00602E4B">
        <w:rPr>
          <w:rFonts w:ascii="Inter" w:hAnsi="Inter" w:cs="Courier New"/>
          <w:color w:val="ABB2BF"/>
          <w:sz w:val="18"/>
          <w:szCs w:val="18"/>
        </w:rPr>
        <w:t>,</w:t>
      </w:r>
    </w:p>
    <w:p w14:paraId="6724B92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06DFA8E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Bridge consensus (if applicable)</w:t>
      </w:r>
    </w:p>
    <w:p w14:paraId="4D5F149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bridge_consensus: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BridgeConsensusData</w:t>
      </w:r>
      <w:r w:rsidRPr="00602E4B">
        <w:rPr>
          <w:rFonts w:ascii="Inter" w:hAnsi="Inter" w:cs="Courier New"/>
          <w:color w:val="61AFEF"/>
          <w:sz w:val="18"/>
          <w:szCs w:val="18"/>
        </w:rPr>
        <w:t>&gt;</w:t>
      </w:r>
      <w:r w:rsidRPr="00602E4B">
        <w:rPr>
          <w:rFonts w:ascii="Inter" w:hAnsi="Inter" w:cs="Courier New"/>
          <w:color w:val="ABB2BF"/>
          <w:sz w:val="18"/>
          <w:szCs w:val="18"/>
        </w:rPr>
        <w:t>,</w:t>
      </w:r>
    </w:p>
    <w:p w14:paraId="53A68015"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58C968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D78486E"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enum</w:t>
      </w:r>
      <w:r w:rsidRPr="00602E4B">
        <w:rPr>
          <w:rFonts w:ascii="Inter" w:hAnsi="Inter" w:cs="Courier New"/>
          <w:color w:val="ABB2BF"/>
          <w:sz w:val="18"/>
          <w:szCs w:val="18"/>
        </w:rPr>
        <w:t xml:space="preserve"> </w:t>
      </w:r>
      <w:r w:rsidRPr="00602E4B">
        <w:rPr>
          <w:rFonts w:ascii="Inter" w:hAnsi="Inter" w:cs="Courier New"/>
          <w:color w:val="D19A66"/>
          <w:sz w:val="18"/>
          <w:szCs w:val="18"/>
        </w:rPr>
        <w:t>ConsensusPhase</w:t>
      </w:r>
      <w:r w:rsidRPr="00602E4B">
        <w:rPr>
          <w:rFonts w:ascii="Inter" w:hAnsi="Inter" w:cs="Courier New"/>
          <w:color w:val="ABB2BF"/>
          <w:sz w:val="18"/>
          <w:szCs w:val="18"/>
        </w:rPr>
        <w:t xml:space="preserve"> {</w:t>
      </w:r>
    </w:p>
    <w:p w14:paraId="3A7FA06B"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PREPARE</w:t>
      </w:r>
      <w:r w:rsidRPr="00602E4B">
        <w:rPr>
          <w:rFonts w:ascii="Inter" w:hAnsi="Inter" w:cs="Courier New"/>
          <w:color w:val="ABB2BF"/>
          <w:sz w:val="18"/>
          <w:szCs w:val="18"/>
        </w:rPr>
        <w:t>,</w:t>
      </w:r>
    </w:p>
    <w:p w14:paraId="4D39F778"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PRECOMMIT</w:t>
      </w:r>
      <w:r w:rsidRPr="00602E4B">
        <w:rPr>
          <w:rFonts w:ascii="Inter" w:hAnsi="Inter" w:cs="Courier New"/>
          <w:color w:val="ABB2BF"/>
          <w:sz w:val="18"/>
          <w:szCs w:val="18"/>
        </w:rPr>
        <w:t>,</w:t>
      </w:r>
    </w:p>
    <w:p w14:paraId="43D7A530"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COMMIT</w:t>
      </w:r>
      <w:r w:rsidRPr="00602E4B">
        <w:rPr>
          <w:rFonts w:ascii="Inter" w:hAnsi="Inter" w:cs="Courier New"/>
          <w:color w:val="ABB2BF"/>
          <w:sz w:val="18"/>
          <w:szCs w:val="18"/>
        </w:rPr>
        <w:t>,</w:t>
      </w:r>
    </w:p>
    <w:p w14:paraId="42E9002C" w14:textId="77777777" w:rsidR="000F59A8" w:rsidRPr="00602E4B" w:rsidRDefault="000F59A8" w:rsidP="000F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08BB4B96" w14:textId="77777777" w:rsidR="005D11D7" w:rsidRPr="00602E4B" w:rsidRDefault="005D11D7" w:rsidP="005D11D7">
      <w:pPr>
        <w:spacing w:before="100" w:beforeAutospacing="1" w:after="100" w:afterAutospacing="1"/>
        <w:outlineLvl w:val="1"/>
        <w:rPr>
          <w:rFonts w:ascii="Inter" w:hAnsi="Inter"/>
          <w:b/>
          <w:bCs/>
          <w:sz w:val="18"/>
          <w:szCs w:val="18"/>
        </w:rPr>
      </w:pPr>
      <w:r w:rsidRPr="00602E4B">
        <w:rPr>
          <w:rFonts w:ascii="Inter" w:hAnsi="Inter"/>
          <w:b/>
          <w:bCs/>
          <w:sz w:val="18"/>
          <w:szCs w:val="18"/>
        </w:rPr>
        <w:t>13.2 Protocol State Machine</w:t>
      </w:r>
    </w:p>
    <w:p w14:paraId="144F8061"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sz w:val="18"/>
          <w:szCs w:val="18"/>
        </w:rPr>
        <w:t>The Protocol State Machine manages all state transitions in the consensus protocol, coordinating between block proposals, voting phases, finalization, and cross-chain operations.</w:t>
      </w:r>
    </w:p>
    <w:p w14:paraId="48FCB645" w14:textId="77777777" w:rsidR="005D11D7" w:rsidRPr="00602E4B" w:rsidRDefault="005D11D7" w:rsidP="005D11D7">
      <w:pPr>
        <w:spacing w:before="100" w:beforeAutospacing="1" w:after="100" w:afterAutospacing="1"/>
        <w:outlineLvl w:val="2"/>
        <w:rPr>
          <w:rFonts w:ascii="Inter" w:hAnsi="Inter"/>
          <w:b/>
          <w:bCs/>
          <w:sz w:val="18"/>
          <w:szCs w:val="18"/>
        </w:rPr>
      </w:pPr>
      <w:r w:rsidRPr="00602E4B">
        <w:rPr>
          <w:rFonts w:ascii="Inter" w:hAnsi="Inter"/>
          <w:b/>
          <w:bCs/>
          <w:sz w:val="18"/>
          <w:szCs w:val="18"/>
        </w:rPr>
        <w:t>State Machine Core Implementation</w:t>
      </w:r>
    </w:p>
    <w:p w14:paraId="21E95547" w14:textId="77777777" w:rsidR="005D11D7" w:rsidRPr="00602E4B" w:rsidRDefault="005D11D7" w:rsidP="005D11D7">
      <w:pPr>
        <w:rPr>
          <w:rFonts w:ascii="Inter" w:hAnsi="Inter"/>
          <w:sz w:val="18"/>
          <w:szCs w:val="18"/>
        </w:rPr>
      </w:pPr>
      <w:r w:rsidRPr="00602E4B">
        <w:rPr>
          <w:rFonts w:ascii="Inter" w:hAnsi="Inter"/>
          <w:sz w:val="18"/>
          <w:szCs w:val="18"/>
        </w:rPr>
        <w:t>rust</w:t>
      </w:r>
    </w:p>
    <w:p w14:paraId="0F7940F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struct</w:t>
      </w:r>
      <w:r w:rsidRPr="00602E4B">
        <w:rPr>
          <w:rFonts w:ascii="Inter" w:hAnsi="Inter" w:cs="Courier New"/>
          <w:color w:val="ABB2BF"/>
          <w:sz w:val="18"/>
          <w:szCs w:val="18"/>
        </w:rPr>
        <w:t xml:space="preserve"> </w:t>
      </w:r>
      <w:r w:rsidRPr="00602E4B">
        <w:rPr>
          <w:rFonts w:ascii="Inter" w:hAnsi="Inter" w:cs="Courier New"/>
          <w:color w:val="D19A66"/>
          <w:sz w:val="18"/>
          <w:szCs w:val="18"/>
        </w:rPr>
        <w:t>ConsensusState</w:t>
      </w:r>
      <w:r w:rsidRPr="00602E4B">
        <w:rPr>
          <w:rFonts w:ascii="Inter" w:hAnsi="Inter" w:cs="Courier New"/>
          <w:color w:val="ABB2BF"/>
          <w:sz w:val="18"/>
          <w:szCs w:val="18"/>
        </w:rPr>
        <w:t xml:space="preserve"> {</w:t>
      </w:r>
    </w:p>
    <w:p w14:paraId="39BDF1B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Current position</w:t>
      </w:r>
    </w:p>
    <w:p w14:paraId="46EFA75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current_epoch: </w:t>
      </w:r>
      <w:r w:rsidRPr="00602E4B">
        <w:rPr>
          <w:rFonts w:ascii="Inter" w:hAnsi="Inter" w:cs="Courier New"/>
          <w:color w:val="C678DD"/>
          <w:sz w:val="18"/>
          <w:szCs w:val="18"/>
        </w:rPr>
        <w:t>u64</w:t>
      </w:r>
      <w:r w:rsidRPr="00602E4B">
        <w:rPr>
          <w:rFonts w:ascii="Inter" w:hAnsi="Inter" w:cs="Courier New"/>
          <w:color w:val="ABB2BF"/>
          <w:sz w:val="18"/>
          <w:szCs w:val="18"/>
        </w:rPr>
        <w:t>,</w:t>
      </w:r>
    </w:p>
    <w:p w14:paraId="72F4947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current_round: </w:t>
      </w:r>
      <w:r w:rsidRPr="00602E4B">
        <w:rPr>
          <w:rFonts w:ascii="Inter" w:hAnsi="Inter" w:cs="Courier New"/>
          <w:color w:val="C678DD"/>
          <w:sz w:val="18"/>
          <w:szCs w:val="18"/>
        </w:rPr>
        <w:t>u64</w:t>
      </w:r>
      <w:r w:rsidRPr="00602E4B">
        <w:rPr>
          <w:rFonts w:ascii="Inter" w:hAnsi="Inter" w:cs="Courier New"/>
          <w:color w:val="ABB2BF"/>
          <w:sz w:val="18"/>
          <w:szCs w:val="18"/>
        </w:rPr>
        <w:t>,</w:t>
      </w:r>
    </w:p>
    <w:p w14:paraId="2BF098D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current_height: </w:t>
      </w:r>
      <w:r w:rsidRPr="00602E4B">
        <w:rPr>
          <w:rFonts w:ascii="Inter" w:hAnsi="Inter" w:cs="Courier New"/>
          <w:color w:val="C678DD"/>
          <w:sz w:val="18"/>
          <w:szCs w:val="18"/>
        </w:rPr>
        <w:t>u64</w:t>
      </w:r>
      <w:r w:rsidRPr="00602E4B">
        <w:rPr>
          <w:rFonts w:ascii="Inter" w:hAnsi="Inter" w:cs="Courier New"/>
          <w:color w:val="ABB2BF"/>
          <w:sz w:val="18"/>
          <w:szCs w:val="18"/>
        </w:rPr>
        <w:t>,</w:t>
      </w:r>
    </w:p>
    <w:p w14:paraId="48240A1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current_phase: </w:t>
      </w:r>
      <w:r w:rsidRPr="00602E4B">
        <w:rPr>
          <w:rFonts w:ascii="Inter" w:hAnsi="Inter" w:cs="Courier New"/>
          <w:color w:val="D19A66"/>
          <w:sz w:val="18"/>
          <w:szCs w:val="18"/>
        </w:rPr>
        <w:t>ConsensusPhase</w:t>
      </w:r>
      <w:r w:rsidRPr="00602E4B">
        <w:rPr>
          <w:rFonts w:ascii="Inter" w:hAnsi="Inter" w:cs="Courier New"/>
          <w:color w:val="ABB2BF"/>
          <w:sz w:val="18"/>
          <w:szCs w:val="18"/>
        </w:rPr>
        <w:t>,</w:t>
      </w:r>
    </w:p>
    <w:p w14:paraId="29A488C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81FDB0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Chain state</w:t>
      </w:r>
    </w:p>
    <w:p w14:paraId="6922D09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finalized_chain: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Block</w:t>
      </w:r>
      <w:r w:rsidRPr="00602E4B">
        <w:rPr>
          <w:rFonts w:ascii="Inter" w:hAnsi="Inter" w:cs="Courier New"/>
          <w:color w:val="61AFEF"/>
          <w:sz w:val="18"/>
          <w:szCs w:val="18"/>
        </w:rPr>
        <w:t>&gt;</w:t>
      </w:r>
      <w:r w:rsidRPr="00602E4B">
        <w:rPr>
          <w:rFonts w:ascii="Inter" w:hAnsi="Inter" w:cs="Courier New"/>
          <w:color w:val="ABB2BF"/>
          <w:sz w:val="18"/>
          <w:szCs w:val="18"/>
        </w:rPr>
        <w:t>,</w:t>
      </w:r>
    </w:p>
    <w:p w14:paraId="77A844E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pending_proposals: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Round</w:t>
      </w:r>
      <w:r w:rsidRPr="00602E4B">
        <w:rPr>
          <w:rFonts w:ascii="Inter" w:hAnsi="Inter" w:cs="Courier New"/>
          <w:color w:val="ABB2BF"/>
          <w:sz w:val="18"/>
          <w:szCs w:val="18"/>
        </w:rPr>
        <w:t xml:space="preserve">, </w:t>
      </w:r>
      <w:r w:rsidRPr="00602E4B">
        <w:rPr>
          <w:rFonts w:ascii="Inter" w:hAnsi="Inter" w:cs="Courier New"/>
          <w:color w:val="D19A66"/>
          <w:sz w:val="18"/>
          <w:szCs w:val="18"/>
        </w:rPr>
        <w:t>Block</w:t>
      </w:r>
      <w:r w:rsidRPr="00602E4B">
        <w:rPr>
          <w:rFonts w:ascii="Inter" w:hAnsi="Inter" w:cs="Courier New"/>
          <w:color w:val="61AFEF"/>
          <w:sz w:val="18"/>
          <w:szCs w:val="18"/>
        </w:rPr>
        <w:t>&gt;</w:t>
      </w:r>
      <w:r w:rsidRPr="00602E4B">
        <w:rPr>
          <w:rFonts w:ascii="Inter" w:hAnsi="Inter" w:cs="Courier New"/>
          <w:color w:val="ABB2BF"/>
          <w:sz w:val="18"/>
          <w:szCs w:val="18"/>
        </w:rPr>
        <w:t>,</w:t>
      </w:r>
    </w:p>
    <w:p w14:paraId="0D6775C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1D5D4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Validator set</w:t>
      </w:r>
    </w:p>
    <w:p w14:paraId="629069C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w:t>
      </w:r>
      <w:r w:rsidRPr="00602E4B">
        <w:rPr>
          <w:rFonts w:ascii="Inter" w:hAnsi="Inter" w:cs="Courier New"/>
          <w:color w:val="D19A66"/>
          <w:sz w:val="18"/>
          <w:szCs w:val="18"/>
        </w:rPr>
        <w:t>Validator</w:t>
      </w:r>
      <w:r w:rsidRPr="00602E4B">
        <w:rPr>
          <w:rFonts w:ascii="Inter" w:hAnsi="Inter" w:cs="Courier New"/>
          <w:color w:val="61AFEF"/>
          <w:sz w:val="18"/>
          <w:szCs w:val="18"/>
        </w:rPr>
        <w:t>&gt;</w:t>
      </w:r>
      <w:r w:rsidRPr="00602E4B">
        <w:rPr>
          <w:rFonts w:ascii="Inter" w:hAnsi="Inter" w:cs="Courier New"/>
          <w:color w:val="ABB2BF"/>
          <w:sz w:val="18"/>
          <w:szCs w:val="18"/>
        </w:rPr>
        <w:t>,</w:t>
      </w:r>
    </w:p>
    <w:p w14:paraId="5936A9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active_validators: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ValidatorID</w:t>
      </w:r>
      <w:r w:rsidRPr="00602E4B">
        <w:rPr>
          <w:rFonts w:ascii="Inter" w:hAnsi="Inter" w:cs="Courier New"/>
          <w:color w:val="61AFEF"/>
          <w:sz w:val="18"/>
          <w:szCs w:val="18"/>
        </w:rPr>
        <w:t>&gt;</w:t>
      </w:r>
      <w:r w:rsidRPr="00602E4B">
        <w:rPr>
          <w:rFonts w:ascii="Inter" w:hAnsi="Inter" w:cs="Courier New"/>
          <w:color w:val="ABB2BF"/>
          <w:sz w:val="18"/>
          <w:szCs w:val="18"/>
        </w:rPr>
        <w:t>,</w:t>
      </w:r>
    </w:p>
    <w:p w14:paraId="211F9AC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epoch_randomness: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Epoch</w:t>
      </w:r>
      <w:r w:rsidRPr="00602E4B">
        <w:rPr>
          <w:rFonts w:ascii="Inter" w:hAnsi="Inter" w:cs="Courier New"/>
          <w:color w:val="ABB2BF"/>
          <w:sz w:val="18"/>
          <w:szCs w:val="18"/>
        </w:rPr>
        <w:t xml:space="preserve">, </w:t>
      </w:r>
      <w:r w:rsidRPr="00602E4B">
        <w:rPr>
          <w:rFonts w:ascii="Inter" w:hAnsi="Inter" w:cs="Courier New"/>
          <w:color w:val="D19A66"/>
          <w:sz w:val="18"/>
          <w:szCs w:val="18"/>
        </w:rPr>
        <w:t>Bytes32</w:t>
      </w:r>
      <w:r w:rsidRPr="00602E4B">
        <w:rPr>
          <w:rFonts w:ascii="Inter" w:hAnsi="Inter" w:cs="Courier New"/>
          <w:color w:val="61AFEF"/>
          <w:sz w:val="18"/>
          <w:szCs w:val="18"/>
        </w:rPr>
        <w:t>&gt;</w:t>
      </w:r>
      <w:r w:rsidRPr="00602E4B">
        <w:rPr>
          <w:rFonts w:ascii="Inter" w:hAnsi="Inter" w:cs="Courier New"/>
          <w:color w:val="ABB2BF"/>
          <w:sz w:val="18"/>
          <w:szCs w:val="18"/>
        </w:rPr>
        <w:t>,</w:t>
      </w:r>
    </w:p>
    <w:p w14:paraId="54821BD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E73B70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Consensus tracking</w:t>
      </w:r>
    </w:p>
    <w:p w14:paraId="5840E41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votes_received: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D19A66"/>
          <w:sz w:val="18"/>
          <w:szCs w:val="18"/>
        </w:rPr>
        <w:t>Round</w:t>
      </w:r>
      <w:r w:rsidRPr="00602E4B">
        <w:rPr>
          <w:rFonts w:ascii="Inter" w:hAnsi="Inter" w:cs="Courier New"/>
          <w:color w:val="ABB2BF"/>
          <w:sz w:val="18"/>
          <w:szCs w:val="18"/>
        </w:rPr>
        <w:t xml:space="preserve">, </w:t>
      </w:r>
      <w:r w:rsidRPr="00602E4B">
        <w:rPr>
          <w:rFonts w:ascii="Inter" w:hAnsi="Inter" w:cs="Courier New"/>
          <w:color w:val="D19A66"/>
          <w:sz w:val="18"/>
          <w:szCs w:val="18"/>
        </w:rPr>
        <w:t>Phase</w:t>
      </w:r>
      <w:r w:rsidRPr="00602E4B">
        <w:rPr>
          <w:rFonts w:ascii="Inter" w:hAnsi="Inter" w:cs="Courier New"/>
          <w:color w:val="ABB2BF"/>
          <w:sz w:val="18"/>
          <w:szCs w:val="18"/>
        </w:rPr>
        <w:t xml:space="preserve">),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Vote</w:t>
      </w:r>
      <w:r w:rsidRPr="00602E4B">
        <w:rPr>
          <w:rFonts w:ascii="Inter" w:hAnsi="Inter" w:cs="Courier New"/>
          <w:color w:val="61AFEF"/>
          <w:sz w:val="18"/>
          <w:szCs w:val="18"/>
        </w:rPr>
        <w:t>&gt;&gt;</w:t>
      </w:r>
      <w:r w:rsidRPr="00602E4B">
        <w:rPr>
          <w:rFonts w:ascii="Inter" w:hAnsi="Inter" w:cs="Courier New"/>
          <w:color w:val="ABB2BF"/>
          <w:sz w:val="18"/>
          <w:szCs w:val="18"/>
        </w:rPr>
        <w:t>,</w:t>
      </w:r>
    </w:p>
    <w:p w14:paraId="4C7B968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qcs_formed: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D19A66"/>
          <w:sz w:val="18"/>
          <w:szCs w:val="18"/>
        </w:rPr>
        <w:t>Round</w:t>
      </w:r>
      <w:r w:rsidRPr="00602E4B">
        <w:rPr>
          <w:rFonts w:ascii="Inter" w:hAnsi="Inter" w:cs="Courier New"/>
          <w:color w:val="ABB2BF"/>
          <w:sz w:val="18"/>
          <w:szCs w:val="18"/>
        </w:rPr>
        <w:t xml:space="preserve">, </w:t>
      </w:r>
      <w:r w:rsidRPr="00602E4B">
        <w:rPr>
          <w:rFonts w:ascii="Inter" w:hAnsi="Inter" w:cs="Courier New"/>
          <w:color w:val="D19A66"/>
          <w:sz w:val="18"/>
          <w:szCs w:val="18"/>
        </w:rPr>
        <w:t>Phase</w:t>
      </w:r>
      <w:r w:rsidRPr="00602E4B">
        <w:rPr>
          <w:rFonts w:ascii="Inter" w:hAnsi="Inter" w:cs="Courier New"/>
          <w:color w:val="ABB2BF"/>
          <w:sz w:val="18"/>
          <w:szCs w:val="18"/>
        </w:rPr>
        <w:t xml:space="preserve">), </w:t>
      </w:r>
      <w:r w:rsidRPr="00602E4B">
        <w:rPr>
          <w:rFonts w:ascii="Inter" w:hAnsi="Inter" w:cs="Courier New"/>
          <w:color w:val="D19A66"/>
          <w:sz w:val="18"/>
          <w:szCs w:val="18"/>
        </w:rPr>
        <w:t>QuorumCertificate</w:t>
      </w:r>
      <w:r w:rsidRPr="00602E4B">
        <w:rPr>
          <w:rFonts w:ascii="Inter" w:hAnsi="Inter" w:cs="Courier New"/>
          <w:color w:val="61AFEF"/>
          <w:sz w:val="18"/>
          <w:szCs w:val="18"/>
        </w:rPr>
        <w:t>&gt;</w:t>
      </w:r>
      <w:r w:rsidRPr="00602E4B">
        <w:rPr>
          <w:rFonts w:ascii="Inter" w:hAnsi="Inter" w:cs="Courier New"/>
          <w:color w:val="ABB2BF"/>
          <w:sz w:val="18"/>
          <w:szCs w:val="18"/>
        </w:rPr>
        <w:t>,</w:t>
      </w:r>
    </w:p>
    <w:p w14:paraId="3C49C3A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 </w:t>
      </w:r>
      <w:r w:rsidRPr="00602E4B">
        <w:rPr>
          <w:rFonts w:ascii="Inter" w:hAnsi="Inter" w:cs="Courier New"/>
          <w:color w:val="D19A66"/>
          <w:sz w:val="18"/>
          <w:szCs w:val="18"/>
        </w:rPr>
        <w:t>QuorumCertificate</w:t>
      </w:r>
      <w:r w:rsidRPr="00602E4B">
        <w:rPr>
          <w:rFonts w:ascii="Inter" w:hAnsi="Inter" w:cs="Courier New"/>
          <w:color w:val="ABB2BF"/>
          <w:sz w:val="18"/>
          <w:szCs w:val="18"/>
        </w:rPr>
        <w:t>,</w:t>
      </w:r>
    </w:p>
    <w:p w14:paraId="74E2DF7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EA49CB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Timeout tracking</w:t>
      </w:r>
    </w:p>
    <w:p w14:paraId="4C1E193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consecutive_failures: </w:t>
      </w:r>
      <w:r w:rsidRPr="00602E4B">
        <w:rPr>
          <w:rFonts w:ascii="Inter" w:hAnsi="Inter" w:cs="Courier New"/>
          <w:color w:val="C678DD"/>
          <w:sz w:val="18"/>
          <w:szCs w:val="18"/>
        </w:rPr>
        <w:t>u32</w:t>
      </w:r>
      <w:r w:rsidRPr="00602E4B">
        <w:rPr>
          <w:rFonts w:ascii="Inter" w:hAnsi="Inter" w:cs="Courier New"/>
          <w:color w:val="ABB2BF"/>
          <w:sz w:val="18"/>
          <w:szCs w:val="18"/>
        </w:rPr>
        <w:t>,</w:t>
      </w:r>
    </w:p>
    <w:p w14:paraId="39BB086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current_timeout: </w:t>
      </w:r>
      <w:r w:rsidRPr="00602E4B">
        <w:rPr>
          <w:rFonts w:ascii="Inter" w:hAnsi="Inter" w:cs="Courier New"/>
          <w:color w:val="D19A66"/>
          <w:sz w:val="18"/>
          <w:szCs w:val="18"/>
        </w:rPr>
        <w:t>Duration</w:t>
      </w:r>
      <w:r w:rsidRPr="00602E4B">
        <w:rPr>
          <w:rFonts w:ascii="Inter" w:hAnsi="Inter" w:cs="Courier New"/>
          <w:color w:val="ABB2BF"/>
          <w:sz w:val="18"/>
          <w:szCs w:val="18"/>
        </w:rPr>
        <w:t>,</w:t>
      </w:r>
    </w:p>
    <w:p w14:paraId="573F6AE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timeout_messages: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Round</w:t>
      </w:r>
      <w:r w:rsidRPr="00602E4B">
        <w:rPr>
          <w:rFonts w:ascii="Inter" w:hAnsi="Inter" w:cs="Courier New"/>
          <w:color w:val="ABB2BF"/>
          <w:sz w:val="18"/>
          <w:szCs w:val="18"/>
        </w:rPr>
        <w:t xml:space="preserve">,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TimeoutMessage</w:t>
      </w:r>
      <w:r w:rsidRPr="00602E4B">
        <w:rPr>
          <w:rFonts w:ascii="Inter" w:hAnsi="Inter" w:cs="Courier New"/>
          <w:color w:val="61AFEF"/>
          <w:sz w:val="18"/>
          <w:szCs w:val="18"/>
        </w:rPr>
        <w:t>&gt;&gt;</w:t>
      </w:r>
      <w:r w:rsidRPr="00602E4B">
        <w:rPr>
          <w:rFonts w:ascii="Inter" w:hAnsi="Inter" w:cs="Courier New"/>
          <w:color w:val="ABB2BF"/>
          <w:sz w:val="18"/>
          <w:szCs w:val="18"/>
        </w:rPr>
        <w:t>,</w:t>
      </w:r>
    </w:p>
    <w:p w14:paraId="36F5254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5A46E0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Bridge state</w:t>
      </w:r>
    </w:p>
    <w:p w14:paraId="401D32A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bridge_checkpoints: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Round</w:t>
      </w:r>
      <w:r w:rsidRPr="00602E4B">
        <w:rPr>
          <w:rFonts w:ascii="Inter" w:hAnsi="Inter" w:cs="Courier New"/>
          <w:color w:val="ABB2BF"/>
          <w:sz w:val="18"/>
          <w:szCs w:val="18"/>
        </w:rPr>
        <w:t xml:space="preserve">, </w:t>
      </w:r>
      <w:r w:rsidRPr="00602E4B">
        <w:rPr>
          <w:rFonts w:ascii="Inter" w:hAnsi="Inter" w:cs="Courier New"/>
          <w:color w:val="D19A66"/>
          <w:sz w:val="18"/>
          <w:szCs w:val="18"/>
        </w:rPr>
        <w:t>BridgeCheckpoint</w:t>
      </w:r>
      <w:r w:rsidRPr="00602E4B">
        <w:rPr>
          <w:rFonts w:ascii="Inter" w:hAnsi="Inter" w:cs="Courier New"/>
          <w:color w:val="61AFEF"/>
          <w:sz w:val="18"/>
          <w:szCs w:val="18"/>
        </w:rPr>
        <w:t>&gt;</w:t>
      </w:r>
      <w:r w:rsidRPr="00602E4B">
        <w:rPr>
          <w:rFonts w:ascii="Inter" w:hAnsi="Inter" w:cs="Courier New"/>
          <w:color w:val="ABB2BF"/>
          <w:sz w:val="18"/>
          <w:szCs w:val="18"/>
        </w:rPr>
        <w:t>,</w:t>
      </w:r>
    </w:p>
    <w:p w14:paraId="3B2DB23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pending_cross_chain_events: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CrossChainEvent</w:t>
      </w:r>
      <w:r w:rsidRPr="00602E4B">
        <w:rPr>
          <w:rFonts w:ascii="Inter" w:hAnsi="Inter" w:cs="Courier New"/>
          <w:color w:val="61AFEF"/>
          <w:sz w:val="18"/>
          <w:szCs w:val="18"/>
        </w:rPr>
        <w:t>&gt;&gt;</w:t>
      </w:r>
      <w:r w:rsidRPr="00602E4B">
        <w:rPr>
          <w:rFonts w:ascii="Inter" w:hAnsi="Inter" w:cs="Courier New"/>
          <w:color w:val="ABB2BF"/>
          <w:sz w:val="18"/>
          <w:szCs w:val="18"/>
        </w:rPr>
        <w:t>,</w:t>
      </w:r>
    </w:p>
    <w:p w14:paraId="631A0D7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witness_registries: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r w:rsidRPr="00602E4B">
        <w:rPr>
          <w:rFonts w:ascii="Inter" w:hAnsi="Inter" w:cs="Courier New"/>
          <w:color w:val="D19A66"/>
          <w:sz w:val="18"/>
          <w:szCs w:val="18"/>
        </w:rPr>
        <w:t>WitnessRegistry</w:t>
      </w:r>
      <w:r w:rsidRPr="00602E4B">
        <w:rPr>
          <w:rFonts w:ascii="Inter" w:hAnsi="Inter" w:cs="Courier New"/>
          <w:color w:val="61AFEF"/>
          <w:sz w:val="18"/>
          <w:szCs w:val="18"/>
        </w:rPr>
        <w:t>&gt;</w:t>
      </w:r>
      <w:r w:rsidRPr="00602E4B">
        <w:rPr>
          <w:rFonts w:ascii="Inter" w:hAnsi="Inter" w:cs="Courier New"/>
          <w:color w:val="ABB2BF"/>
          <w:sz w:val="18"/>
          <w:szCs w:val="18"/>
        </w:rPr>
        <w:t>,</w:t>
      </w:r>
    </w:p>
    <w:p w14:paraId="79837E3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48F25E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2AEFCA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impl</w:t>
      </w:r>
      <w:r w:rsidRPr="00602E4B">
        <w:rPr>
          <w:rFonts w:ascii="Inter" w:hAnsi="Inter" w:cs="Courier New"/>
          <w:color w:val="ABB2BF"/>
          <w:sz w:val="18"/>
          <w:szCs w:val="18"/>
        </w:rPr>
        <w:t xml:space="preserve"> </w:t>
      </w:r>
      <w:r w:rsidRPr="00602E4B">
        <w:rPr>
          <w:rFonts w:ascii="Inter" w:hAnsi="Inter" w:cs="Courier New"/>
          <w:color w:val="D19A66"/>
          <w:sz w:val="18"/>
          <w:szCs w:val="18"/>
        </w:rPr>
        <w:t>ConsensusState</w:t>
      </w:r>
      <w:r w:rsidRPr="00602E4B">
        <w:rPr>
          <w:rFonts w:ascii="Inter" w:hAnsi="Inter" w:cs="Courier New"/>
          <w:color w:val="ABB2BF"/>
          <w:sz w:val="18"/>
          <w:szCs w:val="18"/>
        </w:rPr>
        <w:t xml:space="preserve"> {</w:t>
      </w:r>
    </w:p>
    <w:p w14:paraId="4E1F0FF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on_propose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block: </w:t>
      </w:r>
      <w:r w:rsidRPr="00602E4B">
        <w:rPr>
          <w:rFonts w:ascii="Inter" w:hAnsi="Inter" w:cs="Courier New"/>
          <w:color w:val="D19A66"/>
          <w:sz w:val="18"/>
          <w:szCs w:val="18"/>
        </w:rPr>
        <w:t>Block</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18B4889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Validate proposal</w:t>
      </w:r>
    </w:p>
    <w:p w14:paraId="60E9E1F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validate_block</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block)</w:t>
      </w:r>
      <w:r w:rsidRPr="00602E4B">
        <w:rPr>
          <w:rFonts w:ascii="Inter" w:hAnsi="Inter" w:cs="Courier New"/>
          <w:color w:val="61AFEF"/>
          <w:sz w:val="18"/>
          <w:szCs w:val="18"/>
        </w:rPr>
        <w:t>?</w:t>
      </w:r>
      <w:r w:rsidRPr="00602E4B">
        <w:rPr>
          <w:rFonts w:ascii="Inter" w:hAnsi="Inter" w:cs="Courier New"/>
          <w:color w:val="ABB2BF"/>
          <w:sz w:val="18"/>
          <w:szCs w:val="18"/>
        </w:rPr>
        <w:t>;</w:t>
      </w:r>
    </w:p>
    <w:p w14:paraId="078EFFB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3F5362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pending</w:t>
      </w:r>
    </w:p>
    <w:p w14:paraId="412A1BE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.pending_proposals.</w:t>
      </w:r>
      <w:r w:rsidRPr="00602E4B">
        <w:rPr>
          <w:rFonts w:ascii="Inter" w:hAnsi="Inter" w:cs="Courier New"/>
          <w:color w:val="61AFEF"/>
          <w:sz w:val="18"/>
          <w:szCs w:val="18"/>
        </w:rPr>
        <w:t>insert</w:t>
      </w:r>
      <w:r w:rsidRPr="00602E4B">
        <w:rPr>
          <w:rFonts w:ascii="Inter" w:hAnsi="Inter" w:cs="Courier New"/>
          <w:color w:val="ABB2BF"/>
          <w:sz w:val="18"/>
          <w:szCs w:val="18"/>
        </w:rPr>
        <w:t>(block.header.round, block.</w:t>
      </w:r>
      <w:r w:rsidRPr="00602E4B">
        <w:rPr>
          <w:rFonts w:ascii="Inter" w:hAnsi="Inter" w:cs="Courier New"/>
          <w:color w:val="61AFEF"/>
          <w:sz w:val="18"/>
          <w:szCs w:val="18"/>
        </w:rPr>
        <w:t>clone</w:t>
      </w:r>
      <w:r w:rsidRPr="00602E4B">
        <w:rPr>
          <w:rFonts w:ascii="Inter" w:hAnsi="Inter" w:cs="Courier New"/>
          <w:color w:val="ABB2BF"/>
          <w:sz w:val="18"/>
          <w:szCs w:val="18"/>
        </w:rPr>
        <w:t>());</w:t>
      </w:r>
    </w:p>
    <w:p w14:paraId="077D423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60FA0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If in committee, vote</w:t>
      </w:r>
    </w:p>
    <w:p w14:paraId="026519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is_in_committee</w:t>
      </w:r>
      <w:r w:rsidRPr="00602E4B">
        <w:rPr>
          <w:rFonts w:ascii="Inter" w:hAnsi="Inter" w:cs="Courier New"/>
          <w:color w:val="ABB2BF"/>
          <w:sz w:val="18"/>
          <w:szCs w:val="18"/>
        </w:rPr>
        <w:t>(block.header.round) {</w:t>
      </w:r>
    </w:p>
    <w:p w14:paraId="7B9E110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vote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create_vote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 xml:space="preserve">block.header, </w:t>
      </w:r>
      <w:r w:rsidRPr="00602E4B">
        <w:rPr>
          <w:rFonts w:ascii="Inter" w:hAnsi="Inter" w:cs="Courier New"/>
          <w:color w:val="D19A66"/>
          <w:sz w:val="18"/>
          <w:szCs w:val="18"/>
        </w:rPr>
        <w:t>ConsensusPhase</w:t>
      </w:r>
      <w:r w:rsidRPr="00602E4B">
        <w:rPr>
          <w:rFonts w:ascii="Inter" w:hAnsi="Inter" w:cs="Courier New"/>
          <w:color w:val="ABB2BF"/>
          <w:sz w:val="18"/>
          <w:szCs w:val="18"/>
        </w:rPr>
        <w:t>::</w:t>
      </w:r>
      <w:r w:rsidRPr="00602E4B">
        <w:rPr>
          <w:rFonts w:ascii="Inter" w:hAnsi="Inter" w:cs="Courier New"/>
          <w:color w:val="D19A66"/>
          <w:sz w:val="18"/>
          <w:szCs w:val="18"/>
        </w:rPr>
        <w:t>PREPARE</w:t>
      </w:r>
      <w:r w:rsidRPr="00602E4B">
        <w:rPr>
          <w:rFonts w:ascii="Inter" w:hAnsi="Inter" w:cs="Courier New"/>
          <w:color w:val="ABB2BF"/>
          <w:sz w:val="18"/>
          <w:szCs w:val="18"/>
        </w:rPr>
        <w:t>);</w:t>
      </w:r>
    </w:p>
    <w:p w14:paraId="79FFCF9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5CB143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 bridge blocks, add bridge validation data</w:t>
      </w:r>
    </w:p>
    <w:p w14:paraId="3AD4604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block.header.bridge_checkpoint.</w:t>
      </w:r>
      <w:r w:rsidRPr="00602E4B">
        <w:rPr>
          <w:rFonts w:ascii="Inter" w:hAnsi="Inter" w:cs="Courier New"/>
          <w:color w:val="61AFEF"/>
          <w:sz w:val="18"/>
          <w:szCs w:val="18"/>
        </w:rPr>
        <w:t>is_some</w:t>
      </w:r>
      <w:r w:rsidRPr="00602E4B">
        <w:rPr>
          <w:rFonts w:ascii="Inter" w:hAnsi="Inter" w:cs="Courier New"/>
          <w:color w:val="ABB2BF"/>
          <w:sz w:val="18"/>
          <w:szCs w:val="18"/>
        </w:rPr>
        <w:t>() {</w:t>
      </w:r>
    </w:p>
    <w:p w14:paraId="007E176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vote.bridge_validation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validate_bridge_data</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block);</w:t>
      </w:r>
    </w:p>
    <w:p w14:paraId="00557AB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A51178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4001D4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broadcast_vote</w:t>
      </w:r>
      <w:r w:rsidRPr="00602E4B">
        <w:rPr>
          <w:rFonts w:ascii="Inter" w:hAnsi="Inter" w:cs="Courier New"/>
          <w:color w:val="ABB2BF"/>
          <w:sz w:val="18"/>
          <w:szCs w:val="18"/>
        </w:rPr>
        <w:t>(vote)</w:t>
      </w:r>
      <w:r w:rsidRPr="00602E4B">
        <w:rPr>
          <w:rFonts w:ascii="Inter" w:hAnsi="Inter" w:cs="Courier New"/>
          <w:color w:val="61AFEF"/>
          <w:sz w:val="18"/>
          <w:szCs w:val="18"/>
        </w:rPr>
        <w:t>?</w:t>
      </w:r>
      <w:r w:rsidRPr="00602E4B">
        <w:rPr>
          <w:rFonts w:ascii="Inter" w:hAnsi="Inter" w:cs="Courier New"/>
          <w:color w:val="ABB2BF"/>
          <w:sz w:val="18"/>
          <w:szCs w:val="18"/>
        </w:rPr>
        <w:t>;</w:t>
      </w:r>
    </w:p>
    <w:p w14:paraId="536FCD3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321699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3DC83D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Ok</w:t>
      </w:r>
      <w:r w:rsidRPr="00602E4B">
        <w:rPr>
          <w:rFonts w:ascii="Inter" w:hAnsi="Inter" w:cs="Courier New"/>
          <w:color w:val="ABB2BF"/>
          <w:sz w:val="18"/>
          <w:szCs w:val="18"/>
        </w:rPr>
        <w:t>(())</w:t>
      </w:r>
    </w:p>
    <w:p w14:paraId="2DB9F17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170914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68356F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on_vote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vote: </w:t>
      </w:r>
      <w:r w:rsidRPr="00602E4B">
        <w:rPr>
          <w:rFonts w:ascii="Inter" w:hAnsi="Inter" w:cs="Courier New"/>
          <w:color w:val="D19A66"/>
          <w:sz w:val="18"/>
          <w:szCs w:val="18"/>
        </w:rPr>
        <w:t>Vote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57AB542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Validate vote</w:t>
      </w:r>
    </w:p>
    <w:p w14:paraId="62C979D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validate_vote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vote)</w:t>
      </w:r>
      <w:r w:rsidRPr="00602E4B">
        <w:rPr>
          <w:rFonts w:ascii="Inter" w:hAnsi="Inter" w:cs="Courier New"/>
          <w:color w:val="61AFEF"/>
          <w:sz w:val="18"/>
          <w:szCs w:val="18"/>
        </w:rPr>
        <w:t>?</w:t>
      </w:r>
      <w:r w:rsidRPr="00602E4B">
        <w:rPr>
          <w:rFonts w:ascii="Inter" w:hAnsi="Inter" w:cs="Courier New"/>
          <w:color w:val="ABB2BF"/>
          <w:sz w:val="18"/>
          <w:szCs w:val="18"/>
        </w:rPr>
        <w:t>;</w:t>
      </w:r>
    </w:p>
    <w:p w14:paraId="66544D7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2C29E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Record latency (using decentralized attestation from Section 5.6.1)</w:t>
      </w:r>
    </w:p>
    <w:p w14:paraId="784FE5F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latency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measure_vote_latency</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vote);</w:t>
      </w:r>
    </w:p>
    <w:p w14:paraId="2C373D2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.vote_latencies.</w:t>
      </w:r>
      <w:r w:rsidRPr="00602E4B">
        <w:rPr>
          <w:rFonts w:ascii="Inter" w:hAnsi="Inter" w:cs="Courier New"/>
          <w:color w:val="61AFEF"/>
          <w:sz w:val="18"/>
          <w:szCs w:val="18"/>
        </w:rPr>
        <w:t>entry</w:t>
      </w:r>
      <w:r w:rsidRPr="00602E4B">
        <w:rPr>
          <w:rFonts w:ascii="Inter" w:hAnsi="Inter" w:cs="Courier New"/>
          <w:color w:val="ABB2BF"/>
          <w:sz w:val="18"/>
          <w:szCs w:val="18"/>
        </w:rPr>
        <w:t>(vote.validator_id)</w:t>
      </w:r>
    </w:p>
    <w:p w14:paraId="5E30FE9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or_default</w:t>
      </w:r>
      <w:r w:rsidRPr="00602E4B">
        <w:rPr>
          <w:rFonts w:ascii="Inter" w:hAnsi="Inter" w:cs="Courier New"/>
          <w:color w:val="ABB2BF"/>
          <w:sz w:val="18"/>
          <w:szCs w:val="18"/>
        </w:rPr>
        <w:t>()</w:t>
      </w:r>
    </w:p>
    <w:p w14:paraId="18A2E9E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push</w:t>
      </w:r>
      <w:r w:rsidRPr="00602E4B">
        <w:rPr>
          <w:rFonts w:ascii="Inter" w:hAnsi="Inter" w:cs="Courier New"/>
          <w:color w:val="ABB2BF"/>
          <w:sz w:val="18"/>
          <w:szCs w:val="18"/>
        </w:rPr>
        <w:t>(latency);</w:t>
      </w:r>
    </w:p>
    <w:p w14:paraId="3CF3111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3E45E1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to collection</w:t>
      </w:r>
    </w:p>
    <w:p w14:paraId="7AFAD9B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.votes_received</w:t>
      </w:r>
    </w:p>
    <w:p w14:paraId="0480471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entry</w:t>
      </w:r>
      <w:r w:rsidRPr="00602E4B">
        <w:rPr>
          <w:rFonts w:ascii="Inter" w:hAnsi="Inter" w:cs="Courier New"/>
          <w:color w:val="ABB2BF"/>
          <w:sz w:val="18"/>
          <w:szCs w:val="18"/>
        </w:rPr>
        <w:t>((vote.round, vote.phase))</w:t>
      </w:r>
    </w:p>
    <w:p w14:paraId="4834C50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61AFEF"/>
          <w:sz w:val="18"/>
          <w:szCs w:val="18"/>
        </w:rPr>
        <w:t>or_default</w:t>
      </w:r>
      <w:r w:rsidRPr="00602E4B">
        <w:rPr>
          <w:rFonts w:ascii="Inter" w:hAnsi="Inter" w:cs="Courier New"/>
          <w:color w:val="ABB2BF"/>
          <w:sz w:val="18"/>
          <w:szCs w:val="18"/>
        </w:rPr>
        <w:t>()</w:t>
      </w:r>
    </w:p>
    <w:p w14:paraId="2B777EC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push</w:t>
      </w:r>
      <w:r w:rsidRPr="00602E4B">
        <w:rPr>
          <w:rFonts w:ascii="Inter" w:hAnsi="Inter" w:cs="Courier New"/>
          <w:color w:val="ABB2BF"/>
          <w:sz w:val="18"/>
          <w:szCs w:val="18"/>
        </w:rPr>
        <w:t>(vote.</w:t>
      </w:r>
      <w:r w:rsidRPr="00602E4B">
        <w:rPr>
          <w:rFonts w:ascii="Inter" w:hAnsi="Inter" w:cs="Courier New"/>
          <w:color w:val="61AFEF"/>
          <w:sz w:val="18"/>
          <w:szCs w:val="18"/>
        </w:rPr>
        <w:t>clone</w:t>
      </w:r>
      <w:r w:rsidRPr="00602E4B">
        <w:rPr>
          <w:rFonts w:ascii="Inter" w:hAnsi="Inter" w:cs="Courier New"/>
          <w:color w:val="ABB2BF"/>
          <w:sz w:val="18"/>
          <w:szCs w:val="18"/>
        </w:rPr>
        <w:t>());</w:t>
      </w:r>
    </w:p>
    <w:p w14:paraId="22484F7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1D95F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QC formed</w:t>
      </w:r>
    </w:p>
    <w:p w14:paraId="4910249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w:t>
      </w:r>
      <w:r w:rsidRPr="00602E4B">
        <w:rPr>
          <w:rFonts w:ascii="Inter" w:hAnsi="Inter" w:cs="Courier New"/>
          <w:color w:val="D19A66"/>
          <w:sz w:val="18"/>
          <w:szCs w:val="18"/>
        </w:rPr>
        <w:t>Some</w:t>
      </w:r>
      <w:r w:rsidRPr="00602E4B">
        <w:rPr>
          <w:rFonts w:ascii="Inter" w:hAnsi="Inter" w:cs="Courier New"/>
          <w:color w:val="ABB2BF"/>
          <w:sz w:val="18"/>
          <w:szCs w:val="18"/>
        </w:rPr>
        <w:t xml:space="preserve">(qc)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try_form_qc</w:t>
      </w:r>
      <w:r w:rsidRPr="00602E4B">
        <w:rPr>
          <w:rFonts w:ascii="Inter" w:hAnsi="Inter" w:cs="Courier New"/>
          <w:color w:val="ABB2BF"/>
          <w:sz w:val="18"/>
          <w:szCs w:val="18"/>
        </w:rPr>
        <w:t>(vote.round, vote.phase) {</w:t>
      </w:r>
    </w:p>
    <w:p w14:paraId="0B587D3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on_qc_formed</w:t>
      </w:r>
      <w:r w:rsidRPr="00602E4B">
        <w:rPr>
          <w:rFonts w:ascii="Inter" w:hAnsi="Inter" w:cs="Courier New"/>
          <w:color w:val="ABB2BF"/>
          <w:sz w:val="18"/>
          <w:szCs w:val="18"/>
        </w:rPr>
        <w:t>(qc)</w:t>
      </w:r>
      <w:r w:rsidRPr="00602E4B">
        <w:rPr>
          <w:rFonts w:ascii="Inter" w:hAnsi="Inter" w:cs="Courier New"/>
          <w:color w:val="61AFEF"/>
          <w:sz w:val="18"/>
          <w:szCs w:val="18"/>
        </w:rPr>
        <w:t>?</w:t>
      </w:r>
      <w:r w:rsidRPr="00602E4B">
        <w:rPr>
          <w:rFonts w:ascii="Inter" w:hAnsi="Inter" w:cs="Courier New"/>
          <w:color w:val="ABB2BF"/>
          <w:sz w:val="18"/>
          <w:szCs w:val="18"/>
        </w:rPr>
        <w:t>;</w:t>
      </w:r>
    </w:p>
    <w:p w14:paraId="5CC9527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26DA01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2A415D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Ok</w:t>
      </w:r>
      <w:r w:rsidRPr="00602E4B">
        <w:rPr>
          <w:rFonts w:ascii="Inter" w:hAnsi="Inter" w:cs="Courier New"/>
          <w:color w:val="ABB2BF"/>
          <w:sz w:val="18"/>
          <w:szCs w:val="18"/>
        </w:rPr>
        <w:t>(())</w:t>
      </w:r>
    </w:p>
    <w:p w14:paraId="5BE6670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10BE29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00B3A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on_qc_formed</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qc: </w:t>
      </w:r>
      <w:r w:rsidRPr="00602E4B">
        <w:rPr>
          <w:rFonts w:ascii="Inter" w:hAnsi="Inter" w:cs="Courier New"/>
          <w:color w:val="D19A66"/>
          <w:sz w:val="18"/>
          <w:szCs w:val="18"/>
        </w:rPr>
        <w:t>QuorumCertificate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25F86CE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.qcs_formed.</w:t>
      </w:r>
      <w:r w:rsidRPr="00602E4B">
        <w:rPr>
          <w:rFonts w:ascii="Inter" w:hAnsi="Inter" w:cs="Courier New"/>
          <w:color w:val="61AFEF"/>
          <w:sz w:val="18"/>
          <w:szCs w:val="18"/>
        </w:rPr>
        <w:t>insert</w:t>
      </w:r>
      <w:r w:rsidRPr="00602E4B">
        <w:rPr>
          <w:rFonts w:ascii="Inter" w:hAnsi="Inter" w:cs="Courier New"/>
          <w:color w:val="ABB2BF"/>
          <w:sz w:val="18"/>
          <w:szCs w:val="18"/>
        </w:rPr>
        <w:t>((qc.round, qc.phase), qc.</w:t>
      </w:r>
      <w:r w:rsidRPr="00602E4B">
        <w:rPr>
          <w:rFonts w:ascii="Inter" w:hAnsi="Inter" w:cs="Courier New"/>
          <w:color w:val="61AFEF"/>
          <w:sz w:val="18"/>
          <w:szCs w:val="18"/>
        </w:rPr>
        <w:t>clone</w:t>
      </w:r>
      <w:r w:rsidRPr="00602E4B">
        <w:rPr>
          <w:rFonts w:ascii="Inter" w:hAnsi="Inter" w:cs="Courier New"/>
          <w:color w:val="ABB2BF"/>
          <w:sz w:val="18"/>
          <w:szCs w:val="18"/>
        </w:rPr>
        <w:t>());</w:t>
      </w:r>
    </w:p>
    <w:p w14:paraId="46778B7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32E96D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match</w:t>
      </w:r>
      <w:r w:rsidRPr="00602E4B">
        <w:rPr>
          <w:rFonts w:ascii="Inter" w:hAnsi="Inter" w:cs="Courier New"/>
          <w:color w:val="ABB2BF"/>
          <w:sz w:val="18"/>
          <w:szCs w:val="18"/>
        </w:rPr>
        <w:t xml:space="preserve"> qc.phase {</w:t>
      </w:r>
    </w:p>
    <w:p w14:paraId="5D5CC56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ConsensusPhase</w:t>
      </w:r>
      <w:r w:rsidRPr="00602E4B">
        <w:rPr>
          <w:rFonts w:ascii="Inter" w:hAnsi="Inter" w:cs="Courier New"/>
          <w:color w:val="ABB2BF"/>
          <w:sz w:val="18"/>
          <w:szCs w:val="18"/>
        </w:rPr>
        <w:t>::</w:t>
      </w:r>
      <w:r w:rsidRPr="00602E4B">
        <w:rPr>
          <w:rFonts w:ascii="Inter" w:hAnsi="Inter" w:cs="Courier New"/>
          <w:color w:val="D19A66"/>
          <w:sz w:val="18"/>
          <w:szCs w:val="18"/>
        </w:rPr>
        <w:t>PREPARE</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4B0E462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Advance to PRECOMMIT</w:t>
      </w:r>
    </w:p>
    <w:p w14:paraId="7DA62D6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.current_phase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ConsensusPhase</w:t>
      </w:r>
      <w:r w:rsidRPr="00602E4B">
        <w:rPr>
          <w:rFonts w:ascii="Inter" w:hAnsi="Inter" w:cs="Courier New"/>
          <w:color w:val="ABB2BF"/>
          <w:sz w:val="18"/>
          <w:szCs w:val="18"/>
        </w:rPr>
        <w:t>::</w:t>
      </w:r>
      <w:r w:rsidRPr="00602E4B">
        <w:rPr>
          <w:rFonts w:ascii="Inter" w:hAnsi="Inter" w:cs="Courier New"/>
          <w:color w:val="D19A66"/>
          <w:sz w:val="18"/>
          <w:szCs w:val="18"/>
        </w:rPr>
        <w:t>PRECOMMIT</w:t>
      </w:r>
      <w:r w:rsidRPr="00602E4B">
        <w:rPr>
          <w:rFonts w:ascii="Inter" w:hAnsi="Inter" w:cs="Courier New"/>
          <w:color w:val="ABB2BF"/>
          <w:sz w:val="18"/>
          <w:szCs w:val="18"/>
        </w:rPr>
        <w:t>;</w:t>
      </w:r>
    </w:p>
    <w:p w14:paraId="6B29473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broadcast_precommit_request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qc)</w:t>
      </w:r>
      <w:r w:rsidRPr="00602E4B">
        <w:rPr>
          <w:rFonts w:ascii="Inter" w:hAnsi="Inter" w:cs="Courier New"/>
          <w:color w:val="61AFEF"/>
          <w:sz w:val="18"/>
          <w:szCs w:val="18"/>
        </w:rPr>
        <w:t>?</w:t>
      </w:r>
      <w:r w:rsidRPr="00602E4B">
        <w:rPr>
          <w:rFonts w:ascii="Inter" w:hAnsi="Inter" w:cs="Courier New"/>
          <w:color w:val="ABB2BF"/>
          <w:sz w:val="18"/>
          <w:szCs w:val="18"/>
        </w:rPr>
        <w:t>;</w:t>
      </w:r>
    </w:p>
    <w:p w14:paraId="299F32F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B725FE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ConsensusPhase</w:t>
      </w:r>
      <w:r w:rsidRPr="00602E4B">
        <w:rPr>
          <w:rFonts w:ascii="Inter" w:hAnsi="Inter" w:cs="Courier New"/>
          <w:color w:val="ABB2BF"/>
          <w:sz w:val="18"/>
          <w:szCs w:val="18"/>
        </w:rPr>
        <w:t>::</w:t>
      </w:r>
      <w:r w:rsidRPr="00602E4B">
        <w:rPr>
          <w:rFonts w:ascii="Inter" w:hAnsi="Inter" w:cs="Courier New"/>
          <w:color w:val="D19A66"/>
          <w:sz w:val="18"/>
          <w:szCs w:val="18"/>
        </w:rPr>
        <w:t>PRECOMMIT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4DD51F2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Advance to COMMIT</w:t>
      </w:r>
    </w:p>
    <w:p w14:paraId="0418913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.current_phase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ConsensusPhase</w:t>
      </w:r>
      <w:r w:rsidRPr="00602E4B">
        <w:rPr>
          <w:rFonts w:ascii="Inter" w:hAnsi="Inter" w:cs="Courier New"/>
          <w:color w:val="ABB2BF"/>
          <w:sz w:val="18"/>
          <w:szCs w:val="18"/>
        </w:rPr>
        <w:t>::</w:t>
      </w:r>
      <w:r w:rsidRPr="00602E4B">
        <w:rPr>
          <w:rFonts w:ascii="Inter" w:hAnsi="Inter" w:cs="Courier New"/>
          <w:color w:val="D19A66"/>
          <w:sz w:val="18"/>
          <w:szCs w:val="18"/>
        </w:rPr>
        <w:t>COMMIT</w:t>
      </w:r>
      <w:r w:rsidRPr="00602E4B">
        <w:rPr>
          <w:rFonts w:ascii="Inter" w:hAnsi="Inter" w:cs="Courier New"/>
          <w:color w:val="ABB2BF"/>
          <w:sz w:val="18"/>
          <w:szCs w:val="18"/>
        </w:rPr>
        <w:t>;</w:t>
      </w:r>
    </w:p>
    <w:p w14:paraId="3D874BA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broadcast_commit_request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qc)</w:t>
      </w:r>
      <w:r w:rsidRPr="00602E4B">
        <w:rPr>
          <w:rFonts w:ascii="Inter" w:hAnsi="Inter" w:cs="Courier New"/>
          <w:color w:val="61AFEF"/>
          <w:sz w:val="18"/>
          <w:szCs w:val="18"/>
        </w:rPr>
        <w:t>?</w:t>
      </w:r>
      <w:r w:rsidRPr="00602E4B">
        <w:rPr>
          <w:rFonts w:ascii="Inter" w:hAnsi="Inter" w:cs="Courier New"/>
          <w:color w:val="ABB2BF"/>
          <w:sz w:val="18"/>
          <w:szCs w:val="18"/>
        </w:rPr>
        <w:t>;</w:t>
      </w:r>
    </w:p>
    <w:p w14:paraId="0A6E6F1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A8468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ConsensusPhase</w:t>
      </w:r>
      <w:r w:rsidRPr="00602E4B">
        <w:rPr>
          <w:rFonts w:ascii="Inter" w:hAnsi="Inter" w:cs="Courier New"/>
          <w:color w:val="ABB2BF"/>
          <w:sz w:val="18"/>
          <w:szCs w:val="18"/>
        </w:rPr>
        <w:t>::</w:t>
      </w:r>
      <w:r w:rsidRPr="00602E4B">
        <w:rPr>
          <w:rFonts w:ascii="Inter" w:hAnsi="Inter" w:cs="Courier New"/>
          <w:color w:val="D19A66"/>
          <w:sz w:val="18"/>
          <w:szCs w:val="18"/>
        </w:rPr>
        <w:t>COMMIT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57A78BD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highest QC</w:t>
      </w:r>
    </w:p>
    <w:p w14:paraId="51AC207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qc.round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.highest_qc.round {</w:t>
      </w:r>
    </w:p>
    <w:p w14:paraId="5366C7B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.highest_qc </w:t>
      </w:r>
      <w:r w:rsidRPr="00602E4B">
        <w:rPr>
          <w:rFonts w:ascii="Inter" w:hAnsi="Inter" w:cs="Courier New"/>
          <w:color w:val="61AFEF"/>
          <w:sz w:val="18"/>
          <w:szCs w:val="18"/>
        </w:rPr>
        <w:t>=</w:t>
      </w:r>
      <w:r w:rsidRPr="00602E4B">
        <w:rPr>
          <w:rFonts w:ascii="Inter" w:hAnsi="Inter" w:cs="Courier New"/>
          <w:color w:val="ABB2BF"/>
          <w:sz w:val="18"/>
          <w:szCs w:val="18"/>
        </w:rPr>
        <w:t xml:space="preserve"> qc.</w:t>
      </w:r>
      <w:r w:rsidRPr="00602E4B">
        <w:rPr>
          <w:rFonts w:ascii="Inter" w:hAnsi="Inter" w:cs="Courier New"/>
          <w:color w:val="61AFEF"/>
          <w:sz w:val="18"/>
          <w:szCs w:val="18"/>
        </w:rPr>
        <w:t>clone</w:t>
      </w:r>
      <w:r w:rsidRPr="00602E4B">
        <w:rPr>
          <w:rFonts w:ascii="Inter" w:hAnsi="Inter" w:cs="Courier New"/>
          <w:color w:val="ABB2BF"/>
          <w:sz w:val="18"/>
          <w:szCs w:val="18"/>
        </w:rPr>
        <w:t>();</w:t>
      </w:r>
    </w:p>
    <w:p w14:paraId="290826F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8CCDFF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6B93D6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Finalize block</w:t>
      </w:r>
    </w:p>
    <w:p w14:paraId="2B75927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finalize_block</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qc)</w:t>
      </w:r>
      <w:r w:rsidRPr="00602E4B">
        <w:rPr>
          <w:rFonts w:ascii="Inter" w:hAnsi="Inter" w:cs="Courier New"/>
          <w:color w:val="61AFEF"/>
          <w:sz w:val="18"/>
          <w:szCs w:val="18"/>
        </w:rPr>
        <w:t>?</w:t>
      </w:r>
      <w:r w:rsidRPr="00602E4B">
        <w:rPr>
          <w:rFonts w:ascii="Inter" w:hAnsi="Inter" w:cs="Courier New"/>
          <w:color w:val="ABB2BF"/>
          <w:sz w:val="18"/>
          <w:szCs w:val="18"/>
        </w:rPr>
        <w:t>;</w:t>
      </w:r>
    </w:p>
    <w:p w14:paraId="5881280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DE9D9A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Reset timeout counter (successful finalization)</w:t>
      </w:r>
    </w:p>
    <w:p w14:paraId="3F50BE1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.consecutive_failures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w:t>
      </w:r>
      <w:r w:rsidRPr="00602E4B">
        <w:rPr>
          <w:rFonts w:ascii="Inter" w:hAnsi="Inter" w:cs="Courier New"/>
          <w:color w:val="ABB2BF"/>
          <w:sz w:val="18"/>
          <w:szCs w:val="18"/>
        </w:rPr>
        <w:t>;</w:t>
      </w:r>
    </w:p>
    <w:p w14:paraId="1798E54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.current_timeout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base_timeout</w:t>
      </w:r>
      <w:r w:rsidRPr="00602E4B">
        <w:rPr>
          <w:rFonts w:ascii="Inter" w:hAnsi="Inter" w:cs="Courier New"/>
          <w:color w:val="ABB2BF"/>
          <w:sz w:val="18"/>
          <w:szCs w:val="18"/>
        </w:rPr>
        <w:t>();</w:t>
      </w:r>
    </w:p>
    <w:p w14:paraId="5F9F95E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45931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any pending cross-chain events</w:t>
      </w:r>
    </w:p>
    <w:p w14:paraId="70295FC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w:t>
      </w:r>
      <w:r w:rsidRPr="00602E4B">
        <w:rPr>
          <w:rFonts w:ascii="Inter" w:hAnsi="Inter" w:cs="Courier New"/>
          <w:color w:val="D19A66"/>
          <w:sz w:val="18"/>
          <w:szCs w:val="18"/>
        </w:rPr>
        <w:t>Some</w:t>
      </w:r>
      <w:r w:rsidRPr="00602E4B">
        <w:rPr>
          <w:rFonts w:ascii="Inter" w:hAnsi="Inter" w:cs="Courier New"/>
          <w:color w:val="ABB2BF"/>
          <w:sz w:val="18"/>
          <w:szCs w:val="18"/>
        </w:rPr>
        <w:t xml:space="preserve">(checkpoint)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get_bridge_checkpoint</w:t>
      </w:r>
      <w:r w:rsidRPr="00602E4B">
        <w:rPr>
          <w:rFonts w:ascii="Inter" w:hAnsi="Inter" w:cs="Courier New"/>
          <w:color w:val="ABB2BF"/>
          <w:sz w:val="18"/>
          <w:szCs w:val="18"/>
        </w:rPr>
        <w:t>(qc.round) {</w:t>
      </w:r>
    </w:p>
    <w:p w14:paraId="7E4B4CF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process_bridge_finalization</w:t>
      </w:r>
      <w:r w:rsidRPr="00602E4B">
        <w:rPr>
          <w:rFonts w:ascii="Inter" w:hAnsi="Inter" w:cs="Courier New"/>
          <w:color w:val="ABB2BF"/>
          <w:sz w:val="18"/>
          <w:szCs w:val="18"/>
        </w:rPr>
        <w:t>(checkpoint)</w:t>
      </w:r>
      <w:r w:rsidRPr="00602E4B">
        <w:rPr>
          <w:rFonts w:ascii="Inter" w:hAnsi="Inter" w:cs="Courier New"/>
          <w:color w:val="61AFEF"/>
          <w:sz w:val="18"/>
          <w:szCs w:val="18"/>
        </w:rPr>
        <w:t>?</w:t>
      </w:r>
      <w:r w:rsidRPr="00602E4B">
        <w:rPr>
          <w:rFonts w:ascii="Inter" w:hAnsi="Inter" w:cs="Courier New"/>
          <w:color w:val="ABB2BF"/>
          <w:sz w:val="18"/>
          <w:szCs w:val="18"/>
        </w:rPr>
        <w:t>;</w:t>
      </w:r>
    </w:p>
    <w:p w14:paraId="29D5C36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8B62E7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50227D1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62531E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F8F36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Ok</w:t>
      </w:r>
      <w:r w:rsidRPr="00602E4B">
        <w:rPr>
          <w:rFonts w:ascii="Inter" w:hAnsi="Inter" w:cs="Courier New"/>
          <w:color w:val="ABB2BF"/>
          <w:sz w:val="18"/>
          <w:szCs w:val="18"/>
        </w:rPr>
        <w:t>(())</w:t>
      </w:r>
    </w:p>
    <w:p w14:paraId="489F0AB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869F26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3854BE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try_form_qc</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 xml:space="preserve">, phase: </w:t>
      </w:r>
      <w:r w:rsidRPr="00602E4B">
        <w:rPr>
          <w:rFonts w:ascii="Inter" w:hAnsi="Inter" w:cs="Courier New"/>
          <w:color w:val="D19A66"/>
          <w:sz w:val="18"/>
          <w:szCs w:val="18"/>
        </w:rPr>
        <w:t>ConsensusPhase</w:t>
      </w:r>
      <w:r w:rsidRPr="00602E4B">
        <w:rPr>
          <w:rFonts w:ascii="Inter" w:hAnsi="Inter" w:cs="Courier New"/>
          <w:color w:val="ABB2BF"/>
          <w:sz w:val="18"/>
          <w:szCs w:val="18"/>
        </w:rPr>
        <w:t xml:space="preserve">) </w:t>
      </w:r>
    </w:p>
    <w:p w14:paraId="1BBDF21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QuorumCertificate</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60FD9BB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C4BDE9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votes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.votes_received.</w:t>
      </w:r>
      <w:r w:rsidRPr="00602E4B">
        <w:rPr>
          <w:rFonts w:ascii="Inter" w:hAnsi="Inter" w:cs="Courier New"/>
          <w:color w:val="61AFEF"/>
          <w:sz w:val="18"/>
          <w:szCs w:val="18"/>
        </w:rPr>
        <w:t>get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(round, phase))</w:t>
      </w:r>
      <w:r w:rsidRPr="00602E4B">
        <w:rPr>
          <w:rFonts w:ascii="Inter" w:hAnsi="Inter" w:cs="Courier New"/>
          <w:color w:val="61AFEF"/>
          <w:sz w:val="18"/>
          <w:szCs w:val="18"/>
        </w:rPr>
        <w:t>?</w:t>
      </w:r>
      <w:r w:rsidRPr="00602E4B">
        <w:rPr>
          <w:rFonts w:ascii="Inter" w:hAnsi="Inter" w:cs="Courier New"/>
          <w:color w:val="ABB2BF"/>
          <w:sz w:val="18"/>
          <w:szCs w:val="18"/>
        </w:rPr>
        <w:t>;</w:t>
      </w:r>
    </w:p>
    <w:p w14:paraId="05A77DF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598DD5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Group votes by block hash</w:t>
      </w:r>
    </w:p>
    <w:p w14:paraId="546F9C8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w:t>
      </w:r>
      <w:r w:rsidRPr="00602E4B">
        <w:rPr>
          <w:rFonts w:ascii="Inter" w:hAnsi="Inter" w:cs="Courier New"/>
          <w:color w:val="C678DD"/>
          <w:sz w:val="18"/>
          <w:szCs w:val="18"/>
        </w:rPr>
        <w:t>mut</w:t>
      </w:r>
      <w:r w:rsidRPr="00602E4B">
        <w:rPr>
          <w:rFonts w:ascii="Inter" w:hAnsi="Inter" w:cs="Courier New"/>
          <w:color w:val="ABB2BF"/>
          <w:sz w:val="18"/>
          <w:szCs w:val="18"/>
        </w:rPr>
        <w:t xml:space="preserve"> votes_by_hash: </w:t>
      </w:r>
      <w:r w:rsidRPr="00602E4B">
        <w:rPr>
          <w:rFonts w:ascii="Inter" w:hAnsi="Inter" w:cs="Courier New"/>
          <w:color w:val="D19A66"/>
          <w:sz w:val="18"/>
          <w:szCs w:val="18"/>
        </w:rPr>
        <w:t>HashMap</w:t>
      </w:r>
      <w:r w:rsidRPr="00602E4B">
        <w:rPr>
          <w:rFonts w:ascii="Inter" w:hAnsi="Inter" w:cs="Courier New"/>
          <w:color w:val="61AFEF"/>
          <w:sz w:val="18"/>
          <w:szCs w:val="18"/>
        </w:rPr>
        <w:t>&lt;</w:t>
      </w:r>
      <w:r w:rsidRPr="00602E4B">
        <w:rPr>
          <w:rFonts w:ascii="Inter" w:hAnsi="Inter" w:cs="Courier New"/>
          <w:color w:val="D19A66"/>
          <w:sz w:val="18"/>
          <w:szCs w:val="18"/>
        </w:rPr>
        <w:t>Hash256</w:t>
      </w:r>
      <w:r w:rsidRPr="00602E4B">
        <w:rPr>
          <w:rFonts w:ascii="Inter" w:hAnsi="Inter" w:cs="Courier New"/>
          <w:color w:val="ABB2BF"/>
          <w:sz w:val="18"/>
          <w:szCs w:val="18"/>
        </w:rPr>
        <w:t xml:space="preserve">, </w:t>
      </w:r>
      <w:r w:rsidRPr="00602E4B">
        <w:rPr>
          <w:rFonts w:ascii="Inter" w:hAnsi="Inter" w:cs="Courier New"/>
          <w:color w:val="D19A66"/>
          <w:sz w:val="18"/>
          <w:szCs w:val="18"/>
        </w:rPr>
        <w:t>Vec</w:t>
      </w:r>
      <w:r w:rsidRPr="00602E4B">
        <w:rPr>
          <w:rFonts w:ascii="Inter" w:hAnsi="Inter" w:cs="Courier New"/>
          <w:color w:val="61AFEF"/>
          <w:sz w:val="18"/>
          <w:szCs w:val="18"/>
        </w:rPr>
        <w:t>&lt;&amp;</w:t>
      </w:r>
      <w:r w:rsidRPr="00602E4B">
        <w:rPr>
          <w:rFonts w:ascii="Inter" w:hAnsi="Inter" w:cs="Courier New"/>
          <w:color w:val="D19A66"/>
          <w:sz w:val="18"/>
          <w:szCs w:val="18"/>
        </w:rPr>
        <w:t>Vote</w:t>
      </w:r>
      <w:r w:rsidRPr="00602E4B">
        <w:rPr>
          <w:rFonts w:ascii="Inter" w:hAnsi="Inter" w:cs="Courier New"/>
          <w:color w:val="61AFEF"/>
          <w:sz w:val="18"/>
          <w:szCs w:val="18"/>
        </w:rPr>
        <w:t>&gt;&gt;</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HashMap</w:t>
      </w:r>
      <w:r w:rsidRPr="00602E4B">
        <w:rPr>
          <w:rFonts w:ascii="Inter" w:hAnsi="Inter" w:cs="Courier New"/>
          <w:color w:val="ABB2BF"/>
          <w:sz w:val="18"/>
          <w:szCs w:val="18"/>
        </w:rPr>
        <w:t>::</w:t>
      </w:r>
      <w:r w:rsidRPr="00602E4B">
        <w:rPr>
          <w:rFonts w:ascii="Inter" w:hAnsi="Inter" w:cs="Courier New"/>
          <w:color w:val="61AFEF"/>
          <w:sz w:val="18"/>
          <w:szCs w:val="18"/>
        </w:rPr>
        <w:t>new</w:t>
      </w:r>
      <w:r w:rsidRPr="00602E4B">
        <w:rPr>
          <w:rFonts w:ascii="Inter" w:hAnsi="Inter" w:cs="Courier New"/>
          <w:color w:val="ABB2BF"/>
          <w:sz w:val="18"/>
          <w:szCs w:val="18"/>
        </w:rPr>
        <w:t>();</w:t>
      </w:r>
    </w:p>
    <w:p w14:paraId="58D3FB8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vote </w:t>
      </w:r>
      <w:r w:rsidRPr="00602E4B">
        <w:rPr>
          <w:rFonts w:ascii="Inter" w:hAnsi="Inter" w:cs="Courier New"/>
          <w:color w:val="C678DD"/>
          <w:sz w:val="18"/>
          <w:szCs w:val="18"/>
        </w:rPr>
        <w:t>in</w:t>
      </w:r>
      <w:r w:rsidRPr="00602E4B">
        <w:rPr>
          <w:rFonts w:ascii="Inter" w:hAnsi="Inter" w:cs="Courier New"/>
          <w:color w:val="ABB2BF"/>
          <w:sz w:val="18"/>
          <w:szCs w:val="18"/>
        </w:rPr>
        <w:t xml:space="preserve"> votes {</w:t>
      </w:r>
    </w:p>
    <w:p w14:paraId="5765046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votes_by_hash.</w:t>
      </w:r>
      <w:r w:rsidRPr="00602E4B">
        <w:rPr>
          <w:rFonts w:ascii="Inter" w:hAnsi="Inter" w:cs="Courier New"/>
          <w:color w:val="61AFEF"/>
          <w:sz w:val="18"/>
          <w:szCs w:val="18"/>
        </w:rPr>
        <w:t>entry</w:t>
      </w:r>
      <w:r w:rsidRPr="00602E4B">
        <w:rPr>
          <w:rFonts w:ascii="Inter" w:hAnsi="Inter" w:cs="Courier New"/>
          <w:color w:val="ABB2BF"/>
          <w:sz w:val="18"/>
          <w:szCs w:val="18"/>
        </w:rPr>
        <w:t>(vote.block_hash).</w:t>
      </w:r>
      <w:r w:rsidRPr="00602E4B">
        <w:rPr>
          <w:rFonts w:ascii="Inter" w:hAnsi="Inter" w:cs="Courier New"/>
          <w:color w:val="61AFEF"/>
          <w:sz w:val="18"/>
          <w:szCs w:val="18"/>
        </w:rPr>
        <w:t>or_default</w:t>
      </w:r>
      <w:r w:rsidRPr="00602E4B">
        <w:rPr>
          <w:rFonts w:ascii="Inter" w:hAnsi="Inter" w:cs="Courier New"/>
          <w:color w:val="ABB2BF"/>
          <w:sz w:val="18"/>
          <w:szCs w:val="18"/>
        </w:rPr>
        <w:t>().</w:t>
      </w:r>
      <w:r w:rsidRPr="00602E4B">
        <w:rPr>
          <w:rFonts w:ascii="Inter" w:hAnsi="Inter" w:cs="Courier New"/>
          <w:color w:val="61AFEF"/>
          <w:sz w:val="18"/>
          <w:szCs w:val="18"/>
        </w:rPr>
        <w:t>push</w:t>
      </w:r>
      <w:r w:rsidRPr="00602E4B">
        <w:rPr>
          <w:rFonts w:ascii="Inter" w:hAnsi="Inter" w:cs="Courier New"/>
          <w:color w:val="ABB2BF"/>
          <w:sz w:val="18"/>
          <w:szCs w:val="18"/>
        </w:rPr>
        <w:t>(vote);</w:t>
      </w:r>
    </w:p>
    <w:p w14:paraId="5967545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C1A59E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9F8C34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Find block hash with sufficient weight</w:t>
      </w:r>
    </w:p>
    <w:p w14:paraId="676816B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(block_hash, vote_list) </w:t>
      </w:r>
      <w:r w:rsidRPr="00602E4B">
        <w:rPr>
          <w:rFonts w:ascii="Inter" w:hAnsi="Inter" w:cs="Courier New"/>
          <w:color w:val="C678DD"/>
          <w:sz w:val="18"/>
          <w:szCs w:val="18"/>
        </w:rPr>
        <w:t>in</w:t>
      </w:r>
      <w:r w:rsidRPr="00602E4B">
        <w:rPr>
          <w:rFonts w:ascii="Inter" w:hAnsi="Inter" w:cs="Courier New"/>
          <w:color w:val="ABB2BF"/>
          <w:sz w:val="18"/>
          <w:szCs w:val="18"/>
        </w:rPr>
        <w:t xml:space="preserve"> votes_by_hash {</w:t>
      </w:r>
    </w:p>
    <w:p w14:paraId="1F3D475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Calculate total weight of signers (Equation 3: Σ w_hat_i ≥ τ)</w:t>
      </w:r>
    </w:p>
    <w:p w14:paraId="0CE6F06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weight_sum: </w:t>
      </w:r>
      <w:r w:rsidRPr="00602E4B">
        <w:rPr>
          <w:rFonts w:ascii="Inter" w:hAnsi="Inter" w:cs="Courier New"/>
          <w:color w:val="C678DD"/>
          <w:sz w:val="18"/>
          <w:szCs w:val="18"/>
        </w:rPr>
        <w:t>f64</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vote_list.</w:t>
      </w:r>
      <w:r w:rsidRPr="00602E4B">
        <w:rPr>
          <w:rFonts w:ascii="Inter" w:hAnsi="Inter" w:cs="Courier New"/>
          <w:color w:val="61AFEF"/>
          <w:sz w:val="18"/>
          <w:szCs w:val="18"/>
        </w:rPr>
        <w:t>iter</w:t>
      </w:r>
      <w:r w:rsidRPr="00602E4B">
        <w:rPr>
          <w:rFonts w:ascii="Inter" w:hAnsi="Inter" w:cs="Courier New"/>
          <w:color w:val="ABB2BF"/>
          <w:sz w:val="18"/>
          <w:szCs w:val="18"/>
        </w:rPr>
        <w:t>()</w:t>
      </w:r>
    </w:p>
    <w:p w14:paraId="12A0AB4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map</w:t>
      </w:r>
      <w:r w:rsidRPr="00602E4B">
        <w:rPr>
          <w:rFonts w:ascii="Inter" w:hAnsi="Inter" w:cs="Courier New"/>
          <w:color w:val="ABB2BF"/>
          <w:sz w:val="18"/>
          <w:szCs w:val="18"/>
        </w:rPr>
        <w:t xml:space="preserve">(|v|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get_validator_weight</w:t>
      </w:r>
      <w:r w:rsidRPr="00602E4B">
        <w:rPr>
          <w:rFonts w:ascii="Inter" w:hAnsi="Inter" w:cs="Courier New"/>
          <w:color w:val="ABB2BF"/>
          <w:sz w:val="18"/>
          <w:szCs w:val="18"/>
        </w:rPr>
        <w:t>(v.validator_id))</w:t>
      </w:r>
    </w:p>
    <w:p w14:paraId="38D7AE2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sum</w:t>
      </w:r>
      <w:r w:rsidRPr="00602E4B">
        <w:rPr>
          <w:rFonts w:ascii="Inter" w:hAnsi="Inter" w:cs="Courier New"/>
          <w:color w:val="ABB2BF"/>
          <w:sz w:val="18"/>
          <w:szCs w:val="18"/>
        </w:rPr>
        <w:t>();</w:t>
      </w:r>
    </w:p>
    <w:p w14:paraId="4541664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8FCEC7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meets quorum threshold τ = 2/3</w:t>
      </w:r>
    </w:p>
    <w:p w14:paraId="1A092A3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weight_sum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2.0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3.0</w:t>
      </w:r>
      <w:r w:rsidRPr="00602E4B">
        <w:rPr>
          <w:rFonts w:ascii="Inter" w:hAnsi="Inter" w:cs="Courier New"/>
          <w:color w:val="ABB2BF"/>
          <w:sz w:val="18"/>
          <w:szCs w:val="18"/>
        </w:rPr>
        <w:t xml:space="preserve"> {</w:t>
      </w:r>
    </w:p>
    <w:p w14:paraId="6CA5394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 bridge consensus if applicable</w:t>
      </w:r>
    </w:p>
    <w:p w14:paraId="1994171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bridge_consensus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is_bridge_checkpoint_round</w:t>
      </w:r>
      <w:r w:rsidRPr="00602E4B">
        <w:rPr>
          <w:rFonts w:ascii="Inter" w:hAnsi="Inter" w:cs="Courier New"/>
          <w:color w:val="ABB2BF"/>
          <w:sz w:val="18"/>
          <w:szCs w:val="18"/>
        </w:rPr>
        <w:t>(round) {</w:t>
      </w:r>
    </w:p>
    <w:p w14:paraId="6146983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Some</w:t>
      </w:r>
      <w:r w:rsidRPr="00602E4B">
        <w:rPr>
          <w:rFonts w:ascii="Inter" w:hAnsi="Inter" w:cs="Courier New"/>
          <w:color w:val="ABB2BF"/>
          <w:sz w:val="18"/>
          <w:szCs w:val="18"/>
        </w:rPr>
        <w:t>(</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aggregate_bridge_consensus</w:t>
      </w:r>
      <w:r w:rsidRPr="00602E4B">
        <w:rPr>
          <w:rFonts w:ascii="Inter" w:hAnsi="Inter" w:cs="Courier New"/>
          <w:color w:val="ABB2BF"/>
          <w:sz w:val="18"/>
          <w:szCs w:val="18"/>
        </w:rPr>
        <w:t>(vote_list))</w:t>
      </w:r>
    </w:p>
    <w:p w14:paraId="6C4A14B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w:t>
      </w:r>
      <w:r w:rsidRPr="00602E4B">
        <w:rPr>
          <w:rFonts w:ascii="Inter" w:hAnsi="Inter" w:cs="Courier New"/>
          <w:color w:val="C678DD"/>
          <w:sz w:val="18"/>
          <w:szCs w:val="18"/>
        </w:rPr>
        <w:t>else</w:t>
      </w:r>
      <w:r w:rsidRPr="00602E4B">
        <w:rPr>
          <w:rFonts w:ascii="Inter" w:hAnsi="Inter" w:cs="Courier New"/>
          <w:color w:val="ABB2BF"/>
          <w:sz w:val="18"/>
          <w:szCs w:val="18"/>
        </w:rPr>
        <w:t xml:space="preserve"> {</w:t>
      </w:r>
    </w:p>
    <w:p w14:paraId="710902F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01C4E71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9E28AA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2EE7AC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Form QC</w:t>
      </w:r>
    </w:p>
    <w:p w14:paraId="11E8AE4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Some</w:t>
      </w:r>
      <w:r w:rsidRPr="00602E4B">
        <w:rPr>
          <w:rFonts w:ascii="Inter" w:hAnsi="Inter" w:cs="Courier New"/>
          <w:color w:val="ABB2BF"/>
          <w:sz w:val="18"/>
          <w:szCs w:val="18"/>
        </w:rPr>
        <w:t>(</w:t>
      </w:r>
      <w:r w:rsidRPr="00602E4B">
        <w:rPr>
          <w:rFonts w:ascii="Inter" w:hAnsi="Inter" w:cs="Courier New"/>
          <w:color w:val="D19A66"/>
          <w:sz w:val="18"/>
          <w:szCs w:val="18"/>
        </w:rPr>
        <w:t>QuorumCertificate</w:t>
      </w:r>
      <w:r w:rsidRPr="00602E4B">
        <w:rPr>
          <w:rFonts w:ascii="Inter" w:hAnsi="Inter" w:cs="Courier New"/>
          <w:color w:val="ABB2BF"/>
          <w:sz w:val="18"/>
          <w:szCs w:val="18"/>
        </w:rPr>
        <w:t xml:space="preserve"> {</w:t>
      </w:r>
    </w:p>
    <w:p w14:paraId="2671F9E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phase,</w:t>
      </w:r>
    </w:p>
    <w:p w14:paraId="7D8C571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block_hash,</w:t>
      </w:r>
    </w:p>
    <w:p w14:paraId="0BF7426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self</w:t>
      </w:r>
      <w:r w:rsidRPr="00602E4B">
        <w:rPr>
          <w:rFonts w:ascii="Inter" w:hAnsi="Inter" w:cs="Courier New"/>
          <w:color w:val="ABB2BF"/>
          <w:sz w:val="18"/>
          <w:szCs w:val="18"/>
        </w:rPr>
        <w:t>.current_epoch,</w:t>
      </w:r>
    </w:p>
    <w:p w14:paraId="27BBA39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round,</w:t>
      </w:r>
    </w:p>
    <w:p w14:paraId="6480A65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signers_bitmap: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create_bitmap</w:t>
      </w:r>
      <w:r w:rsidRPr="00602E4B">
        <w:rPr>
          <w:rFonts w:ascii="Inter" w:hAnsi="Inter" w:cs="Courier New"/>
          <w:color w:val="ABB2BF"/>
          <w:sz w:val="18"/>
          <w:szCs w:val="18"/>
        </w:rPr>
        <w:t>(vote_list),</w:t>
      </w:r>
    </w:p>
    <w:p w14:paraId="367A051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signatures: vote_list.</w:t>
      </w:r>
      <w:r w:rsidRPr="00602E4B">
        <w:rPr>
          <w:rFonts w:ascii="Inter" w:hAnsi="Inter" w:cs="Courier New"/>
          <w:color w:val="61AFEF"/>
          <w:sz w:val="18"/>
          <w:szCs w:val="18"/>
        </w:rPr>
        <w:t>iter</w:t>
      </w:r>
      <w:r w:rsidRPr="00602E4B">
        <w:rPr>
          <w:rFonts w:ascii="Inter" w:hAnsi="Inter" w:cs="Courier New"/>
          <w:color w:val="ABB2BF"/>
          <w:sz w:val="18"/>
          <w:szCs w:val="18"/>
        </w:rPr>
        <w:t>().</w:t>
      </w:r>
      <w:r w:rsidRPr="00602E4B">
        <w:rPr>
          <w:rFonts w:ascii="Inter" w:hAnsi="Inter" w:cs="Courier New"/>
          <w:color w:val="61AFEF"/>
          <w:sz w:val="18"/>
          <w:szCs w:val="18"/>
        </w:rPr>
        <w:t>map</w:t>
      </w:r>
      <w:r w:rsidRPr="00602E4B">
        <w:rPr>
          <w:rFonts w:ascii="Inter" w:hAnsi="Inter" w:cs="Courier New"/>
          <w:color w:val="ABB2BF"/>
          <w:sz w:val="18"/>
          <w:szCs w:val="18"/>
        </w:rPr>
        <w:t>(|v| v.signature.</w:t>
      </w:r>
      <w:r w:rsidRPr="00602E4B">
        <w:rPr>
          <w:rFonts w:ascii="Inter" w:hAnsi="Inter" w:cs="Courier New"/>
          <w:color w:val="61AFEF"/>
          <w:sz w:val="18"/>
          <w:szCs w:val="18"/>
        </w:rPr>
        <w:t>clone</w:t>
      </w:r>
      <w:r w:rsidRPr="00602E4B">
        <w:rPr>
          <w:rFonts w:ascii="Inter" w:hAnsi="Inter" w:cs="Courier New"/>
          <w:color w:val="ABB2BF"/>
          <w:sz w:val="18"/>
          <w:szCs w:val="18"/>
        </w:rPr>
        <w:t>()).</w:t>
      </w:r>
      <w:r w:rsidRPr="00602E4B">
        <w:rPr>
          <w:rFonts w:ascii="Inter" w:hAnsi="Inter" w:cs="Courier New"/>
          <w:color w:val="61AFEF"/>
          <w:sz w:val="18"/>
          <w:szCs w:val="18"/>
        </w:rPr>
        <w:t>collect</w:t>
      </w:r>
      <w:r w:rsidRPr="00602E4B">
        <w:rPr>
          <w:rFonts w:ascii="Inter" w:hAnsi="Inter" w:cs="Courier New"/>
          <w:color w:val="ABB2BF"/>
          <w:sz w:val="18"/>
          <w:szCs w:val="18"/>
        </w:rPr>
        <w:t>(),</w:t>
      </w:r>
    </w:p>
    <w:p w14:paraId="022200A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weight_sum: (weight_sum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1e18</w:t>
      </w:r>
      <w:r w:rsidRPr="00602E4B">
        <w:rPr>
          <w:rFonts w:ascii="Inter" w:hAnsi="Inter" w:cs="Courier New"/>
          <w:color w:val="ABB2BF"/>
          <w:sz w:val="18"/>
          <w:szCs w:val="18"/>
        </w:rPr>
        <w:t xml:space="preserve">) </w:t>
      </w:r>
      <w:r w:rsidRPr="00602E4B">
        <w:rPr>
          <w:rFonts w:ascii="Inter" w:hAnsi="Inter" w:cs="Courier New"/>
          <w:color w:val="C678DD"/>
          <w:sz w:val="18"/>
          <w:szCs w:val="18"/>
        </w:rPr>
        <w:t>as</w:t>
      </w:r>
      <w:r w:rsidRPr="00602E4B">
        <w:rPr>
          <w:rFonts w:ascii="Inter" w:hAnsi="Inter" w:cs="Courier New"/>
          <w:color w:val="ABB2BF"/>
          <w:sz w:val="18"/>
          <w:szCs w:val="18"/>
        </w:rPr>
        <w:t xml:space="preserve"> </w:t>
      </w:r>
      <w:r w:rsidRPr="00602E4B">
        <w:rPr>
          <w:rFonts w:ascii="Inter" w:hAnsi="Inter" w:cs="Courier New"/>
          <w:color w:val="C678DD"/>
          <w:sz w:val="18"/>
          <w:szCs w:val="18"/>
        </w:rPr>
        <w:t>u128</w:t>
      </w:r>
      <w:r w:rsidRPr="00602E4B">
        <w:rPr>
          <w:rFonts w:ascii="Inter" w:hAnsi="Inter" w:cs="Courier New"/>
          <w:color w:val="ABB2BF"/>
          <w:sz w:val="18"/>
          <w:szCs w:val="18"/>
        </w:rPr>
        <w:t>,</w:t>
      </w:r>
    </w:p>
    <w:p w14:paraId="6D7FAA1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aggregate_pubkey: </w:t>
      </w:r>
      <w:r w:rsidRPr="00602E4B">
        <w:rPr>
          <w:rFonts w:ascii="Inter" w:hAnsi="Inter" w:cs="Courier New"/>
          <w:color w:val="D19A66"/>
          <w:sz w:val="18"/>
          <w:szCs w:val="18"/>
        </w:rPr>
        <w:t>None</w:t>
      </w:r>
      <w:r w:rsidRPr="00602E4B">
        <w:rPr>
          <w:rFonts w:ascii="Inter" w:hAnsi="Inter" w:cs="Courier New"/>
          <w:color w:val="ABB2BF"/>
          <w:sz w:val="18"/>
          <w:szCs w:val="18"/>
        </w:rPr>
        <w:t>,</w:t>
      </w:r>
    </w:p>
    <w:p w14:paraId="55ADCAC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bridge_consensus,</w:t>
      </w:r>
    </w:p>
    <w:p w14:paraId="0749974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D3C535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56B37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F30655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EAC13B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0A7D494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370A43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358F57A" w14:textId="77777777" w:rsidR="005D11D7" w:rsidRPr="00602E4B" w:rsidRDefault="005D11D7" w:rsidP="005D11D7">
      <w:pPr>
        <w:spacing w:before="100" w:beforeAutospacing="1" w:after="100" w:afterAutospacing="1"/>
        <w:outlineLvl w:val="2"/>
        <w:rPr>
          <w:rFonts w:ascii="Inter" w:hAnsi="Inter"/>
          <w:b/>
          <w:bCs/>
          <w:sz w:val="18"/>
          <w:szCs w:val="18"/>
        </w:rPr>
      </w:pPr>
      <w:r w:rsidRPr="00602E4B">
        <w:rPr>
          <w:rFonts w:ascii="Inter" w:hAnsi="Inter"/>
          <w:b/>
          <w:bCs/>
          <w:sz w:val="18"/>
          <w:szCs w:val="18"/>
        </w:rPr>
        <w:t>Bridge-Specific State Transitions</w:t>
      </w:r>
    </w:p>
    <w:p w14:paraId="56CE09D5"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sz w:val="18"/>
          <w:szCs w:val="18"/>
        </w:rPr>
        <w:t>The state machine includes special handling for cross-chain operations that occur at bridge checkpoint rounds. When a block containing bridge data is finalized, the system processes all pending cross-chain events:</w:t>
      </w:r>
    </w:p>
    <w:p w14:paraId="395C1947" w14:textId="77777777" w:rsidR="005D11D7" w:rsidRPr="00602E4B" w:rsidRDefault="005D11D7" w:rsidP="005D11D7">
      <w:pPr>
        <w:rPr>
          <w:rFonts w:ascii="Inter" w:hAnsi="Inter"/>
          <w:sz w:val="18"/>
          <w:szCs w:val="18"/>
        </w:rPr>
      </w:pPr>
      <w:r w:rsidRPr="00602E4B">
        <w:rPr>
          <w:rFonts w:ascii="Inter" w:hAnsi="Inter"/>
          <w:sz w:val="18"/>
          <w:szCs w:val="18"/>
        </w:rPr>
        <w:t>rust</w:t>
      </w:r>
    </w:p>
    <w:p w14:paraId="1D429E0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impl</w:t>
      </w:r>
      <w:r w:rsidRPr="00602E4B">
        <w:rPr>
          <w:rFonts w:ascii="Inter" w:hAnsi="Inter" w:cs="Courier New"/>
          <w:color w:val="ABB2BF"/>
          <w:sz w:val="18"/>
          <w:szCs w:val="18"/>
        </w:rPr>
        <w:t xml:space="preserve"> </w:t>
      </w:r>
      <w:r w:rsidRPr="00602E4B">
        <w:rPr>
          <w:rFonts w:ascii="Inter" w:hAnsi="Inter" w:cs="Courier New"/>
          <w:color w:val="D19A66"/>
          <w:sz w:val="18"/>
          <w:szCs w:val="18"/>
        </w:rPr>
        <w:t>ConsensusState</w:t>
      </w:r>
      <w:r w:rsidRPr="00602E4B">
        <w:rPr>
          <w:rFonts w:ascii="Inter" w:hAnsi="Inter" w:cs="Courier New"/>
          <w:color w:val="ABB2BF"/>
          <w:sz w:val="18"/>
          <w:szCs w:val="18"/>
        </w:rPr>
        <w:t xml:space="preserve"> {</w:t>
      </w:r>
    </w:p>
    <w:p w14:paraId="1FB50E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process_bridge_finalization</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checkpoint: </w:t>
      </w:r>
      <w:r w:rsidRPr="00602E4B">
        <w:rPr>
          <w:rFonts w:ascii="Inter" w:hAnsi="Inter" w:cs="Courier New"/>
          <w:color w:val="D19A66"/>
          <w:sz w:val="18"/>
          <w:szCs w:val="18"/>
        </w:rPr>
        <w:t>BridgeCheckpoint</w:t>
      </w:r>
      <w:r w:rsidRPr="00602E4B">
        <w:rPr>
          <w:rFonts w:ascii="Inter" w:hAnsi="Inter" w:cs="Courier New"/>
          <w:color w:val="ABB2BF"/>
          <w:sz w:val="18"/>
          <w:szCs w:val="18"/>
        </w:rPr>
        <w:t xml:space="preserve">) </w:t>
      </w:r>
    </w:p>
    <w:p w14:paraId="0008277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53DE479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16D130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attestation)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61AFEF"/>
          <w:sz w:val="18"/>
          <w:szCs w:val="18"/>
        </w:rPr>
        <w:t>&amp;</w:t>
      </w:r>
      <w:r w:rsidRPr="00602E4B">
        <w:rPr>
          <w:rFonts w:ascii="Inter" w:hAnsi="Inter" w:cs="Courier New"/>
          <w:color w:val="ABB2BF"/>
          <w:sz w:val="18"/>
          <w:szCs w:val="18"/>
        </w:rPr>
        <w:t>checkpoint.attestations {</w:t>
      </w:r>
    </w:p>
    <w:p w14:paraId="2080746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each cross-chain event</w:t>
      </w:r>
    </w:p>
    <w:p w14:paraId="7AFE3A0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event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61AFEF"/>
          <w:sz w:val="18"/>
          <w:szCs w:val="18"/>
        </w:rPr>
        <w:t>&amp;</w:t>
      </w:r>
      <w:r w:rsidRPr="00602E4B">
        <w:rPr>
          <w:rFonts w:ascii="Inter" w:hAnsi="Inter" w:cs="Courier New"/>
          <w:color w:val="ABB2BF"/>
          <w:sz w:val="18"/>
          <w:szCs w:val="18"/>
        </w:rPr>
        <w:t>attestation.events {</w:t>
      </w:r>
    </w:p>
    <w:p w14:paraId="0604271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match</w:t>
      </w:r>
      <w:r w:rsidRPr="00602E4B">
        <w:rPr>
          <w:rFonts w:ascii="Inter" w:hAnsi="Inter" w:cs="Courier New"/>
          <w:color w:val="ABB2BF"/>
          <w:sz w:val="18"/>
          <w:szCs w:val="18"/>
        </w:rPr>
        <w:t xml:space="preserve"> event.event_type {</w:t>
      </w:r>
    </w:p>
    <w:p w14:paraId="685D227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EventType</w:t>
      </w:r>
      <w:r w:rsidRPr="00602E4B">
        <w:rPr>
          <w:rFonts w:ascii="Inter" w:hAnsi="Inter" w:cs="Courier New"/>
          <w:color w:val="ABB2BF"/>
          <w:sz w:val="18"/>
          <w:szCs w:val="18"/>
        </w:rPr>
        <w:t>::</w:t>
      </w:r>
      <w:r w:rsidRPr="00602E4B">
        <w:rPr>
          <w:rFonts w:ascii="Inter" w:hAnsi="Inter" w:cs="Courier New"/>
          <w:color w:val="D19A66"/>
          <w:sz w:val="18"/>
          <w:szCs w:val="18"/>
        </w:rPr>
        <w:t>DEPOSIT</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5800A33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User deposited on external chain, mint wrapped asset</w:t>
      </w:r>
    </w:p>
    <w:p w14:paraId="2B819F3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mint_wrapped_asset</w:t>
      </w:r>
      <w:r w:rsidRPr="00602E4B">
        <w:rPr>
          <w:rFonts w:ascii="Inter" w:hAnsi="Inter" w:cs="Courier New"/>
          <w:color w:val="ABB2BF"/>
          <w:sz w:val="18"/>
          <w:szCs w:val="18"/>
        </w:rPr>
        <w:t>(</w:t>
      </w:r>
    </w:p>
    <w:p w14:paraId="26C4CF1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event.asset,</w:t>
      </w:r>
    </w:p>
    <w:p w14:paraId="6749EA0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event.amount,</w:t>
      </w:r>
    </w:p>
    <w:p w14:paraId="19A47A6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event.to, </w:t>
      </w:r>
      <w:r w:rsidRPr="00602E4B">
        <w:rPr>
          <w:rFonts w:ascii="Inter" w:hAnsi="Inter" w:cs="Courier New"/>
          <w:i/>
          <w:iCs/>
          <w:color w:val="5C6370"/>
          <w:sz w:val="18"/>
          <w:szCs w:val="18"/>
        </w:rPr>
        <w:t>// UMA destination</w:t>
      </w:r>
    </w:p>
    <w:p w14:paraId="55F92D3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chain_id,</w:t>
      </w:r>
    </w:p>
    <w:p w14:paraId="534888B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w:t>
      </w:r>
    </w:p>
    <w:p w14:paraId="20B1F0B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56C1EE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EventType</w:t>
      </w:r>
      <w:r w:rsidRPr="00602E4B">
        <w:rPr>
          <w:rFonts w:ascii="Inter" w:hAnsi="Inter" w:cs="Courier New"/>
          <w:color w:val="ABB2BF"/>
          <w:sz w:val="18"/>
          <w:szCs w:val="18"/>
        </w:rPr>
        <w:t>::</w:t>
      </w:r>
      <w:r w:rsidRPr="00602E4B">
        <w:rPr>
          <w:rFonts w:ascii="Inter" w:hAnsi="Inter" w:cs="Courier New"/>
          <w:color w:val="D19A66"/>
          <w:sz w:val="18"/>
          <w:szCs w:val="18"/>
        </w:rPr>
        <w:t>WITHDRAWAL</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7FE9706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Burn wrapped asset and queue external withdrawal</w:t>
      </w:r>
    </w:p>
    <w:p w14:paraId="398946D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burn_wrapped_asset</w:t>
      </w:r>
      <w:r w:rsidRPr="00602E4B">
        <w:rPr>
          <w:rFonts w:ascii="Inter" w:hAnsi="Inter" w:cs="Courier New"/>
          <w:color w:val="ABB2BF"/>
          <w:sz w:val="18"/>
          <w:szCs w:val="18"/>
        </w:rPr>
        <w:t>(event.asset, event.amount)</w:t>
      </w:r>
      <w:r w:rsidRPr="00602E4B">
        <w:rPr>
          <w:rFonts w:ascii="Inter" w:hAnsi="Inter" w:cs="Courier New"/>
          <w:color w:val="61AFEF"/>
          <w:sz w:val="18"/>
          <w:szCs w:val="18"/>
        </w:rPr>
        <w:t>?</w:t>
      </w:r>
      <w:r w:rsidRPr="00602E4B">
        <w:rPr>
          <w:rFonts w:ascii="Inter" w:hAnsi="Inter" w:cs="Courier New"/>
          <w:color w:val="ABB2BF"/>
          <w:sz w:val="18"/>
          <w:szCs w:val="18"/>
        </w:rPr>
        <w:t>;</w:t>
      </w:r>
    </w:p>
    <w:p w14:paraId="626FFE9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queue_external_withdrawal</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chain_id, event)</w:t>
      </w:r>
      <w:r w:rsidRPr="00602E4B">
        <w:rPr>
          <w:rFonts w:ascii="Inter" w:hAnsi="Inter" w:cs="Courier New"/>
          <w:color w:val="61AFEF"/>
          <w:sz w:val="18"/>
          <w:szCs w:val="18"/>
        </w:rPr>
        <w:t>?</w:t>
      </w:r>
      <w:r w:rsidRPr="00602E4B">
        <w:rPr>
          <w:rFonts w:ascii="Inter" w:hAnsi="Inter" w:cs="Courier New"/>
          <w:color w:val="ABB2BF"/>
          <w:sz w:val="18"/>
          <w:szCs w:val="18"/>
        </w:rPr>
        <w:t>;</w:t>
      </w:r>
    </w:p>
    <w:p w14:paraId="7D861E0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D3AB71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EventType</w:t>
      </w:r>
      <w:r w:rsidRPr="00602E4B">
        <w:rPr>
          <w:rFonts w:ascii="Inter" w:hAnsi="Inter" w:cs="Courier New"/>
          <w:color w:val="ABB2BF"/>
          <w:sz w:val="18"/>
          <w:szCs w:val="18"/>
        </w:rPr>
        <w:t>::</w:t>
      </w:r>
      <w:r w:rsidRPr="00602E4B">
        <w:rPr>
          <w:rFonts w:ascii="Inter" w:hAnsi="Inter" w:cs="Courier New"/>
          <w:color w:val="D19A66"/>
          <w:sz w:val="18"/>
          <w:szCs w:val="18"/>
        </w:rPr>
        <w:t>MESSAGE</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708F421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Deliver cross-chain message to recipient</w:t>
      </w:r>
    </w:p>
    <w:p w14:paraId="42E6C6B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deliver_cross_chain_message</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chain_id, event)</w:t>
      </w:r>
      <w:r w:rsidRPr="00602E4B">
        <w:rPr>
          <w:rFonts w:ascii="Inter" w:hAnsi="Inter" w:cs="Courier New"/>
          <w:color w:val="61AFEF"/>
          <w:sz w:val="18"/>
          <w:szCs w:val="18"/>
        </w:rPr>
        <w:t>?</w:t>
      </w:r>
      <w:r w:rsidRPr="00602E4B">
        <w:rPr>
          <w:rFonts w:ascii="Inter" w:hAnsi="Inter" w:cs="Courier New"/>
          <w:color w:val="ABB2BF"/>
          <w:sz w:val="18"/>
          <w:szCs w:val="18"/>
        </w:rPr>
        <w:t>;</w:t>
      </w:r>
    </w:p>
    <w:p w14:paraId="2A6339D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ADFC1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CADC1A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50EBB4D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D86196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last confirmed height for this chain</w:t>
      </w:r>
    </w:p>
    <w:p w14:paraId="1C8ABC6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update_chain_state</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chain_id, attestation.last_confirmed_height);</w:t>
      </w:r>
    </w:p>
    <w:p w14:paraId="116A5F5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8D733C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2E9A66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Clear processed events from pending queue</w:t>
      </w:r>
    </w:p>
    <w:p w14:paraId="48A223E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chain_id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61AFEF"/>
          <w:sz w:val="18"/>
          <w:szCs w:val="18"/>
        </w:rPr>
        <w:t>&amp;</w:t>
      </w:r>
      <w:r w:rsidRPr="00602E4B">
        <w:rPr>
          <w:rFonts w:ascii="Inter" w:hAnsi="Inter" w:cs="Courier New"/>
          <w:color w:val="ABB2BF"/>
          <w:sz w:val="18"/>
          <w:szCs w:val="18"/>
        </w:rPr>
        <w:t>checkpoint.chains {</w:t>
      </w:r>
    </w:p>
    <w:p w14:paraId="0F47FDE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.pending_cross_chain_events.</w:t>
      </w:r>
      <w:r w:rsidRPr="00602E4B">
        <w:rPr>
          <w:rFonts w:ascii="Inter" w:hAnsi="Inter" w:cs="Courier New"/>
          <w:color w:val="61AFEF"/>
          <w:sz w:val="18"/>
          <w:szCs w:val="18"/>
        </w:rPr>
        <w:t>get_mut</w:t>
      </w:r>
      <w:r w:rsidRPr="00602E4B">
        <w:rPr>
          <w:rFonts w:ascii="Inter" w:hAnsi="Inter" w:cs="Courier New"/>
          <w:color w:val="ABB2BF"/>
          <w:sz w:val="18"/>
          <w:szCs w:val="18"/>
        </w:rPr>
        <w:t>(chain_id)</w:t>
      </w:r>
    </w:p>
    <w:p w14:paraId="57E46E7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map</w:t>
      </w:r>
      <w:r w:rsidRPr="00602E4B">
        <w:rPr>
          <w:rFonts w:ascii="Inter" w:hAnsi="Inter" w:cs="Courier New"/>
          <w:color w:val="ABB2BF"/>
          <w:sz w:val="18"/>
          <w:szCs w:val="18"/>
        </w:rPr>
        <w:t>(|events| events.</w:t>
      </w:r>
      <w:r w:rsidRPr="00602E4B">
        <w:rPr>
          <w:rFonts w:ascii="Inter" w:hAnsi="Inter" w:cs="Courier New"/>
          <w:color w:val="61AFEF"/>
          <w:sz w:val="18"/>
          <w:szCs w:val="18"/>
        </w:rPr>
        <w:t>retain</w:t>
      </w:r>
      <w:r w:rsidRPr="00602E4B">
        <w:rPr>
          <w:rFonts w:ascii="Inter" w:hAnsi="Inter" w:cs="Courier New"/>
          <w:color w:val="ABB2BF"/>
          <w:sz w:val="18"/>
          <w:szCs w:val="18"/>
        </w:rPr>
        <w:t xml:space="preserve">(|e| </w:t>
      </w:r>
      <w:r w:rsidRPr="00602E4B">
        <w:rPr>
          <w:rFonts w:ascii="Inter" w:hAnsi="Inter" w:cs="Courier New"/>
          <w:color w:val="61AFEF"/>
          <w:sz w:val="18"/>
          <w:szCs w:val="18"/>
        </w:rPr>
        <w:t>!</w:t>
      </w:r>
      <w:r w:rsidRPr="00602E4B">
        <w:rPr>
          <w:rFonts w:ascii="Inter" w:hAnsi="Inter" w:cs="Courier New"/>
          <w:color w:val="ABB2BF"/>
          <w:sz w:val="18"/>
          <w:szCs w:val="18"/>
        </w:rPr>
        <w:t>checkpoint.</w:t>
      </w:r>
      <w:r w:rsidRPr="00602E4B">
        <w:rPr>
          <w:rFonts w:ascii="Inter" w:hAnsi="Inter" w:cs="Courier New"/>
          <w:color w:val="61AFEF"/>
          <w:sz w:val="18"/>
          <w:szCs w:val="18"/>
        </w:rPr>
        <w:t>contains_event</w:t>
      </w:r>
      <w:r w:rsidRPr="00602E4B">
        <w:rPr>
          <w:rFonts w:ascii="Inter" w:hAnsi="Inter" w:cs="Courier New"/>
          <w:color w:val="ABB2BF"/>
          <w:sz w:val="18"/>
          <w:szCs w:val="18"/>
        </w:rPr>
        <w:t>(e)));</w:t>
      </w:r>
    </w:p>
    <w:p w14:paraId="716ECC7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2A7713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CAE047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Ok</w:t>
      </w:r>
      <w:r w:rsidRPr="00602E4B">
        <w:rPr>
          <w:rFonts w:ascii="Inter" w:hAnsi="Inter" w:cs="Courier New"/>
          <w:color w:val="ABB2BF"/>
          <w:sz w:val="18"/>
          <w:szCs w:val="18"/>
        </w:rPr>
        <w:t>(())</w:t>
      </w:r>
    </w:p>
    <w:p w14:paraId="2AEF4F9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9CDD47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285D7775" w14:textId="77777777" w:rsidR="005D11D7" w:rsidRPr="00602E4B" w:rsidRDefault="005D11D7" w:rsidP="005D11D7">
      <w:pPr>
        <w:spacing w:before="100" w:beforeAutospacing="1" w:after="100" w:afterAutospacing="1"/>
        <w:outlineLvl w:val="1"/>
        <w:rPr>
          <w:rFonts w:ascii="Inter" w:hAnsi="Inter"/>
          <w:b/>
          <w:bCs/>
          <w:sz w:val="18"/>
          <w:szCs w:val="18"/>
        </w:rPr>
      </w:pPr>
      <w:r w:rsidRPr="00602E4B">
        <w:rPr>
          <w:rFonts w:ascii="Inter" w:hAnsi="Inter"/>
          <w:b/>
          <w:bCs/>
          <w:sz w:val="18"/>
          <w:szCs w:val="18"/>
        </w:rPr>
        <w:t>13.3 Network Interface</w:t>
      </w:r>
    </w:p>
    <w:p w14:paraId="24BC9840"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sz w:val="18"/>
          <w:szCs w:val="18"/>
        </w:rPr>
        <w:t>The network interface defines how validators communicate with each other and with external blockchains. The protocol uses different network topologies for consensus operations versus bridge operations to optimize for their distinct requirements.</w:t>
      </w:r>
    </w:p>
    <w:p w14:paraId="7229936F" w14:textId="77777777" w:rsidR="005D11D7" w:rsidRPr="00602E4B" w:rsidRDefault="005D11D7" w:rsidP="005D11D7">
      <w:pPr>
        <w:rPr>
          <w:rFonts w:ascii="Inter" w:hAnsi="Inter"/>
          <w:sz w:val="18"/>
          <w:szCs w:val="18"/>
        </w:rPr>
      </w:pPr>
      <w:r w:rsidRPr="00602E4B">
        <w:rPr>
          <w:rFonts w:ascii="Inter" w:hAnsi="Inter"/>
          <w:sz w:val="18"/>
          <w:szCs w:val="18"/>
        </w:rPr>
        <w:t>rust</w:t>
      </w:r>
    </w:p>
    <w:p w14:paraId="4009EE6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trait</w:t>
      </w:r>
      <w:r w:rsidRPr="00602E4B">
        <w:rPr>
          <w:rFonts w:ascii="Inter" w:hAnsi="Inter" w:cs="Courier New"/>
          <w:color w:val="ABB2BF"/>
          <w:sz w:val="18"/>
          <w:szCs w:val="18"/>
        </w:rPr>
        <w:t xml:space="preserve"> </w:t>
      </w:r>
      <w:r w:rsidRPr="00602E4B">
        <w:rPr>
          <w:rFonts w:ascii="Inter" w:hAnsi="Inter" w:cs="Courier New"/>
          <w:color w:val="D19A66"/>
          <w:sz w:val="18"/>
          <w:szCs w:val="18"/>
        </w:rPr>
        <w:t>NetworkInterface</w:t>
      </w:r>
      <w:r w:rsidRPr="00602E4B">
        <w:rPr>
          <w:rFonts w:ascii="Inter" w:hAnsi="Inter" w:cs="Courier New"/>
          <w:color w:val="ABB2BF"/>
          <w:sz w:val="18"/>
          <w:szCs w:val="18"/>
        </w:rPr>
        <w:t xml:space="preserve"> {</w:t>
      </w:r>
    </w:p>
    <w:p w14:paraId="580BC09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Consensus Communication =====</w:t>
      </w:r>
    </w:p>
    <w:p w14:paraId="55E8D65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072E3B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block to entire validator network</w:t>
      </w:r>
    </w:p>
    <w:p w14:paraId="32972B8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broadcast_block</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block: </w:t>
      </w:r>
      <w:r w:rsidRPr="00602E4B">
        <w:rPr>
          <w:rFonts w:ascii="Inter" w:hAnsi="Inter" w:cs="Courier New"/>
          <w:color w:val="D19A66"/>
          <w:sz w:val="18"/>
          <w:szCs w:val="18"/>
        </w:rPr>
        <w:t>Block</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6C6E263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8BD316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vote to network (typically targeted to leader)</w:t>
      </w:r>
    </w:p>
    <w:p w14:paraId="6D1DD87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broadcast_vote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vote: </w:t>
      </w:r>
      <w:r w:rsidRPr="00602E4B">
        <w:rPr>
          <w:rFonts w:ascii="Inter" w:hAnsi="Inter" w:cs="Courier New"/>
          <w:color w:val="D19A66"/>
          <w:sz w:val="18"/>
          <w:szCs w:val="18"/>
        </w:rPr>
        <w:t>Vote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2D06647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947E54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timeout message during view change</w:t>
      </w:r>
    </w:p>
    <w:p w14:paraId="0634487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broadcast_timeout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timeout: </w:t>
      </w:r>
      <w:r w:rsidRPr="00602E4B">
        <w:rPr>
          <w:rFonts w:ascii="Inter" w:hAnsi="Inter" w:cs="Courier New"/>
          <w:color w:val="D19A66"/>
          <w:sz w:val="18"/>
          <w:szCs w:val="18"/>
        </w:rPr>
        <w:t>TimeoutMessage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1ECCA50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BE3759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Point-to-Point Communication =====</w:t>
      </w:r>
    </w:p>
    <w:p w14:paraId="5023650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8E8378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Send message directly to specific validator</w:t>
      </w:r>
    </w:p>
    <w:p w14:paraId="7FA627E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send_to_validator</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validator: </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message: </w:t>
      </w:r>
      <w:r w:rsidRPr="00602E4B">
        <w:rPr>
          <w:rFonts w:ascii="Inter" w:hAnsi="Inter" w:cs="Courier New"/>
          <w:color w:val="D19A66"/>
          <w:sz w:val="18"/>
          <w:szCs w:val="18"/>
        </w:rPr>
        <w:t>Message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2455B33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6CA21C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Send message to all committee members</w:t>
      </w:r>
    </w:p>
    <w:p w14:paraId="137E710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send_to_committee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committee: </w:t>
      </w:r>
      <w:r w:rsidRPr="00602E4B">
        <w:rPr>
          <w:rFonts w:ascii="Inter" w:hAnsi="Inter" w:cs="Courier New"/>
          <w:color w:val="61AFEF"/>
          <w:sz w:val="18"/>
          <w:szCs w:val="18"/>
        </w:rPr>
        <w:t>&amp;</w:t>
      </w:r>
      <w:r w:rsidRPr="00602E4B">
        <w:rPr>
          <w:rFonts w:ascii="Inter" w:hAnsi="Inter" w:cs="Courier New"/>
          <w:color w:val="ABB2BF"/>
          <w:sz w:val="18"/>
          <w:szCs w:val="18"/>
        </w:rPr>
        <w:t>[</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message: </w:t>
      </w:r>
      <w:r w:rsidRPr="00602E4B">
        <w:rPr>
          <w:rFonts w:ascii="Inter" w:hAnsi="Inter" w:cs="Courier New"/>
          <w:color w:val="D19A66"/>
          <w:sz w:val="18"/>
          <w:szCs w:val="18"/>
        </w:rPr>
        <w:t>Message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74C24FE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7FA27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Receiving Messages =====</w:t>
      </w:r>
    </w:p>
    <w:p w14:paraId="0488716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0172F21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Non-blocking receive of pending block proposals</w:t>
      </w:r>
    </w:p>
    <w:p w14:paraId="31BDC08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receive_block</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Block</w:t>
      </w:r>
      <w:r w:rsidRPr="00602E4B">
        <w:rPr>
          <w:rFonts w:ascii="Inter" w:hAnsi="Inter" w:cs="Courier New"/>
          <w:color w:val="61AFEF"/>
          <w:sz w:val="18"/>
          <w:szCs w:val="18"/>
        </w:rPr>
        <w:t>&gt;</w:t>
      </w:r>
      <w:r w:rsidRPr="00602E4B">
        <w:rPr>
          <w:rFonts w:ascii="Inter" w:hAnsi="Inter" w:cs="Courier New"/>
          <w:color w:val="ABB2BF"/>
          <w:sz w:val="18"/>
          <w:szCs w:val="18"/>
        </w:rPr>
        <w:t>;</w:t>
      </w:r>
    </w:p>
    <w:p w14:paraId="5790F8E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FA8A74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Non-blocking receive of pending votes</w:t>
      </w:r>
    </w:p>
    <w:p w14:paraId="3426B86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receive_vote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Vote</w:t>
      </w:r>
      <w:r w:rsidRPr="00602E4B">
        <w:rPr>
          <w:rFonts w:ascii="Inter" w:hAnsi="Inter" w:cs="Courier New"/>
          <w:color w:val="61AFEF"/>
          <w:sz w:val="18"/>
          <w:szCs w:val="18"/>
        </w:rPr>
        <w:t>&gt;</w:t>
      </w:r>
      <w:r w:rsidRPr="00602E4B">
        <w:rPr>
          <w:rFonts w:ascii="Inter" w:hAnsi="Inter" w:cs="Courier New"/>
          <w:color w:val="ABB2BF"/>
          <w:sz w:val="18"/>
          <w:szCs w:val="18"/>
        </w:rPr>
        <w:t>;</w:t>
      </w:r>
    </w:p>
    <w:p w14:paraId="4C7DC85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07BD24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Non-blocking receive of timeout messages</w:t>
      </w:r>
    </w:p>
    <w:p w14:paraId="793DCBD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receive_timeout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TimeoutMessage</w:t>
      </w:r>
      <w:r w:rsidRPr="00602E4B">
        <w:rPr>
          <w:rFonts w:ascii="Inter" w:hAnsi="Inter" w:cs="Courier New"/>
          <w:color w:val="61AFEF"/>
          <w:sz w:val="18"/>
          <w:szCs w:val="18"/>
        </w:rPr>
        <w:t>&gt;</w:t>
      </w:r>
      <w:r w:rsidRPr="00602E4B">
        <w:rPr>
          <w:rFonts w:ascii="Inter" w:hAnsi="Inter" w:cs="Courier New"/>
          <w:color w:val="ABB2BF"/>
          <w:sz w:val="18"/>
          <w:szCs w:val="18"/>
        </w:rPr>
        <w:t>;</w:t>
      </w:r>
    </w:p>
    <w:p w14:paraId="52C3160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132147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Bridge Network Communication =====</w:t>
      </w:r>
    </w:p>
    <w:p w14:paraId="1947087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1CC02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Query external blockchain state at specific height</w:t>
      </w:r>
    </w:p>
    <w:p w14:paraId="4B03985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query_external_chain</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height: </w:t>
      </w:r>
      <w:r w:rsidRPr="00602E4B">
        <w:rPr>
          <w:rFonts w:ascii="Inter" w:hAnsi="Inter" w:cs="Courier New"/>
          <w:color w:val="D19A66"/>
          <w:sz w:val="18"/>
          <w:szCs w:val="18"/>
        </w:rPr>
        <w:t>BlockHeight</w:t>
      </w:r>
      <w:r w:rsidRPr="00602E4B">
        <w:rPr>
          <w:rFonts w:ascii="Inter" w:hAnsi="Inter" w:cs="Courier New"/>
          <w:color w:val="ABB2BF"/>
          <w:sz w:val="18"/>
          <w:szCs w:val="18"/>
        </w:rPr>
        <w:t xml:space="preserve">) </w:t>
      </w:r>
    </w:p>
    <w:p w14:paraId="63F8201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ExternalChainState</w:t>
      </w:r>
      <w:r w:rsidRPr="00602E4B">
        <w:rPr>
          <w:rFonts w:ascii="Inter" w:hAnsi="Inter" w:cs="Courier New"/>
          <w:color w:val="61AFEF"/>
          <w:sz w:val="18"/>
          <w:szCs w:val="18"/>
        </w:rPr>
        <w:t>&gt;</w:t>
      </w:r>
      <w:r w:rsidRPr="00602E4B">
        <w:rPr>
          <w:rFonts w:ascii="Inter" w:hAnsi="Inter" w:cs="Courier New"/>
          <w:color w:val="ABB2BF"/>
          <w:sz w:val="18"/>
          <w:szCs w:val="18"/>
        </w:rPr>
        <w:t>;</w:t>
      </w:r>
    </w:p>
    <w:p w14:paraId="40F3EE1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900E89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Broadcast bridge attestation to relayer network</w:t>
      </w:r>
    </w:p>
    <w:p w14:paraId="62E8416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broadcast_bridge_attestation</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attestation: </w:t>
      </w:r>
      <w:r w:rsidRPr="00602E4B">
        <w:rPr>
          <w:rFonts w:ascii="Inter" w:hAnsi="Inter" w:cs="Courier New"/>
          <w:color w:val="D19A66"/>
          <w:sz w:val="18"/>
          <w:szCs w:val="18"/>
        </w:rPr>
        <w:t>BridgeAttestation</w:t>
      </w:r>
      <w:r w:rsidRPr="00602E4B">
        <w:rPr>
          <w:rFonts w:ascii="Inter" w:hAnsi="Inter" w:cs="Courier New"/>
          <w:color w:val="ABB2BF"/>
          <w:sz w:val="18"/>
          <w:szCs w:val="18"/>
        </w:rPr>
        <w:t xml:space="preserve">) </w:t>
      </w:r>
    </w:p>
    <w:p w14:paraId="0321BDA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407549B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E9ADFF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Initiate threshold signature ceremony with bridge relayers</w:t>
      </w:r>
    </w:p>
    <w:p w14:paraId="468E93F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request_threshold_signature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66D056F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participants: </w:t>
      </w:r>
      <w:r w:rsidRPr="00602E4B">
        <w:rPr>
          <w:rFonts w:ascii="Inter" w:hAnsi="Inter" w:cs="Courier New"/>
          <w:color w:val="61AFEF"/>
          <w:sz w:val="18"/>
          <w:szCs w:val="18"/>
        </w:rPr>
        <w:t>&amp;</w:t>
      </w:r>
      <w:r w:rsidRPr="00602E4B">
        <w:rPr>
          <w:rFonts w:ascii="Inter" w:hAnsi="Inter" w:cs="Courier New"/>
          <w:color w:val="ABB2BF"/>
          <w:sz w:val="18"/>
          <w:szCs w:val="18"/>
        </w:rPr>
        <w:t>[</w:t>
      </w:r>
      <w:r w:rsidRPr="00602E4B">
        <w:rPr>
          <w:rFonts w:ascii="Inter" w:hAnsi="Inter" w:cs="Courier New"/>
          <w:color w:val="D19A66"/>
          <w:sz w:val="18"/>
          <w:szCs w:val="18"/>
        </w:rPr>
        <w:t>ValidatorID</w:t>
      </w:r>
      <w:r w:rsidRPr="00602E4B">
        <w:rPr>
          <w:rFonts w:ascii="Inter" w:hAnsi="Inter" w:cs="Courier New"/>
          <w:color w:val="ABB2BF"/>
          <w:sz w:val="18"/>
          <w:szCs w:val="18"/>
        </w:rPr>
        <w:t>],</w:t>
      </w:r>
    </w:p>
    <w:p w14:paraId="61A4CD1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 </w:t>
      </w:r>
      <w:r w:rsidRPr="00602E4B">
        <w:rPr>
          <w:rFonts w:ascii="Inter" w:hAnsi="Inter" w:cs="Courier New"/>
          <w:color w:val="61AFEF"/>
          <w:sz w:val="18"/>
          <w:szCs w:val="18"/>
        </w:rPr>
        <w:t>&amp;</w:t>
      </w:r>
      <w:r w:rsidRPr="00602E4B">
        <w:rPr>
          <w:rFonts w:ascii="Inter" w:hAnsi="Inter" w:cs="Courier New"/>
          <w:color w:val="ABB2BF"/>
          <w:sz w:val="18"/>
          <w:szCs w:val="18"/>
        </w:rPr>
        <w:t>[</w:t>
      </w:r>
      <w:r w:rsidRPr="00602E4B">
        <w:rPr>
          <w:rFonts w:ascii="Inter" w:hAnsi="Inter" w:cs="Courier New"/>
          <w:color w:val="C678DD"/>
          <w:sz w:val="18"/>
          <w:szCs w:val="18"/>
        </w:rPr>
        <w:t>u8</w:t>
      </w:r>
      <w:r w:rsidRPr="00602E4B">
        <w:rPr>
          <w:rFonts w:ascii="Inter" w:hAnsi="Inter" w:cs="Courier New"/>
          <w:color w:val="ABB2BF"/>
          <w:sz w:val="18"/>
          <w:szCs w:val="18"/>
        </w:rPr>
        <w:t xml:space="preserve">]) </w:t>
      </w:r>
    </w:p>
    <w:p w14:paraId="0A5DE91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ThresholdSignatureSession</w:t>
      </w:r>
      <w:r w:rsidRPr="00602E4B">
        <w:rPr>
          <w:rFonts w:ascii="Inter" w:hAnsi="Inter" w:cs="Courier New"/>
          <w:color w:val="61AFEF"/>
          <w:sz w:val="18"/>
          <w:szCs w:val="18"/>
        </w:rPr>
        <w:t>&gt;</w:t>
      </w:r>
      <w:r w:rsidRPr="00602E4B">
        <w:rPr>
          <w:rFonts w:ascii="Inter" w:hAnsi="Inter" w:cs="Courier New"/>
          <w:color w:val="ABB2BF"/>
          <w:sz w:val="18"/>
          <w:szCs w:val="18"/>
        </w:rPr>
        <w:t>;</w:t>
      </w:r>
    </w:p>
    <w:p w14:paraId="4FC4E8F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02AD12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Submit finalization proof to external chain smart contract</w:t>
      </w:r>
    </w:p>
    <w:p w14:paraId="15A6BB8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submit_external_proof</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3876102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p>
    <w:p w14:paraId="245577C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 </w:t>
      </w:r>
      <w:r w:rsidRPr="00602E4B">
        <w:rPr>
          <w:rFonts w:ascii="Inter" w:hAnsi="Inter" w:cs="Courier New"/>
          <w:color w:val="D19A66"/>
          <w:sz w:val="18"/>
          <w:szCs w:val="18"/>
        </w:rPr>
        <w:t>FinalizationProof</w:t>
      </w:r>
      <w:r w:rsidRPr="00602E4B">
        <w:rPr>
          <w:rFonts w:ascii="Inter" w:hAnsi="Inter" w:cs="Courier New"/>
          <w:color w:val="ABB2BF"/>
          <w:sz w:val="18"/>
          <w:szCs w:val="18"/>
        </w:rPr>
        <w:t xml:space="preserve">) </w:t>
      </w:r>
    </w:p>
    <w:p w14:paraId="7DE143E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ExternalTxHash</w:t>
      </w:r>
      <w:r w:rsidRPr="00602E4B">
        <w:rPr>
          <w:rFonts w:ascii="Inter" w:hAnsi="Inter" w:cs="Courier New"/>
          <w:color w:val="61AFEF"/>
          <w:sz w:val="18"/>
          <w:szCs w:val="18"/>
        </w:rPr>
        <w:t>&gt;</w:t>
      </w:r>
      <w:r w:rsidRPr="00602E4B">
        <w:rPr>
          <w:rFonts w:ascii="Inter" w:hAnsi="Inter" w:cs="Courier New"/>
          <w:color w:val="ABB2BF"/>
          <w:sz w:val="18"/>
          <w:szCs w:val="18"/>
        </w:rPr>
        <w:t>;</w:t>
      </w:r>
    </w:p>
    <w:p w14:paraId="45F674E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AF03536" w14:textId="77777777" w:rsidR="005D11D7" w:rsidRPr="00602E4B" w:rsidRDefault="005D11D7" w:rsidP="005D11D7">
      <w:pPr>
        <w:spacing w:before="100" w:beforeAutospacing="1" w:after="100" w:afterAutospacing="1"/>
        <w:outlineLvl w:val="2"/>
        <w:rPr>
          <w:rFonts w:ascii="Inter" w:hAnsi="Inter"/>
          <w:b/>
          <w:bCs/>
          <w:sz w:val="18"/>
          <w:szCs w:val="18"/>
        </w:rPr>
      </w:pPr>
      <w:r w:rsidRPr="00602E4B">
        <w:rPr>
          <w:rFonts w:ascii="Inter" w:hAnsi="Inter"/>
          <w:b/>
          <w:bCs/>
          <w:sz w:val="18"/>
          <w:szCs w:val="18"/>
        </w:rPr>
        <w:t>Network Topology</w:t>
      </w:r>
    </w:p>
    <w:p w14:paraId="0C362A4B"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b/>
          <w:bCs/>
          <w:sz w:val="18"/>
          <w:szCs w:val="18"/>
        </w:rPr>
        <w:t>Consensus Network:</w:t>
      </w:r>
    </w:p>
    <w:p w14:paraId="15013246" w14:textId="77777777" w:rsidR="005D11D7" w:rsidRPr="00602E4B" w:rsidRDefault="005D11D7">
      <w:pPr>
        <w:numPr>
          <w:ilvl w:val="0"/>
          <w:numId w:val="242"/>
        </w:numPr>
        <w:spacing w:before="100" w:beforeAutospacing="1" w:after="100" w:afterAutospacing="1"/>
        <w:rPr>
          <w:rFonts w:ascii="Inter" w:hAnsi="Inter"/>
          <w:sz w:val="18"/>
          <w:szCs w:val="18"/>
        </w:rPr>
      </w:pPr>
      <w:r w:rsidRPr="00602E4B">
        <w:rPr>
          <w:rFonts w:ascii="Inter" w:hAnsi="Inter"/>
          <w:b/>
          <w:bCs/>
          <w:sz w:val="18"/>
          <w:szCs w:val="18"/>
        </w:rPr>
        <w:t>Full mesh topology</w:t>
      </w:r>
      <w:r w:rsidRPr="00602E4B">
        <w:rPr>
          <w:rFonts w:ascii="Inter" w:hAnsi="Inter"/>
          <w:sz w:val="18"/>
          <w:szCs w:val="18"/>
        </w:rPr>
        <w:t xml:space="preserve"> between validators for minimum latency</w:t>
      </w:r>
    </w:p>
    <w:p w14:paraId="69F275A7" w14:textId="77777777" w:rsidR="005D11D7" w:rsidRPr="00602E4B" w:rsidRDefault="005D11D7">
      <w:pPr>
        <w:numPr>
          <w:ilvl w:val="0"/>
          <w:numId w:val="242"/>
        </w:numPr>
        <w:spacing w:before="100" w:beforeAutospacing="1" w:after="100" w:afterAutospacing="1"/>
        <w:rPr>
          <w:rFonts w:ascii="Inter" w:hAnsi="Inter"/>
          <w:sz w:val="18"/>
          <w:szCs w:val="18"/>
        </w:rPr>
      </w:pPr>
      <w:r w:rsidRPr="00602E4B">
        <w:rPr>
          <w:rFonts w:ascii="Inter" w:hAnsi="Inter"/>
          <w:b/>
          <w:bCs/>
          <w:sz w:val="18"/>
          <w:szCs w:val="18"/>
        </w:rPr>
        <w:t>Gossip protocol</w:t>
      </w:r>
      <w:r w:rsidRPr="00602E4B">
        <w:rPr>
          <w:rFonts w:ascii="Inter" w:hAnsi="Inter"/>
          <w:sz w:val="18"/>
          <w:szCs w:val="18"/>
        </w:rPr>
        <w:t xml:space="preserve"> for efficient block and vote propagation</w:t>
      </w:r>
    </w:p>
    <w:p w14:paraId="159879C9" w14:textId="77777777" w:rsidR="005D11D7" w:rsidRPr="00602E4B" w:rsidRDefault="005D11D7">
      <w:pPr>
        <w:numPr>
          <w:ilvl w:val="0"/>
          <w:numId w:val="242"/>
        </w:numPr>
        <w:spacing w:before="100" w:beforeAutospacing="1" w:after="100" w:afterAutospacing="1"/>
        <w:rPr>
          <w:rFonts w:ascii="Inter" w:hAnsi="Inter"/>
          <w:sz w:val="18"/>
          <w:szCs w:val="18"/>
        </w:rPr>
      </w:pPr>
      <w:r w:rsidRPr="00602E4B">
        <w:rPr>
          <w:rFonts w:ascii="Inter" w:hAnsi="Inter"/>
          <w:b/>
          <w:bCs/>
          <w:sz w:val="18"/>
          <w:szCs w:val="18"/>
        </w:rPr>
        <w:t>Priority routing:</w:t>
      </w:r>
      <w:r w:rsidRPr="00602E4B">
        <w:rPr>
          <w:rFonts w:ascii="Inter" w:hAnsi="Inter"/>
          <w:sz w:val="18"/>
          <w:szCs w:val="18"/>
        </w:rPr>
        <w:t xml:space="preserve"> Committee members receive higher priority for messages relevant to their current duties</w:t>
      </w:r>
    </w:p>
    <w:p w14:paraId="1584E000" w14:textId="77777777" w:rsidR="005D11D7" w:rsidRPr="00602E4B" w:rsidRDefault="005D11D7">
      <w:pPr>
        <w:numPr>
          <w:ilvl w:val="0"/>
          <w:numId w:val="242"/>
        </w:numPr>
        <w:spacing w:before="100" w:beforeAutospacing="1" w:after="100" w:afterAutospacing="1"/>
        <w:rPr>
          <w:rFonts w:ascii="Inter" w:hAnsi="Inter"/>
          <w:sz w:val="18"/>
          <w:szCs w:val="18"/>
        </w:rPr>
      </w:pPr>
      <w:r w:rsidRPr="00602E4B">
        <w:rPr>
          <w:rFonts w:ascii="Inter" w:hAnsi="Inter"/>
          <w:b/>
          <w:bCs/>
          <w:sz w:val="18"/>
          <w:szCs w:val="18"/>
        </w:rPr>
        <w:t>Message batching:</w:t>
      </w:r>
      <w:r w:rsidRPr="00602E4B">
        <w:rPr>
          <w:rFonts w:ascii="Inter" w:hAnsi="Inter"/>
          <w:sz w:val="18"/>
          <w:szCs w:val="18"/>
        </w:rPr>
        <w:t xml:space="preserve"> Multiple votes can be batched together to reduce network overhead</w:t>
      </w:r>
    </w:p>
    <w:p w14:paraId="25921A85"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b/>
          <w:bCs/>
          <w:sz w:val="18"/>
          <w:szCs w:val="18"/>
        </w:rPr>
        <w:t>Bridge Network:</w:t>
      </w:r>
    </w:p>
    <w:p w14:paraId="711034D5" w14:textId="77777777" w:rsidR="005D11D7" w:rsidRPr="00602E4B" w:rsidRDefault="005D11D7">
      <w:pPr>
        <w:numPr>
          <w:ilvl w:val="0"/>
          <w:numId w:val="243"/>
        </w:numPr>
        <w:spacing w:before="100" w:beforeAutospacing="1" w:after="100" w:afterAutospacing="1"/>
        <w:rPr>
          <w:rFonts w:ascii="Inter" w:hAnsi="Inter"/>
          <w:sz w:val="18"/>
          <w:szCs w:val="18"/>
        </w:rPr>
      </w:pPr>
      <w:r w:rsidRPr="00602E4B">
        <w:rPr>
          <w:rFonts w:ascii="Inter" w:hAnsi="Inter"/>
          <w:b/>
          <w:bCs/>
          <w:sz w:val="18"/>
          <w:szCs w:val="18"/>
        </w:rPr>
        <w:t>Star topology</w:t>
      </w:r>
      <w:r w:rsidRPr="00602E4B">
        <w:rPr>
          <w:rFonts w:ascii="Inter" w:hAnsi="Inter"/>
          <w:sz w:val="18"/>
          <w:szCs w:val="18"/>
        </w:rPr>
        <w:t xml:space="preserve"> with coordinator nodes per external chain</w:t>
      </w:r>
    </w:p>
    <w:p w14:paraId="15C7CB63" w14:textId="77777777" w:rsidR="005D11D7" w:rsidRPr="00602E4B" w:rsidRDefault="005D11D7">
      <w:pPr>
        <w:numPr>
          <w:ilvl w:val="0"/>
          <w:numId w:val="243"/>
        </w:numPr>
        <w:spacing w:before="100" w:beforeAutospacing="1" w:after="100" w:afterAutospacing="1"/>
        <w:rPr>
          <w:rFonts w:ascii="Inter" w:hAnsi="Inter"/>
          <w:sz w:val="18"/>
          <w:szCs w:val="18"/>
        </w:rPr>
      </w:pPr>
      <w:r w:rsidRPr="00602E4B">
        <w:rPr>
          <w:rFonts w:ascii="Inter" w:hAnsi="Inter"/>
          <w:b/>
          <w:bCs/>
          <w:sz w:val="18"/>
          <w:szCs w:val="18"/>
        </w:rPr>
        <w:lastRenderedPageBreak/>
        <w:t>Separate gossip overlay</w:t>
      </w:r>
      <w:r w:rsidRPr="00602E4B">
        <w:rPr>
          <w:rFonts w:ascii="Inter" w:hAnsi="Inter"/>
          <w:sz w:val="18"/>
          <w:szCs w:val="18"/>
        </w:rPr>
        <w:t xml:space="preserve"> specifically for bridge attestations</w:t>
      </w:r>
    </w:p>
    <w:p w14:paraId="2CD2601F" w14:textId="77777777" w:rsidR="005D11D7" w:rsidRPr="00602E4B" w:rsidRDefault="005D11D7">
      <w:pPr>
        <w:numPr>
          <w:ilvl w:val="0"/>
          <w:numId w:val="243"/>
        </w:numPr>
        <w:spacing w:before="100" w:beforeAutospacing="1" w:after="100" w:afterAutospacing="1"/>
        <w:rPr>
          <w:rFonts w:ascii="Inter" w:hAnsi="Inter"/>
          <w:sz w:val="18"/>
          <w:szCs w:val="18"/>
        </w:rPr>
      </w:pPr>
      <w:r w:rsidRPr="00602E4B">
        <w:rPr>
          <w:rFonts w:ascii="Inter" w:hAnsi="Inter"/>
          <w:b/>
          <w:bCs/>
          <w:sz w:val="18"/>
          <w:szCs w:val="18"/>
        </w:rPr>
        <w:t>Direct RPC connections</w:t>
      </w:r>
      <w:r w:rsidRPr="00602E4B">
        <w:rPr>
          <w:rFonts w:ascii="Inter" w:hAnsi="Inter"/>
          <w:sz w:val="18"/>
          <w:szCs w:val="18"/>
        </w:rPr>
        <w:t xml:space="preserve"> to external chain nodes (Ethereum geth, Bitcoin Core, Solana validators, etc.)</w:t>
      </w:r>
    </w:p>
    <w:p w14:paraId="1DBE3FDC" w14:textId="77777777" w:rsidR="005D11D7" w:rsidRPr="00602E4B" w:rsidRDefault="005D11D7">
      <w:pPr>
        <w:numPr>
          <w:ilvl w:val="0"/>
          <w:numId w:val="243"/>
        </w:numPr>
        <w:spacing w:before="100" w:beforeAutospacing="1" w:after="100" w:afterAutospacing="1"/>
        <w:rPr>
          <w:rFonts w:ascii="Inter" w:hAnsi="Inter"/>
          <w:sz w:val="18"/>
          <w:szCs w:val="18"/>
        </w:rPr>
      </w:pPr>
      <w:r w:rsidRPr="00602E4B">
        <w:rPr>
          <w:rFonts w:ascii="Inter" w:hAnsi="Inter"/>
          <w:b/>
          <w:bCs/>
          <w:sz w:val="18"/>
          <w:szCs w:val="18"/>
        </w:rPr>
        <w:t>Connection pooling</w:t>
      </w:r>
      <w:r w:rsidRPr="00602E4B">
        <w:rPr>
          <w:rFonts w:ascii="Inter" w:hAnsi="Inter"/>
          <w:sz w:val="18"/>
          <w:szCs w:val="18"/>
        </w:rPr>
        <w:t xml:space="preserve"> to manage multiple simultaneous queries</w:t>
      </w:r>
    </w:p>
    <w:p w14:paraId="26A4900C"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b/>
          <w:bCs/>
          <w:sz w:val="18"/>
          <w:szCs w:val="18"/>
        </w:rPr>
        <w:t>Network Optimizations:</w:t>
      </w:r>
    </w:p>
    <w:p w14:paraId="1236EDE2" w14:textId="77777777" w:rsidR="005D11D7" w:rsidRPr="00602E4B" w:rsidRDefault="005D11D7">
      <w:pPr>
        <w:numPr>
          <w:ilvl w:val="0"/>
          <w:numId w:val="244"/>
        </w:numPr>
        <w:spacing w:before="100" w:beforeAutospacing="1" w:after="100" w:afterAutospacing="1"/>
        <w:rPr>
          <w:rFonts w:ascii="Inter" w:hAnsi="Inter"/>
          <w:sz w:val="18"/>
          <w:szCs w:val="18"/>
        </w:rPr>
      </w:pPr>
      <w:r w:rsidRPr="00602E4B">
        <w:rPr>
          <w:rFonts w:ascii="Inter" w:hAnsi="Inter"/>
          <w:b/>
          <w:bCs/>
          <w:sz w:val="18"/>
          <w:szCs w:val="18"/>
        </w:rPr>
        <w:t>Block compression:</w:t>
      </w:r>
      <w:r w:rsidRPr="00602E4B">
        <w:rPr>
          <w:rFonts w:ascii="Inter" w:hAnsi="Inter"/>
          <w:sz w:val="18"/>
          <w:szCs w:val="18"/>
        </w:rPr>
        <w:t xml:space="preserve"> Using zstd algorithm reduces block size by ~60%</w:t>
      </w:r>
    </w:p>
    <w:p w14:paraId="6050C28D" w14:textId="77777777" w:rsidR="005D11D7" w:rsidRPr="00602E4B" w:rsidRDefault="005D11D7">
      <w:pPr>
        <w:numPr>
          <w:ilvl w:val="0"/>
          <w:numId w:val="244"/>
        </w:numPr>
        <w:spacing w:before="100" w:beforeAutospacing="1" w:after="100" w:afterAutospacing="1"/>
        <w:rPr>
          <w:rFonts w:ascii="Inter" w:hAnsi="Inter"/>
          <w:sz w:val="18"/>
          <w:szCs w:val="18"/>
        </w:rPr>
      </w:pPr>
      <w:r w:rsidRPr="00602E4B">
        <w:rPr>
          <w:rFonts w:ascii="Inter" w:hAnsi="Inter"/>
          <w:b/>
          <w:bCs/>
          <w:sz w:val="18"/>
          <w:szCs w:val="18"/>
        </w:rPr>
        <w:t>Vote aggregation:</w:t>
      </w:r>
      <w:r w:rsidRPr="00602E4B">
        <w:rPr>
          <w:rFonts w:ascii="Inter" w:hAnsi="Inter"/>
          <w:sz w:val="18"/>
          <w:szCs w:val="18"/>
        </w:rPr>
        <w:t xml:space="preserve"> Intermediate nodes can aggregate votes before forwarding</w:t>
      </w:r>
    </w:p>
    <w:p w14:paraId="1544980E" w14:textId="77777777" w:rsidR="005D11D7" w:rsidRPr="00602E4B" w:rsidRDefault="005D11D7">
      <w:pPr>
        <w:numPr>
          <w:ilvl w:val="0"/>
          <w:numId w:val="244"/>
        </w:numPr>
        <w:spacing w:before="100" w:beforeAutospacing="1" w:after="100" w:afterAutospacing="1"/>
        <w:rPr>
          <w:rFonts w:ascii="Inter" w:hAnsi="Inter"/>
          <w:sz w:val="18"/>
          <w:szCs w:val="18"/>
        </w:rPr>
      </w:pPr>
      <w:r w:rsidRPr="00602E4B">
        <w:rPr>
          <w:rFonts w:ascii="Inter" w:hAnsi="Inter"/>
          <w:b/>
          <w:bCs/>
          <w:sz w:val="18"/>
          <w:szCs w:val="18"/>
        </w:rPr>
        <w:t>Bloom filters:</w:t>
      </w:r>
      <w:r w:rsidRPr="00602E4B">
        <w:rPr>
          <w:rFonts w:ascii="Inter" w:hAnsi="Inter"/>
          <w:sz w:val="18"/>
          <w:szCs w:val="18"/>
        </w:rPr>
        <w:t xml:space="preserve"> Enable efficient state synchronization between validators</w:t>
      </w:r>
    </w:p>
    <w:p w14:paraId="038A1C18" w14:textId="77777777" w:rsidR="005D11D7" w:rsidRPr="00602E4B" w:rsidRDefault="005D11D7">
      <w:pPr>
        <w:numPr>
          <w:ilvl w:val="0"/>
          <w:numId w:val="244"/>
        </w:numPr>
        <w:spacing w:before="100" w:beforeAutospacing="1" w:after="100" w:afterAutospacing="1"/>
        <w:rPr>
          <w:rFonts w:ascii="Inter" w:hAnsi="Inter"/>
          <w:sz w:val="18"/>
          <w:szCs w:val="18"/>
        </w:rPr>
      </w:pPr>
      <w:r w:rsidRPr="00602E4B">
        <w:rPr>
          <w:rFonts w:ascii="Inter" w:hAnsi="Inter"/>
          <w:b/>
          <w:bCs/>
          <w:sz w:val="18"/>
          <w:szCs w:val="18"/>
        </w:rPr>
        <w:t>Adaptive routing:</w:t>
      </w:r>
      <w:r w:rsidRPr="00602E4B">
        <w:rPr>
          <w:rFonts w:ascii="Inter" w:hAnsi="Inter"/>
          <w:sz w:val="18"/>
          <w:szCs w:val="18"/>
        </w:rPr>
        <w:t xml:space="preserve"> Network chooses fastest paths based on measured latency</w:t>
      </w:r>
    </w:p>
    <w:p w14:paraId="64647160" w14:textId="77777777" w:rsidR="005D11D7" w:rsidRPr="00602E4B" w:rsidRDefault="005D11D7" w:rsidP="005D11D7">
      <w:pPr>
        <w:spacing w:before="100" w:beforeAutospacing="1" w:after="100" w:afterAutospacing="1"/>
        <w:outlineLvl w:val="1"/>
        <w:rPr>
          <w:rFonts w:ascii="Inter" w:hAnsi="Inter"/>
          <w:b/>
          <w:bCs/>
          <w:sz w:val="18"/>
          <w:szCs w:val="18"/>
        </w:rPr>
      </w:pPr>
      <w:r w:rsidRPr="00602E4B">
        <w:rPr>
          <w:rFonts w:ascii="Inter" w:hAnsi="Inter"/>
          <w:b/>
          <w:bCs/>
          <w:sz w:val="18"/>
          <w:szCs w:val="18"/>
        </w:rPr>
        <w:t>13.4 Storage Interface</w:t>
      </w:r>
    </w:p>
    <w:p w14:paraId="7C5E539A"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sz w:val="18"/>
          <w:szCs w:val="18"/>
        </w:rPr>
        <w:t>The storage layer provides persistent state management for all blockchain data, including blocks, state tries, validator information, and cross-chain bridge data.</w:t>
      </w:r>
    </w:p>
    <w:p w14:paraId="49BA3215" w14:textId="77777777" w:rsidR="005D11D7" w:rsidRPr="00602E4B" w:rsidRDefault="005D11D7" w:rsidP="005D11D7">
      <w:pPr>
        <w:rPr>
          <w:rFonts w:ascii="Inter" w:hAnsi="Inter"/>
          <w:sz w:val="18"/>
          <w:szCs w:val="18"/>
        </w:rPr>
      </w:pPr>
      <w:r w:rsidRPr="00602E4B">
        <w:rPr>
          <w:rFonts w:ascii="Inter" w:hAnsi="Inter"/>
          <w:sz w:val="18"/>
          <w:szCs w:val="18"/>
        </w:rPr>
        <w:t>rust</w:t>
      </w:r>
    </w:p>
    <w:p w14:paraId="0720222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trait</w:t>
      </w:r>
      <w:r w:rsidRPr="00602E4B">
        <w:rPr>
          <w:rFonts w:ascii="Inter" w:hAnsi="Inter" w:cs="Courier New"/>
          <w:color w:val="ABB2BF"/>
          <w:sz w:val="18"/>
          <w:szCs w:val="18"/>
        </w:rPr>
        <w:t xml:space="preserve"> </w:t>
      </w:r>
      <w:r w:rsidRPr="00602E4B">
        <w:rPr>
          <w:rFonts w:ascii="Inter" w:hAnsi="Inter" w:cs="Courier New"/>
          <w:color w:val="D19A66"/>
          <w:sz w:val="18"/>
          <w:szCs w:val="18"/>
        </w:rPr>
        <w:t>StorageInterface</w:t>
      </w:r>
      <w:r w:rsidRPr="00602E4B">
        <w:rPr>
          <w:rFonts w:ascii="Inter" w:hAnsi="Inter" w:cs="Courier New"/>
          <w:color w:val="ABB2BF"/>
          <w:sz w:val="18"/>
          <w:szCs w:val="18"/>
        </w:rPr>
        <w:t xml:space="preserve"> {</w:t>
      </w:r>
    </w:p>
    <w:p w14:paraId="76C9FEF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Block Storage =====</w:t>
      </w:r>
    </w:p>
    <w:p w14:paraId="3E462AC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4E5172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block in persistent database</w:t>
      </w:r>
    </w:p>
    <w:p w14:paraId="03B5DF6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store_block</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block: </w:t>
      </w:r>
      <w:r w:rsidRPr="00602E4B">
        <w:rPr>
          <w:rFonts w:ascii="Inter" w:hAnsi="Inter" w:cs="Courier New"/>
          <w:color w:val="D19A66"/>
          <w:sz w:val="18"/>
          <w:szCs w:val="18"/>
        </w:rPr>
        <w:t>Block</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7347462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05B560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Retrieve block by its hash</w:t>
      </w:r>
    </w:p>
    <w:p w14:paraId="1B00412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get_block</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hash: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Block</w:t>
      </w:r>
      <w:r w:rsidRPr="00602E4B">
        <w:rPr>
          <w:rFonts w:ascii="Inter" w:hAnsi="Inter" w:cs="Courier New"/>
          <w:color w:val="61AFEF"/>
          <w:sz w:val="18"/>
          <w:szCs w:val="18"/>
        </w:rPr>
        <w:t>&gt;</w:t>
      </w:r>
      <w:r w:rsidRPr="00602E4B">
        <w:rPr>
          <w:rFonts w:ascii="Inter" w:hAnsi="Inter" w:cs="Courier New"/>
          <w:color w:val="ABB2BF"/>
          <w:sz w:val="18"/>
          <w:szCs w:val="18"/>
        </w:rPr>
        <w:t>;</w:t>
      </w:r>
    </w:p>
    <w:p w14:paraId="73D0639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C8A4DD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Retrieve block by height in canonical chain</w:t>
      </w:r>
    </w:p>
    <w:p w14:paraId="00D8CF7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get_block_by_height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height: </w:t>
      </w:r>
      <w:r w:rsidRPr="00602E4B">
        <w:rPr>
          <w:rFonts w:ascii="Inter" w:hAnsi="Inter" w:cs="Courier New"/>
          <w:color w:val="C678DD"/>
          <w:sz w:val="18"/>
          <w:szCs w:val="18"/>
        </w:rPr>
        <w:t>u64</w:t>
      </w: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Block</w:t>
      </w:r>
      <w:r w:rsidRPr="00602E4B">
        <w:rPr>
          <w:rFonts w:ascii="Inter" w:hAnsi="Inter" w:cs="Courier New"/>
          <w:color w:val="61AFEF"/>
          <w:sz w:val="18"/>
          <w:szCs w:val="18"/>
        </w:rPr>
        <w:t>&gt;</w:t>
      </w:r>
      <w:r w:rsidRPr="00602E4B">
        <w:rPr>
          <w:rFonts w:ascii="Inter" w:hAnsi="Inter" w:cs="Courier New"/>
          <w:color w:val="ABB2BF"/>
          <w:sz w:val="18"/>
          <w:szCs w:val="18"/>
        </w:rPr>
        <w:t>;</w:t>
      </w:r>
    </w:p>
    <w:p w14:paraId="189B5E4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B7C61B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current finalized height</w:t>
      </w:r>
    </w:p>
    <w:p w14:paraId="0DBCCCD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get_finalized_height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-&gt; </w:t>
      </w:r>
      <w:r w:rsidRPr="00602E4B">
        <w:rPr>
          <w:rFonts w:ascii="Inter" w:hAnsi="Inter" w:cs="Courier New"/>
          <w:color w:val="C678DD"/>
          <w:sz w:val="18"/>
          <w:szCs w:val="18"/>
        </w:rPr>
        <w:t>u64</w:t>
      </w:r>
      <w:r w:rsidRPr="00602E4B">
        <w:rPr>
          <w:rFonts w:ascii="Inter" w:hAnsi="Inter" w:cs="Courier New"/>
          <w:color w:val="ABB2BF"/>
          <w:sz w:val="18"/>
          <w:szCs w:val="18"/>
        </w:rPr>
        <w:t>;</w:t>
      </w:r>
    </w:p>
    <w:p w14:paraId="1F0ADD7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DDC98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complete canonical chain from genesis to current tip</w:t>
      </w:r>
    </w:p>
    <w:p w14:paraId="1D89D65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get_canonical_chain</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-&gt;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Block</w:t>
      </w:r>
      <w:r w:rsidRPr="00602E4B">
        <w:rPr>
          <w:rFonts w:ascii="Inter" w:hAnsi="Inter" w:cs="Courier New"/>
          <w:color w:val="61AFEF"/>
          <w:sz w:val="18"/>
          <w:szCs w:val="18"/>
        </w:rPr>
        <w:t>&gt;</w:t>
      </w:r>
      <w:r w:rsidRPr="00602E4B">
        <w:rPr>
          <w:rFonts w:ascii="Inter" w:hAnsi="Inter" w:cs="Courier New"/>
          <w:color w:val="ABB2BF"/>
          <w:sz w:val="18"/>
          <w:szCs w:val="18"/>
        </w:rPr>
        <w:t>;</w:t>
      </w:r>
    </w:p>
    <w:p w14:paraId="4BF18F6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D17C95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State Storage =====</w:t>
      </w:r>
    </w:p>
    <w:p w14:paraId="64942E2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3BA76D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complete state trie at given root hash</w:t>
      </w:r>
    </w:p>
    <w:p w14:paraId="436CE6B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store_state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root: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state: </w:t>
      </w:r>
      <w:r w:rsidRPr="00602E4B">
        <w:rPr>
          <w:rFonts w:ascii="Inter" w:hAnsi="Inter" w:cs="Courier New"/>
          <w:color w:val="D19A66"/>
          <w:sz w:val="18"/>
          <w:szCs w:val="18"/>
        </w:rPr>
        <w:t>State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43DB326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2956E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Retrieve state trie at specific root</w:t>
      </w:r>
    </w:p>
    <w:p w14:paraId="0BF8ED8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get_state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root: </w:t>
      </w:r>
      <w:r w:rsidRPr="00602E4B">
        <w:rPr>
          <w:rFonts w:ascii="Inter" w:hAnsi="Inter" w:cs="Courier New"/>
          <w:color w:val="D19A66"/>
          <w:sz w:val="18"/>
          <w:szCs w:val="18"/>
        </w:rPr>
        <w:t>Hash256</w:t>
      </w: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State</w:t>
      </w:r>
      <w:r w:rsidRPr="00602E4B">
        <w:rPr>
          <w:rFonts w:ascii="Inter" w:hAnsi="Inter" w:cs="Courier New"/>
          <w:color w:val="61AFEF"/>
          <w:sz w:val="18"/>
          <w:szCs w:val="18"/>
        </w:rPr>
        <w:t>&gt;</w:t>
      </w:r>
      <w:r w:rsidRPr="00602E4B">
        <w:rPr>
          <w:rFonts w:ascii="Inter" w:hAnsi="Inter" w:cs="Courier New"/>
          <w:color w:val="ABB2BF"/>
          <w:sz w:val="18"/>
          <w:szCs w:val="18"/>
        </w:rPr>
        <w:t>;</w:t>
      </w:r>
    </w:p>
    <w:p w14:paraId="67BD6B0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BF9F3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most recent finalized state</w:t>
      </w:r>
    </w:p>
    <w:p w14:paraId="1A4CF41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get_latest_state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-&gt; </w:t>
      </w:r>
      <w:r w:rsidRPr="00602E4B">
        <w:rPr>
          <w:rFonts w:ascii="Inter" w:hAnsi="Inter" w:cs="Courier New"/>
          <w:color w:val="D19A66"/>
          <w:sz w:val="18"/>
          <w:szCs w:val="18"/>
        </w:rPr>
        <w:t>State</w:t>
      </w:r>
      <w:r w:rsidRPr="00602E4B">
        <w:rPr>
          <w:rFonts w:ascii="Inter" w:hAnsi="Inter" w:cs="Courier New"/>
          <w:color w:val="ABB2BF"/>
          <w:sz w:val="18"/>
          <w:szCs w:val="18"/>
        </w:rPr>
        <w:t>;</w:t>
      </w:r>
    </w:p>
    <w:p w14:paraId="153D567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D2B2F4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 Validator Storage =====</w:t>
      </w:r>
    </w:p>
    <w:p w14:paraId="2CC2AAE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322A15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complete validator set for an epoch</w:t>
      </w:r>
    </w:p>
    <w:p w14:paraId="2294E03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store_validator_set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 xml:space="preserve">, validators: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Validator</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4469CA9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298DAFF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A4578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validator set for specific epoch</w:t>
      </w:r>
    </w:p>
    <w:p w14:paraId="2ABF4DE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get_validator_set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 xml:space="preserve">) -&gt;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Validator</w:t>
      </w:r>
      <w:r w:rsidRPr="00602E4B">
        <w:rPr>
          <w:rFonts w:ascii="Inter" w:hAnsi="Inter" w:cs="Courier New"/>
          <w:color w:val="61AFEF"/>
          <w:sz w:val="18"/>
          <w:szCs w:val="18"/>
        </w:rPr>
        <w:t>&gt;</w:t>
      </w:r>
      <w:r w:rsidRPr="00602E4B">
        <w:rPr>
          <w:rFonts w:ascii="Inter" w:hAnsi="Inter" w:cs="Courier New"/>
          <w:color w:val="ABB2BF"/>
          <w:sz w:val="18"/>
          <w:szCs w:val="18"/>
        </w:rPr>
        <w:t>;</w:t>
      </w:r>
    </w:p>
    <w:p w14:paraId="081C920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B1ADAB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Update individual validator's data (reputation, stake, etc.)</w:t>
      </w:r>
    </w:p>
    <w:p w14:paraId="6045F6A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update_validator</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validator: </w:t>
      </w:r>
      <w:r w:rsidRPr="00602E4B">
        <w:rPr>
          <w:rFonts w:ascii="Inter" w:hAnsi="Inter" w:cs="Courier New"/>
          <w:color w:val="D19A66"/>
          <w:sz w:val="18"/>
          <w:szCs w:val="18"/>
        </w:rPr>
        <w:t>Validator</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7714196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91FF2E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single validator by ID</w:t>
      </w:r>
    </w:p>
    <w:p w14:paraId="39B6DB2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get_validator</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id: </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Validator</w:t>
      </w:r>
      <w:r w:rsidRPr="00602E4B">
        <w:rPr>
          <w:rFonts w:ascii="Inter" w:hAnsi="Inter" w:cs="Courier New"/>
          <w:color w:val="61AFEF"/>
          <w:sz w:val="18"/>
          <w:szCs w:val="18"/>
        </w:rPr>
        <w:t>&gt;</w:t>
      </w:r>
      <w:r w:rsidRPr="00602E4B">
        <w:rPr>
          <w:rFonts w:ascii="Inter" w:hAnsi="Inter" w:cs="Courier New"/>
          <w:color w:val="ABB2BF"/>
          <w:sz w:val="18"/>
          <w:szCs w:val="18"/>
        </w:rPr>
        <w:t>;</w:t>
      </w:r>
    </w:p>
    <w:p w14:paraId="3701CFA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B879F1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Consensus Data Storage =====</w:t>
      </w:r>
    </w:p>
    <w:p w14:paraId="7CEE3C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AA20DD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quorum certificate</w:t>
      </w:r>
    </w:p>
    <w:p w14:paraId="15FA521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store_qc</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qc: </w:t>
      </w:r>
      <w:r w:rsidRPr="00602E4B">
        <w:rPr>
          <w:rFonts w:ascii="Inter" w:hAnsi="Inter" w:cs="Courier New"/>
          <w:color w:val="D19A66"/>
          <w:sz w:val="18"/>
          <w:szCs w:val="18"/>
        </w:rPr>
        <w:t>QuorumCertificate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3F2D0E4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E89C1A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highest QC observed (for view changes)</w:t>
      </w:r>
    </w:p>
    <w:p w14:paraId="45D6701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get_highest_qc</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-&gt; </w:t>
      </w:r>
      <w:r w:rsidRPr="00602E4B">
        <w:rPr>
          <w:rFonts w:ascii="Inter" w:hAnsi="Inter" w:cs="Courier New"/>
          <w:color w:val="D19A66"/>
          <w:sz w:val="18"/>
          <w:szCs w:val="18"/>
        </w:rPr>
        <w:t>QuorumCertificate</w:t>
      </w:r>
      <w:r w:rsidRPr="00602E4B">
        <w:rPr>
          <w:rFonts w:ascii="Inter" w:hAnsi="Inter" w:cs="Courier New"/>
          <w:color w:val="ABB2BF"/>
          <w:sz w:val="18"/>
          <w:szCs w:val="18"/>
        </w:rPr>
        <w:t>;</w:t>
      </w:r>
    </w:p>
    <w:p w14:paraId="4E9809F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9C20A4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QC for specific round</w:t>
      </w:r>
    </w:p>
    <w:p w14:paraId="6410908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get_qc_for_round</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 xml:space="preserve">, round: </w:t>
      </w:r>
      <w:r w:rsidRPr="00602E4B">
        <w:rPr>
          <w:rFonts w:ascii="Inter" w:hAnsi="Inter" w:cs="Courier New"/>
          <w:color w:val="C678DD"/>
          <w:sz w:val="18"/>
          <w:szCs w:val="18"/>
        </w:rPr>
        <w:t>u64</w:t>
      </w: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QuorumCertificate</w:t>
      </w:r>
      <w:r w:rsidRPr="00602E4B">
        <w:rPr>
          <w:rFonts w:ascii="Inter" w:hAnsi="Inter" w:cs="Courier New"/>
          <w:color w:val="61AFEF"/>
          <w:sz w:val="18"/>
          <w:szCs w:val="18"/>
        </w:rPr>
        <w:t>&gt;</w:t>
      </w:r>
      <w:r w:rsidRPr="00602E4B">
        <w:rPr>
          <w:rFonts w:ascii="Inter" w:hAnsi="Inter" w:cs="Courier New"/>
          <w:color w:val="ABB2BF"/>
          <w:sz w:val="18"/>
          <w:szCs w:val="18"/>
        </w:rPr>
        <w:t>;</w:t>
      </w:r>
    </w:p>
    <w:p w14:paraId="6A85128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E24F1E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Slashing and Evidence Storage =====</w:t>
      </w:r>
    </w:p>
    <w:p w14:paraId="3A61067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742752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slashing evidence against validator</w:t>
      </w:r>
    </w:p>
    <w:p w14:paraId="0B9606A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store_evidence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evidence: </w:t>
      </w:r>
      <w:r w:rsidRPr="00602E4B">
        <w:rPr>
          <w:rFonts w:ascii="Inter" w:hAnsi="Inter" w:cs="Courier New"/>
          <w:color w:val="D19A66"/>
          <w:sz w:val="18"/>
          <w:szCs w:val="18"/>
        </w:rPr>
        <w:t>Evidence</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158B180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426989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all evidence submitted against a validator</w:t>
      </w:r>
    </w:p>
    <w:p w14:paraId="27B7D77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get_evidence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validator: </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-&gt;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Evidence</w:t>
      </w:r>
      <w:r w:rsidRPr="00602E4B">
        <w:rPr>
          <w:rFonts w:ascii="Inter" w:hAnsi="Inter" w:cs="Courier New"/>
          <w:color w:val="61AFEF"/>
          <w:sz w:val="18"/>
          <w:szCs w:val="18"/>
        </w:rPr>
        <w:t>&gt;</w:t>
      </w:r>
      <w:r w:rsidRPr="00602E4B">
        <w:rPr>
          <w:rFonts w:ascii="Inter" w:hAnsi="Inter" w:cs="Courier New"/>
          <w:color w:val="ABB2BF"/>
          <w:sz w:val="18"/>
          <w:szCs w:val="18"/>
        </w:rPr>
        <w:t>;</w:t>
      </w:r>
    </w:p>
    <w:p w14:paraId="52D162B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5C5F88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validator has pending unresolved evidence</w:t>
      </w:r>
    </w:p>
    <w:p w14:paraId="56DD17C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has_pending_evidence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validator: </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-&gt; </w:t>
      </w:r>
      <w:r w:rsidRPr="00602E4B">
        <w:rPr>
          <w:rFonts w:ascii="Inter" w:hAnsi="Inter" w:cs="Courier New"/>
          <w:color w:val="C678DD"/>
          <w:sz w:val="18"/>
          <w:szCs w:val="18"/>
        </w:rPr>
        <w:t>bool</w:t>
      </w:r>
      <w:r w:rsidRPr="00602E4B">
        <w:rPr>
          <w:rFonts w:ascii="Inter" w:hAnsi="Inter" w:cs="Courier New"/>
          <w:color w:val="ABB2BF"/>
          <w:sz w:val="18"/>
          <w:szCs w:val="18"/>
        </w:rPr>
        <w:t>;</w:t>
      </w:r>
    </w:p>
    <w:p w14:paraId="7AE6365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CBF638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Bridge Data Storage =====</w:t>
      </w:r>
    </w:p>
    <w:p w14:paraId="055AD7B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9114F1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bridge checkpoint after finalization</w:t>
      </w:r>
    </w:p>
    <w:p w14:paraId="7813B1C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store_bridge_checkpoint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checkpoint: </w:t>
      </w:r>
      <w:r w:rsidRPr="00602E4B">
        <w:rPr>
          <w:rFonts w:ascii="Inter" w:hAnsi="Inter" w:cs="Courier New"/>
          <w:color w:val="D19A66"/>
          <w:sz w:val="18"/>
          <w:szCs w:val="18"/>
        </w:rPr>
        <w:t>BridgeCheckpoint</w:t>
      </w:r>
      <w:r w:rsidRPr="00602E4B">
        <w:rPr>
          <w:rFonts w:ascii="Inter" w:hAnsi="Inter" w:cs="Courier New"/>
          <w:color w:val="ABB2BF"/>
          <w:sz w:val="18"/>
          <w:szCs w:val="18"/>
        </w:rPr>
        <w:t xml:space="preserve">) </w:t>
      </w:r>
    </w:p>
    <w:p w14:paraId="2698986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471C8C2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2D3985F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bridge checkpoints for chain in height range</w:t>
      </w:r>
    </w:p>
    <w:p w14:paraId="12D6223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get_bridge_checkpoints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from: </w:t>
      </w:r>
      <w:r w:rsidRPr="00602E4B">
        <w:rPr>
          <w:rFonts w:ascii="Inter" w:hAnsi="Inter" w:cs="Courier New"/>
          <w:color w:val="C678DD"/>
          <w:sz w:val="18"/>
          <w:szCs w:val="18"/>
        </w:rPr>
        <w:t>u64</w:t>
      </w:r>
      <w:r w:rsidRPr="00602E4B">
        <w:rPr>
          <w:rFonts w:ascii="Inter" w:hAnsi="Inter" w:cs="Courier New"/>
          <w:color w:val="ABB2BF"/>
          <w:sz w:val="18"/>
          <w:szCs w:val="18"/>
        </w:rPr>
        <w:t xml:space="preserve">, to: </w:t>
      </w:r>
      <w:r w:rsidRPr="00602E4B">
        <w:rPr>
          <w:rFonts w:ascii="Inter" w:hAnsi="Inter" w:cs="Courier New"/>
          <w:color w:val="C678DD"/>
          <w:sz w:val="18"/>
          <w:szCs w:val="18"/>
        </w:rPr>
        <w:t>u64</w:t>
      </w:r>
      <w:r w:rsidRPr="00602E4B">
        <w:rPr>
          <w:rFonts w:ascii="Inter" w:hAnsi="Inter" w:cs="Courier New"/>
          <w:color w:val="ABB2BF"/>
          <w:sz w:val="18"/>
          <w:szCs w:val="18"/>
        </w:rPr>
        <w:t xml:space="preserve">) </w:t>
      </w:r>
    </w:p>
    <w:p w14:paraId="3BEC442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BridgeCheckpoint</w:t>
      </w:r>
      <w:r w:rsidRPr="00602E4B">
        <w:rPr>
          <w:rFonts w:ascii="Inter" w:hAnsi="Inter" w:cs="Courier New"/>
          <w:color w:val="61AFEF"/>
          <w:sz w:val="18"/>
          <w:szCs w:val="18"/>
        </w:rPr>
        <w:t>&gt;</w:t>
      </w:r>
      <w:r w:rsidRPr="00602E4B">
        <w:rPr>
          <w:rFonts w:ascii="Inter" w:hAnsi="Inter" w:cs="Courier New"/>
          <w:color w:val="ABB2BF"/>
          <w:sz w:val="18"/>
          <w:szCs w:val="18"/>
        </w:rPr>
        <w:t>;</w:t>
      </w:r>
    </w:p>
    <w:p w14:paraId="71FF0BF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07A07D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witness registry for chain at specific epoch</w:t>
      </w:r>
    </w:p>
    <w:p w14:paraId="448BED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store_witness_registry</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473135E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p>
    <w:p w14:paraId="45EE2AC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 xml:space="preserve">, </w:t>
      </w:r>
    </w:p>
    <w:p w14:paraId="5CECB75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registry: </w:t>
      </w:r>
      <w:r w:rsidRPr="00602E4B">
        <w:rPr>
          <w:rFonts w:ascii="Inter" w:hAnsi="Inter" w:cs="Courier New"/>
          <w:color w:val="D19A66"/>
          <w:sz w:val="18"/>
          <w:szCs w:val="18"/>
        </w:rPr>
        <w:t>WitnessRegistry</w:t>
      </w:r>
      <w:r w:rsidRPr="00602E4B">
        <w:rPr>
          <w:rFonts w:ascii="Inter" w:hAnsi="Inter" w:cs="Courier New"/>
          <w:color w:val="ABB2BF"/>
          <w:sz w:val="18"/>
          <w:szCs w:val="18"/>
        </w:rPr>
        <w:t xml:space="preserve">) </w:t>
      </w:r>
    </w:p>
    <w:p w14:paraId="004164C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67C43BF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E3EA2B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witness registry (approved relayers for chain)</w:t>
      </w:r>
    </w:p>
    <w:p w14:paraId="73F44E9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get_witness_registry</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epoch: </w:t>
      </w:r>
      <w:r w:rsidRPr="00602E4B">
        <w:rPr>
          <w:rFonts w:ascii="Inter" w:hAnsi="Inter" w:cs="Courier New"/>
          <w:color w:val="C678DD"/>
          <w:sz w:val="18"/>
          <w:szCs w:val="18"/>
        </w:rPr>
        <w:t>u64</w:t>
      </w:r>
      <w:r w:rsidRPr="00602E4B">
        <w:rPr>
          <w:rFonts w:ascii="Inter" w:hAnsi="Inter" w:cs="Courier New"/>
          <w:color w:val="ABB2BF"/>
          <w:sz w:val="18"/>
          <w:szCs w:val="18"/>
        </w:rPr>
        <w:t xml:space="preserve">) </w:t>
      </w:r>
    </w:p>
    <w:p w14:paraId="7E78057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Option</w:t>
      </w:r>
      <w:r w:rsidRPr="00602E4B">
        <w:rPr>
          <w:rFonts w:ascii="Inter" w:hAnsi="Inter" w:cs="Courier New"/>
          <w:color w:val="61AFEF"/>
          <w:sz w:val="18"/>
          <w:szCs w:val="18"/>
        </w:rPr>
        <w:t>&lt;</w:t>
      </w:r>
      <w:r w:rsidRPr="00602E4B">
        <w:rPr>
          <w:rFonts w:ascii="Inter" w:hAnsi="Inter" w:cs="Courier New"/>
          <w:color w:val="D19A66"/>
          <w:sz w:val="18"/>
          <w:szCs w:val="18"/>
        </w:rPr>
        <w:t>WitnessRegistry</w:t>
      </w:r>
      <w:r w:rsidRPr="00602E4B">
        <w:rPr>
          <w:rFonts w:ascii="Inter" w:hAnsi="Inter" w:cs="Courier New"/>
          <w:color w:val="61AFEF"/>
          <w:sz w:val="18"/>
          <w:szCs w:val="18"/>
        </w:rPr>
        <w:t>&gt;</w:t>
      </w:r>
      <w:r w:rsidRPr="00602E4B">
        <w:rPr>
          <w:rFonts w:ascii="Inter" w:hAnsi="Inter" w:cs="Courier New"/>
          <w:color w:val="ABB2BF"/>
          <w:sz w:val="18"/>
          <w:szCs w:val="18"/>
        </w:rPr>
        <w:t>;</w:t>
      </w:r>
    </w:p>
    <w:p w14:paraId="5D75B35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76EE59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Store pending cross-chain event awaiting checkpoint</w:t>
      </w:r>
    </w:p>
    <w:p w14:paraId="446B379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store_pending_event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event: </w:t>
      </w:r>
      <w:r w:rsidRPr="00602E4B">
        <w:rPr>
          <w:rFonts w:ascii="Inter" w:hAnsi="Inter" w:cs="Courier New"/>
          <w:color w:val="D19A66"/>
          <w:sz w:val="18"/>
          <w:szCs w:val="18"/>
        </w:rPr>
        <w:t>CrossChainEvent</w:t>
      </w:r>
      <w:r w:rsidRPr="00602E4B">
        <w:rPr>
          <w:rFonts w:ascii="Inter" w:hAnsi="Inter" w:cs="Courier New"/>
          <w:color w:val="ABB2BF"/>
          <w:sz w:val="18"/>
          <w:szCs w:val="18"/>
        </w:rPr>
        <w:t xml:space="preserve">) </w:t>
      </w:r>
    </w:p>
    <w:p w14:paraId="60404BE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1DAC078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BA890A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all pending events for specific chain</w:t>
      </w:r>
    </w:p>
    <w:p w14:paraId="3CC1C6E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get_pending_events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-&gt;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CrossChainEvent</w:t>
      </w:r>
      <w:r w:rsidRPr="00602E4B">
        <w:rPr>
          <w:rFonts w:ascii="Inter" w:hAnsi="Inter" w:cs="Courier New"/>
          <w:color w:val="61AFEF"/>
          <w:sz w:val="18"/>
          <w:szCs w:val="18"/>
        </w:rPr>
        <w:t>&gt;</w:t>
      </w:r>
      <w:r w:rsidRPr="00602E4B">
        <w:rPr>
          <w:rFonts w:ascii="Inter" w:hAnsi="Inter" w:cs="Courier New"/>
          <w:color w:val="ABB2BF"/>
          <w:sz w:val="18"/>
          <w:szCs w:val="18"/>
        </w:rPr>
        <w:t>;</w:t>
      </w:r>
    </w:p>
    <w:p w14:paraId="70F9931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318DCD00" w14:textId="77777777" w:rsidR="005D11D7" w:rsidRPr="00602E4B" w:rsidRDefault="005D11D7" w:rsidP="005D11D7">
      <w:pPr>
        <w:spacing w:before="100" w:beforeAutospacing="1" w:after="100" w:afterAutospacing="1"/>
        <w:outlineLvl w:val="2"/>
        <w:rPr>
          <w:rFonts w:ascii="Inter" w:hAnsi="Inter"/>
          <w:b/>
          <w:bCs/>
          <w:sz w:val="18"/>
          <w:szCs w:val="18"/>
        </w:rPr>
      </w:pPr>
      <w:r w:rsidRPr="00602E4B">
        <w:rPr>
          <w:rFonts w:ascii="Inter" w:hAnsi="Inter"/>
          <w:b/>
          <w:bCs/>
          <w:sz w:val="18"/>
          <w:szCs w:val="18"/>
        </w:rPr>
        <w:t>Storage Architecture</w:t>
      </w:r>
    </w:p>
    <w:p w14:paraId="27FE5071"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b/>
          <w:bCs/>
          <w:sz w:val="18"/>
          <w:szCs w:val="18"/>
        </w:rPr>
        <w:t>Database Technology:</w:t>
      </w:r>
    </w:p>
    <w:p w14:paraId="6260D7EA" w14:textId="77777777" w:rsidR="005D11D7" w:rsidRPr="00602E4B" w:rsidRDefault="005D11D7">
      <w:pPr>
        <w:numPr>
          <w:ilvl w:val="0"/>
          <w:numId w:val="245"/>
        </w:numPr>
        <w:spacing w:before="100" w:beforeAutospacing="1" w:after="100" w:afterAutospacing="1"/>
        <w:rPr>
          <w:rFonts w:ascii="Inter" w:hAnsi="Inter"/>
          <w:sz w:val="18"/>
          <w:szCs w:val="18"/>
        </w:rPr>
      </w:pPr>
      <w:r w:rsidRPr="00602E4B">
        <w:rPr>
          <w:rFonts w:ascii="Inter" w:hAnsi="Inter"/>
          <w:b/>
          <w:bCs/>
          <w:sz w:val="18"/>
          <w:szCs w:val="18"/>
        </w:rPr>
        <w:t>Primary Store:</w:t>
      </w:r>
      <w:r w:rsidRPr="00602E4B">
        <w:rPr>
          <w:rFonts w:ascii="Inter" w:hAnsi="Inter"/>
          <w:sz w:val="18"/>
          <w:szCs w:val="18"/>
        </w:rPr>
        <w:t xml:space="preserve"> RocksDB for high-performance key-value storage</w:t>
      </w:r>
    </w:p>
    <w:p w14:paraId="3848162F" w14:textId="77777777" w:rsidR="005D11D7" w:rsidRPr="00602E4B" w:rsidRDefault="005D11D7">
      <w:pPr>
        <w:numPr>
          <w:ilvl w:val="0"/>
          <w:numId w:val="245"/>
        </w:numPr>
        <w:spacing w:before="100" w:beforeAutospacing="1" w:after="100" w:afterAutospacing="1"/>
        <w:rPr>
          <w:rFonts w:ascii="Inter" w:hAnsi="Inter"/>
          <w:sz w:val="18"/>
          <w:szCs w:val="18"/>
        </w:rPr>
      </w:pPr>
      <w:r w:rsidRPr="00602E4B">
        <w:rPr>
          <w:rFonts w:ascii="Inter" w:hAnsi="Inter"/>
          <w:b/>
          <w:bCs/>
          <w:sz w:val="18"/>
          <w:szCs w:val="18"/>
        </w:rPr>
        <w:t>State Store:</w:t>
      </w:r>
      <w:r w:rsidRPr="00602E4B">
        <w:rPr>
          <w:rFonts w:ascii="Inter" w:hAnsi="Inter"/>
          <w:sz w:val="18"/>
          <w:szCs w:val="18"/>
        </w:rPr>
        <w:t xml:space="preserve"> Separate RocksDB instance optimized for trie storage</w:t>
      </w:r>
    </w:p>
    <w:p w14:paraId="4087CB50" w14:textId="77777777" w:rsidR="005D11D7" w:rsidRPr="00602E4B" w:rsidRDefault="005D11D7">
      <w:pPr>
        <w:numPr>
          <w:ilvl w:val="0"/>
          <w:numId w:val="245"/>
        </w:numPr>
        <w:spacing w:before="100" w:beforeAutospacing="1" w:after="100" w:afterAutospacing="1"/>
        <w:rPr>
          <w:rFonts w:ascii="Inter" w:hAnsi="Inter"/>
          <w:sz w:val="18"/>
          <w:szCs w:val="18"/>
        </w:rPr>
      </w:pPr>
      <w:r w:rsidRPr="00602E4B">
        <w:rPr>
          <w:rFonts w:ascii="Inter" w:hAnsi="Inter"/>
          <w:b/>
          <w:bCs/>
          <w:sz w:val="18"/>
          <w:szCs w:val="18"/>
        </w:rPr>
        <w:t>Archive Store:</w:t>
      </w:r>
      <w:r w:rsidRPr="00602E4B">
        <w:rPr>
          <w:rFonts w:ascii="Inter" w:hAnsi="Inter"/>
          <w:sz w:val="18"/>
          <w:szCs w:val="18"/>
        </w:rPr>
        <w:t xml:space="preserve"> Optional cold storage for historical data</w:t>
      </w:r>
    </w:p>
    <w:p w14:paraId="348F856B"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b/>
          <w:bCs/>
          <w:sz w:val="18"/>
          <w:szCs w:val="18"/>
        </w:rPr>
        <w:t>Storage Layout Structure:</w:t>
      </w:r>
    </w:p>
    <w:p w14:paraId="00FE2D0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/blocks/</w:t>
      </w:r>
    </w:p>
    <w:p w14:paraId="3212CA4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/{height} -&gt; Block                    # Canonical chain blocks by height</w:t>
      </w:r>
    </w:p>
    <w:p w14:paraId="15E7B48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/by_hash/{hash} -&gt; Block              # Index by block hash</w:t>
      </w:r>
    </w:p>
    <w:p w14:paraId="7504979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/latest -&gt; u64                        # Current tip height</w:t>
      </w:r>
    </w:p>
    <w:p w14:paraId="4C391C9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460AB81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/state/</w:t>
      </w:r>
    </w:p>
    <w:p w14:paraId="2444AE5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/{root_hash} -&gt; StateTrie             # State tries</w:t>
      </w:r>
    </w:p>
    <w:p w14:paraId="79E0CF4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/latest -&gt; Hash256                    # Latest state root</w:t>
      </w:r>
    </w:p>
    <w:p w14:paraId="407C3C1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91B319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/validators/</w:t>
      </w:r>
    </w:p>
    <w:p w14:paraId="234BA21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/sets/{epoch} -&gt; Vec&lt;Validator&gt;       # Complete validator set per epoch</w:t>
      </w:r>
    </w:p>
    <w:p w14:paraId="2796137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/individual/{id} -&gt; Validator         # Individual validator data</w:t>
      </w:r>
    </w:p>
    <w:p w14:paraId="43757E2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/active -&gt; Vec&lt;ValidatorID&gt;           # Current active set</w:t>
      </w:r>
    </w:p>
    <w:p w14:paraId="0D760B7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4A2B7E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/consensus/</w:t>
      </w:r>
    </w:p>
    <w:p w14:paraId="7175494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/qcs/{epoch}/{round}/{phase} -&gt; QC    # Quorum certificates</w:t>
      </w:r>
    </w:p>
    <w:p w14:paraId="3B88B2A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/highest_qc -&gt; QuorumCertificate      # For recovery</w:t>
      </w:r>
    </w:p>
    <w:p w14:paraId="063BBC8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/randomness/{epoch} -&gt; Bytes32        # Epoch randomness</w:t>
      </w:r>
    </w:p>
    <w:p w14:paraId="3CBBDEB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E5C906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/evidence/</w:t>
      </w:r>
    </w:p>
    <w:p w14:paraId="101CFC3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/{validator_id}/{index} -&gt; Evidence   # Slashing evidence</w:t>
      </w:r>
    </w:p>
    <w:p w14:paraId="43057FC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 -&gt; Vec&lt;(ValidatorID, Evidence)&gt;</w:t>
      </w:r>
    </w:p>
    <w:p w14:paraId="4505054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6CA7A5B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/bridge/</w:t>
      </w:r>
    </w:p>
    <w:p w14:paraId="768E520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w:t>
      </w:r>
    </w:p>
    <w:p w14:paraId="4CED8E8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/checkpoints/{round} -&gt; BridgeCheckpoint</w:t>
      </w:r>
    </w:p>
    <w:p w14:paraId="50812BC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/registry/{epoch} -&gt; WitnessRegistry</w:t>
      </w:r>
    </w:p>
    <w:p w14:paraId="067A4D1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/pending -&gt; Vec&lt;CrossChainEvent&gt;</w:t>
      </w:r>
    </w:p>
    <w:p w14:paraId="1CED0BC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/last_height -&gt; BlockHeight         # Last confirmed external height</w:t>
      </w:r>
    </w:p>
    <w:p w14:paraId="4CE8CA1F"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b/>
          <w:bCs/>
          <w:sz w:val="18"/>
          <w:szCs w:val="18"/>
        </w:rPr>
        <w:t>Storage Optimizations:</w:t>
      </w:r>
    </w:p>
    <w:p w14:paraId="199EED64" w14:textId="77777777" w:rsidR="005D11D7" w:rsidRPr="00602E4B" w:rsidRDefault="005D11D7">
      <w:pPr>
        <w:numPr>
          <w:ilvl w:val="0"/>
          <w:numId w:val="246"/>
        </w:numPr>
        <w:spacing w:before="100" w:beforeAutospacing="1" w:after="100" w:afterAutospacing="1"/>
        <w:rPr>
          <w:rFonts w:ascii="Inter" w:hAnsi="Inter"/>
          <w:sz w:val="18"/>
          <w:szCs w:val="18"/>
        </w:rPr>
      </w:pPr>
      <w:r w:rsidRPr="00602E4B">
        <w:rPr>
          <w:rFonts w:ascii="Inter" w:hAnsi="Inter"/>
          <w:b/>
          <w:bCs/>
          <w:sz w:val="18"/>
          <w:szCs w:val="18"/>
        </w:rPr>
        <w:t>Write-ahead logging (WAL)</w:t>
      </w:r>
      <w:r w:rsidRPr="00602E4B">
        <w:rPr>
          <w:rFonts w:ascii="Inter" w:hAnsi="Inter"/>
          <w:sz w:val="18"/>
          <w:szCs w:val="18"/>
        </w:rPr>
        <w:t xml:space="preserve"> for crash recovery</w:t>
      </w:r>
    </w:p>
    <w:p w14:paraId="0105DEE9" w14:textId="77777777" w:rsidR="005D11D7" w:rsidRPr="00602E4B" w:rsidRDefault="005D11D7">
      <w:pPr>
        <w:numPr>
          <w:ilvl w:val="0"/>
          <w:numId w:val="246"/>
        </w:numPr>
        <w:spacing w:before="100" w:beforeAutospacing="1" w:after="100" w:afterAutospacing="1"/>
        <w:rPr>
          <w:rFonts w:ascii="Inter" w:hAnsi="Inter"/>
          <w:sz w:val="18"/>
          <w:szCs w:val="18"/>
        </w:rPr>
      </w:pPr>
      <w:r w:rsidRPr="00602E4B">
        <w:rPr>
          <w:rFonts w:ascii="Inter" w:hAnsi="Inter"/>
          <w:b/>
          <w:bCs/>
          <w:sz w:val="18"/>
          <w:szCs w:val="18"/>
        </w:rPr>
        <w:t>Epoch snapshots</w:t>
      </w:r>
      <w:r w:rsidRPr="00602E4B">
        <w:rPr>
          <w:rFonts w:ascii="Inter" w:hAnsi="Inter"/>
          <w:sz w:val="18"/>
          <w:szCs w:val="18"/>
        </w:rPr>
        <w:t xml:space="preserve"> for fast synchronization</w:t>
      </w:r>
    </w:p>
    <w:p w14:paraId="5945525B" w14:textId="77777777" w:rsidR="005D11D7" w:rsidRPr="00602E4B" w:rsidRDefault="005D11D7">
      <w:pPr>
        <w:numPr>
          <w:ilvl w:val="0"/>
          <w:numId w:val="246"/>
        </w:numPr>
        <w:spacing w:before="100" w:beforeAutospacing="1" w:after="100" w:afterAutospacing="1"/>
        <w:rPr>
          <w:rFonts w:ascii="Inter" w:hAnsi="Inter"/>
          <w:sz w:val="18"/>
          <w:szCs w:val="18"/>
        </w:rPr>
      </w:pPr>
      <w:r w:rsidRPr="00602E4B">
        <w:rPr>
          <w:rFonts w:ascii="Inter" w:hAnsi="Inter"/>
          <w:b/>
          <w:bCs/>
          <w:sz w:val="18"/>
          <w:szCs w:val="18"/>
        </w:rPr>
        <w:t>Pruning policies</w:t>
      </w:r>
      <w:r w:rsidRPr="00602E4B">
        <w:rPr>
          <w:rFonts w:ascii="Inter" w:hAnsi="Inter"/>
          <w:sz w:val="18"/>
          <w:szCs w:val="18"/>
        </w:rPr>
        <w:t xml:space="preserve"> to manage disk usage (keeping last N epochs)</w:t>
      </w:r>
    </w:p>
    <w:p w14:paraId="5375525D" w14:textId="77777777" w:rsidR="005D11D7" w:rsidRPr="00602E4B" w:rsidRDefault="005D11D7">
      <w:pPr>
        <w:numPr>
          <w:ilvl w:val="0"/>
          <w:numId w:val="246"/>
        </w:numPr>
        <w:spacing w:before="100" w:beforeAutospacing="1" w:after="100" w:afterAutospacing="1"/>
        <w:rPr>
          <w:rFonts w:ascii="Inter" w:hAnsi="Inter"/>
          <w:sz w:val="18"/>
          <w:szCs w:val="18"/>
        </w:rPr>
      </w:pPr>
      <w:r w:rsidRPr="00602E4B">
        <w:rPr>
          <w:rFonts w:ascii="Inter" w:hAnsi="Inter"/>
          <w:b/>
          <w:bCs/>
          <w:sz w:val="18"/>
          <w:szCs w:val="18"/>
        </w:rPr>
        <w:t>Compression</w:t>
      </w:r>
      <w:r w:rsidRPr="00602E4B">
        <w:rPr>
          <w:rFonts w:ascii="Inter" w:hAnsi="Inter"/>
          <w:sz w:val="18"/>
          <w:szCs w:val="18"/>
        </w:rPr>
        <w:t xml:space="preserve"> using Snappy for all stored data</w:t>
      </w:r>
    </w:p>
    <w:p w14:paraId="56E58EE7" w14:textId="77777777" w:rsidR="005D11D7" w:rsidRPr="00602E4B" w:rsidRDefault="005D11D7">
      <w:pPr>
        <w:numPr>
          <w:ilvl w:val="0"/>
          <w:numId w:val="246"/>
        </w:numPr>
        <w:spacing w:before="100" w:beforeAutospacing="1" w:after="100" w:afterAutospacing="1"/>
        <w:rPr>
          <w:rFonts w:ascii="Inter" w:hAnsi="Inter"/>
          <w:sz w:val="18"/>
          <w:szCs w:val="18"/>
        </w:rPr>
      </w:pPr>
      <w:r w:rsidRPr="00602E4B">
        <w:rPr>
          <w:rFonts w:ascii="Inter" w:hAnsi="Inter"/>
          <w:b/>
          <w:bCs/>
          <w:sz w:val="18"/>
          <w:szCs w:val="18"/>
        </w:rPr>
        <w:t>Bloom filters</w:t>
      </w:r>
      <w:r w:rsidRPr="00602E4B">
        <w:rPr>
          <w:rFonts w:ascii="Inter" w:hAnsi="Inter"/>
          <w:sz w:val="18"/>
          <w:szCs w:val="18"/>
        </w:rPr>
        <w:t xml:space="preserve"> for fast negative lookups</w:t>
      </w:r>
    </w:p>
    <w:p w14:paraId="3FA81AF2" w14:textId="77777777" w:rsidR="005D11D7" w:rsidRPr="00602E4B" w:rsidRDefault="005D11D7" w:rsidP="005D11D7">
      <w:pPr>
        <w:spacing w:before="100" w:beforeAutospacing="1" w:after="100" w:afterAutospacing="1"/>
        <w:outlineLvl w:val="1"/>
        <w:rPr>
          <w:rFonts w:ascii="Inter" w:hAnsi="Inter"/>
          <w:b/>
          <w:bCs/>
          <w:sz w:val="18"/>
          <w:szCs w:val="18"/>
        </w:rPr>
      </w:pPr>
      <w:r w:rsidRPr="00602E4B">
        <w:rPr>
          <w:rFonts w:ascii="Inter" w:hAnsi="Inter"/>
          <w:b/>
          <w:bCs/>
          <w:sz w:val="18"/>
          <w:szCs w:val="18"/>
        </w:rPr>
        <w:t>13.5 Cross-Chain Bridge Interface</w:t>
      </w:r>
    </w:p>
    <w:p w14:paraId="2F1E8663"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sz w:val="18"/>
          <w:szCs w:val="18"/>
        </w:rPr>
        <w:t>The bridge interface manages all interactions with external blockchains, including monitoring, event detection, attestation generation, and transaction execution.</w:t>
      </w:r>
    </w:p>
    <w:p w14:paraId="411660F3" w14:textId="77777777" w:rsidR="005D11D7" w:rsidRPr="00602E4B" w:rsidRDefault="005D11D7" w:rsidP="005D11D7">
      <w:pPr>
        <w:rPr>
          <w:rFonts w:ascii="Inter" w:hAnsi="Inter"/>
          <w:sz w:val="18"/>
          <w:szCs w:val="18"/>
        </w:rPr>
      </w:pPr>
      <w:r w:rsidRPr="00602E4B">
        <w:rPr>
          <w:rFonts w:ascii="Inter" w:hAnsi="Inter"/>
          <w:sz w:val="18"/>
          <w:szCs w:val="18"/>
        </w:rPr>
        <w:t>rust</w:t>
      </w:r>
    </w:p>
    <w:p w14:paraId="1292341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trait</w:t>
      </w:r>
      <w:r w:rsidRPr="00602E4B">
        <w:rPr>
          <w:rFonts w:ascii="Inter" w:hAnsi="Inter" w:cs="Courier New"/>
          <w:color w:val="ABB2BF"/>
          <w:sz w:val="18"/>
          <w:szCs w:val="18"/>
        </w:rPr>
        <w:t xml:space="preserve"> </w:t>
      </w:r>
      <w:r w:rsidRPr="00602E4B">
        <w:rPr>
          <w:rFonts w:ascii="Inter" w:hAnsi="Inter" w:cs="Courier New"/>
          <w:color w:val="D19A66"/>
          <w:sz w:val="18"/>
          <w:szCs w:val="18"/>
        </w:rPr>
        <w:t>CrossChainBridgeInterface</w:t>
      </w:r>
      <w:r w:rsidRPr="00602E4B">
        <w:rPr>
          <w:rFonts w:ascii="Inter" w:hAnsi="Inter" w:cs="Courier New"/>
          <w:color w:val="ABB2BF"/>
          <w:sz w:val="18"/>
          <w:szCs w:val="18"/>
        </w:rPr>
        <w:t xml:space="preserve"> {</w:t>
      </w:r>
    </w:p>
    <w:p w14:paraId="0DE4A90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External Chain Monitoring =====</w:t>
      </w:r>
    </w:p>
    <w:p w14:paraId="1835292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781B6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Start monitoring external chain for relevant events</w:t>
      </w:r>
    </w:p>
    <w:p w14:paraId="7CBF0EC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start_chain_monitor</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from_height: </w:t>
      </w:r>
      <w:r w:rsidRPr="00602E4B">
        <w:rPr>
          <w:rFonts w:ascii="Inter" w:hAnsi="Inter" w:cs="Courier New"/>
          <w:color w:val="D19A66"/>
          <w:sz w:val="18"/>
          <w:szCs w:val="18"/>
        </w:rPr>
        <w:t>BlockHeight</w:t>
      </w:r>
      <w:r w:rsidRPr="00602E4B">
        <w:rPr>
          <w:rFonts w:ascii="Inter" w:hAnsi="Inter" w:cs="Courier New"/>
          <w:color w:val="ABB2BF"/>
          <w:sz w:val="18"/>
          <w:szCs w:val="18"/>
        </w:rPr>
        <w:t xml:space="preserve">) </w:t>
      </w:r>
    </w:p>
    <w:p w14:paraId="48A717D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MonitorHandle</w:t>
      </w:r>
      <w:r w:rsidRPr="00602E4B">
        <w:rPr>
          <w:rFonts w:ascii="Inter" w:hAnsi="Inter" w:cs="Courier New"/>
          <w:color w:val="61AFEF"/>
          <w:sz w:val="18"/>
          <w:szCs w:val="18"/>
        </w:rPr>
        <w:t>&gt;</w:t>
      </w:r>
      <w:r w:rsidRPr="00602E4B">
        <w:rPr>
          <w:rFonts w:ascii="Inter" w:hAnsi="Inter" w:cs="Courier New"/>
          <w:color w:val="ABB2BF"/>
          <w:sz w:val="18"/>
          <w:szCs w:val="18"/>
        </w:rPr>
        <w:t>;</w:t>
      </w:r>
    </w:p>
    <w:p w14:paraId="4D4AD02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20265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Stop monitoring specific chain</w:t>
      </w:r>
    </w:p>
    <w:p w14:paraId="4E6C681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stop_chain_monitor</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ABB2BF"/>
          <w:sz w:val="18"/>
          <w:szCs w:val="18"/>
        </w:rPr>
        <w:t>()</w:t>
      </w:r>
      <w:r w:rsidRPr="00602E4B">
        <w:rPr>
          <w:rFonts w:ascii="Inter" w:hAnsi="Inter" w:cs="Courier New"/>
          <w:color w:val="61AFEF"/>
          <w:sz w:val="18"/>
          <w:szCs w:val="18"/>
        </w:rPr>
        <w:t>&gt;</w:t>
      </w:r>
      <w:r w:rsidRPr="00602E4B">
        <w:rPr>
          <w:rFonts w:ascii="Inter" w:hAnsi="Inter" w:cs="Courier New"/>
          <w:color w:val="ABB2BF"/>
          <w:sz w:val="18"/>
          <w:szCs w:val="18"/>
        </w:rPr>
        <w:t>;</w:t>
      </w:r>
    </w:p>
    <w:p w14:paraId="2FE338C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067AD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Get current health status of external chain</w:t>
      </w:r>
    </w:p>
    <w:p w14:paraId="02A2912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get_chain_status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-&gt; </w:t>
      </w:r>
      <w:r w:rsidRPr="00602E4B">
        <w:rPr>
          <w:rFonts w:ascii="Inter" w:hAnsi="Inter" w:cs="Courier New"/>
          <w:color w:val="D19A66"/>
          <w:sz w:val="18"/>
          <w:szCs w:val="18"/>
        </w:rPr>
        <w:t>ExternalChainStatus</w:t>
      </w:r>
      <w:r w:rsidRPr="00602E4B">
        <w:rPr>
          <w:rFonts w:ascii="Inter" w:hAnsi="Inter" w:cs="Courier New"/>
          <w:color w:val="ABB2BF"/>
          <w:sz w:val="18"/>
          <w:szCs w:val="18"/>
        </w:rPr>
        <w:t>;</w:t>
      </w:r>
    </w:p>
    <w:p w14:paraId="31A8186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8BC217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Wait for specified number of confirmations</w:t>
      </w:r>
    </w:p>
    <w:p w14:paraId="045C0BF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wait_for_confirmations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5A43349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p>
    <w:p w14:paraId="5F4500A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tx_hash: </w:t>
      </w:r>
      <w:r w:rsidRPr="00602E4B">
        <w:rPr>
          <w:rFonts w:ascii="Inter" w:hAnsi="Inter" w:cs="Courier New"/>
          <w:color w:val="D19A66"/>
          <w:sz w:val="18"/>
          <w:szCs w:val="18"/>
        </w:rPr>
        <w:t>ExternalTxHash</w:t>
      </w:r>
      <w:r w:rsidRPr="00602E4B">
        <w:rPr>
          <w:rFonts w:ascii="Inter" w:hAnsi="Inter" w:cs="Courier New"/>
          <w:color w:val="ABB2BF"/>
          <w:sz w:val="18"/>
          <w:szCs w:val="18"/>
        </w:rPr>
        <w:t>,</w:t>
      </w:r>
    </w:p>
    <w:p w14:paraId="753726A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confirmations: </w:t>
      </w:r>
      <w:r w:rsidRPr="00602E4B">
        <w:rPr>
          <w:rFonts w:ascii="Inter" w:hAnsi="Inter" w:cs="Courier New"/>
          <w:color w:val="C678DD"/>
          <w:sz w:val="18"/>
          <w:szCs w:val="18"/>
        </w:rPr>
        <w:t>u32</w:t>
      </w:r>
      <w:r w:rsidRPr="00602E4B">
        <w:rPr>
          <w:rFonts w:ascii="Inter" w:hAnsi="Inter" w:cs="Courier New"/>
          <w:color w:val="ABB2BF"/>
          <w:sz w:val="18"/>
          <w:szCs w:val="18"/>
        </w:rPr>
        <w:t xml:space="preserve">) </w:t>
      </w:r>
    </w:p>
    <w:p w14:paraId="5FD233D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TransactionReceipt</w:t>
      </w:r>
      <w:r w:rsidRPr="00602E4B">
        <w:rPr>
          <w:rFonts w:ascii="Inter" w:hAnsi="Inter" w:cs="Courier New"/>
          <w:color w:val="61AFEF"/>
          <w:sz w:val="18"/>
          <w:szCs w:val="18"/>
        </w:rPr>
        <w:t>&gt;</w:t>
      </w:r>
      <w:r w:rsidRPr="00602E4B">
        <w:rPr>
          <w:rFonts w:ascii="Inter" w:hAnsi="Inter" w:cs="Courier New"/>
          <w:color w:val="ABB2BF"/>
          <w:sz w:val="18"/>
          <w:szCs w:val="18"/>
        </w:rPr>
        <w:t>;</w:t>
      </w:r>
    </w:p>
    <w:p w14:paraId="1E1BF69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1D06BE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Event Detection and Verification =====</w:t>
      </w:r>
    </w:p>
    <w:p w14:paraId="23C9583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49E5C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Scan external chain for deposit events in height range</w:t>
      </w:r>
    </w:p>
    <w:p w14:paraId="7401258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scan_for_deposits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6B08F62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p>
    <w:p w14:paraId="51D8B8E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from_height: </w:t>
      </w:r>
      <w:r w:rsidRPr="00602E4B">
        <w:rPr>
          <w:rFonts w:ascii="Inter" w:hAnsi="Inter" w:cs="Courier New"/>
          <w:color w:val="D19A66"/>
          <w:sz w:val="18"/>
          <w:szCs w:val="18"/>
        </w:rPr>
        <w:t>BlockHeight</w:t>
      </w:r>
      <w:r w:rsidRPr="00602E4B">
        <w:rPr>
          <w:rFonts w:ascii="Inter" w:hAnsi="Inter" w:cs="Courier New"/>
          <w:color w:val="ABB2BF"/>
          <w:sz w:val="18"/>
          <w:szCs w:val="18"/>
        </w:rPr>
        <w:t>,</w:t>
      </w:r>
    </w:p>
    <w:p w14:paraId="023A0AF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to_height: </w:t>
      </w:r>
      <w:r w:rsidRPr="00602E4B">
        <w:rPr>
          <w:rFonts w:ascii="Inter" w:hAnsi="Inter" w:cs="Courier New"/>
          <w:color w:val="D19A66"/>
          <w:sz w:val="18"/>
          <w:szCs w:val="18"/>
        </w:rPr>
        <w:t>BlockHeight</w:t>
      </w:r>
      <w:r w:rsidRPr="00602E4B">
        <w:rPr>
          <w:rFonts w:ascii="Inter" w:hAnsi="Inter" w:cs="Courier New"/>
          <w:color w:val="ABB2BF"/>
          <w:sz w:val="18"/>
          <w:szCs w:val="18"/>
        </w:rPr>
        <w:t xml:space="preserve">) </w:t>
      </w:r>
    </w:p>
    <w:p w14:paraId="07C3CDE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CrossChainEvent</w:t>
      </w:r>
      <w:r w:rsidRPr="00602E4B">
        <w:rPr>
          <w:rFonts w:ascii="Inter" w:hAnsi="Inter" w:cs="Courier New"/>
          <w:color w:val="61AFEF"/>
          <w:sz w:val="18"/>
          <w:szCs w:val="18"/>
        </w:rPr>
        <w:t>&gt;&gt;</w:t>
      </w:r>
      <w:r w:rsidRPr="00602E4B">
        <w:rPr>
          <w:rFonts w:ascii="Inter" w:hAnsi="Inter" w:cs="Courier New"/>
          <w:color w:val="ABB2BF"/>
          <w:sz w:val="18"/>
          <w:szCs w:val="18"/>
        </w:rPr>
        <w:t>;</w:t>
      </w:r>
    </w:p>
    <w:p w14:paraId="7DBDAE9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0DED73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that event actually exists on external chain</w:t>
      </w:r>
    </w:p>
    <w:p w14:paraId="2FF449B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verify_external_event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49BC52A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p>
    <w:p w14:paraId="58BCEAA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 </w:t>
      </w:r>
      <w:r w:rsidRPr="00602E4B">
        <w:rPr>
          <w:rFonts w:ascii="Inter" w:hAnsi="Inter" w:cs="Courier New"/>
          <w:color w:val="61AFEF"/>
          <w:sz w:val="18"/>
          <w:szCs w:val="18"/>
        </w:rPr>
        <w:t>&amp;</w:t>
      </w:r>
      <w:r w:rsidRPr="00602E4B">
        <w:rPr>
          <w:rFonts w:ascii="Inter" w:hAnsi="Inter" w:cs="Courier New"/>
          <w:color w:val="D19A66"/>
          <w:sz w:val="18"/>
          <w:szCs w:val="18"/>
        </w:rPr>
        <w:t>CrossChainEvent</w:t>
      </w:r>
      <w:r w:rsidRPr="00602E4B">
        <w:rPr>
          <w:rFonts w:ascii="Inter" w:hAnsi="Inter" w:cs="Courier New"/>
          <w:color w:val="ABB2BF"/>
          <w:sz w:val="18"/>
          <w:szCs w:val="18"/>
        </w:rPr>
        <w:t>,</w:t>
      </w:r>
    </w:p>
    <w:p w14:paraId="6283C64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min_confirmations: </w:t>
      </w:r>
      <w:r w:rsidRPr="00602E4B">
        <w:rPr>
          <w:rFonts w:ascii="Inter" w:hAnsi="Inter" w:cs="Courier New"/>
          <w:color w:val="C678DD"/>
          <w:sz w:val="18"/>
          <w:szCs w:val="18"/>
        </w:rPr>
        <w:t>u32</w:t>
      </w:r>
      <w:r w:rsidRPr="00602E4B">
        <w:rPr>
          <w:rFonts w:ascii="Inter" w:hAnsi="Inter" w:cs="Courier New"/>
          <w:color w:val="ABB2BF"/>
          <w:sz w:val="18"/>
          <w:szCs w:val="18"/>
        </w:rPr>
        <w:t xml:space="preserve">) </w:t>
      </w:r>
    </w:p>
    <w:p w14:paraId="745ADDB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C678DD"/>
          <w:sz w:val="18"/>
          <w:szCs w:val="18"/>
        </w:rPr>
        <w:t>bool</w:t>
      </w:r>
      <w:r w:rsidRPr="00602E4B">
        <w:rPr>
          <w:rFonts w:ascii="Inter" w:hAnsi="Inter" w:cs="Courier New"/>
          <w:color w:val="61AFEF"/>
          <w:sz w:val="18"/>
          <w:szCs w:val="18"/>
        </w:rPr>
        <w:t>&gt;</w:t>
      </w:r>
      <w:r w:rsidRPr="00602E4B">
        <w:rPr>
          <w:rFonts w:ascii="Inter" w:hAnsi="Inter" w:cs="Courier New"/>
          <w:color w:val="ABB2BF"/>
          <w:sz w:val="18"/>
          <w:szCs w:val="18"/>
        </w:rPr>
        <w:t>;</w:t>
      </w:r>
    </w:p>
    <w:p w14:paraId="5CF9D28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70FA09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external transaction was reverted in a reorg</w:t>
      </w:r>
    </w:p>
    <w:p w14:paraId="2D91EA7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check_for_reorg</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w:t>
      </w:r>
    </w:p>
    <w:p w14:paraId="51DC0CD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01E4ECB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tx_hash: </w:t>
      </w:r>
      <w:r w:rsidRPr="00602E4B">
        <w:rPr>
          <w:rFonts w:ascii="Inter" w:hAnsi="Inter" w:cs="Courier New"/>
          <w:color w:val="D19A66"/>
          <w:sz w:val="18"/>
          <w:szCs w:val="18"/>
        </w:rPr>
        <w:t>ExternalTxHash</w:t>
      </w:r>
      <w:r w:rsidRPr="00602E4B">
        <w:rPr>
          <w:rFonts w:ascii="Inter" w:hAnsi="Inter" w:cs="Courier New"/>
          <w:color w:val="ABB2BF"/>
          <w:sz w:val="18"/>
          <w:szCs w:val="18"/>
        </w:rPr>
        <w:t>,</w:t>
      </w:r>
    </w:p>
    <w:p w14:paraId="46592DA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original_height: </w:t>
      </w:r>
      <w:r w:rsidRPr="00602E4B">
        <w:rPr>
          <w:rFonts w:ascii="Inter" w:hAnsi="Inter" w:cs="Courier New"/>
          <w:color w:val="D19A66"/>
          <w:sz w:val="18"/>
          <w:szCs w:val="18"/>
        </w:rPr>
        <w:t>BlockHeight</w:t>
      </w:r>
      <w:r w:rsidRPr="00602E4B">
        <w:rPr>
          <w:rFonts w:ascii="Inter" w:hAnsi="Inter" w:cs="Courier New"/>
          <w:color w:val="ABB2BF"/>
          <w:sz w:val="18"/>
          <w:szCs w:val="18"/>
        </w:rPr>
        <w:t xml:space="preserve">) </w:t>
      </w:r>
    </w:p>
    <w:p w14:paraId="663A047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ReorgStatus</w:t>
      </w:r>
      <w:r w:rsidRPr="00602E4B">
        <w:rPr>
          <w:rFonts w:ascii="Inter" w:hAnsi="Inter" w:cs="Courier New"/>
          <w:color w:val="61AFEF"/>
          <w:sz w:val="18"/>
          <w:szCs w:val="18"/>
        </w:rPr>
        <w:t>&gt;</w:t>
      </w:r>
      <w:r w:rsidRPr="00602E4B">
        <w:rPr>
          <w:rFonts w:ascii="Inter" w:hAnsi="Inter" w:cs="Courier New"/>
          <w:color w:val="ABB2BF"/>
          <w:sz w:val="18"/>
          <w:szCs w:val="18"/>
        </w:rPr>
        <w:t>;</w:t>
      </w:r>
    </w:p>
    <w:p w14:paraId="5ACB1A8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CC6B00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Attestation Generation =====</w:t>
      </w:r>
    </w:p>
    <w:p w14:paraId="2D5C9C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4FAC8B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Create attestation for external chain state up to height</w:t>
      </w:r>
    </w:p>
    <w:p w14:paraId="33F1F23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create_attestation</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63E4E4A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p>
    <w:p w14:paraId="5F24532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up_to_height: </w:t>
      </w:r>
      <w:r w:rsidRPr="00602E4B">
        <w:rPr>
          <w:rFonts w:ascii="Inter" w:hAnsi="Inter" w:cs="Courier New"/>
          <w:color w:val="D19A66"/>
          <w:sz w:val="18"/>
          <w:szCs w:val="18"/>
        </w:rPr>
        <w:t>BlockHeight</w:t>
      </w:r>
      <w:r w:rsidRPr="00602E4B">
        <w:rPr>
          <w:rFonts w:ascii="Inter" w:hAnsi="Inter" w:cs="Courier New"/>
          <w:color w:val="ABB2BF"/>
          <w:sz w:val="18"/>
          <w:szCs w:val="18"/>
        </w:rPr>
        <w:t xml:space="preserve">) </w:t>
      </w:r>
    </w:p>
    <w:p w14:paraId="0F97B8E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BridgeAttestation</w:t>
      </w:r>
      <w:r w:rsidRPr="00602E4B">
        <w:rPr>
          <w:rFonts w:ascii="Inter" w:hAnsi="Inter" w:cs="Courier New"/>
          <w:color w:val="61AFEF"/>
          <w:sz w:val="18"/>
          <w:szCs w:val="18"/>
        </w:rPr>
        <w:t>&gt;</w:t>
      </w:r>
      <w:r w:rsidRPr="00602E4B">
        <w:rPr>
          <w:rFonts w:ascii="Inter" w:hAnsi="Inter" w:cs="Courier New"/>
          <w:color w:val="ABB2BF"/>
          <w:sz w:val="18"/>
          <w:szCs w:val="18"/>
        </w:rPr>
        <w:t>;</w:t>
      </w:r>
    </w:p>
    <w:p w14:paraId="4A9CF0F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1D55AC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Sign attestation with validator's private key</w:t>
      </w:r>
    </w:p>
    <w:p w14:paraId="7107268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sign_attestation</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3A5D09E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 </w:t>
      </w:r>
      <w:r w:rsidRPr="00602E4B">
        <w:rPr>
          <w:rFonts w:ascii="Inter" w:hAnsi="Inter" w:cs="Courier New"/>
          <w:color w:val="61AFEF"/>
          <w:sz w:val="18"/>
          <w:szCs w:val="18"/>
        </w:rPr>
        <w:t>&amp;</w:t>
      </w:r>
      <w:r w:rsidRPr="00602E4B">
        <w:rPr>
          <w:rFonts w:ascii="Inter" w:hAnsi="Inter" w:cs="Courier New"/>
          <w:color w:val="D19A66"/>
          <w:sz w:val="18"/>
          <w:szCs w:val="18"/>
        </w:rPr>
        <w:t>BridgeAttestation</w:t>
      </w:r>
      <w:r w:rsidRPr="00602E4B">
        <w:rPr>
          <w:rFonts w:ascii="Inter" w:hAnsi="Inter" w:cs="Courier New"/>
          <w:color w:val="ABB2BF"/>
          <w:sz w:val="18"/>
          <w:szCs w:val="18"/>
        </w:rPr>
        <w:t xml:space="preserve">) </w:t>
      </w:r>
    </w:p>
    <w:p w14:paraId="1E51574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Signature</w:t>
      </w:r>
      <w:r w:rsidRPr="00602E4B">
        <w:rPr>
          <w:rFonts w:ascii="Inter" w:hAnsi="Inter" w:cs="Courier New"/>
          <w:color w:val="61AFEF"/>
          <w:sz w:val="18"/>
          <w:szCs w:val="18"/>
        </w:rPr>
        <w:t>&gt;</w:t>
      </w:r>
      <w:r w:rsidRPr="00602E4B">
        <w:rPr>
          <w:rFonts w:ascii="Inter" w:hAnsi="Inter" w:cs="Courier New"/>
          <w:color w:val="ABB2BF"/>
          <w:sz w:val="18"/>
          <w:szCs w:val="18"/>
        </w:rPr>
        <w:t>;</w:t>
      </w:r>
    </w:p>
    <w:p w14:paraId="318F1F4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5AAEEB3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attestation signature from another validator</w:t>
      </w:r>
    </w:p>
    <w:p w14:paraId="038348D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verify_attestation</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5E8E5D7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attestation: </w:t>
      </w:r>
      <w:r w:rsidRPr="00602E4B">
        <w:rPr>
          <w:rFonts w:ascii="Inter" w:hAnsi="Inter" w:cs="Courier New"/>
          <w:color w:val="61AFEF"/>
          <w:sz w:val="18"/>
          <w:szCs w:val="18"/>
        </w:rPr>
        <w:t>&amp;</w:t>
      </w:r>
      <w:r w:rsidRPr="00602E4B">
        <w:rPr>
          <w:rFonts w:ascii="Inter" w:hAnsi="Inter" w:cs="Courier New"/>
          <w:color w:val="D19A66"/>
          <w:sz w:val="18"/>
          <w:szCs w:val="18"/>
        </w:rPr>
        <w:t>BridgeAttestation</w:t>
      </w:r>
      <w:r w:rsidRPr="00602E4B">
        <w:rPr>
          <w:rFonts w:ascii="Inter" w:hAnsi="Inter" w:cs="Courier New"/>
          <w:color w:val="ABB2BF"/>
          <w:sz w:val="18"/>
          <w:szCs w:val="18"/>
        </w:rPr>
        <w:t xml:space="preserve">, </w:t>
      </w:r>
    </w:p>
    <w:p w14:paraId="16A44D4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 </w:t>
      </w:r>
      <w:r w:rsidRPr="00602E4B">
        <w:rPr>
          <w:rFonts w:ascii="Inter" w:hAnsi="Inter" w:cs="Courier New"/>
          <w:color w:val="61AFEF"/>
          <w:sz w:val="18"/>
          <w:szCs w:val="18"/>
        </w:rPr>
        <w:t>&amp;</w:t>
      </w:r>
      <w:r w:rsidRPr="00602E4B">
        <w:rPr>
          <w:rFonts w:ascii="Inter" w:hAnsi="Inter" w:cs="Courier New"/>
          <w:color w:val="D19A66"/>
          <w:sz w:val="18"/>
          <w:szCs w:val="18"/>
        </w:rPr>
        <w:t>Signature</w:t>
      </w:r>
      <w:r w:rsidRPr="00602E4B">
        <w:rPr>
          <w:rFonts w:ascii="Inter" w:hAnsi="Inter" w:cs="Courier New"/>
          <w:color w:val="ABB2BF"/>
          <w:sz w:val="18"/>
          <w:szCs w:val="18"/>
        </w:rPr>
        <w:t>,</w:t>
      </w:r>
    </w:p>
    <w:p w14:paraId="3835C60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 </w:t>
      </w:r>
      <w:r w:rsidRPr="00602E4B">
        <w:rPr>
          <w:rFonts w:ascii="Inter" w:hAnsi="Inter" w:cs="Courier New"/>
          <w:color w:val="D19A66"/>
          <w:sz w:val="18"/>
          <w:szCs w:val="18"/>
        </w:rPr>
        <w:t>ValidatorID</w:t>
      </w:r>
      <w:r w:rsidRPr="00602E4B">
        <w:rPr>
          <w:rFonts w:ascii="Inter" w:hAnsi="Inter" w:cs="Courier New"/>
          <w:color w:val="ABB2BF"/>
          <w:sz w:val="18"/>
          <w:szCs w:val="18"/>
        </w:rPr>
        <w:t xml:space="preserve">) </w:t>
      </w:r>
    </w:p>
    <w:p w14:paraId="01FBED7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C678DD"/>
          <w:sz w:val="18"/>
          <w:szCs w:val="18"/>
        </w:rPr>
        <w:t>bool</w:t>
      </w:r>
      <w:r w:rsidRPr="00602E4B">
        <w:rPr>
          <w:rFonts w:ascii="Inter" w:hAnsi="Inter" w:cs="Courier New"/>
          <w:color w:val="61AFEF"/>
          <w:sz w:val="18"/>
          <w:szCs w:val="18"/>
        </w:rPr>
        <w:t>&gt;</w:t>
      </w:r>
      <w:r w:rsidRPr="00602E4B">
        <w:rPr>
          <w:rFonts w:ascii="Inter" w:hAnsi="Inter" w:cs="Courier New"/>
          <w:color w:val="ABB2BF"/>
          <w:sz w:val="18"/>
          <w:szCs w:val="18"/>
        </w:rPr>
        <w:t>;</w:t>
      </w:r>
    </w:p>
    <w:p w14:paraId="38D0C02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B6933B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Compare our attestation with another validator's</w:t>
      </w:r>
    </w:p>
    <w:p w14:paraId="4DF1311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compare_attestations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w:t>
      </w:r>
    </w:p>
    <w:p w14:paraId="38F5421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ours: </w:t>
      </w:r>
      <w:r w:rsidRPr="00602E4B">
        <w:rPr>
          <w:rFonts w:ascii="Inter" w:hAnsi="Inter" w:cs="Courier New"/>
          <w:color w:val="61AFEF"/>
          <w:sz w:val="18"/>
          <w:szCs w:val="18"/>
        </w:rPr>
        <w:t>&amp;</w:t>
      </w:r>
      <w:r w:rsidRPr="00602E4B">
        <w:rPr>
          <w:rFonts w:ascii="Inter" w:hAnsi="Inter" w:cs="Courier New"/>
          <w:color w:val="D19A66"/>
          <w:sz w:val="18"/>
          <w:szCs w:val="18"/>
        </w:rPr>
        <w:t>BridgeAttestation</w:t>
      </w:r>
      <w:r w:rsidRPr="00602E4B">
        <w:rPr>
          <w:rFonts w:ascii="Inter" w:hAnsi="Inter" w:cs="Courier New"/>
          <w:color w:val="ABB2BF"/>
          <w:sz w:val="18"/>
          <w:szCs w:val="18"/>
        </w:rPr>
        <w:t>,</w:t>
      </w:r>
    </w:p>
    <w:p w14:paraId="33F5DE3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theirs: </w:t>
      </w:r>
      <w:r w:rsidRPr="00602E4B">
        <w:rPr>
          <w:rFonts w:ascii="Inter" w:hAnsi="Inter" w:cs="Courier New"/>
          <w:color w:val="61AFEF"/>
          <w:sz w:val="18"/>
          <w:szCs w:val="18"/>
        </w:rPr>
        <w:t>&amp;</w:t>
      </w:r>
      <w:r w:rsidRPr="00602E4B">
        <w:rPr>
          <w:rFonts w:ascii="Inter" w:hAnsi="Inter" w:cs="Courier New"/>
          <w:color w:val="D19A66"/>
          <w:sz w:val="18"/>
          <w:szCs w:val="18"/>
        </w:rPr>
        <w:t>BridgeAttestation</w:t>
      </w:r>
      <w:r w:rsidRPr="00602E4B">
        <w:rPr>
          <w:rFonts w:ascii="Inter" w:hAnsi="Inter" w:cs="Courier New"/>
          <w:color w:val="ABB2BF"/>
          <w:sz w:val="18"/>
          <w:szCs w:val="18"/>
        </w:rPr>
        <w:t xml:space="preserve">) </w:t>
      </w:r>
    </w:p>
    <w:p w14:paraId="7A5B176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AttestationComparison</w:t>
      </w:r>
      <w:r w:rsidRPr="00602E4B">
        <w:rPr>
          <w:rFonts w:ascii="Inter" w:hAnsi="Inter" w:cs="Courier New"/>
          <w:color w:val="ABB2BF"/>
          <w:sz w:val="18"/>
          <w:szCs w:val="18"/>
        </w:rPr>
        <w:t>;</w:t>
      </w:r>
    </w:p>
    <w:p w14:paraId="139ED84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FDC55F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Threshold Signature Operations =====</w:t>
      </w:r>
    </w:p>
    <w:p w14:paraId="52DBB33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176F27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Initiate distributed key generation for new epoch</w:t>
      </w:r>
    </w:p>
    <w:p w14:paraId="5B407C8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initiate_dkg</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53F5EA7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1C316DA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participants: </w:t>
      </w:r>
      <w:r w:rsidRPr="00602E4B">
        <w:rPr>
          <w:rFonts w:ascii="Inter" w:hAnsi="Inter" w:cs="Courier New"/>
          <w:color w:val="61AFEF"/>
          <w:sz w:val="18"/>
          <w:szCs w:val="18"/>
        </w:rPr>
        <w:t>&amp;</w:t>
      </w:r>
      <w:r w:rsidRPr="00602E4B">
        <w:rPr>
          <w:rFonts w:ascii="Inter" w:hAnsi="Inter" w:cs="Courier New"/>
          <w:color w:val="ABB2BF"/>
          <w:sz w:val="18"/>
          <w:szCs w:val="18"/>
        </w:rPr>
        <w:t>[</w:t>
      </w:r>
      <w:r w:rsidRPr="00602E4B">
        <w:rPr>
          <w:rFonts w:ascii="Inter" w:hAnsi="Inter" w:cs="Courier New"/>
          <w:color w:val="D19A66"/>
          <w:sz w:val="18"/>
          <w:szCs w:val="18"/>
        </w:rPr>
        <w:t>ValidatorID</w:t>
      </w:r>
      <w:r w:rsidRPr="00602E4B">
        <w:rPr>
          <w:rFonts w:ascii="Inter" w:hAnsi="Inter" w:cs="Courier New"/>
          <w:color w:val="ABB2BF"/>
          <w:sz w:val="18"/>
          <w:szCs w:val="18"/>
        </w:rPr>
        <w:t>],</w:t>
      </w:r>
    </w:p>
    <w:p w14:paraId="2F48EBB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 </w:t>
      </w:r>
      <w:r w:rsidRPr="00602E4B">
        <w:rPr>
          <w:rFonts w:ascii="Inter" w:hAnsi="Inter" w:cs="Courier New"/>
          <w:color w:val="C678DD"/>
          <w:sz w:val="18"/>
          <w:szCs w:val="18"/>
        </w:rPr>
        <w:t>u32</w:t>
      </w:r>
      <w:r w:rsidRPr="00602E4B">
        <w:rPr>
          <w:rFonts w:ascii="Inter" w:hAnsi="Inter" w:cs="Courier New"/>
          <w:color w:val="ABB2BF"/>
          <w:sz w:val="18"/>
          <w:szCs w:val="18"/>
        </w:rPr>
        <w:t xml:space="preserve">) </w:t>
      </w:r>
    </w:p>
    <w:p w14:paraId="1B86FCC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DKGSession</w:t>
      </w:r>
      <w:r w:rsidRPr="00602E4B">
        <w:rPr>
          <w:rFonts w:ascii="Inter" w:hAnsi="Inter" w:cs="Courier New"/>
          <w:color w:val="61AFEF"/>
          <w:sz w:val="18"/>
          <w:szCs w:val="18"/>
        </w:rPr>
        <w:t>&gt;</w:t>
      </w:r>
      <w:r w:rsidRPr="00602E4B">
        <w:rPr>
          <w:rFonts w:ascii="Inter" w:hAnsi="Inter" w:cs="Courier New"/>
          <w:color w:val="ABB2BF"/>
          <w:sz w:val="18"/>
          <w:szCs w:val="18"/>
        </w:rPr>
        <w:t>;</w:t>
      </w:r>
    </w:p>
    <w:p w14:paraId="249D4F5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F8A02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Contribute partial signature to threshold ceremony</w:t>
      </w:r>
    </w:p>
    <w:p w14:paraId="7A24EE2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contribute_partial_signature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75D237C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session: </w:t>
      </w:r>
      <w:r w:rsidRPr="00602E4B">
        <w:rPr>
          <w:rFonts w:ascii="Inter" w:hAnsi="Inter" w:cs="Courier New"/>
          <w:color w:val="D19A66"/>
          <w:sz w:val="18"/>
          <w:szCs w:val="18"/>
        </w:rPr>
        <w:t>ThresholdSignatureSession</w:t>
      </w:r>
      <w:r w:rsidRPr="00602E4B">
        <w:rPr>
          <w:rFonts w:ascii="Inter" w:hAnsi="Inter" w:cs="Courier New"/>
          <w:color w:val="ABB2BF"/>
          <w:sz w:val="18"/>
          <w:szCs w:val="18"/>
        </w:rPr>
        <w:t>,</w:t>
      </w:r>
    </w:p>
    <w:p w14:paraId="1CB2715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 </w:t>
      </w:r>
      <w:r w:rsidRPr="00602E4B">
        <w:rPr>
          <w:rFonts w:ascii="Inter" w:hAnsi="Inter" w:cs="Courier New"/>
          <w:color w:val="61AFEF"/>
          <w:sz w:val="18"/>
          <w:szCs w:val="18"/>
        </w:rPr>
        <w:t>&amp;</w:t>
      </w:r>
      <w:r w:rsidRPr="00602E4B">
        <w:rPr>
          <w:rFonts w:ascii="Inter" w:hAnsi="Inter" w:cs="Courier New"/>
          <w:color w:val="ABB2BF"/>
          <w:sz w:val="18"/>
          <w:szCs w:val="18"/>
        </w:rPr>
        <w:t>[</w:t>
      </w:r>
      <w:r w:rsidRPr="00602E4B">
        <w:rPr>
          <w:rFonts w:ascii="Inter" w:hAnsi="Inter" w:cs="Courier New"/>
          <w:color w:val="C678DD"/>
          <w:sz w:val="18"/>
          <w:szCs w:val="18"/>
        </w:rPr>
        <w:t>u8</w:t>
      </w:r>
      <w:r w:rsidRPr="00602E4B">
        <w:rPr>
          <w:rFonts w:ascii="Inter" w:hAnsi="Inter" w:cs="Courier New"/>
          <w:color w:val="ABB2BF"/>
          <w:sz w:val="18"/>
          <w:szCs w:val="18"/>
        </w:rPr>
        <w:t xml:space="preserve">]) </w:t>
      </w:r>
    </w:p>
    <w:p w14:paraId="04B2B1F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PartialSignature</w:t>
      </w:r>
      <w:r w:rsidRPr="00602E4B">
        <w:rPr>
          <w:rFonts w:ascii="Inter" w:hAnsi="Inter" w:cs="Courier New"/>
          <w:color w:val="61AFEF"/>
          <w:sz w:val="18"/>
          <w:szCs w:val="18"/>
        </w:rPr>
        <w:t>&gt;</w:t>
      </w:r>
      <w:r w:rsidRPr="00602E4B">
        <w:rPr>
          <w:rFonts w:ascii="Inter" w:hAnsi="Inter" w:cs="Courier New"/>
          <w:color w:val="ABB2BF"/>
          <w:sz w:val="18"/>
          <w:szCs w:val="18"/>
        </w:rPr>
        <w:t>;</w:t>
      </w:r>
    </w:p>
    <w:p w14:paraId="5661C2F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F80879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Aggregate partial signatures into complete threshold signature</w:t>
      </w:r>
    </w:p>
    <w:p w14:paraId="00DDB4B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aggregate_threshold_signature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546AD80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partials: </w:t>
      </w:r>
      <w:r w:rsidRPr="00602E4B">
        <w:rPr>
          <w:rFonts w:ascii="Inter" w:hAnsi="Inter" w:cs="Courier New"/>
          <w:color w:val="D19A66"/>
          <w:sz w:val="18"/>
          <w:szCs w:val="18"/>
        </w:rPr>
        <w:t>Vec</w:t>
      </w:r>
      <w:r w:rsidRPr="00602E4B">
        <w:rPr>
          <w:rFonts w:ascii="Inter" w:hAnsi="Inter" w:cs="Courier New"/>
          <w:color w:val="61AFEF"/>
          <w:sz w:val="18"/>
          <w:szCs w:val="18"/>
        </w:rPr>
        <w:t>&lt;</w:t>
      </w:r>
      <w:r w:rsidRPr="00602E4B">
        <w:rPr>
          <w:rFonts w:ascii="Inter" w:hAnsi="Inter" w:cs="Courier New"/>
          <w:color w:val="D19A66"/>
          <w:sz w:val="18"/>
          <w:szCs w:val="18"/>
        </w:rPr>
        <w:t>PartialSignature</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21EE4E9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ThresholdSignature</w:t>
      </w:r>
      <w:r w:rsidRPr="00602E4B">
        <w:rPr>
          <w:rFonts w:ascii="Inter" w:hAnsi="Inter" w:cs="Courier New"/>
          <w:color w:val="61AFEF"/>
          <w:sz w:val="18"/>
          <w:szCs w:val="18"/>
        </w:rPr>
        <w:t>&gt;</w:t>
      </w:r>
      <w:r w:rsidRPr="00602E4B">
        <w:rPr>
          <w:rFonts w:ascii="Inter" w:hAnsi="Inter" w:cs="Courier New"/>
          <w:color w:val="ABB2BF"/>
          <w:sz w:val="18"/>
          <w:szCs w:val="18"/>
        </w:rPr>
        <w:t>;</w:t>
      </w:r>
    </w:p>
    <w:p w14:paraId="4E492E0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877871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threshold signature is valid</w:t>
      </w:r>
    </w:p>
    <w:p w14:paraId="4C86D20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verify_threshold_signature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6B3336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signature: </w:t>
      </w:r>
      <w:r w:rsidRPr="00602E4B">
        <w:rPr>
          <w:rFonts w:ascii="Inter" w:hAnsi="Inter" w:cs="Courier New"/>
          <w:color w:val="61AFEF"/>
          <w:sz w:val="18"/>
          <w:szCs w:val="18"/>
        </w:rPr>
        <w:t>&amp;</w:t>
      </w:r>
      <w:r w:rsidRPr="00602E4B">
        <w:rPr>
          <w:rFonts w:ascii="Inter" w:hAnsi="Inter" w:cs="Courier New"/>
          <w:color w:val="D19A66"/>
          <w:sz w:val="18"/>
          <w:szCs w:val="18"/>
        </w:rPr>
        <w:t>ThresholdSignature</w:t>
      </w:r>
      <w:r w:rsidRPr="00602E4B">
        <w:rPr>
          <w:rFonts w:ascii="Inter" w:hAnsi="Inter" w:cs="Courier New"/>
          <w:color w:val="ABB2BF"/>
          <w:sz w:val="18"/>
          <w:szCs w:val="18"/>
        </w:rPr>
        <w:t>,</w:t>
      </w:r>
    </w:p>
    <w:p w14:paraId="26CCDFE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message: </w:t>
      </w:r>
      <w:r w:rsidRPr="00602E4B">
        <w:rPr>
          <w:rFonts w:ascii="Inter" w:hAnsi="Inter" w:cs="Courier New"/>
          <w:color w:val="61AFEF"/>
          <w:sz w:val="18"/>
          <w:szCs w:val="18"/>
        </w:rPr>
        <w:t>&amp;</w:t>
      </w:r>
      <w:r w:rsidRPr="00602E4B">
        <w:rPr>
          <w:rFonts w:ascii="Inter" w:hAnsi="Inter" w:cs="Courier New"/>
          <w:color w:val="ABB2BF"/>
          <w:sz w:val="18"/>
          <w:szCs w:val="18"/>
        </w:rPr>
        <w:t>[</w:t>
      </w:r>
      <w:r w:rsidRPr="00602E4B">
        <w:rPr>
          <w:rFonts w:ascii="Inter" w:hAnsi="Inter" w:cs="Courier New"/>
          <w:color w:val="C678DD"/>
          <w:sz w:val="18"/>
          <w:szCs w:val="18"/>
        </w:rPr>
        <w:t>u8</w:t>
      </w:r>
      <w:r w:rsidRPr="00602E4B">
        <w:rPr>
          <w:rFonts w:ascii="Inter" w:hAnsi="Inter" w:cs="Courier New"/>
          <w:color w:val="ABB2BF"/>
          <w:sz w:val="18"/>
          <w:szCs w:val="18"/>
        </w:rPr>
        <w:t>],</w:t>
      </w:r>
    </w:p>
    <w:p w14:paraId="1CB77BE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public_key: </w:t>
      </w:r>
      <w:r w:rsidRPr="00602E4B">
        <w:rPr>
          <w:rFonts w:ascii="Inter" w:hAnsi="Inter" w:cs="Courier New"/>
          <w:color w:val="61AFEF"/>
          <w:sz w:val="18"/>
          <w:szCs w:val="18"/>
        </w:rPr>
        <w:t>&amp;</w:t>
      </w:r>
      <w:r w:rsidRPr="00602E4B">
        <w:rPr>
          <w:rFonts w:ascii="Inter" w:hAnsi="Inter" w:cs="Courier New"/>
          <w:color w:val="D19A66"/>
          <w:sz w:val="18"/>
          <w:szCs w:val="18"/>
        </w:rPr>
        <w:t>AggregatePublicKey</w:t>
      </w:r>
      <w:r w:rsidRPr="00602E4B">
        <w:rPr>
          <w:rFonts w:ascii="Inter" w:hAnsi="Inter" w:cs="Courier New"/>
          <w:color w:val="ABB2BF"/>
          <w:sz w:val="18"/>
          <w:szCs w:val="18"/>
        </w:rPr>
        <w:t xml:space="preserve">) </w:t>
      </w:r>
    </w:p>
    <w:p w14:paraId="46197A4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C678DD"/>
          <w:sz w:val="18"/>
          <w:szCs w:val="18"/>
        </w:rPr>
        <w:t>bool</w:t>
      </w:r>
      <w:r w:rsidRPr="00602E4B">
        <w:rPr>
          <w:rFonts w:ascii="Inter" w:hAnsi="Inter" w:cs="Courier New"/>
          <w:color w:val="61AFEF"/>
          <w:sz w:val="18"/>
          <w:szCs w:val="18"/>
        </w:rPr>
        <w:t>&gt;</w:t>
      </w:r>
      <w:r w:rsidRPr="00602E4B">
        <w:rPr>
          <w:rFonts w:ascii="Inter" w:hAnsi="Inter" w:cs="Courier New"/>
          <w:color w:val="ABB2BF"/>
          <w:sz w:val="18"/>
          <w:szCs w:val="18"/>
        </w:rPr>
        <w:t>;</w:t>
      </w:r>
    </w:p>
    <w:p w14:paraId="5A75C1F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29E694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External Transaction Execution =====</w:t>
      </w:r>
    </w:p>
    <w:p w14:paraId="4239DF7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413F099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Execute withdrawal transaction on external chain</w:t>
      </w:r>
    </w:p>
    <w:p w14:paraId="2A5F972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execute_external_withdrawal</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3036C74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4088B2C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withdrawal: </w:t>
      </w:r>
      <w:r w:rsidRPr="00602E4B">
        <w:rPr>
          <w:rFonts w:ascii="Inter" w:hAnsi="Inter" w:cs="Courier New"/>
          <w:color w:val="61AFEF"/>
          <w:sz w:val="18"/>
          <w:szCs w:val="18"/>
        </w:rPr>
        <w:t>&amp;</w:t>
      </w:r>
      <w:r w:rsidRPr="00602E4B">
        <w:rPr>
          <w:rFonts w:ascii="Inter" w:hAnsi="Inter" w:cs="Courier New"/>
          <w:color w:val="D19A66"/>
          <w:sz w:val="18"/>
          <w:szCs w:val="18"/>
        </w:rPr>
        <w:t>WithdrawalRequest</w:t>
      </w:r>
      <w:r w:rsidRPr="00602E4B">
        <w:rPr>
          <w:rFonts w:ascii="Inter" w:hAnsi="Inter" w:cs="Courier New"/>
          <w:color w:val="ABB2BF"/>
          <w:sz w:val="18"/>
          <w:szCs w:val="18"/>
        </w:rPr>
        <w:t>,</w:t>
      </w:r>
    </w:p>
    <w:p w14:paraId="573F8C6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threshold_sig: </w:t>
      </w:r>
      <w:r w:rsidRPr="00602E4B">
        <w:rPr>
          <w:rFonts w:ascii="Inter" w:hAnsi="Inter" w:cs="Courier New"/>
          <w:color w:val="61AFEF"/>
          <w:sz w:val="18"/>
          <w:szCs w:val="18"/>
        </w:rPr>
        <w:t>&amp;</w:t>
      </w:r>
      <w:r w:rsidRPr="00602E4B">
        <w:rPr>
          <w:rFonts w:ascii="Inter" w:hAnsi="Inter" w:cs="Courier New"/>
          <w:color w:val="D19A66"/>
          <w:sz w:val="18"/>
          <w:szCs w:val="18"/>
        </w:rPr>
        <w:t>ThresholdSignature</w:t>
      </w:r>
      <w:r w:rsidRPr="00602E4B">
        <w:rPr>
          <w:rFonts w:ascii="Inter" w:hAnsi="Inter" w:cs="Courier New"/>
          <w:color w:val="ABB2BF"/>
          <w:sz w:val="18"/>
          <w:szCs w:val="18"/>
        </w:rPr>
        <w:t xml:space="preserve">) </w:t>
      </w:r>
    </w:p>
    <w:p w14:paraId="3BF94A6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ExternalTxHash</w:t>
      </w:r>
      <w:r w:rsidRPr="00602E4B">
        <w:rPr>
          <w:rFonts w:ascii="Inter" w:hAnsi="Inter" w:cs="Courier New"/>
          <w:color w:val="61AFEF"/>
          <w:sz w:val="18"/>
          <w:szCs w:val="18"/>
        </w:rPr>
        <w:t>&gt;</w:t>
      </w:r>
      <w:r w:rsidRPr="00602E4B">
        <w:rPr>
          <w:rFonts w:ascii="Inter" w:hAnsi="Inter" w:cs="Courier New"/>
          <w:color w:val="ABB2BF"/>
          <w:sz w:val="18"/>
          <w:szCs w:val="18"/>
        </w:rPr>
        <w:t>;</w:t>
      </w:r>
    </w:p>
    <w:p w14:paraId="65A7C06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F8D4D1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status of transaction on external chain</w:t>
      </w:r>
    </w:p>
    <w:p w14:paraId="1AD2659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check_tx_status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1490E2D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p>
    <w:p w14:paraId="155A614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tx_hash: </w:t>
      </w:r>
      <w:r w:rsidRPr="00602E4B">
        <w:rPr>
          <w:rFonts w:ascii="Inter" w:hAnsi="Inter" w:cs="Courier New"/>
          <w:color w:val="D19A66"/>
          <w:sz w:val="18"/>
          <w:szCs w:val="18"/>
        </w:rPr>
        <w:t>ExternalTxHash</w:t>
      </w:r>
      <w:r w:rsidRPr="00602E4B">
        <w:rPr>
          <w:rFonts w:ascii="Inter" w:hAnsi="Inter" w:cs="Courier New"/>
          <w:color w:val="ABB2BF"/>
          <w:sz w:val="18"/>
          <w:szCs w:val="18"/>
        </w:rPr>
        <w:t xml:space="preserve">) </w:t>
      </w:r>
    </w:p>
    <w:p w14:paraId="4752326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TxStatus</w:t>
      </w:r>
      <w:r w:rsidRPr="00602E4B">
        <w:rPr>
          <w:rFonts w:ascii="Inter" w:hAnsi="Inter" w:cs="Courier New"/>
          <w:color w:val="61AFEF"/>
          <w:sz w:val="18"/>
          <w:szCs w:val="18"/>
        </w:rPr>
        <w:t>&gt;</w:t>
      </w:r>
      <w:r w:rsidRPr="00602E4B">
        <w:rPr>
          <w:rFonts w:ascii="Inter" w:hAnsi="Inter" w:cs="Courier New"/>
          <w:color w:val="ABB2BF"/>
          <w:sz w:val="18"/>
          <w:szCs w:val="18"/>
        </w:rPr>
        <w:t>;</w:t>
      </w:r>
    </w:p>
    <w:p w14:paraId="3764D5A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264B2D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Estimate gas/fees for external transaction</w:t>
      </w:r>
    </w:p>
    <w:p w14:paraId="5C2DE02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estimate_external_fees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w:t>
      </w:r>
    </w:p>
    <w:p w14:paraId="66FC661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7BE6911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operation: </w:t>
      </w:r>
      <w:r w:rsidRPr="00602E4B">
        <w:rPr>
          <w:rFonts w:ascii="Inter" w:hAnsi="Inter" w:cs="Courier New"/>
          <w:color w:val="D19A66"/>
          <w:sz w:val="18"/>
          <w:szCs w:val="18"/>
        </w:rPr>
        <w:t>BridgeOperation</w:t>
      </w:r>
      <w:r w:rsidRPr="00602E4B">
        <w:rPr>
          <w:rFonts w:ascii="Inter" w:hAnsi="Inter" w:cs="Courier New"/>
          <w:color w:val="ABB2BF"/>
          <w:sz w:val="18"/>
          <w:szCs w:val="18"/>
        </w:rPr>
        <w:t xml:space="preserve">) </w:t>
      </w:r>
    </w:p>
    <w:p w14:paraId="5758494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FeeEstimate</w:t>
      </w:r>
      <w:r w:rsidRPr="00602E4B">
        <w:rPr>
          <w:rFonts w:ascii="Inter" w:hAnsi="Inter" w:cs="Courier New"/>
          <w:color w:val="61AFEF"/>
          <w:sz w:val="18"/>
          <w:szCs w:val="18"/>
        </w:rPr>
        <w:t>&gt;</w:t>
      </w:r>
      <w:r w:rsidRPr="00602E4B">
        <w:rPr>
          <w:rFonts w:ascii="Inter" w:hAnsi="Inter" w:cs="Courier New"/>
          <w:color w:val="ABB2BF"/>
          <w:sz w:val="18"/>
          <w:szCs w:val="18"/>
        </w:rPr>
        <w:t>;</w:t>
      </w:r>
    </w:p>
    <w:p w14:paraId="70FF749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327C7B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 Proof Generation and Verification =====</w:t>
      </w:r>
    </w:p>
    <w:p w14:paraId="7825F75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8FD85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Generate finalization proof for external chain verification</w:t>
      </w:r>
    </w:p>
    <w:p w14:paraId="206A8F5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generate_finalization_proof</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3309D65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block_height: </w:t>
      </w:r>
      <w:r w:rsidRPr="00602E4B">
        <w:rPr>
          <w:rFonts w:ascii="Inter" w:hAnsi="Inter" w:cs="Courier New"/>
          <w:color w:val="C678DD"/>
          <w:sz w:val="18"/>
          <w:szCs w:val="18"/>
        </w:rPr>
        <w:t>u64</w:t>
      </w:r>
      <w:r w:rsidRPr="00602E4B">
        <w:rPr>
          <w:rFonts w:ascii="Inter" w:hAnsi="Inter" w:cs="Courier New"/>
          <w:color w:val="ABB2BF"/>
          <w:sz w:val="18"/>
          <w:szCs w:val="18"/>
        </w:rPr>
        <w:t>,</w:t>
      </w:r>
    </w:p>
    <w:p w14:paraId="1B71C53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event_index: </w:t>
      </w:r>
      <w:r w:rsidRPr="00602E4B">
        <w:rPr>
          <w:rFonts w:ascii="Inter" w:hAnsi="Inter" w:cs="Courier New"/>
          <w:color w:val="C678DD"/>
          <w:sz w:val="18"/>
          <w:szCs w:val="18"/>
        </w:rPr>
        <w:t>u32</w:t>
      </w:r>
      <w:r w:rsidRPr="00602E4B">
        <w:rPr>
          <w:rFonts w:ascii="Inter" w:hAnsi="Inter" w:cs="Courier New"/>
          <w:color w:val="ABB2BF"/>
          <w:sz w:val="18"/>
          <w:szCs w:val="18"/>
        </w:rPr>
        <w:t xml:space="preserve">) </w:t>
      </w:r>
    </w:p>
    <w:p w14:paraId="76A7AC7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FinalizationProof</w:t>
      </w:r>
      <w:r w:rsidRPr="00602E4B">
        <w:rPr>
          <w:rFonts w:ascii="Inter" w:hAnsi="Inter" w:cs="Courier New"/>
          <w:color w:val="61AFEF"/>
          <w:sz w:val="18"/>
          <w:szCs w:val="18"/>
        </w:rPr>
        <w:t>&gt;</w:t>
      </w:r>
      <w:r w:rsidRPr="00602E4B">
        <w:rPr>
          <w:rFonts w:ascii="Inter" w:hAnsi="Inter" w:cs="Courier New"/>
          <w:color w:val="ABB2BF"/>
          <w:sz w:val="18"/>
          <w:szCs w:val="18"/>
        </w:rPr>
        <w:t>;</w:t>
      </w:r>
    </w:p>
    <w:p w14:paraId="19912BA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143687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finalization proof is valid</w:t>
      </w:r>
    </w:p>
    <w:p w14:paraId="420BD18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verify_finalization_proof</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5A71431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proof: </w:t>
      </w:r>
      <w:r w:rsidRPr="00602E4B">
        <w:rPr>
          <w:rFonts w:ascii="Inter" w:hAnsi="Inter" w:cs="Courier New"/>
          <w:color w:val="61AFEF"/>
          <w:sz w:val="18"/>
          <w:szCs w:val="18"/>
        </w:rPr>
        <w:t>&amp;</w:t>
      </w:r>
      <w:r w:rsidRPr="00602E4B">
        <w:rPr>
          <w:rFonts w:ascii="Inter" w:hAnsi="Inter" w:cs="Courier New"/>
          <w:color w:val="D19A66"/>
          <w:sz w:val="18"/>
          <w:szCs w:val="18"/>
        </w:rPr>
        <w:t>FinalizationProof</w:t>
      </w:r>
      <w:r w:rsidRPr="00602E4B">
        <w:rPr>
          <w:rFonts w:ascii="Inter" w:hAnsi="Inter" w:cs="Courier New"/>
          <w:color w:val="ABB2BF"/>
          <w:sz w:val="18"/>
          <w:szCs w:val="18"/>
        </w:rPr>
        <w:t xml:space="preserve">) </w:t>
      </w:r>
    </w:p>
    <w:p w14:paraId="4628960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C678DD"/>
          <w:sz w:val="18"/>
          <w:szCs w:val="18"/>
        </w:rPr>
        <w:t>bool</w:t>
      </w:r>
      <w:r w:rsidRPr="00602E4B">
        <w:rPr>
          <w:rFonts w:ascii="Inter" w:hAnsi="Inter" w:cs="Courier New"/>
          <w:color w:val="61AFEF"/>
          <w:sz w:val="18"/>
          <w:szCs w:val="18"/>
        </w:rPr>
        <w:t>&gt;</w:t>
      </w:r>
      <w:r w:rsidRPr="00602E4B">
        <w:rPr>
          <w:rFonts w:ascii="Inter" w:hAnsi="Inter" w:cs="Courier New"/>
          <w:color w:val="ABB2BF"/>
          <w:sz w:val="18"/>
          <w:szCs w:val="18"/>
        </w:rPr>
        <w:t>;</w:t>
      </w:r>
    </w:p>
    <w:p w14:paraId="1E10C3B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43030C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Generate Merkle proof for event inclusion</w:t>
      </w:r>
    </w:p>
    <w:p w14:paraId="47CBDCB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generate_event_inclusion_proof</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w:t>
      </w:r>
    </w:p>
    <w:p w14:paraId="72E0436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checkpoint: </w:t>
      </w:r>
      <w:r w:rsidRPr="00602E4B">
        <w:rPr>
          <w:rFonts w:ascii="Inter" w:hAnsi="Inter" w:cs="Courier New"/>
          <w:color w:val="61AFEF"/>
          <w:sz w:val="18"/>
          <w:szCs w:val="18"/>
        </w:rPr>
        <w:t>&amp;</w:t>
      </w:r>
      <w:r w:rsidRPr="00602E4B">
        <w:rPr>
          <w:rFonts w:ascii="Inter" w:hAnsi="Inter" w:cs="Courier New"/>
          <w:color w:val="D19A66"/>
          <w:sz w:val="18"/>
          <w:szCs w:val="18"/>
        </w:rPr>
        <w:t>BridgeCheckpoint</w:t>
      </w:r>
      <w:r w:rsidRPr="00602E4B">
        <w:rPr>
          <w:rFonts w:ascii="Inter" w:hAnsi="Inter" w:cs="Courier New"/>
          <w:color w:val="ABB2BF"/>
          <w:sz w:val="18"/>
          <w:szCs w:val="18"/>
        </w:rPr>
        <w:t>,</w:t>
      </w:r>
    </w:p>
    <w:p w14:paraId="2087CE1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event_index: </w:t>
      </w:r>
      <w:r w:rsidRPr="00602E4B">
        <w:rPr>
          <w:rFonts w:ascii="Inter" w:hAnsi="Inter" w:cs="Courier New"/>
          <w:color w:val="C678DD"/>
          <w:sz w:val="18"/>
          <w:szCs w:val="18"/>
        </w:rPr>
        <w:t>u32</w:t>
      </w:r>
      <w:r w:rsidRPr="00602E4B">
        <w:rPr>
          <w:rFonts w:ascii="Inter" w:hAnsi="Inter" w:cs="Courier New"/>
          <w:color w:val="ABB2BF"/>
          <w:sz w:val="18"/>
          <w:szCs w:val="18"/>
        </w:rPr>
        <w:t xml:space="preserve">) </w:t>
      </w:r>
    </w:p>
    <w:p w14:paraId="14F94CC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MerkleProof</w:t>
      </w:r>
      <w:r w:rsidRPr="00602E4B">
        <w:rPr>
          <w:rFonts w:ascii="Inter" w:hAnsi="Inter" w:cs="Courier New"/>
          <w:color w:val="61AFEF"/>
          <w:sz w:val="18"/>
          <w:szCs w:val="18"/>
        </w:rPr>
        <w:t>&gt;</w:t>
      </w:r>
      <w:r w:rsidRPr="00602E4B">
        <w:rPr>
          <w:rFonts w:ascii="Inter" w:hAnsi="Inter" w:cs="Courier New"/>
          <w:color w:val="ABB2BF"/>
          <w:sz w:val="18"/>
          <w:szCs w:val="18"/>
        </w:rPr>
        <w:t>;</w:t>
      </w:r>
    </w:p>
    <w:p w14:paraId="3B041A2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276C4786" w14:textId="77777777" w:rsidR="005D11D7" w:rsidRPr="00602E4B" w:rsidRDefault="005D11D7" w:rsidP="005D11D7">
      <w:pPr>
        <w:spacing w:before="100" w:beforeAutospacing="1" w:after="100" w:afterAutospacing="1"/>
        <w:outlineLvl w:val="2"/>
        <w:rPr>
          <w:rFonts w:ascii="Inter" w:hAnsi="Inter"/>
          <w:b/>
          <w:bCs/>
          <w:sz w:val="18"/>
          <w:szCs w:val="18"/>
        </w:rPr>
      </w:pPr>
      <w:r w:rsidRPr="00602E4B">
        <w:rPr>
          <w:rFonts w:ascii="Inter" w:hAnsi="Inter"/>
          <w:b/>
          <w:bCs/>
          <w:sz w:val="18"/>
          <w:szCs w:val="18"/>
        </w:rPr>
        <w:t>Bridge Implementation Example</w:t>
      </w:r>
    </w:p>
    <w:p w14:paraId="0000B51A"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sz w:val="18"/>
          <w:szCs w:val="18"/>
        </w:rPr>
        <w:t>Here's how the bridge interface is implemented for different external chains:</w:t>
      </w:r>
    </w:p>
    <w:p w14:paraId="36305C9F" w14:textId="77777777" w:rsidR="005D11D7" w:rsidRPr="00602E4B" w:rsidRDefault="005D11D7" w:rsidP="005D11D7">
      <w:pPr>
        <w:rPr>
          <w:rFonts w:ascii="Inter" w:hAnsi="Inter"/>
          <w:sz w:val="18"/>
          <w:szCs w:val="18"/>
        </w:rPr>
      </w:pPr>
      <w:r w:rsidRPr="00602E4B">
        <w:rPr>
          <w:rFonts w:ascii="Inter" w:hAnsi="Inter"/>
          <w:sz w:val="18"/>
          <w:szCs w:val="18"/>
        </w:rPr>
        <w:lastRenderedPageBreak/>
        <w:t>rust</w:t>
      </w:r>
    </w:p>
    <w:p w14:paraId="785DFFC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impl</w:t>
      </w:r>
      <w:r w:rsidRPr="00602E4B">
        <w:rPr>
          <w:rFonts w:ascii="Inter" w:hAnsi="Inter" w:cs="Courier New"/>
          <w:color w:val="ABB2BF"/>
          <w:sz w:val="18"/>
          <w:szCs w:val="18"/>
        </w:rPr>
        <w:t xml:space="preserve"> </w:t>
      </w:r>
      <w:r w:rsidRPr="00602E4B">
        <w:rPr>
          <w:rFonts w:ascii="Inter" w:hAnsi="Inter" w:cs="Courier New"/>
          <w:color w:val="D19A66"/>
          <w:sz w:val="18"/>
          <w:szCs w:val="18"/>
        </w:rPr>
        <w:t>CrossChainBridgeInterface</w:t>
      </w: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w:t>
      </w:r>
      <w:r w:rsidRPr="00602E4B">
        <w:rPr>
          <w:rFonts w:ascii="Inter" w:hAnsi="Inter" w:cs="Courier New"/>
          <w:color w:val="D19A66"/>
          <w:sz w:val="18"/>
          <w:szCs w:val="18"/>
        </w:rPr>
        <w:t>SynergyBridge</w:t>
      </w:r>
      <w:r w:rsidRPr="00602E4B">
        <w:rPr>
          <w:rFonts w:ascii="Inter" w:hAnsi="Inter" w:cs="Courier New"/>
          <w:color w:val="ABB2BF"/>
          <w:sz w:val="18"/>
          <w:szCs w:val="18"/>
        </w:rPr>
        <w:t xml:space="preserve"> {</w:t>
      </w:r>
    </w:p>
    <w:p w14:paraId="4929550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create_attestation</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51AF8CC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 xml:space="preserve">, </w:t>
      </w:r>
    </w:p>
    <w:p w14:paraId="56B8F16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up_to_height: </w:t>
      </w:r>
      <w:r w:rsidRPr="00602E4B">
        <w:rPr>
          <w:rFonts w:ascii="Inter" w:hAnsi="Inter" w:cs="Courier New"/>
          <w:color w:val="D19A66"/>
          <w:sz w:val="18"/>
          <w:szCs w:val="18"/>
        </w:rPr>
        <w:t>BlockHeight</w:t>
      </w:r>
      <w:r w:rsidRPr="00602E4B">
        <w:rPr>
          <w:rFonts w:ascii="Inter" w:hAnsi="Inter" w:cs="Courier New"/>
          <w:color w:val="ABB2BF"/>
          <w:sz w:val="18"/>
          <w:szCs w:val="18"/>
        </w:rPr>
        <w:t xml:space="preserve">) </w:t>
      </w:r>
    </w:p>
    <w:p w14:paraId="1011FC5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BridgeAttestation</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1D09B1F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7FCA12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Query external chain state</w:t>
      </w:r>
    </w:p>
    <w:p w14:paraId="51BF21E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external_state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query_external_chain</w:t>
      </w:r>
      <w:r w:rsidRPr="00602E4B">
        <w:rPr>
          <w:rFonts w:ascii="Inter" w:hAnsi="Inter" w:cs="Courier New"/>
          <w:color w:val="ABB2BF"/>
          <w:sz w:val="18"/>
          <w:szCs w:val="18"/>
        </w:rPr>
        <w:t>(chain, up_to_height)</w:t>
      </w:r>
      <w:r w:rsidRPr="00602E4B">
        <w:rPr>
          <w:rFonts w:ascii="Inter" w:hAnsi="Inter" w:cs="Courier New"/>
          <w:color w:val="61AFEF"/>
          <w:sz w:val="18"/>
          <w:szCs w:val="18"/>
        </w:rPr>
        <w:t>?</w:t>
      </w:r>
      <w:r w:rsidRPr="00602E4B">
        <w:rPr>
          <w:rFonts w:ascii="Inter" w:hAnsi="Inter" w:cs="Courier New"/>
          <w:color w:val="ABB2BF"/>
          <w:sz w:val="18"/>
          <w:szCs w:val="18"/>
        </w:rPr>
        <w:t>;</w:t>
      </w:r>
    </w:p>
    <w:p w14:paraId="2C84280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5008C9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we have sufficient confirmations</w:t>
      </w:r>
    </w:p>
    <w:p w14:paraId="611DE32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current_height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get_chain_tip_height</w:t>
      </w:r>
      <w:r w:rsidRPr="00602E4B">
        <w:rPr>
          <w:rFonts w:ascii="Inter" w:hAnsi="Inter" w:cs="Courier New"/>
          <w:color w:val="ABB2BF"/>
          <w:sz w:val="18"/>
          <w:szCs w:val="18"/>
        </w:rPr>
        <w:t>(chain)</w:t>
      </w:r>
      <w:r w:rsidRPr="00602E4B">
        <w:rPr>
          <w:rFonts w:ascii="Inter" w:hAnsi="Inter" w:cs="Courier New"/>
          <w:color w:val="61AFEF"/>
          <w:sz w:val="18"/>
          <w:szCs w:val="18"/>
        </w:rPr>
        <w:t>?</w:t>
      </w:r>
      <w:r w:rsidRPr="00602E4B">
        <w:rPr>
          <w:rFonts w:ascii="Inter" w:hAnsi="Inter" w:cs="Courier New"/>
          <w:color w:val="ABB2BF"/>
          <w:sz w:val="18"/>
          <w:szCs w:val="18"/>
        </w:rPr>
        <w:t>;</w:t>
      </w:r>
    </w:p>
    <w:p w14:paraId="52A043C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confirmations </w:t>
      </w:r>
      <w:r w:rsidRPr="00602E4B">
        <w:rPr>
          <w:rFonts w:ascii="Inter" w:hAnsi="Inter" w:cs="Courier New"/>
          <w:color w:val="61AFEF"/>
          <w:sz w:val="18"/>
          <w:szCs w:val="18"/>
        </w:rPr>
        <w:t>=</w:t>
      </w:r>
      <w:r w:rsidRPr="00602E4B">
        <w:rPr>
          <w:rFonts w:ascii="Inter" w:hAnsi="Inter" w:cs="Courier New"/>
          <w:color w:val="ABB2BF"/>
          <w:sz w:val="18"/>
          <w:szCs w:val="18"/>
        </w:rPr>
        <w:t xml:space="preserve"> current_height </w:t>
      </w:r>
      <w:r w:rsidRPr="00602E4B">
        <w:rPr>
          <w:rFonts w:ascii="Inter" w:hAnsi="Inter" w:cs="Courier New"/>
          <w:color w:val="61AFEF"/>
          <w:sz w:val="18"/>
          <w:szCs w:val="18"/>
        </w:rPr>
        <w:t>-</w:t>
      </w:r>
      <w:r w:rsidRPr="00602E4B">
        <w:rPr>
          <w:rFonts w:ascii="Inter" w:hAnsi="Inter" w:cs="Courier New"/>
          <w:color w:val="ABB2BF"/>
          <w:sz w:val="18"/>
          <w:szCs w:val="18"/>
        </w:rPr>
        <w:t xml:space="preserve"> up_to_height;</w:t>
      </w:r>
    </w:p>
    <w:p w14:paraId="6954353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required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get_required_confirmations</w:t>
      </w:r>
      <w:r w:rsidRPr="00602E4B">
        <w:rPr>
          <w:rFonts w:ascii="Inter" w:hAnsi="Inter" w:cs="Courier New"/>
          <w:color w:val="ABB2BF"/>
          <w:sz w:val="18"/>
          <w:szCs w:val="18"/>
        </w:rPr>
        <w:t>(chain);</w:t>
      </w:r>
    </w:p>
    <w:p w14:paraId="5E8AE46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169710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confirmations </w:t>
      </w:r>
      <w:r w:rsidRPr="00602E4B">
        <w:rPr>
          <w:rFonts w:ascii="Inter" w:hAnsi="Inter" w:cs="Courier New"/>
          <w:color w:val="61AFEF"/>
          <w:sz w:val="18"/>
          <w:szCs w:val="18"/>
        </w:rPr>
        <w:t>&lt;</w:t>
      </w:r>
      <w:r w:rsidRPr="00602E4B">
        <w:rPr>
          <w:rFonts w:ascii="Inter" w:hAnsi="Inter" w:cs="Courier New"/>
          <w:color w:val="ABB2BF"/>
          <w:sz w:val="18"/>
          <w:szCs w:val="18"/>
        </w:rPr>
        <w:t xml:space="preserve"> required {</w:t>
      </w:r>
    </w:p>
    <w:p w14:paraId="1521EE1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Err</w:t>
      </w:r>
      <w:r w:rsidRPr="00602E4B">
        <w:rPr>
          <w:rFonts w:ascii="Inter" w:hAnsi="Inter" w:cs="Courier New"/>
          <w:color w:val="ABB2BF"/>
          <w:sz w:val="18"/>
          <w:szCs w:val="18"/>
        </w:rPr>
        <w:t>(</w:t>
      </w:r>
      <w:r w:rsidRPr="00602E4B">
        <w:rPr>
          <w:rFonts w:ascii="Inter" w:hAnsi="Inter" w:cs="Courier New"/>
          <w:color w:val="D19A66"/>
          <w:sz w:val="18"/>
          <w:szCs w:val="18"/>
        </w:rPr>
        <w:t>BridgeError</w:t>
      </w:r>
      <w:r w:rsidRPr="00602E4B">
        <w:rPr>
          <w:rFonts w:ascii="Inter" w:hAnsi="Inter" w:cs="Courier New"/>
          <w:color w:val="ABB2BF"/>
          <w:sz w:val="18"/>
          <w:szCs w:val="18"/>
        </w:rPr>
        <w:t>::</w:t>
      </w:r>
      <w:r w:rsidRPr="00602E4B">
        <w:rPr>
          <w:rFonts w:ascii="Inter" w:hAnsi="Inter" w:cs="Courier New"/>
          <w:color w:val="D19A66"/>
          <w:sz w:val="18"/>
          <w:szCs w:val="18"/>
        </w:rPr>
        <w:t>InsufficientConfirmations</w:t>
      </w:r>
      <w:r w:rsidRPr="00602E4B">
        <w:rPr>
          <w:rFonts w:ascii="Inter" w:hAnsi="Inter" w:cs="Courier New"/>
          <w:color w:val="ABB2BF"/>
          <w:sz w:val="18"/>
          <w:szCs w:val="18"/>
        </w:rPr>
        <w:t xml:space="preserve"> {</w:t>
      </w:r>
    </w:p>
    <w:p w14:paraId="51B6B17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have: confirmations,</w:t>
      </w:r>
    </w:p>
    <w:p w14:paraId="68C2A09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need: required,</w:t>
      </w:r>
    </w:p>
    <w:p w14:paraId="0D974E1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09CB48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6C5B06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90C21D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Extract cross-chain events from external state</w:t>
      </w:r>
    </w:p>
    <w:p w14:paraId="217B786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events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extract_cross_chain_events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external_state)</w:t>
      </w:r>
      <w:r w:rsidRPr="00602E4B">
        <w:rPr>
          <w:rFonts w:ascii="Inter" w:hAnsi="Inter" w:cs="Courier New"/>
          <w:color w:val="61AFEF"/>
          <w:sz w:val="18"/>
          <w:szCs w:val="18"/>
        </w:rPr>
        <w:t>?</w:t>
      </w:r>
      <w:r w:rsidRPr="00602E4B">
        <w:rPr>
          <w:rFonts w:ascii="Inter" w:hAnsi="Inter" w:cs="Courier New"/>
          <w:color w:val="ABB2BF"/>
          <w:sz w:val="18"/>
          <w:szCs w:val="18"/>
        </w:rPr>
        <w:t>;</w:t>
      </w:r>
    </w:p>
    <w:p w14:paraId="18C7059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62E93E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each event independently</w:t>
      </w:r>
    </w:p>
    <w:p w14:paraId="63EDC0A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event </w:t>
      </w:r>
      <w:r w:rsidRPr="00602E4B">
        <w:rPr>
          <w:rFonts w:ascii="Inter" w:hAnsi="Inter" w:cs="Courier New"/>
          <w:color w:val="C678DD"/>
          <w:sz w:val="18"/>
          <w:szCs w:val="18"/>
        </w:rPr>
        <w:t>in</w:t>
      </w:r>
      <w:r w:rsidRPr="00602E4B">
        <w:rPr>
          <w:rFonts w:ascii="Inter" w:hAnsi="Inter" w:cs="Courier New"/>
          <w:color w:val="ABB2BF"/>
          <w:sz w:val="18"/>
          <w:szCs w:val="18"/>
        </w:rPr>
        <w:t xml:space="preserve"> </w:t>
      </w:r>
      <w:r w:rsidRPr="00602E4B">
        <w:rPr>
          <w:rFonts w:ascii="Inter" w:hAnsi="Inter" w:cs="Courier New"/>
          <w:color w:val="61AFEF"/>
          <w:sz w:val="18"/>
          <w:szCs w:val="18"/>
        </w:rPr>
        <w:t>&amp;</w:t>
      </w:r>
      <w:r w:rsidRPr="00602E4B">
        <w:rPr>
          <w:rFonts w:ascii="Inter" w:hAnsi="Inter" w:cs="Courier New"/>
          <w:color w:val="ABB2BF"/>
          <w:sz w:val="18"/>
          <w:szCs w:val="18"/>
        </w:rPr>
        <w:t>events {</w:t>
      </w:r>
    </w:p>
    <w:p w14:paraId="3305243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verify_event_in_state</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external_state, event)</w:t>
      </w:r>
      <w:r w:rsidRPr="00602E4B">
        <w:rPr>
          <w:rFonts w:ascii="Inter" w:hAnsi="Inter" w:cs="Courier New"/>
          <w:color w:val="61AFEF"/>
          <w:sz w:val="18"/>
          <w:szCs w:val="18"/>
        </w:rPr>
        <w:t>?</w:t>
      </w:r>
      <w:r w:rsidRPr="00602E4B">
        <w:rPr>
          <w:rFonts w:ascii="Inter" w:hAnsi="Inter" w:cs="Courier New"/>
          <w:color w:val="ABB2BF"/>
          <w:sz w:val="18"/>
          <w:szCs w:val="18"/>
        </w:rPr>
        <w:t>;</w:t>
      </w:r>
    </w:p>
    <w:p w14:paraId="674BC98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17FB8B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BDEB29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Create attestation</w:t>
      </w:r>
    </w:p>
    <w:p w14:paraId="2976A18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attestation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BridgeAttestation</w:t>
      </w:r>
      <w:r w:rsidRPr="00602E4B">
        <w:rPr>
          <w:rFonts w:ascii="Inter" w:hAnsi="Inter" w:cs="Courier New"/>
          <w:color w:val="ABB2BF"/>
          <w:sz w:val="18"/>
          <w:szCs w:val="18"/>
        </w:rPr>
        <w:t xml:space="preserve"> {</w:t>
      </w:r>
    </w:p>
    <w:p w14:paraId="471F7AF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chain_id: chain,</w:t>
      </w:r>
    </w:p>
    <w:p w14:paraId="1DBCC45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last_confirmed_height: up_to_height,</w:t>
      </w:r>
    </w:p>
    <w:p w14:paraId="6DC55EC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state_root: external_state.state_root,</w:t>
      </w:r>
    </w:p>
    <w:p w14:paraId="47D1C6F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events,</w:t>
      </w:r>
    </w:p>
    <w:p w14:paraId="55CAE74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confirmation_depth: confirmations,</w:t>
      </w:r>
    </w:p>
    <w:p w14:paraId="641801D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timestamp: </w:t>
      </w:r>
      <w:r w:rsidRPr="00602E4B">
        <w:rPr>
          <w:rFonts w:ascii="Inter" w:hAnsi="Inter" w:cs="Courier New"/>
          <w:color w:val="61AFEF"/>
          <w:sz w:val="18"/>
          <w:szCs w:val="18"/>
        </w:rPr>
        <w:t>current_timestamp</w:t>
      </w:r>
      <w:r w:rsidRPr="00602E4B">
        <w:rPr>
          <w:rFonts w:ascii="Inter" w:hAnsi="Inter" w:cs="Courier New"/>
          <w:color w:val="ABB2BF"/>
          <w:sz w:val="18"/>
          <w:szCs w:val="18"/>
        </w:rPr>
        <w:t>(),</w:t>
      </w:r>
    </w:p>
    <w:p w14:paraId="080C380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witness_count: </w:t>
      </w:r>
      <w:r w:rsidRPr="00602E4B">
        <w:rPr>
          <w:rFonts w:ascii="Inter" w:hAnsi="Inter" w:cs="Courier New"/>
          <w:color w:val="D19A66"/>
          <w:sz w:val="18"/>
          <w:szCs w:val="18"/>
        </w:rPr>
        <w:t>1</w:t>
      </w:r>
      <w:r w:rsidRPr="00602E4B">
        <w:rPr>
          <w:rFonts w:ascii="Inter" w:hAnsi="Inter" w:cs="Courier New"/>
          <w:color w:val="ABB2BF"/>
          <w:sz w:val="18"/>
          <w:szCs w:val="18"/>
        </w:rPr>
        <w:t xml:space="preserve">, </w:t>
      </w:r>
      <w:r w:rsidRPr="00602E4B">
        <w:rPr>
          <w:rFonts w:ascii="Inter" w:hAnsi="Inter" w:cs="Courier New"/>
          <w:i/>
          <w:iCs/>
          <w:color w:val="5C6370"/>
          <w:sz w:val="18"/>
          <w:szCs w:val="18"/>
        </w:rPr>
        <w:t>// This validator</w:t>
      </w:r>
    </w:p>
    <w:p w14:paraId="57CF307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283856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AA2568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Ok</w:t>
      </w:r>
      <w:r w:rsidRPr="00602E4B">
        <w:rPr>
          <w:rFonts w:ascii="Inter" w:hAnsi="Inter" w:cs="Courier New"/>
          <w:color w:val="ABB2BF"/>
          <w:sz w:val="18"/>
          <w:szCs w:val="18"/>
        </w:rPr>
        <w:t>(attestation)</w:t>
      </w:r>
    </w:p>
    <w:p w14:paraId="50DF42A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200CDBE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85E1C7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execute_external_withdrawal</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 xml:space="preserve">, </w:t>
      </w:r>
    </w:p>
    <w:p w14:paraId="3D75F2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 </w:t>
      </w:r>
      <w:r w:rsidRPr="00602E4B">
        <w:rPr>
          <w:rFonts w:ascii="Inter" w:hAnsi="Inter" w:cs="Courier New"/>
          <w:color w:val="D19A66"/>
          <w:sz w:val="18"/>
          <w:szCs w:val="18"/>
        </w:rPr>
        <w:t>ChainID</w:t>
      </w:r>
      <w:r w:rsidRPr="00602E4B">
        <w:rPr>
          <w:rFonts w:ascii="Inter" w:hAnsi="Inter" w:cs="Courier New"/>
          <w:color w:val="ABB2BF"/>
          <w:sz w:val="18"/>
          <w:szCs w:val="18"/>
        </w:rPr>
        <w:t>,</w:t>
      </w:r>
    </w:p>
    <w:p w14:paraId="70F303F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withdrawal: </w:t>
      </w:r>
      <w:r w:rsidRPr="00602E4B">
        <w:rPr>
          <w:rFonts w:ascii="Inter" w:hAnsi="Inter" w:cs="Courier New"/>
          <w:color w:val="61AFEF"/>
          <w:sz w:val="18"/>
          <w:szCs w:val="18"/>
        </w:rPr>
        <w:t>&amp;</w:t>
      </w:r>
      <w:r w:rsidRPr="00602E4B">
        <w:rPr>
          <w:rFonts w:ascii="Inter" w:hAnsi="Inter" w:cs="Courier New"/>
          <w:color w:val="D19A66"/>
          <w:sz w:val="18"/>
          <w:szCs w:val="18"/>
        </w:rPr>
        <w:t>WithdrawalRequest</w:t>
      </w:r>
      <w:r w:rsidRPr="00602E4B">
        <w:rPr>
          <w:rFonts w:ascii="Inter" w:hAnsi="Inter" w:cs="Courier New"/>
          <w:color w:val="ABB2BF"/>
          <w:sz w:val="18"/>
          <w:szCs w:val="18"/>
        </w:rPr>
        <w:t>,</w:t>
      </w:r>
    </w:p>
    <w:p w14:paraId="35ECFCD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threshold_sig: </w:t>
      </w:r>
      <w:r w:rsidRPr="00602E4B">
        <w:rPr>
          <w:rFonts w:ascii="Inter" w:hAnsi="Inter" w:cs="Courier New"/>
          <w:color w:val="61AFEF"/>
          <w:sz w:val="18"/>
          <w:szCs w:val="18"/>
        </w:rPr>
        <w:t>&amp;</w:t>
      </w:r>
      <w:r w:rsidRPr="00602E4B">
        <w:rPr>
          <w:rFonts w:ascii="Inter" w:hAnsi="Inter" w:cs="Courier New"/>
          <w:color w:val="D19A66"/>
          <w:sz w:val="18"/>
          <w:szCs w:val="18"/>
        </w:rPr>
        <w:t>ThresholdSignature</w:t>
      </w:r>
      <w:r w:rsidRPr="00602E4B">
        <w:rPr>
          <w:rFonts w:ascii="Inter" w:hAnsi="Inter" w:cs="Courier New"/>
          <w:color w:val="ABB2BF"/>
          <w:sz w:val="18"/>
          <w:szCs w:val="18"/>
        </w:rPr>
        <w:t xml:space="preserve">) </w:t>
      </w:r>
    </w:p>
    <w:p w14:paraId="5FACAE9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ExternalTxHash</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7EB241D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7960D9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Build transaction for specific external chain</w:t>
      </w:r>
    </w:p>
    <w:p w14:paraId="7294EE6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tx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match</w:t>
      </w:r>
      <w:r w:rsidRPr="00602E4B">
        <w:rPr>
          <w:rFonts w:ascii="Inter" w:hAnsi="Inter" w:cs="Courier New"/>
          <w:color w:val="ABB2BF"/>
          <w:sz w:val="18"/>
          <w:szCs w:val="18"/>
        </w:rPr>
        <w:t xml:space="preserve"> chain {</w:t>
      </w:r>
    </w:p>
    <w:p w14:paraId="568B430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ChainID</w:t>
      </w:r>
      <w:r w:rsidRPr="00602E4B">
        <w:rPr>
          <w:rFonts w:ascii="Inter" w:hAnsi="Inter" w:cs="Courier New"/>
          <w:color w:val="ABB2BF"/>
          <w:sz w:val="18"/>
          <w:szCs w:val="18"/>
        </w:rPr>
        <w:t>::</w:t>
      </w:r>
      <w:r w:rsidRPr="00602E4B">
        <w:rPr>
          <w:rFonts w:ascii="Inter" w:hAnsi="Inter" w:cs="Courier New"/>
          <w:color w:val="D19A66"/>
          <w:sz w:val="18"/>
          <w:szCs w:val="18"/>
        </w:rPr>
        <w:t>ETHEREUM</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3798552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build_ethereum_withdrawal</w:t>
      </w:r>
      <w:r w:rsidRPr="00602E4B">
        <w:rPr>
          <w:rFonts w:ascii="Inter" w:hAnsi="Inter" w:cs="Courier New"/>
          <w:color w:val="ABB2BF"/>
          <w:sz w:val="18"/>
          <w:szCs w:val="18"/>
        </w:rPr>
        <w:t>(withdrawal, threshold_sig)</w:t>
      </w:r>
      <w:r w:rsidRPr="00602E4B">
        <w:rPr>
          <w:rFonts w:ascii="Inter" w:hAnsi="Inter" w:cs="Courier New"/>
          <w:color w:val="61AFEF"/>
          <w:sz w:val="18"/>
          <w:szCs w:val="18"/>
        </w:rPr>
        <w:t>?</w:t>
      </w:r>
    </w:p>
    <w:p w14:paraId="6A08075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10F9C8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ChainID</w:t>
      </w:r>
      <w:r w:rsidRPr="00602E4B">
        <w:rPr>
          <w:rFonts w:ascii="Inter" w:hAnsi="Inter" w:cs="Courier New"/>
          <w:color w:val="ABB2BF"/>
          <w:sz w:val="18"/>
          <w:szCs w:val="18"/>
        </w:rPr>
        <w:t>::</w:t>
      </w:r>
      <w:r w:rsidRPr="00602E4B">
        <w:rPr>
          <w:rFonts w:ascii="Inter" w:hAnsi="Inter" w:cs="Courier New"/>
          <w:color w:val="D19A66"/>
          <w:sz w:val="18"/>
          <w:szCs w:val="18"/>
        </w:rPr>
        <w:t>BITCOIN</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5EF5D3A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build_bitcoin_withdrawal</w:t>
      </w:r>
      <w:r w:rsidRPr="00602E4B">
        <w:rPr>
          <w:rFonts w:ascii="Inter" w:hAnsi="Inter" w:cs="Courier New"/>
          <w:color w:val="ABB2BF"/>
          <w:sz w:val="18"/>
          <w:szCs w:val="18"/>
        </w:rPr>
        <w:t>(withdrawal, threshold_sig)</w:t>
      </w:r>
      <w:r w:rsidRPr="00602E4B">
        <w:rPr>
          <w:rFonts w:ascii="Inter" w:hAnsi="Inter" w:cs="Courier New"/>
          <w:color w:val="61AFEF"/>
          <w:sz w:val="18"/>
          <w:szCs w:val="18"/>
        </w:rPr>
        <w:t>?</w:t>
      </w:r>
    </w:p>
    <w:p w14:paraId="17C5358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3A3A56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ChainID</w:t>
      </w:r>
      <w:r w:rsidRPr="00602E4B">
        <w:rPr>
          <w:rFonts w:ascii="Inter" w:hAnsi="Inter" w:cs="Courier New"/>
          <w:color w:val="ABB2BF"/>
          <w:sz w:val="18"/>
          <w:szCs w:val="18"/>
        </w:rPr>
        <w:t>::</w:t>
      </w:r>
      <w:r w:rsidRPr="00602E4B">
        <w:rPr>
          <w:rFonts w:ascii="Inter" w:hAnsi="Inter" w:cs="Courier New"/>
          <w:color w:val="D19A66"/>
          <w:sz w:val="18"/>
          <w:szCs w:val="18"/>
        </w:rPr>
        <w:t>SOLANA</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380C678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build_solana_withdrawal</w:t>
      </w:r>
      <w:r w:rsidRPr="00602E4B">
        <w:rPr>
          <w:rFonts w:ascii="Inter" w:hAnsi="Inter" w:cs="Courier New"/>
          <w:color w:val="ABB2BF"/>
          <w:sz w:val="18"/>
          <w:szCs w:val="18"/>
        </w:rPr>
        <w:t>(withdrawal, threshold_sig)</w:t>
      </w:r>
      <w:r w:rsidRPr="00602E4B">
        <w:rPr>
          <w:rFonts w:ascii="Inter" w:hAnsi="Inter" w:cs="Courier New"/>
          <w:color w:val="61AFEF"/>
          <w:sz w:val="18"/>
          <w:szCs w:val="18"/>
        </w:rPr>
        <w:t>?</w:t>
      </w:r>
    </w:p>
    <w:p w14:paraId="4EEDB35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004E02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ChainID</w:t>
      </w:r>
      <w:r w:rsidRPr="00602E4B">
        <w:rPr>
          <w:rFonts w:ascii="Inter" w:hAnsi="Inter" w:cs="Courier New"/>
          <w:color w:val="ABB2BF"/>
          <w:sz w:val="18"/>
          <w:szCs w:val="18"/>
        </w:rPr>
        <w:t>::</w:t>
      </w:r>
      <w:r w:rsidRPr="00602E4B">
        <w:rPr>
          <w:rFonts w:ascii="Inter" w:hAnsi="Inter" w:cs="Courier New"/>
          <w:color w:val="D19A66"/>
          <w:sz w:val="18"/>
          <w:szCs w:val="18"/>
        </w:rPr>
        <w:t>BSC</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ChainID</w:t>
      </w:r>
      <w:r w:rsidRPr="00602E4B">
        <w:rPr>
          <w:rFonts w:ascii="Inter" w:hAnsi="Inter" w:cs="Courier New"/>
          <w:color w:val="ABB2BF"/>
          <w:sz w:val="18"/>
          <w:szCs w:val="18"/>
        </w:rPr>
        <w:t>::</w:t>
      </w:r>
      <w:r w:rsidRPr="00602E4B">
        <w:rPr>
          <w:rFonts w:ascii="Inter" w:hAnsi="Inter" w:cs="Courier New"/>
          <w:color w:val="D19A66"/>
          <w:sz w:val="18"/>
          <w:szCs w:val="18"/>
        </w:rPr>
        <w:t>POLYGON</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2617F4B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EVM-compatible chains use same builder as Ethereum</w:t>
      </w:r>
    </w:p>
    <w:p w14:paraId="0013BAF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build_ethereum_withdrawal</w:t>
      </w:r>
      <w:r w:rsidRPr="00602E4B">
        <w:rPr>
          <w:rFonts w:ascii="Inter" w:hAnsi="Inter" w:cs="Courier New"/>
          <w:color w:val="ABB2BF"/>
          <w:sz w:val="18"/>
          <w:szCs w:val="18"/>
        </w:rPr>
        <w:t>(withdrawal, threshold_sig)</w:t>
      </w:r>
      <w:r w:rsidRPr="00602E4B">
        <w:rPr>
          <w:rFonts w:ascii="Inter" w:hAnsi="Inter" w:cs="Courier New"/>
          <w:color w:val="61AFEF"/>
          <w:sz w:val="18"/>
          <w:szCs w:val="18"/>
        </w:rPr>
        <w:t>?</w:t>
      </w:r>
    </w:p>
    <w:p w14:paraId="0FF86F3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CEA65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_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Err</w:t>
      </w:r>
      <w:r w:rsidRPr="00602E4B">
        <w:rPr>
          <w:rFonts w:ascii="Inter" w:hAnsi="Inter" w:cs="Courier New"/>
          <w:color w:val="ABB2BF"/>
          <w:sz w:val="18"/>
          <w:szCs w:val="18"/>
        </w:rPr>
        <w:t>(</w:t>
      </w:r>
      <w:r w:rsidRPr="00602E4B">
        <w:rPr>
          <w:rFonts w:ascii="Inter" w:hAnsi="Inter" w:cs="Courier New"/>
          <w:color w:val="D19A66"/>
          <w:sz w:val="18"/>
          <w:szCs w:val="18"/>
        </w:rPr>
        <w:t>BridgeError</w:t>
      </w:r>
      <w:r w:rsidRPr="00602E4B">
        <w:rPr>
          <w:rFonts w:ascii="Inter" w:hAnsi="Inter" w:cs="Courier New"/>
          <w:color w:val="ABB2BF"/>
          <w:sz w:val="18"/>
          <w:szCs w:val="18"/>
        </w:rPr>
        <w:t>::</w:t>
      </w:r>
      <w:r w:rsidRPr="00602E4B">
        <w:rPr>
          <w:rFonts w:ascii="Inter" w:hAnsi="Inter" w:cs="Courier New"/>
          <w:color w:val="D19A66"/>
          <w:sz w:val="18"/>
          <w:szCs w:val="18"/>
        </w:rPr>
        <w:t>UnsupportedChain</w:t>
      </w:r>
      <w:r w:rsidRPr="00602E4B">
        <w:rPr>
          <w:rFonts w:ascii="Inter" w:hAnsi="Inter" w:cs="Courier New"/>
          <w:color w:val="ABB2BF"/>
          <w:sz w:val="18"/>
          <w:szCs w:val="18"/>
        </w:rPr>
        <w:t>(chain)),</w:t>
      </w:r>
    </w:p>
    <w:p w14:paraId="3AD0ECB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C15C8D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AC718A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Submit transaction to external chain</w:t>
      </w:r>
    </w:p>
    <w:p w14:paraId="7309A73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tx_hash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broadcast_to_external_chain</w:t>
      </w:r>
      <w:r w:rsidRPr="00602E4B">
        <w:rPr>
          <w:rFonts w:ascii="Inter" w:hAnsi="Inter" w:cs="Courier New"/>
          <w:color w:val="ABB2BF"/>
          <w:sz w:val="18"/>
          <w:szCs w:val="18"/>
        </w:rPr>
        <w:t>(chain, tx)</w:t>
      </w:r>
      <w:r w:rsidRPr="00602E4B">
        <w:rPr>
          <w:rFonts w:ascii="Inter" w:hAnsi="Inter" w:cs="Courier New"/>
          <w:color w:val="61AFEF"/>
          <w:sz w:val="18"/>
          <w:szCs w:val="18"/>
        </w:rPr>
        <w:t>?</w:t>
      </w:r>
      <w:r w:rsidRPr="00602E4B">
        <w:rPr>
          <w:rFonts w:ascii="Inter" w:hAnsi="Inter" w:cs="Courier New"/>
          <w:color w:val="ABB2BF"/>
          <w:sz w:val="18"/>
          <w:szCs w:val="18"/>
        </w:rPr>
        <w:t>;</w:t>
      </w:r>
    </w:p>
    <w:p w14:paraId="545FEBA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DF377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Monitor transaction status</w:t>
      </w:r>
    </w:p>
    <w:p w14:paraId="545F77A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track_external_transaction</w:t>
      </w:r>
      <w:r w:rsidRPr="00602E4B">
        <w:rPr>
          <w:rFonts w:ascii="Inter" w:hAnsi="Inter" w:cs="Courier New"/>
          <w:color w:val="ABB2BF"/>
          <w:sz w:val="18"/>
          <w:szCs w:val="18"/>
        </w:rPr>
        <w:t>(chain, tx_hash.</w:t>
      </w:r>
      <w:r w:rsidRPr="00602E4B">
        <w:rPr>
          <w:rFonts w:ascii="Inter" w:hAnsi="Inter" w:cs="Courier New"/>
          <w:color w:val="61AFEF"/>
          <w:sz w:val="18"/>
          <w:szCs w:val="18"/>
        </w:rPr>
        <w:t>clone</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w:t>
      </w:r>
    </w:p>
    <w:p w14:paraId="6D7DBD3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BD1FE9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emit_event</w:t>
      </w:r>
      <w:r w:rsidRPr="00602E4B">
        <w:rPr>
          <w:rFonts w:ascii="Inter" w:hAnsi="Inter" w:cs="Courier New"/>
          <w:color w:val="ABB2BF"/>
          <w:sz w:val="18"/>
          <w:szCs w:val="18"/>
        </w:rPr>
        <w:t>(</w:t>
      </w:r>
      <w:r w:rsidRPr="00602E4B">
        <w:rPr>
          <w:rFonts w:ascii="Inter" w:hAnsi="Inter" w:cs="Courier New"/>
          <w:color w:val="D19A66"/>
          <w:sz w:val="18"/>
          <w:szCs w:val="18"/>
        </w:rPr>
        <w:t>ExternalWithdrawalExecuted</w:t>
      </w:r>
      <w:r w:rsidRPr="00602E4B">
        <w:rPr>
          <w:rFonts w:ascii="Inter" w:hAnsi="Inter" w:cs="Courier New"/>
          <w:color w:val="ABB2BF"/>
          <w:sz w:val="18"/>
          <w:szCs w:val="18"/>
        </w:rPr>
        <w:t xml:space="preserve"> {</w:t>
      </w:r>
    </w:p>
    <w:p w14:paraId="1220C57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w:t>
      </w:r>
    </w:p>
    <w:p w14:paraId="0E45361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withdrawal_id: withdrawal.id,</w:t>
      </w:r>
    </w:p>
    <w:p w14:paraId="1037BBA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tx_hash: tx_hash.</w:t>
      </w:r>
      <w:r w:rsidRPr="00602E4B">
        <w:rPr>
          <w:rFonts w:ascii="Inter" w:hAnsi="Inter" w:cs="Courier New"/>
          <w:color w:val="61AFEF"/>
          <w:sz w:val="18"/>
          <w:szCs w:val="18"/>
        </w:rPr>
        <w:t>clone</w:t>
      </w:r>
      <w:r w:rsidRPr="00602E4B">
        <w:rPr>
          <w:rFonts w:ascii="Inter" w:hAnsi="Inter" w:cs="Courier New"/>
          <w:color w:val="ABB2BF"/>
          <w:sz w:val="18"/>
          <w:szCs w:val="18"/>
        </w:rPr>
        <w:t>(),</w:t>
      </w:r>
    </w:p>
    <w:p w14:paraId="45261C0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amount: withdrawal.amount,</w:t>
      </w:r>
    </w:p>
    <w:p w14:paraId="620F15A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7BDCBC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740838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Ok</w:t>
      </w:r>
      <w:r w:rsidRPr="00602E4B">
        <w:rPr>
          <w:rFonts w:ascii="Inter" w:hAnsi="Inter" w:cs="Courier New"/>
          <w:color w:val="ABB2BF"/>
          <w:sz w:val="18"/>
          <w:szCs w:val="18"/>
        </w:rPr>
        <w:t>(tx_hash)</w:t>
      </w:r>
    </w:p>
    <w:p w14:paraId="1102252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A58774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EE5A3E8" w14:textId="77777777" w:rsidR="005D11D7" w:rsidRPr="00602E4B" w:rsidRDefault="005D11D7" w:rsidP="005D11D7">
      <w:pPr>
        <w:spacing w:before="100" w:beforeAutospacing="1" w:after="100" w:afterAutospacing="1"/>
        <w:outlineLvl w:val="2"/>
        <w:rPr>
          <w:rFonts w:ascii="Inter" w:hAnsi="Inter"/>
          <w:b/>
          <w:bCs/>
          <w:sz w:val="18"/>
          <w:szCs w:val="18"/>
        </w:rPr>
      </w:pPr>
      <w:r w:rsidRPr="00602E4B">
        <w:rPr>
          <w:rFonts w:ascii="Inter" w:hAnsi="Inter"/>
          <w:b/>
          <w:bCs/>
          <w:sz w:val="18"/>
          <w:szCs w:val="18"/>
        </w:rPr>
        <w:lastRenderedPageBreak/>
        <w:t>Chain-Specific Implementations</w:t>
      </w:r>
    </w:p>
    <w:p w14:paraId="5ACDDA70"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b/>
          <w:bCs/>
          <w:sz w:val="18"/>
          <w:szCs w:val="18"/>
        </w:rPr>
        <w:t>Ethereum Integration:</w:t>
      </w:r>
    </w:p>
    <w:p w14:paraId="2641EEC1" w14:textId="77777777" w:rsidR="005D11D7" w:rsidRPr="00602E4B" w:rsidRDefault="005D11D7" w:rsidP="005D11D7">
      <w:pPr>
        <w:rPr>
          <w:rFonts w:ascii="Inter" w:hAnsi="Inter"/>
          <w:sz w:val="18"/>
          <w:szCs w:val="18"/>
        </w:rPr>
      </w:pPr>
      <w:r w:rsidRPr="00602E4B">
        <w:rPr>
          <w:rFonts w:ascii="Inter" w:hAnsi="Inter"/>
          <w:sz w:val="18"/>
          <w:szCs w:val="18"/>
        </w:rPr>
        <w:t>rust</w:t>
      </w:r>
    </w:p>
    <w:p w14:paraId="4A71237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build_ethereum_withdrawal</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w:t>
      </w:r>
    </w:p>
    <w:p w14:paraId="7169DB9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withdrawal: </w:t>
      </w:r>
      <w:r w:rsidRPr="00602E4B">
        <w:rPr>
          <w:rFonts w:ascii="Inter" w:hAnsi="Inter" w:cs="Courier New"/>
          <w:color w:val="61AFEF"/>
          <w:sz w:val="18"/>
          <w:szCs w:val="18"/>
        </w:rPr>
        <w:t>&amp;</w:t>
      </w:r>
      <w:r w:rsidRPr="00602E4B">
        <w:rPr>
          <w:rFonts w:ascii="Inter" w:hAnsi="Inter" w:cs="Courier New"/>
          <w:color w:val="D19A66"/>
          <w:sz w:val="18"/>
          <w:szCs w:val="18"/>
        </w:rPr>
        <w:t>WithdrawalRequest</w:t>
      </w:r>
      <w:r w:rsidRPr="00602E4B">
        <w:rPr>
          <w:rFonts w:ascii="Inter" w:hAnsi="Inter" w:cs="Courier New"/>
          <w:color w:val="ABB2BF"/>
          <w:sz w:val="18"/>
          <w:szCs w:val="18"/>
        </w:rPr>
        <w:t>,</w:t>
      </w:r>
    </w:p>
    <w:p w14:paraId="051A813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threshold_sig: </w:t>
      </w:r>
      <w:r w:rsidRPr="00602E4B">
        <w:rPr>
          <w:rFonts w:ascii="Inter" w:hAnsi="Inter" w:cs="Courier New"/>
          <w:color w:val="61AFEF"/>
          <w:sz w:val="18"/>
          <w:szCs w:val="18"/>
        </w:rPr>
        <w:t>&amp;</w:t>
      </w:r>
      <w:r w:rsidRPr="00602E4B">
        <w:rPr>
          <w:rFonts w:ascii="Inter" w:hAnsi="Inter" w:cs="Courier New"/>
          <w:color w:val="D19A66"/>
          <w:sz w:val="18"/>
          <w:szCs w:val="18"/>
        </w:rPr>
        <w:t>ThresholdSignature</w:t>
      </w:r>
      <w:r w:rsidRPr="00602E4B">
        <w:rPr>
          <w:rFonts w:ascii="Inter" w:hAnsi="Inter" w:cs="Courier New"/>
          <w:color w:val="ABB2BF"/>
          <w:sz w:val="18"/>
          <w:szCs w:val="18"/>
        </w:rPr>
        <w:t xml:space="preserve">) </w:t>
      </w:r>
    </w:p>
    <w:p w14:paraId="64DB950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EthereumTransaction</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56F2533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29702F7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Call bridge contract's release() function</w:t>
      </w:r>
    </w:p>
    <w:p w14:paraId="4FDAB09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contract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get_bridge_contract</w:t>
      </w:r>
      <w:r w:rsidRPr="00602E4B">
        <w:rPr>
          <w:rFonts w:ascii="Inter" w:hAnsi="Inter" w:cs="Courier New"/>
          <w:color w:val="ABB2BF"/>
          <w:sz w:val="18"/>
          <w:szCs w:val="18"/>
        </w:rPr>
        <w:t>(</w:t>
      </w:r>
      <w:r w:rsidRPr="00602E4B">
        <w:rPr>
          <w:rFonts w:ascii="Inter" w:hAnsi="Inter" w:cs="Courier New"/>
          <w:color w:val="D19A66"/>
          <w:sz w:val="18"/>
          <w:szCs w:val="18"/>
        </w:rPr>
        <w:t>ChainID</w:t>
      </w:r>
      <w:r w:rsidRPr="00602E4B">
        <w:rPr>
          <w:rFonts w:ascii="Inter" w:hAnsi="Inter" w:cs="Courier New"/>
          <w:color w:val="ABB2BF"/>
          <w:sz w:val="18"/>
          <w:szCs w:val="18"/>
        </w:rPr>
        <w:t>::</w:t>
      </w:r>
      <w:r w:rsidRPr="00602E4B">
        <w:rPr>
          <w:rFonts w:ascii="Inter" w:hAnsi="Inter" w:cs="Courier New"/>
          <w:color w:val="D19A66"/>
          <w:sz w:val="18"/>
          <w:szCs w:val="18"/>
        </w:rPr>
        <w:t>ETHEREUM</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w:t>
      </w:r>
    </w:p>
    <w:p w14:paraId="13B4829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function </w:t>
      </w:r>
      <w:r w:rsidRPr="00602E4B">
        <w:rPr>
          <w:rFonts w:ascii="Inter" w:hAnsi="Inter" w:cs="Courier New"/>
          <w:color w:val="61AFEF"/>
          <w:sz w:val="18"/>
          <w:szCs w:val="18"/>
        </w:rPr>
        <w:t>=</w:t>
      </w:r>
      <w:r w:rsidRPr="00602E4B">
        <w:rPr>
          <w:rFonts w:ascii="Inter" w:hAnsi="Inter" w:cs="Courier New"/>
          <w:color w:val="ABB2BF"/>
          <w:sz w:val="18"/>
          <w:szCs w:val="18"/>
        </w:rPr>
        <w:t xml:space="preserve"> contract.</w:t>
      </w:r>
      <w:r w:rsidRPr="00602E4B">
        <w:rPr>
          <w:rFonts w:ascii="Inter" w:hAnsi="Inter" w:cs="Courier New"/>
          <w:color w:val="61AFEF"/>
          <w:sz w:val="18"/>
          <w:szCs w:val="18"/>
        </w:rPr>
        <w:t>function</w:t>
      </w:r>
      <w:r w:rsidRPr="00602E4B">
        <w:rPr>
          <w:rFonts w:ascii="Inter" w:hAnsi="Inter" w:cs="Courier New"/>
          <w:color w:val="ABB2BF"/>
          <w:sz w:val="18"/>
          <w:szCs w:val="18"/>
        </w:rPr>
        <w:t>(</w:t>
      </w:r>
      <w:r w:rsidRPr="00602E4B">
        <w:rPr>
          <w:rFonts w:ascii="Inter" w:hAnsi="Inter" w:cs="Courier New"/>
          <w:color w:val="98C379"/>
          <w:sz w:val="18"/>
          <w:szCs w:val="18"/>
        </w:rPr>
        <w:t>"release"</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w:t>
      </w:r>
    </w:p>
    <w:p w14:paraId="0F01D0F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3BB4B5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tx </w:t>
      </w:r>
      <w:r w:rsidRPr="00602E4B">
        <w:rPr>
          <w:rFonts w:ascii="Inter" w:hAnsi="Inter" w:cs="Courier New"/>
          <w:color w:val="61AFEF"/>
          <w:sz w:val="18"/>
          <w:szCs w:val="18"/>
        </w:rPr>
        <w:t>=</w:t>
      </w:r>
      <w:r w:rsidRPr="00602E4B">
        <w:rPr>
          <w:rFonts w:ascii="Inter" w:hAnsi="Inter" w:cs="Courier New"/>
          <w:color w:val="ABB2BF"/>
          <w:sz w:val="18"/>
          <w:szCs w:val="18"/>
        </w:rPr>
        <w:t xml:space="preserve"> function.</w:t>
      </w:r>
      <w:r w:rsidRPr="00602E4B">
        <w:rPr>
          <w:rFonts w:ascii="Inter" w:hAnsi="Inter" w:cs="Courier New"/>
          <w:color w:val="61AFEF"/>
          <w:sz w:val="18"/>
          <w:szCs w:val="18"/>
        </w:rPr>
        <w:t>encode_input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w:t>
      </w:r>
    </w:p>
    <w:p w14:paraId="5346CCE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Token</w:t>
      </w:r>
      <w:r w:rsidRPr="00602E4B">
        <w:rPr>
          <w:rFonts w:ascii="Inter" w:hAnsi="Inter" w:cs="Courier New"/>
          <w:color w:val="ABB2BF"/>
          <w:sz w:val="18"/>
          <w:szCs w:val="18"/>
        </w:rPr>
        <w:t>::</w:t>
      </w:r>
      <w:r w:rsidRPr="00602E4B">
        <w:rPr>
          <w:rFonts w:ascii="Inter" w:hAnsi="Inter" w:cs="Courier New"/>
          <w:color w:val="D19A66"/>
          <w:sz w:val="18"/>
          <w:szCs w:val="18"/>
        </w:rPr>
        <w:t>Address</w:t>
      </w:r>
      <w:r w:rsidRPr="00602E4B">
        <w:rPr>
          <w:rFonts w:ascii="Inter" w:hAnsi="Inter" w:cs="Courier New"/>
          <w:color w:val="ABB2BF"/>
          <w:sz w:val="18"/>
          <w:szCs w:val="18"/>
        </w:rPr>
        <w:t>(withdrawal.recipient),</w:t>
      </w:r>
    </w:p>
    <w:p w14:paraId="5E2FBAD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Token</w:t>
      </w:r>
      <w:r w:rsidRPr="00602E4B">
        <w:rPr>
          <w:rFonts w:ascii="Inter" w:hAnsi="Inter" w:cs="Courier New"/>
          <w:color w:val="ABB2BF"/>
          <w:sz w:val="18"/>
          <w:szCs w:val="18"/>
        </w:rPr>
        <w:t>::</w:t>
      </w:r>
      <w:r w:rsidRPr="00602E4B">
        <w:rPr>
          <w:rFonts w:ascii="Inter" w:hAnsi="Inter" w:cs="Courier New"/>
          <w:color w:val="D19A66"/>
          <w:sz w:val="18"/>
          <w:szCs w:val="18"/>
        </w:rPr>
        <w:t>Uint</w:t>
      </w:r>
      <w:r w:rsidRPr="00602E4B">
        <w:rPr>
          <w:rFonts w:ascii="Inter" w:hAnsi="Inter" w:cs="Courier New"/>
          <w:color w:val="ABB2BF"/>
          <w:sz w:val="18"/>
          <w:szCs w:val="18"/>
        </w:rPr>
        <w:t>(withdrawal.amount.</w:t>
      </w:r>
      <w:r w:rsidRPr="00602E4B">
        <w:rPr>
          <w:rFonts w:ascii="Inter" w:hAnsi="Inter" w:cs="Courier New"/>
          <w:color w:val="61AFEF"/>
          <w:sz w:val="18"/>
          <w:szCs w:val="18"/>
        </w:rPr>
        <w:t>into</w:t>
      </w:r>
      <w:r w:rsidRPr="00602E4B">
        <w:rPr>
          <w:rFonts w:ascii="Inter" w:hAnsi="Inter" w:cs="Courier New"/>
          <w:color w:val="ABB2BF"/>
          <w:sz w:val="18"/>
          <w:szCs w:val="18"/>
        </w:rPr>
        <w:t>()),</w:t>
      </w:r>
    </w:p>
    <w:p w14:paraId="6820C7A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Token</w:t>
      </w:r>
      <w:r w:rsidRPr="00602E4B">
        <w:rPr>
          <w:rFonts w:ascii="Inter" w:hAnsi="Inter" w:cs="Courier New"/>
          <w:color w:val="ABB2BF"/>
          <w:sz w:val="18"/>
          <w:szCs w:val="18"/>
        </w:rPr>
        <w:t>::</w:t>
      </w:r>
      <w:r w:rsidRPr="00602E4B">
        <w:rPr>
          <w:rFonts w:ascii="Inter" w:hAnsi="Inter" w:cs="Courier New"/>
          <w:color w:val="D19A66"/>
          <w:sz w:val="18"/>
          <w:szCs w:val="18"/>
        </w:rPr>
        <w:t>Bytes</w:t>
      </w:r>
      <w:r w:rsidRPr="00602E4B">
        <w:rPr>
          <w:rFonts w:ascii="Inter" w:hAnsi="Inter" w:cs="Courier New"/>
          <w:color w:val="ABB2BF"/>
          <w:sz w:val="18"/>
          <w:szCs w:val="18"/>
        </w:rPr>
        <w:t>(threshold_sig.</w:t>
      </w:r>
      <w:r w:rsidRPr="00602E4B">
        <w:rPr>
          <w:rFonts w:ascii="Inter" w:hAnsi="Inter" w:cs="Courier New"/>
          <w:color w:val="61AFEF"/>
          <w:sz w:val="18"/>
          <w:szCs w:val="18"/>
        </w:rPr>
        <w:t>to_bytes</w:t>
      </w:r>
      <w:r w:rsidRPr="00602E4B">
        <w:rPr>
          <w:rFonts w:ascii="Inter" w:hAnsi="Inter" w:cs="Courier New"/>
          <w:color w:val="ABB2BF"/>
          <w:sz w:val="18"/>
          <w:szCs w:val="18"/>
        </w:rPr>
        <w:t>()),</w:t>
      </w:r>
    </w:p>
    <w:p w14:paraId="4C97B51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Token</w:t>
      </w:r>
      <w:r w:rsidRPr="00602E4B">
        <w:rPr>
          <w:rFonts w:ascii="Inter" w:hAnsi="Inter" w:cs="Courier New"/>
          <w:color w:val="ABB2BF"/>
          <w:sz w:val="18"/>
          <w:szCs w:val="18"/>
        </w:rPr>
        <w:t>::</w:t>
      </w:r>
      <w:r w:rsidRPr="00602E4B">
        <w:rPr>
          <w:rFonts w:ascii="Inter" w:hAnsi="Inter" w:cs="Courier New"/>
          <w:color w:val="D19A66"/>
          <w:sz w:val="18"/>
          <w:szCs w:val="18"/>
        </w:rPr>
        <w:t>Bytes</w:t>
      </w:r>
      <w:r w:rsidRPr="00602E4B">
        <w:rPr>
          <w:rFonts w:ascii="Inter" w:hAnsi="Inter" w:cs="Courier New"/>
          <w:color w:val="ABB2BF"/>
          <w:sz w:val="18"/>
          <w:szCs w:val="18"/>
        </w:rPr>
        <w:t>(withdrawal.proof.</w:t>
      </w:r>
      <w:r w:rsidRPr="00602E4B">
        <w:rPr>
          <w:rFonts w:ascii="Inter" w:hAnsi="Inter" w:cs="Courier New"/>
          <w:color w:val="61AFEF"/>
          <w:sz w:val="18"/>
          <w:szCs w:val="18"/>
        </w:rPr>
        <w:t>to_bytes</w:t>
      </w:r>
      <w:r w:rsidRPr="00602E4B">
        <w:rPr>
          <w:rFonts w:ascii="Inter" w:hAnsi="Inter" w:cs="Courier New"/>
          <w:color w:val="ABB2BF"/>
          <w:sz w:val="18"/>
          <w:szCs w:val="18"/>
        </w:rPr>
        <w:t>()),</w:t>
      </w:r>
    </w:p>
    <w:p w14:paraId="730C383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w:t>
      </w:r>
    </w:p>
    <w:p w14:paraId="36D624B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04AA4D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Ok</w:t>
      </w:r>
      <w:r w:rsidRPr="00602E4B">
        <w:rPr>
          <w:rFonts w:ascii="Inter" w:hAnsi="Inter" w:cs="Courier New"/>
          <w:color w:val="ABB2BF"/>
          <w:sz w:val="18"/>
          <w:szCs w:val="18"/>
        </w:rPr>
        <w:t>(</w:t>
      </w:r>
      <w:r w:rsidRPr="00602E4B">
        <w:rPr>
          <w:rFonts w:ascii="Inter" w:hAnsi="Inter" w:cs="Courier New"/>
          <w:color w:val="D19A66"/>
          <w:sz w:val="18"/>
          <w:szCs w:val="18"/>
        </w:rPr>
        <w:t>EthereumTransaction</w:t>
      </w:r>
      <w:r w:rsidRPr="00602E4B">
        <w:rPr>
          <w:rFonts w:ascii="Inter" w:hAnsi="Inter" w:cs="Courier New"/>
          <w:color w:val="ABB2BF"/>
          <w:sz w:val="18"/>
          <w:szCs w:val="18"/>
        </w:rPr>
        <w:t xml:space="preserve"> {</w:t>
      </w:r>
    </w:p>
    <w:p w14:paraId="5AA2C6B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 contract.</w:t>
      </w:r>
      <w:r w:rsidRPr="00602E4B">
        <w:rPr>
          <w:rFonts w:ascii="Inter" w:hAnsi="Inter" w:cs="Courier New"/>
          <w:color w:val="61AFEF"/>
          <w:sz w:val="18"/>
          <w:szCs w:val="18"/>
        </w:rPr>
        <w:t>address</w:t>
      </w:r>
      <w:r w:rsidRPr="00602E4B">
        <w:rPr>
          <w:rFonts w:ascii="Inter" w:hAnsi="Inter" w:cs="Courier New"/>
          <w:color w:val="ABB2BF"/>
          <w:sz w:val="18"/>
          <w:szCs w:val="18"/>
        </w:rPr>
        <w:t>(),</w:t>
      </w:r>
    </w:p>
    <w:p w14:paraId="31AD2E1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data: tx,</w:t>
      </w:r>
    </w:p>
    <w:p w14:paraId="5BCD441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value: </w:t>
      </w:r>
      <w:r w:rsidRPr="00602E4B">
        <w:rPr>
          <w:rFonts w:ascii="Inter" w:hAnsi="Inter" w:cs="Courier New"/>
          <w:color w:val="D19A66"/>
          <w:sz w:val="18"/>
          <w:szCs w:val="18"/>
        </w:rPr>
        <w:t>U256</w:t>
      </w:r>
      <w:r w:rsidRPr="00602E4B">
        <w:rPr>
          <w:rFonts w:ascii="Inter" w:hAnsi="Inter" w:cs="Courier New"/>
          <w:color w:val="ABB2BF"/>
          <w:sz w:val="18"/>
          <w:szCs w:val="18"/>
        </w:rPr>
        <w:t>::</w:t>
      </w:r>
      <w:r w:rsidRPr="00602E4B">
        <w:rPr>
          <w:rFonts w:ascii="Inter" w:hAnsi="Inter" w:cs="Courier New"/>
          <w:color w:val="61AFEF"/>
          <w:sz w:val="18"/>
          <w:szCs w:val="18"/>
        </w:rPr>
        <w:t>zero</w:t>
      </w:r>
      <w:r w:rsidRPr="00602E4B">
        <w:rPr>
          <w:rFonts w:ascii="Inter" w:hAnsi="Inter" w:cs="Courier New"/>
          <w:color w:val="ABB2BF"/>
          <w:sz w:val="18"/>
          <w:szCs w:val="18"/>
        </w:rPr>
        <w:t>(),</w:t>
      </w:r>
    </w:p>
    <w:p w14:paraId="6CBA71E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gas_limit: </w:t>
      </w:r>
      <w:r w:rsidRPr="00602E4B">
        <w:rPr>
          <w:rFonts w:ascii="Inter" w:hAnsi="Inter" w:cs="Courier New"/>
          <w:color w:val="D19A66"/>
          <w:sz w:val="18"/>
          <w:szCs w:val="18"/>
        </w:rPr>
        <w:t>200_000</w:t>
      </w:r>
      <w:r w:rsidRPr="00602E4B">
        <w:rPr>
          <w:rFonts w:ascii="Inter" w:hAnsi="Inter" w:cs="Courier New"/>
          <w:color w:val="ABB2BF"/>
          <w:sz w:val="18"/>
          <w:szCs w:val="18"/>
        </w:rPr>
        <w:t>,</w:t>
      </w:r>
    </w:p>
    <w:p w14:paraId="47B1CB8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Default</w:t>
      </w:r>
      <w:r w:rsidRPr="00602E4B">
        <w:rPr>
          <w:rFonts w:ascii="Inter" w:hAnsi="Inter" w:cs="Courier New"/>
          <w:color w:val="ABB2BF"/>
          <w:sz w:val="18"/>
          <w:szCs w:val="18"/>
        </w:rPr>
        <w:t>::</w:t>
      </w:r>
      <w:r w:rsidRPr="00602E4B">
        <w:rPr>
          <w:rFonts w:ascii="Inter" w:hAnsi="Inter" w:cs="Courier New"/>
          <w:color w:val="61AFEF"/>
          <w:sz w:val="18"/>
          <w:szCs w:val="18"/>
        </w:rPr>
        <w:t>default</w:t>
      </w:r>
      <w:r w:rsidRPr="00602E4B">
        <w:rPr>
          <w:rFonts w:ascii="Inter" w:hAnsi="Inter" w:cs="Courier New"/>
          <w:color w:val="ABB2BF"/>
          <w:sz w:val="18"/>
          <w:szCs w:val="18"/>
        </w:rPr>
        <w:t>()</w:t>
      </w:r>
    </w:p>
    <w:p w14:paraId="0AD9842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AFE06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573FA7A7"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b/>
          <w:bCs/>
          <w:sz w:val="18"/>
          <w:szCs w:val="18"/>
        </w:rPr>
        <w:t>Bitcoin Integration:</w:t>
      </w:r>
    </w:p>
    <w:p w14:paraId="400F9745" w14:textId="77777777" w:rsidR="005D11D7" w:rsidRPr="00602E4B" w:rsidRDefault="005D11D7" w:rsidP="005D11D7">
      <w:pPr>
        <w:rPr>
          <w:rFonts w:ascii="Inter" w:hAnsi="Inter"/>
          <w:sz w:val="18"/>
          <w:szCs w:val="18"/>
        </w:rPr>
      </w:pPr>
      <w:r w:rsidRPr="00602E4B">
        <w:rPr>
          <w:rFonts w:ascii="Inter" w:hAnsi="Inter"/>
          <w:sz w:val="18"/>
          <w:szCs w:val="18"/>
        </w:rPr>
        <w:t>rust</w:t>
      </w:r>
    </w:p>
    <w:p w14:paraId="312B179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fn</w:t>
      </w:r>
      <w:r w:rsidRPr="00602E4B">
        <w:rPr>
          <w:rFonts w:ascii="Inter" w:hAnsi="Inter" w:cs="Courier New"/>
          <w:color w:val="ABB2BF"/>
          <w:sz w:val="18"/>
          <w:szCs w:val="18"/>
        </w:rPr>
        <w:t xml:space="preserve"> </w:t>
      </w:r>
      <w:r w:rsidRPr="00602E4B">
        <w:rPr>
          <w:rFonts w:ascii="Inter" w:hAnsi="Inter" w:cs="Courier New"/>
          <w:color w:val="61AFEF"/>
          <w:sz w:val="18"/>
          <w:szCs w:val="18"/>
        </w:rPr>
        <w:t>build_bitcoin_withdrawal</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self</w:t>
      </w:r>
      <w:r w:rsidRPr="00602E4B">
        <w:rPr>
          <w:rFonts w:ascii="Inter" w:hAnsi="Inter" w:cs="Courier New"/>
          <w:color w:val="ABB2BF"/>
          <w:sz w:val="18"/>
          <w:szCs w:val="18"/>
        </w:rPr>
        <w:t>,</w:t>
      </w:r>
    </w:p>
    <w:p w14:paraId="5D3500C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withdrawal: </w:t>
      </w:r>
      <w:r w:rsidRPr="00602E4B">
        <w:rPr>
          <w:rFonts w:ascii="Inter" w:hAnsi="Inter" w:cs="Courier New"/>
          <w:color w:val="61AFEF"/>
          <w:sz w:val="18"/>
          <w:szCs w:val="18"/>
        </w:rPr>
        <w:t>&amp;</w:t>
      </w:r>
      <w:r w:rsidRPr="00602E4B">
        <w:rPr>
          <w:rFonts w:ascii="Inter" w:hAnsi="Inter" w:cs="Courier New"/>
          <w:color w:val="D19A66"/>
          <w:sz w:val="18"/>
          <w:szCs w:val="18"/>
        </w:rPr>
        <w:t>WithdrawalRequest</w:t>
      </w:r>
      <w:r w:rsidRPr="00602E4B">
        <w:rPr>
          <w:rFonts w:ascii="Inter" w:hAnsi="Inter" w:cs="Courier New"/>
          <w:color w:val="ABB2BF"/>
          <w:sz w:val="18"/>
          <w:szCs w:val="18"/>
        </w:rPr>
        <w:t>,</w:t>
      </w:r>
    </w:p>
    <w:p w14:paraId="556BB4F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threshold_sig: </w:t>
      </w:r>
      <w:r w:rsidRPr="00602E4B">
        <w:rPr>
          <w:rFonts w:ascii="Inter" w:hAnsi="Inter" w:cs="Courier New"/>
          <w:color w:val="61AFEF"/>
          <w:sz w:val="18"/>
          <w:szCs w:val="18"/>
        </w:rPr>
        <w:t>&amp;</w:t>
      </w:r>
      <w:r w:rsidRPr="00602E4B">
        <w:rPr>
          <w:rFonts w:ascii="Inter" w:hAnsi="Inter" w:cs="Courier New"/>
          <w:color w:val="D19A66"/>
          <w:sz w:val="18"/>
          <w:szCs w:val="18"/>
        </w:rPr>
        <w:t>ThresholdSignature</w:t>
      </w:r>
      <w:r w:rsidRPr="00602E4B">
        <w:rPr>
          <w:rFonts w:ascii="Inter" w:hAnsi="Inter" w:cs="Courier New"/>
          <w:color w:val="ABB2BF"/>
          <w:sz w:val="18"/>
          <w:szCs w:val="18"/>
        </w:rPr>
        <w:t xml:space="preserve">) </w:t>
      </w:r>
    </w:p>
    <w:p w14:paraId="200A96C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-&gt; </w:t>
      </w:r>
      <w:r w:rsidRPr="00602E4B">
        <w:rPr>
          <w:rFonts w:ascii="Inter" w:hAnsi="Inter" w:cs="Courier New"/>
          <w:color w:val="D19A66"/>
          <w:sz w:val="18"/>
          <w:szCs w:val="18"/>
        </w:rPr>
        <w:t>Result</w:t>
      </w:r>
      <w:r w:rsidRPr="00602E4B">
        <w:rPr>
          <w:rFonts w:ascii="Inter" w:hAnsi="Inter" w:cs="Courier New"/>
          <w:color w:val="61AFEF"/>
          <w:sz w:val="18"/>
          <w:szCs w:val="18"/>
        </w:rPr>
        <w:t>&lt;</w:t>
      </w:r>
      <w:r w:rsidRPr="00602E4B">
        <w:rPr>
          <w:rFonts w:ascii="Inter" w:hAnsi="Inter" w:cs="Courier New"/>
          <w:color w:val="D19A66"/>
          <w:sz w:val="18"/>
          <w:szCs w:val="18"/>
        </w:rPr>
        <w:t>BitcoinTransaction</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51469CA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CF5203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Build Bitcoin PSBT (Partially Signed Bitcoin Transaction)</w:t>
      </w:r>
    </w:p>
    <w:p w14:paraId="02E0CA0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w:t>
      </w:r>
      <w:r w:rsidRPr="00602E4B">
        <w:rPr>
          <w:rFonts w:ascii="Inter" w:hAnsi="Inter" w:cs="Courier New"/>
          <w:color w:val="C678DD"/>
          <w:sz w:val="18"/>
          <w:szCs w:val="18"/>
        </w:rPr>
        <w:t>mut</w:t>
      </w:r>
      <w:r w:rsidRPr="00602E4B">
        <w:rPr>
          <w:rFonts w:ascii="Inter" w:hAnsi="Inter" w:cs="Courier New"/>
          <w:color w:val="ABB2BF"/>
          <w:sz w:val="18"/>
          <w:szCs w:val="18"/>
        </w:rPr>
        <w:t xml:space="preserve"> psbt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PartiallySignedTransaction</w:t>
      </w:r>
      <w:r w:rsidRPr="00602E4B">
        <w:rPr>
          <w:rFonts w:ascii="Inter" w:hAnsi="Inter" w:cs="Courier New"/>
          <w:color w:val="ABB2BF"/>
          <w:sz w:val="18"/>
          <w:szCs w:val="18"/>
        </w:rPr>
        <w:t>::</w:t>
      </w:r>
      <w:r w:rsidRPr="00602E4B">
        <w:rPr>
          <w:rFonts w:ascii="Inter" w:hAnsi="Inter" w:cs="Courier New"/>
          <w:color w:val="61AFEF"/>
          <w:sz w:val="18"/>
          <w:szCs w:val="18"/>
        </w:rPr>
        <w:t>new</w:t>
      </w:r>
      <w:r w:rsidRPr="00602E4B">
        <w:rPr>
          <w:rFonts w:ascii="Inter" w:hAnsi="Inter" w:cs="Courier New"/>
          <w:color w:val="ABB2BF"/>
          <w:sz w:val="18"/>
          <w:szCs w:val="18"/>
        </w:rPr>
        <w:t>();</w:t>
      </w:r>
    </w:p>
    <w:p w14:paraId="04B21F7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6D09C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inputs from bridge multisig UTXO set</w:t>
      </w:r>
    </w:p>
    <w:p w14:paraId="321D961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utxos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get_bridge_utxos</w:t>
      </w:r>
      <w:r w:rsidRPr="00602E4B">
        <w:rPr>
          <w:rFonts w:ascii="Inter" w:hAnsi="Inter" w:cs="Courier New"/>
          <w:color w:val="ABB2BF"/>
          <w:sz w:val="18"/>
          <w:szCs w:val="18"/>
        </w:rPr>
        <w:t>(</w:t>
      </w:r>
      <w:r w:rsidRPr="00602E4B">
        <w:rPr>
          <w:rFonts w:ascii="Inter" w:hAnsi="Inter" w:cs="Courier New"/>
          <w:color w:val="D19A66"/>
          <w:sz w:val="18"/>
          <w:szCs w:val="18"/>
        </w:rPr>
        <w:t>ChainID</w:t>
      </w:r>
      <w:r w:rsidRPr="00602E4B">
        <w:rPr>
          <w:rFonts w:ascii="Inter" w:hAnsi="Inter" w:cs="Courier New"/>
          <w:color w:val="ABB2BF"/>
          <w:sz w:val="18"/>
          <w:szCs w:val="18"/>
        </w:rPr>
        <w:t>::</w:t>
      </w:r>
      <w:r w:rsidRPr="00602E4B">
        <w:rPr>
          <w:rFonts w:ascii="Inter" w:hAnsi="Inter" w:cs="Courier New"/>
          <w:color w:val="D19A66"/>
          <w:sz w:val="18"/>
          <w:szCs w:val="18"/>
        </w:rPr>
        <w:t>BITCOIN</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w:t>
      </w:r>
    </w:p>
    <w:p w14:paraId="3414EC3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selected_utxos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select_utxos</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ABB2BF"/>
          <w:sz w:val="18"/>
          <w:szCs w:val="18"/>
        </w:rPr>
        <w:t>utxos, withdrawal.amount)</w:t>
      </w:r>
      <w:r w:rsidRPr="00602E4B">
        <w:rPr>
          <w:rFonts w:ascii="Inter" w:hAnsi="Inter" w:cs="Courier New"/>
          <w:color w:val="61AFEF"/>
          <w:sz w:val="18"/>
          <w:szCs w:val="18"/>
        </w:rPr>
        <w:t>?</w:t>
      </w:r>
      <w:r w:rsidRPr="00602E4B">
        <w:rPr>
          <w:rFonts w:ascii="Inter" w:hAnsi="Inter" w:cs="Courier New"/>
          <w:color w:val="ABB2BF"/>
          <w:sz w:val="18"/>
          <w:szCs w:val="18"/>
        </w:rPr>
        <w:t>;</w:t>
      </w:r>
    </w:p>
    <w:p w14:paraId="21B7DD3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25AE66E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utxo </w:t>
      </w:r>
      <w:r w:rsidRPr="00602E4B">
        <w:rPr>
          <w:rFonts w:ascii="Inter" w:hAnsi="Inter" w:cs="Courier New"/>
          <w:color w:val="C678DD"/>
          <w:sz w:val="18"/>
          <w:szCs w:val="18"/>
        </w:rPr>
        <w:t>in</w:t>
      </w:r>
      <w:r w:rsidRPr="00602E4B">
        <w:rPr>
          <w:rFonts w:ascii="Inter" w:hAnsi="Inter" w:cs="Courier New"/>
          <w:color w:val="ABB2BF"/>
          <w:sz w:val="18"/>
          <w:szCs w:val="18"/>
        </w:rPr>
        <w:t xml:space="preserve"> selected_utxos {</w:t>
      </w:r>
    </w:p>
    <w:p w14:paraId="2EADFF7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psbt.</w:t>
      </w:r>
      <w:r w:rsidRPr="00602E4B">
        <w:rPr>
          <w:rFonts w:ascii="Inter" w:hAnsi="Inter" w:cs="Courier New"/>
          <w:color w:val="61AFEF"/>
          <w:sz w:val="18"/>
          <w:szCs w:val="18"/>
        </w:rPr>
        <w:t>add_input</w:t>
      </w:r>
      <w:r w:rsidRPr="00602E4B">
        <w:rPr>
          <w:rFonts w:ascii="Inter" w:hAnsi="Inter" w:cs="Courier New"/>
          <w:color w:val="ABB2BF"/>
          <w:sz w:val="18"/>
          <w:szCs w:val="18"/>
        </w:rPr>
        <w:t>(</w:t>
      </w:r>
      <w:r w:rsidRPr="00602E4B">
        <w:rPr>
          <w:rFonts w:ascii="Inter" w:hAnsi="Inter" w:cs="Courier New"/>
          <w:color w:val="D19A66"/>
          <w:sz w:val="18"/>
          <w:szCs w:val="18"/>
        </w:rPr>
        <w:t>TxIn</w:t>
      </w:r>
      <w:r w:rsidRPr="00602E4B">
        <w:rPr>
          <w:rFonts w:ascii="Inter" w:hAnsi="Inter" w:cs="Courier New"/>
          <w:color w:val="ABB2BF"/>
          <w:sz w:val="18"/>
          <w:szCs w:val="18"/>
        </w:rPr>
        <w:t xml:space="preserve"> {</w:t>
      </w:r>
    </w:p>
    <w:p w14:paraId="642F1CE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previous_output: utxo.outpoint,</w:t>
      </w:r>
    </w:p>
    <w:p w14:paraId="7E74901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script_sig: </w:t>
      </w:r>
      <w:r w:rsidRPr="00602E4B">
        <w:rPr>
          <w:rFonts w:ascii="Inter" w:hAnsi="Inter" w:cs="Courier New"/>
          <w:color w:val="D19A66"/>
          <w:sz w:val="18"/>
          <w:szCs w:val="18"/>
        </w:rPr>
        <w:t>Script</w:t>
      </w:r>
      <w:r w:rsidRPr="00602E4B">
        <w:rPr>
          <w:rFonts w:ascii="Inter" w:hAnsi="Inter" w:cs="Courier New"/>
          <w:color w:val="ABB2BF"/>
          <w:sz w:val="18"/>
          <w:szCs w:val="18"/>
        </w:rPr>
        <w:t>::</w:t>
      </w:r>
      <w:r w:rsidRPr="00602E4B">
        <w:rPr>
          <w:rFonts w:ascii="Inter" w:hAnsi="Inter" w:cs="Courier New"/>
          <w:color w:val="61AFEF"/>
          <w:sz w:val="18"/>
          <w:szCs w:val="18"/>
        </w:rPr>
        <w:t>new</w:t>
      </w:r>
      <w:r w:rsidRPr="00602E4B">
        <w:rPr>
          <w:rFonts w:ascii="Inter" w:hAnsi="Inter" w:cs="Courier New"/>
          <w:color w:val="ABB2BF"/>
          <w:sz w:val="18"/>
          <w:szCs w:val="18"/>
        </w:rPr>
        <w:t>(),</w:t>
      </w:r>
    </w:p>
    <w:p w14:paraId="58C9FD0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sequence: </w:t>
      </w:r>
      <w:r w:rsidRPr="00602E4B">
        <w:rPr>
          <w:rFonts w:ascii="Inter" w:hAnsi="Inter" w:cs="Courier New"/>
          <w:color w:val="D19A66"/>
          <w:sz w:val="18"/>
          <w:szCs w:val="18"/>
        </w:rPr>
        <w:t>0xFFFFFFFF</w:t>
      </w:r>
      <w:r w:rsidRPr="00602E4B">
        <w:rPr>
          <w:rFonts w:ascii="Inter" w:hAnsi="Inter" w:cs="Courier New"/>
          <w:color w:val="ABB2BF"/>
          <w:sz w:val="18"/>
          <w:szCs w:val="18"/>
        </w:rPr>
        <w:t>,</w:t>
      </w:r>
    </w:p>
    <w:p w14:paraId="57FCFAD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 </w:t>
      </w:r>
      <w:r w:rsidRPr="00602E4B">
        <w:rPr>
          <w:rFonts w:ascii="Inter" w:hAnsi="Inter" w:cs="Courier New"/>
          <w:color w:val="E06C75"/>
          <w:sz w:val="18"/>
          <w:szCs w:val="18"/>
        </w:rPr>
        <w:t>vec!</w:t>
      </w:r>
      <w:r w:rsidRPr="00602E4B">
        <w:rPr>
          <w:rFonts w:ascii="Inter" w:hAnsi="Inter" w:cs="Courier New"/>
          <w:color w:val="ABB2BF"/>
          <w:sz w:val="18"/>
          <w:szCs w:val="18"/>
        </w:rPr>
        <w:t>[],</w:t>
      </w:r>
    </w:p>
    <w:p w14:paraId="1F2FE94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C14A36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ECD8E1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ED1FDB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output to recipient</w:t>
      </w:r>
    </w:p>
    <w:p w14:paraId="58FF807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psbt.</w:t>
      </w:r>
      <w:r w:rsidRPr="00602E4B">
        <w:rPr>
          <w:rFonts w:ascii="Inter" w:hAnsi="Inter" w:cs="Courier New"/>
          <w:color w:val="61AFEF"/>
          <w:sz w:val="18"/>
          <w:szCs w:val="18"/>
        </w:rPr>
        <w:t>add_output</w:t>
      </w:r>
      <w:r w:rsidRPr="00602E4B">
        <w:rPr>
          <w:rFonts w:ascii="Inter" w:hAnsi="Inter" w:cs="Courier New"/>
          <w:color w:val="ABB2BF"/>
          <w:sz w:val="18"/>
          <w:szCs w:val="18"/>
        </w:rPr>
        <w:t>(</w:t>
      </w:r>
      <w:r w:rsidRPr="00602E4B">
        <w:rPr>
          <w:rFonts w:ascii="Inter" w:hAnsi="Inter" w:cs="Courier New"/>
          <w:color w:val="D19A66"/>
          <w:sz w:val="18"/>
          <w:szCs w:val="18"/>
        </w:rPr>
        <w:t>TxOut</w:t>
      </w:r>
      <w:r w:rsidRPr="00602E4B">
        <w:rPr>
          <w:rFonts w:ascii="Inter" w:hAnsi="Inter" w:cs="Courier New"/>
          <w:color w:val="ABB2BF"/>
          <w:sz w:val="18"/>
          <w:szCs w:val="18"/>
        </w:rPr>
        <w:t xml:space="preserve"> {</w:t>
      </w:r>
    </w:p>
    <w:p w14:paraId="5CF0426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value: withdrawal.amount,</w:t>
      </w:r>
    </w:p>
    <w:p w14:paraId="083035D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script_pubkey: withdrawal.recipient_script.</w:t>
      </w:r>
      <w:r w:rsidRPr="00602E4B">
        <w:rPr>
          <w:rFonts w:ascii="Inter" w:hAnsi="Inter" w:cs="Courier New"/>
          <w:color w:val="61AFEF"/>
          <w:sz w:val="18"/>
          <w:szCs w:val="18"/>
        </w:rPr>
        <w:t>clone</w:t>
      </w:r>
      <w:r w:rsidRPr="00602E4B">
        <w:rPr>
          <w:rFonts w:ascii="Inter" w:hAnsi="Inter" w:cs="Courier New"/>
          <w:color w:val="ABB2BF"/>
          <w:sz w:val="18"/>
          <w:szCs w:val="18"/>
        </w:rPr>
        <w:t>(),</w:t>
      </w:r>
    </w:p>
    <w:p w14:paraId="3C8E83C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2630B4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CB4079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 change output if needed</w:t>
      </w:r>
    </w:p>
    <w:p w14:paraId="51942E8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let</w:t>
      </w:r>
      <w:r w:rsidRPr="00602E4B">
        <w:rPr>
          <w:rFonts w:ascii="Inter" w:hAnsi="Inter" w:cs="Courier New"/>
          <w:color w:val="ABB2BF"/>
          <w:sz w:val="18"/>
          <w:szCs w:val="18"/>
        </w:rPr>
        <w:t xml:space="preserve"> change </w:t>
      </w:r>
      <w:r w:rsidRPr="00602E4B">
        <w:rPr>
          <w:rFonts w:ascii="Inter" w:hAnsi="Inter" w:cs="Courier New"/>
          <w:color w:val="61AFEF"/>
          <w:sz w:val="18"/>
          <w:szCs w:val="18"/>
        </w:rPr>
        <w:t>=</w:t>
      </w:r>
      <w:r w:rsidRPr="00602E4B">
        <w:rPr>
          <w:rFonts w:ascii="Inter" w:hAnsi="Inter" w:cs="Courier New"/>
          <w:color w:val="ABB2BF"/>
          <w:sz w:val="18"/>
          <w:szCs w:val="18"/>
        </w:rPr>
        <w:t xml:space="preserve"> selected_utxos.</w:t>
      </w:r>
      <w:r w:rsidRPr="00602E4B">
        <w:rPr>
          <w:rFonts w:ascii="Inter" w:hAnsi="Inter" w:cs="Courier New"/>
          <w:color w:val="61AFEF"/>
          <w:sz w:val="18"/>
          <w:szCs w:val="18"/>
        </w:rPr>
        <w:t>iter</w:t>
      </w:r>
      <w:r w:rsidRPr="00602E4B">
        <w:rPr>
          <w:rFonts w:ascii="Inter" w:hAnsi="Inter" w:cs="Courier New"/>
          <w:color w:val="ABB2BF"/>
          <w:sz w:val="18"/>
          <w:szCs w:val="18"/>
        </w:rPr>
        <w:t>().</w:t>
      </w:r>
      <w:r w:rsidRPr="00602E4B">
        <w:rPr>
          <w:rFonts w:ascii="Inter" w:hAnsi="Inter" w:cs="Courier New"/>
          <w:color w:val="61AFEF"/>
          <w:sz w:val="18"/>
          <w:szCs w:val="18"/>
        </w:rPr>
        <w:t>map</w:t>
      </w:r>
      <w:r w:rsidRPr="00602E4B">
        <w:rPr>
          <w:rFonts w:ascii="Inter" w:hAnsi="Inter" w:cs="Courier New"/>
          <w:color w:val="ABB2BF"/>
          <w:sz w:val="18"/>
          <w:szCs w:val="18"/>
        </w:rPr>
        <w:t>(|u| u.value).</w:t>
      </w:r>
      <w:r w:rsidRPr="00602E4B">
        <w:rPr>
          <w:rFonts w:ascii="Inter" w:hAnsi="Inter" w:cs="Courier New"/>
          <w:color w:val="61AFEF"/>
          <w:sz w:val="18"/>
          <w:szCs w:val="18"/>
        </w:rPr>
        <w:t>sum</w:t>
      </w:r>
      <w:r w:rsidRPr="00602E4B">
        <w:rPr>
          <w:rFonts w:ascii="Inter" w:hAnsi="Inter" w:cs="Courier New"/>
          <w:color w:val="ABB2BF"/>
          <w:sz w:val="18"/>
          <w:szCs w:val="18"/>
        </w:rPr>
        <w:t>::</w:t>
      </w:r>
      <w:r w:rsidRPr="00602E4B">
        <w:rPr>
          <w:rFonts w:ascii="Inter" w:hAnsi="Inter" w:cs="Courier New"/>
          <w:color w:val="61AFEF"/>
          <w:sz w:val="18"/>
          <w:szCs w:val="18"/>
        </w:rPr>
        <w:t>&lt;</w:t>
      </w:r>
      <w:r w:rsidRPr="00602E4B">
        <w:rPr>
          <w:rFonts w:ascii="Inter" w:hAnsi="Inter" w:cs="Courier New"/>
          <w:color w:val="C678DD"/>
          <w:sz w:val="18"/>
          <w:szCs w:val="18"/>
        </w:rPr>
        <w:t>u64</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p>
    <w:p w14:paraId="3CC9E8D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withdrawal.amount </w:t>
      </w:r>
    </w:p>
    <w:p w14:paraId="28F6DE0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estimate_btc_fee</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w:t>
      </w:r>
    </w:p>
    <w:p w14:paraId="21B1269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422131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change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D19A66"/>
          <w:sz w:val="18"/>
          <w:szCs w:val="18"/>
        </w:rPr>
        <w:t>DUST_LIMIT</w:t>
      </w:r>
      <w:r w:rsidRPr="00602E4B">
        <w:rPr>
          <w:rFonts w:ascii="Inter" w:hAnsi="Inter" w:cs="Courier New"/>
          <w:color w:val="ABB2BF"/>
          <w:sz w:val="18"/>
          <w:szCs w:val="18"/>
        </w:rPr>
        <w:t xml:space="preserve"> {</w:t>
      </w:r>
    </w:p>
    <w:p w14:paraId="4A4462C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psbt.</w:t>
      </w:r>
      <w:r w:rsidRPr="00602E4B">
        <w:rPr>
          <w:rFonts w:ascii="Inter" w:hAnsi="Inter" w:cs="Courier New"/>
          <w:color w:val="61AFEF"/>
          <w:sz w:val="18"/>
          <w:szCs w:val="18"/>
        </w:rPr>
        <w:t>add_output</w:t>
      </w:r>
      <w:r w:rsidRPr="00602E4B">
        <w:rPr>
          <w:rFonts w:ascii="Inter" w:hAnsi="Inter" w:cs="Courier New"/>
          <w:color w:val="ABB2BF"/>
          <w:sz w:val="18"/>
          <w:szCs w:val="18"/>
        </w:rPr>
        <w:t>(</w:t>
      </w:r>
      <w:r w:rsidRPr="00602E4B">
        <w:rPr>
          <w:rFonts w:ascii="Inter" w:hAnsi="Inter" w:cs="Courier New"/>
          <w:color w:val="D19A66"/>
          <w:sz w:val="18"/>
          <w:szCs w:val="18"/>
        </w:rPr>
        <w:t>TxOut</w:t>
      </w:r>
      <w:r w:rsidRPr="00602E4B">
        <w:rPr>
          <w:rFonts w:ascii="Inter" w:hAnsi="Inter" w:cs="Courier New"/>
          <w:color w:val="ABB2BF"/>
          <w:sz w:val="18"/>
          <w:szCs w:val="18"/>
        </w:rPr>
        <w:t xml:space="preserve"> {</w:t>
      </w:r>
    </w:p>
    <w:p w14:paraId="3C8F4AC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value: change,</w:t>
      </w:r>
    </w:p>
    <w:p w14:paraId="6035B61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script_pubkey: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get_bridge_script_pubkey</w:t>
      </w:r>
      <w:r w:rsidRPr="00602E4B">
        <w:rPr>
          <w:rFonts w:ascii="Inter" w:hAnsi="Inter" w:cs="Courier New"/>
          <w:color w:val="ABB2BF"/>
          <w:sz w:val="18"/>
          <w:szCs w:val="18"/>
        </w:rPr>
        <w:t>()</w:t>
      </w:r>
      <w:r w:rsidRPr="00602E4B">
        <w:rPr>
          <w:rFonts w:ascii="Inter" w:hAnsi="Inter" w:cs="Courier New"/>
          <w:color w:val="61AFEF"/>
          <w:sz w:val="18"/>
          <w:szCs w:val="18"/>
        </w:rPr>
        <w:t>?</w:t>
      </w:r>
      <w:r w:rsidRPr="00602E4B">
        <w:rPr>
          <w:rFonts w:ascii="Inter" w:hAnsi="Inter" w:cs="Courier New"/>
          <w:color w:val="ABB2BF"/>
          <w:sz w:val="18"/>
          <w:szCs w:val="18"/>
        </w:rPr>
        <w:t>,</w:t>
      </w:r>
    </w:p>
    <w:p w14:paraId="0797C13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3DB1BB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7C2133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B6719F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threshold signature</w:t>
      </w:r>
    </w:p>
    <w:p w14:paraId="5D5CDAE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self</w:t>
      </w:r>
      <w:r w:rsidRPr="00602E4B">
        <w:rPr>
          <w:rFonts w:ascii="Inter" w:hAnsi="Inter" w:cs="Courier New"/>
          <w:color w:val="ABB2BF"/>
          <w:sz w:val="18"/>
          <w:szCs w:val="18"/>
        </w:rPr>
        <w:t>.</w:t>
      </w:r>
      <w:r w:rsidRPr="00602E4B">
        <w:rPr>
          <w:rFonts w:ascii="Inter" w:hAnsi="Inter" w:cs="Courier New"/>
          <w:color w:val="61AFEF"/>
          <w:sz w:val="18"/>
          <w:szCs w:val="18"/>
        </w:rPr>
        <w:t>apply_threshold_sig_to_psbt</w:t>
      </w:r>
      <w:r w:rsidRPr="00602E4B">
        <w:rPr>
          <w:rFonts w:ascii="Inter" w:hAnsi="Inter" w:cs="Courier New"/>
          <w:color w:val="ABB2BF"/>
          <w:sz w:val="18"/>
          <w:szCs w:val="18"/>
        </w:rPr>
        <w:t>(</w:t>
      </w:r>
      <w:r w:rsidRPr="00602E4B">
        <w:rPr>
          <w:rFonts w:ascii="Inter" w:hAnsi="Inter" w:cs="Courier New"/>
          <w:color w:val="61AFEF"/>
          <w:sz w:val="18"/>
          <w:szCs w:val="18"/>
        </w:rPr>
        <w:t>&amp;</w:t>
      </w:r>
      <w:r w:rsidRPr="00602E4B">
        <w:rPr>
          <w:rFonts w:ascii="Inter" w:hAnsi="Inter" w:cs="Courier New"/>
          <w:color w:val="C678DD"/>
          <w:sz w:val="18"/>
          <w:szCs w:val="18"/>
        </w:rPr>
        <w:t>mut</w:t>
      </w:r>
      <w:r w:rsidRPr="00602E4B">
        <w:rPr>
          <w:rFonts w:ascii="Inter" w:hAnsi="Inter" w:cs="Courier New"/>
          <w:color w:val="ABB2BF"/>
          <w:sz w:val="18"/>
          <w:szCs w:val="18"/>
        </w:rPr>
        <w:t xml:space="preserve"> psbt, threshold_sig)</w:t>
      </w:r>
      <w:r w:rsidRPr="00602E4B">
        <w:rPr>
          <w:rFonts w:ascii="Inter" w:hAnsi="Inter" w:cs="Courier New"/>
          <w:color w:val="61AFEF"/>
          <w:sz w:val="18"/>
          <w:szCs w:val="18"/>
        </w:rPr>
        <w:t>?</w:t>
      </w:r>
      <w:r w:rsidRPr="00602E4B">
        <w:rPr>
          <w:rFonts w:ascii="Inter" w:hAnsi="Inter" w:cs="Courier New"/>
          <w:color w:val="ABB2BF"/>
          <w:sz w:val="18"/>
          <w:szCs w:val="18"/>
        </w:rPr>
        <w:t>;</w:t>
      </w:r>
    </w:p>
    <w:p w14:paraId="4E476BA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4FA7A7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D19A66"/>
          <w:sz w:val="18"/>
          <w:szCs w:val="18"/>
        </w:rPr>
        <w:t>Ok</w:t>
      </w:r>
      <w:r w:rsidRPr="00602E4B">
        <w:rPr>
          <w:rFonts w:ascii="Inter" w:hAnsi="Inter" w:cs="Courier New"/>
          <w:color w:val="ABB2BF"/>
          <w:sz w:val="18"/>
          <w:szCs w:val="18"/>
        </w:rPr>
        <w:t>(psbt.</w:t>
      </w:r>
      <w:r w:rsidRPr="00602E4B">
        <w:rPr>
          <w:rFonts w:ascii="Inter" w:hAnsi="Inter" w:cs="Courier New"/>
          <w:color w:val="61AFEF"/>
          <w:sz w:val="18"/>
          <w:szCs w:val="18"/>
        </w:rPr>
        <w:t>extract_tx</w:t>
      </w:r>
      <w:r w:rsidRPr="00602E4B">
        <w:rPr>
          <w:rFonts w:ascii="Inter" w:hAnsi="Inter" w:cs="Courier New"/>
          <w:color w:val="ABB2BF"/>
          <w:sz w:val="18"/>
          <w:szCs w:val="18"/>
        </w:rPr>
        <w:t>())</w:t>
      </w:r>
    </w:p>
    <w:p w14:paraId="38388D3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6C8EE925" w14:textId="77777777" w:rsidR="005D11D7" w:rsidRPr="00602E4B" w:rsidRDefault="00035578" w:rsidP="005D11D7">
      <w:pPr>
        <w:rPr>
          <w:rFonts w:ascii="Inter" w:hAnsi="Inter"/>
          <w:sz w:val="18"/>
          <w:szCs w:val="18"/>
        </w:rPr>
      </w:pPr>
      <w:r>
        <w:pict w14:anchorId="11503539">
          <v:rect id="Rectangle 29"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93330B" w14:textId="77777777" w:rsidR="005D11D7" w:rsidRPr="00602E4B" w:rsidRDefault="005D11D7" w:rsidP="005D11D7">
      <w:pPr>
        <w:spacing w:before="100" w:beforeAutospacing="1" w:after="100" w:afterAutospacing="1"/>
        <w:outlineLvl w:val="1"/>
        <w:rPr>
          <w:rFonts w:ascii="Inter" w:hAnsi="Inter"/>
          <w:b/>
          <w:bCs/>
          <w:sz w:val="18"/>
          <w:szCs w:val="18"/>
        </w:rPr>
      </w:pPr>
      <w:r w:rsidRPr="00602E4B">
        <w:rPr>
          <w:rFonts w:ascii="Inter" w:hAnsi="Inter"/>
          <w:b/>
          <w:bCs/>
          <w:sz w:val="18"/>
          <w:szCs w:val="18"/>
        </w:rPr>
        <w:t>14. Detailed Pseudocode</w:t>
      </w:r>
    </w:p>
    <w:p w14:paraId="4719F78D"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sz w:val="18"/>
          <w:szCs w:val="18"/>
        </w:rPr>
        <w:t>This section provides implementation-ready pseudocode for all major protocol operations.</w:t>
      </w:r>
    </w:p>
    <w:p w14:paraId="4A3AABCC" w14:textId="77777777" w:rsidR="005D11D7" w:rsidRPr="00602E4B" w:rsidRDefault="005D11D7" w:rsidP="005D11D7">
      <w:pPr>
        <w:spacing w:before="100" w:beforeAutospacing="1" w:after="100" w:afterAutospacing="1"/>
        <w:outlineLvl w:val="1"/>
        <w:rPr>
          <w:rFonts w:ascii="Inter" w:hAnsi="Inter"/>
          <w:b/>
          <w:bCs/>
          <w:sz w:val="18"/>
          <w:szCs w:val="18"/>
        </w:rPr>
      </w:pPr>
      <w:r w:rsidRPr="00602E4B">
        <w:rPr>
          <w:rFonts w:ascii="Inter" w:hAnsi="Inter"/>
          <w:b/>
          <w:bCs/>
          <w:sz w:val="18"/>
          <w:szCs w:val="18"/>
        </w:rPr>
        <w:t>14.1 Leader Selection</w:t>
      </w:r>
    </w:p>
    <w:p w14:paraId="47DD8734" w14:textId="77777777" w:rsidR="005D11D7" w:rsidRPr="00602E4B" w:rsidRDefault="005D11D7" w:rsidP="005D11D7">
      <w:pPr>
        <w:spacing w:before="100" w:beforeAutospacing="1" w:after="100" w:afterAutospacing="1"/>
        <w:rPr>
          <w:rFonts w:ascii="Inter" w:hAnsi="Inter"/>
          <w:sz w:val="18"/>
          <w:szCs w:val="18"/>
        </w:rPr>
      </w:pPr>
      <w:r w:rsidRPr="00602E4B">
        <w:rPr>
          <w:rFonts w:ascii="Inter" w:hAnsi="Inter"/>
          <w:sz w:val="18"/>
          <w:szCs w:val="18"/>
        </w:rPr>
        <w:t>Leader selection uses VRF-based weighted sampling to ensure unpredictability while favoring validators with higher weight (stake + reputation).</w:t>
      </w:r>
    </w:p>
    <w:p w14:paraId="1898A46B" w14:textId="77777777" w:rsidR="005D11D7" w:rsidRPr="00602E4B" w:rsidRDefault="005D11D7" w:rsidP="005D11D7">
      <w:pPr>
        <w:rPr>
          <w:rFonts w:ascii="Inter" w:hAnsi="Inter"/>
          <w:sz w:val="18"/>
          <w:szCs w:val="18"/>
        </w:rPr>
      </w:pPr>
      <w:r w:rsidRPr="00602E4B">
        <w:rPr>
          <w:rFonts w:ascii="Inter" w:hAnsi="Inter"/>
          <w:sz w:val="18"/>
          <w:szCs w:val="18"/>
        </w:rPr>
        <w:t>python</w:t>
      </w:r>
    </w:p>
    <w:p w14:paraId="32E85E2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lastRenderedPageBreak/>
        <w:t>def</w:t>
      </w:r>
      <w:r w:rsidRPr="00602E4B">
        <w:rPr>
          <w:rFonts w:ascii="Inter" w:hAnsi="Inter" w:cs="Courier New"/>
          <w:color w:val="ABB2BF"/>
          <w:sz w:val="18"/>
          <w:szCs w:val="18"/>
        </w:rPr>
        <w:t xml:space="preserve"> </w:t>
      </w:r>
      <w:r w:rsidRPr="00602E4B">
        <w:rPr>
          <w:rFonts w:ascii="Inter" w:hAnsi="Inter" w:cs="Courier New"/>
          <w:color w:val="61AFEF"/>
          <w:sz w:val="18"/>
          <w:szCs w:val="18"/>
        </w:rPr>
        <w:t>select_leader</w:t>
      </w:r>
      <w:r w:rsidRPr="00602E4B">
        <w:rPr>
          <w:rFonts w:ascii="Inter" w:hAnsi="Inter" w:cs="Courier New"/>
          <w:color w:val="ABB2BF"/>
          <w:sz w:val="18"/>
          <w:szCs w:val="18"/>
        </w:rPr>
        <w:t xml:space="preserve">(epoch: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 xml:space="preserve">, validators: List[Validator]) </w:t>
      </w:r>
      <w:r w:rsidRPr="00602E4B">
        <w:rPr>
          <w:rFonts w:ascii="Inter" w:hAnsi="Inter" w:cs="Courier New"/>
          <w:color w:val="61AFEF"/>
          <w:sz w:val="18"/>
          <w:szCs w:val="18"/>
        </w:rPr>
        <w:t>-&gt;</w:t>
      </w:r>
      <w:r w:rsidRPr="00602E4B">
        <w:rPr>
          <w:rFonts w:ascii="Inter" w:hAnsi="Inter" w:cs="Courier New"/>
          <w:color w:val="ABB2BF"/>
          <w:sz w:val="18"/>
          <w:szCs w:val="18"/>
        </w:rPr>
        <w:t xml:space="preserve"> Validator:</w:t>
      </w:r>
    </w:p>
    <w:p w14:paraId="1770203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439073A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 leader for given epoch and round using VRF-based weighted lottery.</w:t>
      </w:r>
    </w:p>
    <w:p w14:paraId="17B0FAA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B8C824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Process:</w:t>
      </w:r>
    </w:p>
    <w:p w14:paraId="586DCA2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1. Generate deterministic seed from epoch randomness</w:t>
      </w:r>
    </w:p>
    <w:p w14:paraId="06F24D5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2. Each validator computes VRF score</w:t>
      </w:r>
    </w:p>
    <w:p w14:paraId="188E858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3. Validator with lowest weighted score becomes leader</w:t>
      </w:r>
    </w:p>
    <w:p w14:paraId="2EA68F3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6D05F9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The weighted score is: VRF_output / normalized_weight</w:t>
      </w:r>
    </w:p>
    <w:p w14:paraId="42F0B37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This creates bias toward high-weight validators.</w:t>
      </w:r>
    </w:p>
    <w:p w14:paraId="2721ED9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5BA4A26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F64BF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Generate seed from epoch randomness and round</w:t>
      </w:r>
    </w:p>
    <w:p w14:paraId="64CE003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get_epoch_randomness(epoch)</w:t>
      </w:r>
    </w:p>
    <w:p w14:paraId="4DEA95D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b"leader"</w:t>
      </w:r>
      <w:r w:rsidRPr="00602E4B">
        <w:rPr>
          <w:rFonts w:ascii="Inter" w:hAnsi="Inter" w:cs="Courier New"/>
          <w:color w:val="ABB2BF"/>
          <w:sz w:val="18"/>
          <w:szCs w:val="18"/>
        </w:rPr>
        <w:t>)</w:t>
      </w:r>
    </w:p>
    <w:p w14:paraId="3B82655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476A27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Track best score</w:t>
      </w:r>
    </w:p>
    <w:p w14:paraId="264332E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best_score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float</w:t>
      </w:r>
      <w:r w:rsidRPr="00602E4B">
        <w:rPr>
          <w:rFonts w:ascii="Inter" w:hAnsi="Inter" w:cs="Courier New"/>
          <w:color w:val="ABB2BF"/>
          <w:sz w:val="18"/>
          <w:szCs w:val="18"/>
        </w:rPr>
        <w:t>(</w:t>
      </w:r>
      <w:r w:rsidRPr="00602E4B">
        <w:rPr>
          <w:rFonts w:ascii="Inter" w:hAnsi="Inter" w:cs="Courier New"/>
          <w:color w:val="98C379"/>
          <w:sz w:val="18"/>
          <w:szCs w:val="18"/>
        </w:rPr>
        <w:t>'inf'</w:t>
      </w:r>
      <w:r w:rsidRPr="00602E4B">
        <w:rPr>
          <w:rFonts w:ascii="Inter" w:hAnsi="Inter" w:cs="Courier New"/>
          <w:color w:val="ABB2BF"/>
          <w:sz w:val="18"/>
          <w:szCs w:val="18"/>
        </w:rPr>
        <w:t>)</w:t>
      </w:r>
    </w:p>
    <w:p w14:paraId="7B049DE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p>
    <w:p w14:paraId="7B2BC7B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99AAFD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validators:</w:t>
      </w:r>
    </w:p>
    <w:p w14:paraId="1E58D9F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Skip inactive or jailed validators</w:t>
      </w:r>
    </w:p>
    <w:p w14:paraId="51AFCE0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607F937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194953E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D23F78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Skip validators below minimum reputation threshold</w:t>
      </w:r>
    </w:p>
    <w:p w14:paraId="57DB6AC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validator.reputation </w:t>
      </w:r>
      <w:r w:rsidRPr="00602E4B">
        <w:rPr>
          <w:rFonts w:ascii="Inter" w:hAnsi="Inter" w:cs="Courier New"/>
          <w:color w:val="61AFEF"/>
          <w:sz w:val="18"/>
          <w:szCs w:val="18"/>
        </w:rPr>
        <w:t>&lt;</w:t>
      </w:r>
      <w:r w:rsidRPr="00602E4B">
        <w:rPr>
          <w:rFonts w:ascii="Inter" w:hAnsi="Inter" w:cs="Courier New"/>
          <w:color w:val="ABB2BF"/>
          <w:sz w:val="18"/>
          <w:szCs w:val="18"/>
        </w:rPr>
        <w:t xml:space="preserve"> R_MIN_LEADER:  </w:t>
      </w:r>
      <w:r w:rsidRPr="00602E4B">
        <w:rPr>
          <w:rFonts w:ascii="Inter" w:hAnsi="Inter" w:cs="Courier New"/>
          <w:i/>
          <w:iCs/>
          <w:color w:val="5C6370"/>
          <w:sz w:val="18"/>
          <w:szCs w:val="18"/>
        </w:rPr>
        <w:t># e.g., 0.5</w:t>
      </w:r>
    </w:p>
    <w:p w14:paraId="179D313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0476A0D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604397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Compute VRF output (deterministic but unpredictable)</w:t>
      </w:r>
    </w:p>
    <w:p w14:paraId="7B1E0F6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Each validator can compute this independently</w:t>
      </w:r>
    </w:p>
    <w:p w14:paraId="4B42D07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vrf_output </w:t>
      </w:r>
      <w:r w:rsidRPr="00602E4B">
        <w:rPr>
          <w:rFonts w:ascii="Inter" w:hAnsi="Inter" w:cs="Courier New"/>
          <w:color w:val="61AFEF"/>
          <w:sz w:val="18"/>
          <w:szCs w:val="18"/>
        </w:rPr>
        <w:t>=</w:t>
      </w:r>
      <w:r w:rsidRPr="00602E4B">
        <w:rPr>
          <w:rFonts w:ascii="Inter" w:hAnsi="Inter" w:cs="Courier New"/>
          <w:color w:val="ABB2BF"/>
          <w:sz w:val="18"/>
          <w:szCs w:val="18"/>
        </w:rPr>
        <w:t xml:space="preserve"> vrf_evaluate(validator.secret_key, seed)</w:t>
      </w:r>
    </w:p>
    <w:p w14:paraId="5D43650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vrf_score </w:t>
      </w:r>
      <w:r w:rsidRPr="00602E4B">
        <w:rPr>
          <w:rFonts w:ascii="Inter" w:hAnsi="Inter" w:cs="Courier New"/>
          <w:color w:val="61AFEF"/>
          <w:sz w:val="18"/>
          <w:szCs w:val="18"/>
        </w:rPr>
        <w:t>=</w:t>
      </w:r>
      <w:r w:rsidRPr="00602E4B">
        <w:rPr>
          <w:rFonts w:ascii="Inter" w:hAnsi="Inter" w:cs="Courier New"/>
          <w:color w:val="ABB2BF"/>
          <w:sz w:val="18"/>
          <w:szCs w:val="18"/>
        </w:rPr>
        <w:t xml:space="preserve"> bytes_to_int(vrf_output)</w:t>
      </w:r>
    </w:p>
    <w:p w14:paraId="7D879F8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700AE2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Weight by inverse of normalized weight</w:t>
      </w:r>
    </w:p>
    <w:p w14:paraId="5026D8F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Higher weight = lower weighted score = more likely to win</w:t>
      </w:r>
    </w:p>
    <w:p w14:paraId="7D5EC67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weighted_score </w:t>
      </w:r>
      <w:r w:rsidRPr="00602E4B">
        <w:rPr>
          <w:rFonts w:ascii="Inter" w:hAnsi="Inter" w:cs="Courier New"/>
          <w:color w:val="61AFEF"/>
          <w:sz w:val="18"/>
          <w:szCs w:val="18"/>
        </w:rPr>
        <w:t>=</w:t>
      </w:r>
      <w:r w:rsidRPr="00602E4B">
        <w:rPr>
          <w:rFonts w:ascii="Inter" w:hAnsi="Inter" w:cs="Courier New"/>
          <w:color w:val="ABB2BF"/>
          <w:sz w:val="18"/>
          <w:szCs w:val="18"/>
        </w:rPr>
        <w:t xml:space="preserve"> vrf_score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validator.normalized_weight</w:t>
      </w:r>
    </w:p>
    <w:p w14:paraId="37F170D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481DFD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weighted_score </w:t>
      </w:r>
      <w:r w:rsidRPr="00602E4B">
        <w:rPr>
          <w:rFonts w:ascii="Inter" w:hAnsi="Inter" w:cs="Courier New"/>
          <w:color w:val="61AFEF"/>
          <w:sz w:val="18"/>
          <w:szCs w:val="18"/>
        </w:rPr>
        <w:t>&lt;</w:t>
      </w:r>
      <w:r w:rsidRPr="00602E4B">
        <w:rPr>
          <w:rFonts w:ascii="Inter" w:hAnsi="Inter" w:cs="Courier New"/>
          <w:color w:val="ABB2BF"/>
          <w:sz w:val="18"/>
          <w:szCs w:val="18"/>
        </w:rPr>
        <w:t xml:space="preserve"> best_score:</w:t>
      </w:r>
    </w:p>
    <w:p w14:paraId="4573F8E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best_score </w:t>
      </w:r>
      <w:r w:rsidRPr="00602E4B">
        <w:rPr>
          <w:rFonts w:ascii="Inter" w:hAnsi="Inter" w:cs="Courier New"/>
          <w:color w:val="61AFEF"/>
          <w:sz w:val="18"/>
          <w:szCs w:val="18"/>
        </w:rPr>
        <w:t>=</w:t>
      </w:r>
      <w:r w:rsidRPr="00602E4B">
        <w:rPr>
          <w:rFonts w:ascii="Inter" w:hAnsi="Inter" w:cs="Courier New"/>
          <w:color w:val="ABB2BF"/>
          <w:sz w:val="18"/>
          <w:szCs w:val="18"/>
        </w:rPr>
        <w:t xml:space="preserve"> weighted_score</w:t>
      </w:r>
    </w:p>
    <w:p w14:paraId="0D2023D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best_validator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w:t>
      </w:r>
    </w:p>
    <w:p w14:paraId="250C916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6E3203A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best_validator </w:t>
      </w:r>
      <w:r w:rsidRPr="00602E4B">
        <w:rPr>
          <w:rFonts w:ascii="Inter" w:hAnsi="Inter" w:cs="Courier New"/>
          <w:color w:val="C678DD"/>
          <w:sz w:val="18"/>
          <w:szCs w:val="18"/>
        </w:rPr>
        <w:t>is</w:t>
      </w:r>
      <w:r w:rsidRPr="00602E4B">
        <w:rPr>
          <w:rFonts w:ascii="Inter" w:hAnsi="Inter" w:cs="Courier New"/>
          <w:color w:val="ABB2BF"/>
          <w:sz w:val="18"/>
          <w:szCs w:val="18"/>
        </w:rPr>
        <w:t xml:space="preserve"> </w:t>
      </w:r>
      <w:r w:rsidRPr="00602E4B">
        <w:rPr>
          <w:rFonts w:ascii="Inter" w:hAnsi="Inter" w:cs="Courier New"/>
          <w:color w:val="D19A66"/>
          <w:sz w:val="18"/>
          <w:szCs w:val="18"/>
        </w:rPr>
        <w:t>None</w:t>
      </w:r>
      <w:r w:rsidRPr="00602E4B">
        <w:rPr>
          <w:rFonts w:ascii="Inter" w:hAnsi="Inter" w:cs="Courier New"/>
          <w:color w:val="ABB2BF"/>
          <w:sz w:val="18"/>
          <w:szCs w:val="18"/>
        </w:rPr>
        <w:t>:</w:t>
      </w:r>
    </w:p>
    <w:p w14:paraId="0FC2766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raise</w:t>
      </w:r>
      <w:r w:rsidRPr="00602E4B">
        <w:rPr>
          <w:rFonts w:ascii="Inter" w:hAnsi="Inter" w:cs="Courier New"/>
          <w:color w:val="ABB2BF"/>
          <w:sz w:val="18"/>
          <w:szCs w:val="18"/>
        </w:rPr>
        <w:t xml:space="preserve"> NoEligibleLeaderError(</w:t>
      </w:r>
      <w:r w:rsidRPr="00602E4B">
        <w:rPr>
          <w:rFonts w:ascii="Inter" w:hAnsi="Inter" w:cs="Courier New"/>
          <w:color w:val="98C379"/>
          <w:sz w:val="18"/>
          <w:szCs w:val="18"/>
        </w:rPr>
        <w:t>"No active validators available"</w:t>
      </w:r>
      <w:r w:rsidRPr="00602E4B">
        <w:rPr>
          <w:rFonts w:ascii="Inter" w:hAnsi="Inter" w:cs="Courier New"/>
          <w:color w:val="ABB2BF"/>
          <w:sz w:val="18"/>
          <w:szCs w:val="18"/>
        </w:rPr>
        <w:t>)</w:t>
      </w:r>
    </w:p>
    <w:p w14:paraId="324546B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6B72A5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best_validator</w:t>
      </w:r>
    </w:p>
    <w:p w14:paraId="5BDFD3C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34CC250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16B6409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select_bridge_checkpoint_leader</w:t>
      </w:r>
      <w:r w:rsidRPr="00602E4B">
        <w:rPr>
          <w:rFonts w:ascii="Inter" w:hAnsi="Inter" w:cs="Courier New"/>
          <w:color w:val="ABB2BF"/>
          <w:sz w:val="18"/>
          <w:szCs w:val="18"/>
        </w:rPr>
        <w:t>(</w:t>
      </w:r>
    </w:p>
    <w:p w14:paraId="68D789C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98C379"/>
          <w:sz w:val="18"/>
          <w:szCs w:val="18"/>
        </w:rPr>
        <w:t>int</w:t>
      </w:r>
      <w:r w:rsidRPr="00602E4B">
        <w:rPr>
          <w:rFonts w:ascii="Inter" w:hAnsi="Inter" w:cs="Courier New"/>
          <w:color w:val="ABB2BF"/>
          <w:sz w:val="18"/>
          <w:szCs w:val="18"/>
        </w:rPr>
        <w:t xml:space="preserve">, </w:t>
      </w:r>
    </w:p>
    <w:p w14:paraId="2FCEBE9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r w:rsidRPr="00602E4B">
        <w:rPr>
          <w:rFonts w:ascii="Inter" w:hAnsi="Inter" w:cs="Courier New"/>
          <w:color w:val="ABB2BF"/>
          <w:sz w:val="18"/>
          <w:szCs w:val="18"/>
        </w:rPr>
        <w:t>,</w:t>
      </w:r>
    </w:p>
    <w:p w14:paraId="2971778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validators: List[Validator],</w:t>
      </w:r>
    </w:p>
    <w:p w14:paraId="0103280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required_chains: List[ChainID]</w:t>
      </w:r>
    </w:p>
    <w:p w14:paraId="7123279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Validator:</w:t>
      </w:r>
    </w:p>
    <w:p w14:paraId="6CB2117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0655BA9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Select leader with preference for validators operating required bridge relayers.</w:t>
      </w:r>
    </w:p>
    <w:p w14:paraId="21E4B03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D48002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For bridge checkpoint rounds, we prefer leaders who are also registered</w:t>
      </w:r>
    </w:p>
    <w:p w14:paraId="2E3A7C0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as bridge relayers for the chains being checkpointed.</w:t>
      </w:r>
    </w:p>
    <w:p w14:paraId="14B6258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2AC9F92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168B3A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get_epoch_randomness(epoch)</w:t>
      </w:r>
    </w:p>
    <w:p w14:paraId="48C0B6A7"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(randomness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b"leader"</w:t>
      </w:r>
      <w:r w:rsidRPr="00602E4B">
        <w:rPr>
          <w:rFonts w:ascii="Inter" w:hAnsi="Inter" w:cs="Courier New"/>
          <w:color w:val="ABB2BF"/>
          <w:sz w:val="18"/>
          <w:szCs w:val="18"/>
        </w:rPr>
        <w:t>)</w:t>
      </w:r>
    </w:p>
    <w:p w14:paraId="242C0C3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8DD9B3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candidates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p>
    <w:p w14:paraId="78990CE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92193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for</w:t>
      </w:r>
      <w:r w:rsidRPr="00602E4B">
        <w:rPr>
          <w:rFonts w:ascii="Inter" w:hAnsi="Inter" w:cs="Courier New"/>
          <w:color w:val="ABB2BF"/>
          <w:sz w:val="18"/>
          <w:szCs w:val="18"/>
        </w:rPr>
        <w:t xml:space="preserve"> validator </w:t>
      </w:r>
      <w:r w:rsidRPr="00602E4B">
        <w:rPr>
          <w:rFonts w:ascii="Inter" w:hAnsi="Inter" w:cs="Courier New"/>
          <w:color w:val="C678DD"/>
          <w:sz w:val="18"/>
          <w:szCs w:val="18"/>
        </w:rPr>
        <w:t>in</w:t>
      </w:r>
      <w:r w:rsidRPr="00602E4B">
        <w:rPr>
          <w:rFonts w:ascii="Inter" w:hAnsi="Inter" w:cs="Courier New"/>
          <w:color w:val="ABB2BF"/>
          <w:sz w:val="18"/>
          <w:szCs w:val="18"/>
        </w:rPr>
        <w:t xml:space="preserve"> validators:</w:t>
      </w:r>
    </w:p>
    <w:p w14:paraId="59DF596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validator.status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6876BF1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continue</w:t>
      </w:r>
    </w:p>
    <w:p w14:paraId="2E8E491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397193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Check if validator is registered for required chains</w:t>
      </w:r>
    </w:p>
    <w:p w14:paraId="76AEA08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registered_chains </w:t>
      </w:r>
      <w:r w:rsidRPr="00602E4B">
        <w:rPr>
          <w:rFonts w:ascii="Inter" w:hAnsi="Inter" w:cs="Courier New"/>
          <w:color w:val="61AFEF"/>
          <w:sz w:val="18"/>
          <w:szCs w:val="18"/>
        </w:rPr>
        <w:t>=</w:t>
      </w:r>
      <w:r w:rsidRPr="00602E4B">
        <w:rPr>
          <w:rFonts w:ascii="Inter" w:hAnsi="Inter" w:cs="Courier New"/>
          <w:color w:val="ABB2BF"/>
          <w:sz w:val="18"/>
          <w:szCs w:val="18"/>
        </w:rPr>
        <w:t xml:space="preserve"> get_validator_bridge_registrations(validator)</w:t>
      </w:r>
    </w:p>
    <w:p w14:paraId="2452381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chain_coverage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len</w:t>
      </w:r>
      <w:r w:rsidRPr="00602E4B">
        <w:rPr>
          <w:rFonts w:ascii="Inter" w:hAnsi="Inter" w:cs="Courier New"/>
          <w:color w:val="ABB2BF"/>
          <w:sz w:val="18"/>
          <w:szCs w:val="18"/>
        </w:rPr>
        <w:t>(</w:t>
      </w:r>
      <w:r w:rsidRPr="00602E4B">
        <w:rPr>
          <w:rFonts w:ascii="Inter" w:hAnsi="Inter" w:cs="Courier New"/>
          <w:color w:val="98C379"/>
          <w:sz w:val="18"/>
          <w:szCs w:val="18"/>
        </w:rPr>
        <w:t>set</w:t>
      </w:r>
      <w:r w:rsidRPr="00602E4B">
        <w:rPr>
          <w:rFonts w:ascii="Inter" w:hAnsi="Inter" w:cs="Courier New"/>
          <w:color w:val="ABB2BF"/>
          <w:sz w:val="18"/>
          <w:szCs w:val="18"/>
        </w:rPr>
        <w:t xml:space="preserve">(required_chains) </w:t>
      </w:r>
      <w:r w:rsidRPr="00602E4B">
        <w:rPr>
          <w:rFonts w:ascii="Inter" w:hAnsi="Inter" w:cs="Courier New"/>
          <w:color w:val="61AFEF"/>
          <w:sz w:val="18"/>
          <w:szCs w:val="18"/>
        </w:rPr>
        <w:t>&amp;</w:t>
      </w:r>
      <w:r w:rsidRPr="00602E4B">
        <w:rPr>
          <w:rFonts w:ascii="Inter" w:hAnsi="Inter" w:cs="Courier New"/>
          <w:color w:val="ABB2BF"/>
          <w:sz w:val="18"/>
          <w:szCs w:val="18"/>
        </w:rPr>
        <w:t xml:space="preserve"> </w:t>
      </w:r>
      <w:r w:rsidRPr="00602E4B">
        <w:rPr>
          <w:rFonts w:ascii="Inter" w:hAnsi="Inter" w:cs="Courier New"/>
          <w:color w:val="98C379"/>
          <w:sz w:val="18"/>
          <w:szCs w:val="18"/>
        </w:rPr>
        <w:t>set</w:t>
      </w:r>
      <w:r w:rsidRPr="00602E4B">
        <w:rPr>
          <w:rFonts w:ascii="Inter" w:hAnsi="Inter" w:cs="Courier New"/>
          <w:color w:val="ABB2BF"/>
          <w:sz w:val="18"/>
          <w:szCs w:val="18"/>
        </w:rPr>
        <w:t>(registered_chains))</w:t>
      </w:r>
    </w:p>
    <w:p w14:paraId="013D747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DA8B02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Bonus weight for validators covering required chains</w:t>
      </w:r>
    </w:p>
    <w:p w14:paraId="3B798163"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Up to +30% for covering all chains in checkpoint</w:t>
      </w:r>
    </w:p>
    <w:p w14:paraId="3F65761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bridge_bonus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1.0</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D19A66"/>
          <w:sz w:val="18"/>
          <w:szCs w:val="18"/>
        </w:rPr>
        <w:t>0.1</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chain_coverage)</w:t>
      </w:r>
    </w:p>
    <w:p w14:paraId="326F23C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CBD16B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Compute VRF score</w:t>
      </w:r>
    </w:p>
    <w:p w14:paraId="2D1E0B0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vrf_output </w:t>
      </w:r>
      <w:r w:rsidRPr="00602E4B">
        <w:rPr>
          <w:rFonts w:ascii="Inter" w:hAnsi="Inter" w:cs="Courier New"/>
          <w:color w:val="61AFEF"/>
          <w:sz w:val="18"/>
          <w:szCs w:val="18"/>
        </w:rPr>
        <w:t>=</w:t>
      </w:r>
      <w:r w:rsidRPr="00602E4B">
        <w:rPr>
          <w:rFonts w:ascii="Inter" w:hAnsi="Inter" w:cs="Courier New"/>
          <w:color w:val="ABB2BF"/>
          <w:sz w:val="18"/>
          <w:szCs w:val="18"/>
        </w:rPr>
        <w:t xml:space="preserve"> vrf_evaluate(validator.secret_key, seed)</w:t>
      </w:r>
    </w:p>
    <w:p w14:paraId="7499F890"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vrf_score </w:t>
      </w:r>
      <w:r w:rsidRPr="00602E4B">
        <w:rPr>
          <w:rFonts w:ascii="Inter" w:hAnsi="Inter" w:cs="Courier New"/>
          <w:color w:val="61AFEF"/>
          <w:sz w:val="18"/>
          <w:szCs w:val="18"/>
        </w:rPr>
        <w:t>=</w:t>
      </w:r>
      <w:r w:rsidRPr="00602E4B">
        <w:rPr>
          <w:rFonts w:ascii="Inter" w:hAnsi="Inter" w:cs="Courier New"/>
          <w:color w:val="ABB2BF"/>
          <w:sz w:val="18"/>
          <w:szCs w:val="18"/>
        </w:rPr>
        <w:t xml:space="preserve"> bytes_to_int(vrf_output)</w:t>
      </w:r>
    </w:p>
    <w:p w14:paraId="51E1912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58AE4D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Apply bridge bonus to effective weight</w:t>
      </w:r>
    </w:p>
    <w:p w14:paraId="4C797A6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effective_weight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validator.normalized_weight </w:t>
      </w:r>
      <w:r w:rsidRPr="00602E4B">
        <w:rPr>
          <w:rFonts w:ascii="Inter" w:hAnsi="Inter" w:cs="Courier New"/>
          <w:color w:val="61AFEF"/>
          <w:sz w:val="18"/>
          <w:szCs w:val="18"/>
        </w:rPr>
        <w:t>*</w:t>
      </w:r>
      <w:r w:rsidRPr="00602E4B">
        <w:rPr>
          <w:rFonts w:ascii="Inter" w:hAnsi="Inter" w:cs="Courier New"/>
          <w:color w:val="ABB2BF"/>
          <w:sz w:val="18"/>
          <w:szCs w:val="18"/>
        </w:rPr>
        <w:t xml:space="preserve"> bridge_bonus</w:t>
      </w:r>
    </w:p>
    <w:p w14:paraId="6B5A602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weighted_score </w:t>
      </w:r>
      <w:r w:rsidRPr="00602E4B">
        <w:rPr>
          <w:rFonts w:ascii="Inter" w:hAnsi="Inter" w:cs="Courier New"/>
          <w:color w:val="61AFEF"/>
          <w:sz w:val="18"/>
          <w:szCs w:val="18"/>
        </w:rPr>
        <w:t>=</w:t>
      </w:r>
      <w:r w:rsidRPr="00602E4B">
        <w:rPr>
          <w:rFonts w:ascii="Inter" w:hAnsi="Inter" w:cs="Courier New"/>
          <w:color w:val="ABB2BF"/>
          <w:sz w:val="18"/>
          <w:szCs w:val="18"/>
        </w:rPr>
        <w:t xml:space="preserve"> vrf_score </w:t>
      </w:r>
      <w:r w:rsidRPr="00602E4B">
        <w:rPr>
          <w:rFonts w:ascii="Inter" w:hAnsi="Inter" w:cs="Courier New"/>
          <w:color w:val="61AFEF"/>
          <w:sz w:val="18"/>
          <w:szCs w:val="18"/>
        </w:rPr>
        <w:t>/</w:t>
      </w:r>
      <w:r w:rsidRPr="00602E4B">
        <w:rPr>
          <w:rFonts w:ascii="Inter" w:hAnsi="Inter" w:cs="Courier New"/>
          <w:color w:val="ABB2BF"/>
          <w:sz w:val="18"/>
          <w:szCs w:val="18"/>
        </w:rPr>
        <w:t xml:space="preserve"> effective_weight</w:t>
      </w:r>
    </w:p>
    <w:p w14:paraId="052830C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1E4365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candidates.append((weighted_score, validator))</w:t>
      </w:r>
    </w:p>
    <w:p w14:paraId="5B0628C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656834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candidates:</w:t>
      </w:r>
    </w:p>
    <w:p w14:paraId="0FF7FF3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raise</w:t>
      </w:r>
      <w:r w:rsidRPr="00602E4B">
        <w:rPr>
          <w:rFonts w:ascii="Inter" w:hAnsi="Inter" w:cs="Courier New"/>
          <w:color w:val="ABB2BF"/>
          <w:sz w:val="18"/>
          <w:szCs w:val="18"/>
        </w:rPr>
        <w:t xml:space="preserve"> NoEligibleLeaderError()</w:t>
      </w:r>
    </w:p>
    <w:p w14:paraId="3807679B"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F1E71B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Return validator with lowest weighted score</w:t>
      </w:r>
    </w:p>
    <w:p w14:paraId="1DFE1DA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98C379"/>
          <w:sz w:val="18"/>
          <w:szCs w:val="18"/>
        </w:rPr>
        <w:t>min</w:t>
      </w:r>
      <w:r w:rsidRPr="00602E4B">
        <w:rPr>
          <w:rFonts w:ascii="Inter" w:hAnsi="Inter" w:cs="Courier New"/>
          <w:color w:val="ABB2BF"/>
          <w:sz w:val="18"/>
          <w:szCs w:val="18"/>
        </w:rPr>
        <w:t>(candidates, key</w:t>
      </w:r>
      <w:r w:rsidRPr="00602E4B">
        <w:rPr>
          <w:rFonts w:ascii="Inter" w:hAnsi="Inter" w:cs="Courier New"/>
          <w:color w:val="61AFEF"/>
          <w:sz w:val="18"/>
          <w:szCs w:val="18"/>
        </w:rPr>
        <w:t>=</w:t>
      </w:r>
      <w:r w:rsidRPr="00602E4B">
        <w:rPr>
          <w:rFonts w:ascii="Inter" w:hAnsi="Inter" w:cs="Courier New"/>
          <w:color w:val="C678DD"/>
          <w:sz w:val="18"/>
          <w:szCs w:val="18"/>
        </w:rPr>
        <w:t>lambda</w:t>
      </w:r>
      <w:r w:rsidRPr="00602E4B">
        <w:rPr>
          <w:rFonts w:ascii="Inter" w:hAnsi="Inter" w:cs="Courier New"/>
          <w:color w:val="ABB2BF"/>
          <w:sz w:val="18"/>
          <w:szCs w:val="18"/>
        </w:rPr>
        <w:t xml:space="preserve"> x: x[</w:t>
      </w:r>
      <w:r w:rsidRPr="00602E4B">
        <w:rPr>
          <w:rFonts w:ascii="Inter" w:hAnsi="Inter" w:cs="Courier New"/>
          <w:color w:val="D19A66"/>
          <w:sz w:val="18"/>
          <w:szCs w:val="18"/>
        </w:rPr>
        <w:t>0</w:t>
      </w:r>
      <w:r w:rsidRPr="00602E4B">
        <w:rPr>
          <w:rFonts w:ascii="Inter" w:hAnsi="Inter" w:cs="Courier New"/>
          <w:color w:val="ABB2BF"/>
          <w:sz w:val="18"/>
          <w:szCs w:val="18"/>
        </w:rPr>
        <w:t>])[</w:t>
      </w:r>
      <w:r w:rsidRPr="00602E4B">
        <w:rPr>
          <w:rFonts w:ascii="Inter" w:hAnsi="Inter" w:cs="Courier New"/>
          <w:color w:val="D19A66"/>
          <w:sz w:val="18"/>
          <w:szCs w:val="18"/>
        </w:rPr>
        <w:t>1</w:t>
      </w:r>
      <w:r w:rsidRPr="00602E4B">
        <w:rPr>
          <w:rFonts w:ascii="Inter" w:hAnsi="Inter" w:cs="Courier New"/>
          <w:color w:val="ABB2BF"/>
          <w:sz w:val="18"/>
          <w:szCs w:val="18"/>
        </w:rPr>
        <w:t>]</w:t>
      </w:r>
    </w:p>
    <w:p w14:paraId="38C3654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3B11530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22ABCFA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def</w:t>
      </w:r>
      <w:r w:rsidRPr="00602E4B">
        <w:rPr>
          <w:rFonts w:ascii="Inter" w:hAnsi="Inter" w:cs="Courier New"/>
          <w:color w:val="ABB2BF"/>
          <w:sz w:val="18"/>
          <w:szCs w:val="18"/>
        </w:rPr>
        <w:t xml:space="preserve"> </w:t>
      </w:r>
      <w:r w:rsidRPr="00602E4B">
        <w:rPr>
          <w:rFonts w:ascii="Inter" w:hAnsi="Inter" w:cs="Courier New"/>
          <w:color w:val="61AFEF"/>
          <w:sz w:val="18"/>
          <w:szCs w:val="18"/>
        </w:rPr>
        <w:t>verify_leader_selection</w:t>
      </w:r>
      <w:r w:rsidRPr="00602E4B">
        <w:rPr>
          <w:rFonts w:ascii="Inter" w:hAnsi="Inter" w:cs="Courier New"/>
          <w:color w:val="ABB2BF"/>
          <w:sz w:val="18"/>
          <w:szCs w:val="18"/>
        </w:rPr>
        <w:t>(</w:t>
      </w:r>
    </w:p>
    <w:p w14:paraId="344ACAE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leader: Validator,</w:t>
      </w:r>
    </w:p>
    <w:p w14:paraId="3457F74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vrf_proof: VRFProof,</w:t>
      </w:r>
    </w:p>
    <w:p w14:paraId="2DB76C4A"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epoch: </w:t>
      </w:r>
      <w:r w:rsidRPr="00602E4B">
        <w:rPr>
          <w:rFonts w:ascii="Inter" w:hAnsi="Inter" w:cs="Courier New"/>
          <w:color w:val="98C379"/>
          <w:sz w:val="18"/>
          <w:szCs w:val="18"/>
        </w:rPr>
        <w:t>int</w:t>
      </w:r>
      <w:r w:rsidRPr="00602E4B">
        <w:rPr>
          <w:rFonts w:ascii="Inter" w:hAnsi="Inter" w:cs="Courier New"/>
          <w:color w:val="ABB2BF"/>
          <w:sz w:val="18"/>
          <w:szCs w:val="18"/>
        </w:rPr>
        <w:t>,</w:t>
      </w:r>
    </w:p>
    <w:p w14:paraId="70C21D8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98C379"/>
          <w:sz w:val="18"/>
          <w:szCs w:val="18"/>
        </w:rPr>
        <w:t>int</w:t>
      </w:r>
    </w:p>
    <w:p w14:paraId="61F3012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bool</w:t>
      </w:r>
      <w:r w:rsidRPr="00602E4B">
        <w:rPr>
          <w:rFonts w:ascii="Inter" w:hAnsi="Inter" w:cs="Courier New"/>
          <w:color w:val="ABB2BF"/>
          <w:sz w:val="18"/>
          <w:szCs w:val="18"/>
        </w:rPr>
        <w:t>:</w:t>
      </w:r>
    </w:p>
    <w:p w14:paraId="427F4766"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98C379"/>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w:t>
      </w:r>
    </w:p>
    <w:p w14:paraId="27E2E9E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Verify that leader was correctly selected.</w:t>
      </w:r>
    </w:p>
    <w:p w14:paraId="4734E2B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2EA7A7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Note: Others cannot verify they lost (don't have VRF proofs),</w:t>
      </w:r>
    </w:p>
    <w:p w14:paraId="08692E5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but leader can prove they won.</w:t>
      </w:r>
    </w:p>
    <w:p w14:paraId="4623131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98C379"/>
          <w:sz w:val="18"/>
          <w:szCs w:val="18"/>
        </w:rPr>
        <w:t xml:space="preserve">    """</w:t>
      </w:r>
    </w:p>
    <w:p w14:paraId="4AA083F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AF38B6D"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seed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hash</w:t>
      </w:r>
      <w:r w:rsidRPr="00602E4B">
        <w:rPr>
          <w:rFonts w:ascii="Inter" w:hAnsi="Inter" w:cs="Courier New"/>
          <w:color w:val="ABB2BF"/>
          <w:sz w:val="18"/>
          <w:szCs w:val="18"/>
        </w:rPr>
        <w:t xml:space="preserve">(get_epoch_randomness(epoch)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w:t>
      </w:r>
      <w:r w:rsidRPr="00602E4B">
        <w:rPr>
          <w:rFonts w:ascii="Inter" w:hAnsi="Inter" w:cs="Courier New"/>
          <w:color w:val="98C379"/>
          <w:sz w:val="18"/>
          <w:szCs w:val="18"/>
        </w:rPr>
        <w:t>round</w:t>
      </w:r>
      <w:r w:rsidRPr="00602E4B">
        <w:rPr>
          <w:rFonts w:ascii="Inter" w:hAnsi="Inter" w:cs="Courier New"/>
          <w:color w:val="ABB2BF"/>
          <w:sz w:val="18"/>
          <w:szCs w:val="18"/>
        </w:rPr>
        <w:t xml:space="preserve">) </w:t>
      </w:r>
      <w:r w:rsidRPr="00602E4B">
        <w:rPr>
          <w:rFonts w:ascii="Inter" w:hAnsi="Inter" w:cs="Courier New"/>
          <w:color w:val="61AFEF"/>
          <w:sz w:val="18"/>
          <w:szCs w:val="18"/>
        </w:rPr>
        <w:t>||</w:t>
      </w:r>
      <w:r w:rsidRPr="00602E4B">
        <w:rPr>
          <w:rFonts w:ascii="Inter" w:hAnsi="Inter" w:cs="Courier New"/>
          <w:color w:val="ABB2BF"/>
          <w:sz w:val="18"/>
          <w:szCs w:val="18"/>
        </w:rPr>
        <w:t xml:space="preserve"> </w:t>
      </w:r>
      <w:r w:rsidRPr="00602E4B">
        <w:rPr>
          <w:rFonts w:ascii="Inter" w:hAnsi="Inter" w:cs="Courier New"/>
          <w:color w:val="98C379"/>
          <w:sz w:val="18"/>
          <w:szCs w:val="18"/>
        </w:rPr>
        <w:t>b"leader"</w:t>
      </w:r>
      <w:r w:rsidRPr="00602E4B">
        <w:rPr>
          <w:rFonts w:ascii="Inter" w:hAnsi="Inter" w:cs="Courier New"/>
          <w:color w:val="ABB2BF"/>
          <w:sz w:val="18"/>
          <w:szCs w:val="18"/>
        </w:rPr>
        <w:t>)</w:t>
      </w:r>
    </w:p>
    <w:p w14:paraId="3C388F44"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0DD062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VRF proof</w:t>
      </w:r>
    </w:p>
    <w:p w14:paraId="1A42204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w:t>
      </w:r>
      <w:r w:rsidRPr="00602E4B">
        <w:rPr>
          <w:rFonts w:ascii="Inter" w:hAnsi="Inter" w:cs="Courier New"/>
          <w:color w:val="C678DD"/>
          <w:sz w:val="18"/>
          <w:szCs w:val="18"/>
        </w:rPr>
        <w:t>not</w:t>
      </w:r>
      <w:r w:rsidRPr="00602E4B">
        <w:rPr>
          <w:rFonts w:ascii="Inter" w:hAnsi="Inter" w:cs="Courier New"/>
          <w:color w:val="ABB2BF"/>
          <w:sz w:val="18"/>
          <w:szCs w:val="18"/>
        </w:rPr>
        <w:t xml:space="preserve"> VRF.verify(leader.public_key, seed, vrf_proof):</w:t>
      </w:r>
    </w:p>
    <w:p w14:paraId="75DDCF6F"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596BCEA2"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7E2F9B1"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Additional checks</w:t>
      </w:r>
    </w:p>
    <w:p w14:paraId="7991B0CC"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leader.status </w:t>
      </w:r>
      <w:r w:rsidRPr="00602E4B">
        <w:rPr>
          <w:rFonts w:ascii="Inter" w:hAnsi="Inter" w:cs="Courier New"/>
          <w:color w:val="61AFEF"/>
          <w:sz w:val="18"/>
          <w:szCs w:val="18"/>
        </w:rPr>
        <w:t>!=</w:t>
      </w:r>
      <w:r w:rsidRPr="00602E4B">
        <w:rPr>
          <w:rFonts w:ascii="Inter" w:hAnsi="Inter" w:cs="Courier New"/>
          <w:color w:val="ABB2BF"/>
          <w:sz w:val="18"/>
          <w:szCs w:val="18"/>
        </w:rPr>
        <w:t xml:space="preserve"> ValidatorStatus.ACTIVE:</w:t>
      </w:r>
    </w:p>
    <w:p w14:paraId="6538767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4225DD3E"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1A572D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if</w:t>
      </w:r>
      <w:r w:rsidRPr="00602E4B">
        <w:rPr>
          <w:rFonts w:ascii="Inter" w:hAnsi="Inter" w:cs="Courier New"/>
          <w:color w:val="ABB2BF"/>
          <w:sz w:val="18"/>
          <w:szCs w:val="18"/>
        </w:rPr>
        <w:t xml:space="preserve"> leader.reputation </w:t>
      </w:r>
      <w:r w:rsidRPr="00602E4B">
        <w:rPr>
          <w:rFonts w:ascii="Inter" w:hAnsi="Inter" w:cs="Courier New"/>
          <w:color w:val="61AFEF"/>
          <w:sz w:val="18"/>
          <w:szCs w:val="18"/>
        </w:rPr>
        <w:t>&lt;</w:t>
      </w:r>
      <w:r w:rsidRPr="00602E4B">
        <w:rPr>
          <w:rFonts w:ascii="Inter" w:hAnsi="Inter" w:cs="Courier New"/>
          <w:color w:val="ABB2BF"/>
          <w:sz w:val="18"/>
          <w:szCs w:val="18"/>
        </w:rPr>
        <w:t xml:space="preserve"> R_MIN_LEADER:</w:t>
      </w:r>
    </w:p>
    <w:p w14:paraId="03333105"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False</w:t>
      </w:r>
    </w:p>
    <w:p w14:paraId="5DEC45E9"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C42E538" w14:textId="77777777" w:rsidR="005D11D7" w:rsidRPr="00602E4B" w:rsidRDefault="005D11D7" w:rsidP="005D1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return</w:t>
      </w:r>
      <w:r w:rsidRPr="00602E4B">
        <w:rPr>
          <w:rFonts w:ascii="Inter" w:hAnsi="Inter" w:cs="Courier New"/>
          <w:color w:val="ABB2BF"/>
          <w:sz w:val="18"/>
          <w:szCs w:val="18"/>
        </w:rPr>
        <w:t xml:space="preserve"> </w:t>
      </w:r>
      <w:r w:rsidRPr="00602E4B">
        <w:rPr>
          <w:rFonts w:ascii="Inter" w:hAnsi="Inter" w:cs="Courier New"/>
          <w:color w:val="D19A66"/>
          <w:sz w:val="18"/>
          <w:szCs w:val="18"/>
        </w:rPr>
        <w:t>True</w:t>
      </w:r>
    </w:p>
    <w:p w14:paraId="158394F7" w14:textId="77777777" w:rsidR="005D11D7" w:rsidRPr="00602E4B" w:rsidRDefault="005D11D7" w:rsidP="005D11D7">
      <w:pPr>
        <w:pStyle w:val="Heading2"/>
        <w:rPr>
          <w:rFonts w:ascii="Inter" w:hAnsi="Inter"/>
          <w:sz w:val="18"/>
          <w:szCs w:val="18"/>
        </w:rPr>
      </w:pPr>
      <w:r w:rsidRPr="00602E4B">
        <w:rPr>
          <w:rFonts w:ascii="Inter" w:hAnsi="Inter"/>
          <w:sz w:val="18"/>
          <w:szCs w:val="18"/>
        </w:rPr>
        <w:t>14.2 Committee Sampling</w:t>
      </w:r>
    </w:p>
    <w:p w14:paraId="73F67B81" w14:textId="77777777" w:rsidR="005D11D7" w:rsidRPr="00602E4B" w:rsidRDefault="005D11D7" w:rsidP="005D11D7">
      <w:pPr>
        <w:pStyle w:val="whitespace-normal"/>
        <w:rPr>
          <w:rFonts w:ascii="Inter" w:hAnsi="Inter"/>
          <w:sz w:val="18"/>
          <w:szCs w:val="18"/>
        </w:rPr>
      </w:pPr>
      <w:r w:rsidRPr="00602E4B">
        <w:rPr>
          <w:rFonts w:ascii="Inter" w:hAnsi="Inter"/>
          <w:sz w:val="18"/>
          <w:szCs w:val="18"/>
        </w:rPr>
        <w:t>Committee sampling selects m validators for each round using weighted sampling without replacement, with diversity penalties applied.</w:t>
      </w:r>
    </w:p>
    <w:p w14:paraId="51ECF168" w14:textId="77777777" w:rsidR="005D11D7" w:rsidRPr="00602E4B" w:rsidRDefault="005D11D7" w:rsidP="005D11D7">
      <w:pPr>
        <w:rPr>
          <w:rFonts w:ascii="Inter" w:hAnsi="Inter"/>
          <w:sz w:val="18"/>
          <w:szCs w:val="18"/>
        </w:rPr>
      </w:pPr>
      <w:r w:rsidRPr="00602E4B">
        <w:rPr>
          <w:rFonts w:ascii="Inter" w:hAnsi="Inter"/>
          <w:sz w:val="18"/>
          <w:szCs w:val="18"/>
        </w:rPr>
        <w:lastRenderedPageBreak/>
        <w:t>python</w:t>
      </w:r>
    </w:p>
    <w:p w14:paraId="09F6120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sample_committee</w:t>
      </w:r>
      <w:r w:rsidRPr="00602E4B">
        <w:rPr>
          <w:rStyle w:val="token"/>
          <w:rFonts w:ascii="Inter" w:eastAsiaTheme="majorEastAsia" w:hAnsi="Inter"/>
          <w:color w:val="ABB2BF"/>
          <w:sz w:val="18"/>
          <w:szCs w:val="18"/>
        </w:rPr>
        <w:t>(</w:t>
      </w:r>
    </w:p>
    <w:p w14:paraId="401F4C7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0BC4957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0FA5FCB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size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6DDC210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cool_down_window</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w:t>
      </w:r>
    </w:p>
    <w:p w14:paraId="30EC577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p>
    <w:p w14:paraId="75E38FF2" w14:textId="77777777" w:rsidR="005D11D7" w:rsidRPr="00602E4B" w:rsidRDefault="005D11D7" w:rsidP="005D11D7">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616277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Sample committee without replacement with diversity corrections.</w:t>
      </w:r>
    </w:p>
    <w:p w14:paraId="0AF4869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1DC864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Algorithm:</w:t>
      </w:r>
    </w:p>
    <w:p w14:paraId="641844C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Apply diversity penalties to weights (Equation 4)</w:t>
      </w:r>
    </w:p>
    <w:p w14:paraId="12148C1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Normalize to probability distribution</w:t>
      </w:r>
    </w:p>
    <w:p w14:paraId="394E645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Sample sequentially without replacement</w:t>
      </w:r>
    </w:p>
    <w:p w14:paraId="0F6BE9E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4. Apply cool-down exclusion for cohorts</w:t>
      </w:r>
    </w:p>
    <w:p w14:paraId="39F8C7F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81B228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091EF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randomness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get_epoch_randomness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p>
    <w:p w14:paraId="4CF5B5D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randomness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b"committee"</w:t>
      </w:r>
      <w:r w:rsidRPr="00602E4B">
        <w:rPr>
          <w:rStyle w:val="token"/>
          <w:rFonts w:ascii="Inter" w:eastAsiaTheme="majorEastAsia" w:hAnsi="Inter"/>
          <w:color w:val="ABB2BF"/>
          <w:sz w:val="18"/>
          <w:szCs w:val="18"/>
        </w:rPr>
        <w:t>)</w:t>
      </w:r>
    </w:p>
    <w:p w14:paraId="094E816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3C6328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get_active_validators</w:t>
      </w:r>
      <w:r w:rsidRPr="00602E4B">
        <w:rPr>
          <w:rStyle w:val="token"/>
          <w:rFonts w:ascii="Inter" w:eastAsiaTheme="majorEastAsia" w:hAnsi="Inter"/>
          <w:color w:val="ABB2BF"/>
          <w:sz w:val="18"/>
          <w:szCs w:val="18"/>
        </w:rPr>
        <w:t>()</w:t>
      </w:r>
    </w:p>
    <w:p w14:paraId="058CC85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4EEC25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excluded_cohorts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set</w:t>
      </w:r>
      <w:r w:rsidRPr="00602E4B">
        <w:rPr>
          <w:rStyle w:val="token"/>
          <w:rFonts w:ascii="Inter" w:eastAsiaTheme="majorEastAsia" w:hAnsi="Inter"/>
          <w:color w:val="ABB2BF"/>
          <w:sz w:val="18"/>
          <w:szCs w:val="18"/>
        </w:rPr>
        <w:t>()</w:t>
      </w:r>
    </w:p>
    <w:p w14:paraId="56A3674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BE653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Apply diversity corrections to get adjusted weights</w:t>
      </w:r>
    </w:p>
    <w:p w14:paraId="043EA97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adjusted_weights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2F7AE3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22E457F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ACTIVE</w:t>
      </w:r>
      <w:r w:rsidRPr="00602E4B">
        <w:rPr>
          <w:rStyle w:val="token"/>
          <w:rFonts w:ascii="Inter" w:eastAsiaTheme="majorEastAsia" w:hAnsi="Inter"/>
          <w:color w:val="ABB2BF"/>
          <w:sz w:val="18"/>
          <w:szCs w:val="18"/>
        </w:rPr>
        <w:t>:</w:t>
      </w:r>
    </w:p>
    <w:p w14:paraId="2D0F77A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adjusted_weights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0.0</w:t>
      </w:r>
      <w:r w:rsidRPr="00602E4B">
        <w:rPr>
          <w:rStyle w:val="token"/>
          <w:rFonts w:ascii="Inter" w:eastAsiaTheme="majorEastAsia" w:hAnsi="Inter"/>
          <w:color w:val="ABB2BF"/>
          <w:sz w:val="18"/>
          <w:szCs w:val="18"/>
        </w:rPr>
        <w:t>)</w:t>
      </w:r>
    </w:p>
    <w:p w14:paraId="456ECC4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continue</w:t>
      </w:r>
    </w:p>
    <w:p w14:paraId="469F0AD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E6EE40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diversity multiplier (Equation 4)</w:t>
      </w:r>
    </w:p>
    <w:p w14:paraId="5F2E637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D_i = exp(-λ * max(0, p_i - μ))</w:t>
      </w:r>
    </w:p>
    <w:p w14:paraId="11AAA94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diversity_mult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calculate_diversity_multiplier</w:t>
      </w:r>
      <w:r w:rsidRPr="00602E4B">
        <w:rPr>
          <w:rStyle w:val="token"/>
          <w:rFonts w:ascii="Inter" w:eastAsiaTheme="majorEastAsia" w:hAnsi="Inter"/>
          <w:color w:val="ABB2BF"/>
          <w:sz w:val="18"/>
          <w:szCs w:val="18"/>
        </w:rPr>
        <w:t>(</w:t>
      </w:r>
    </w:p>
    <w:p w14:paraId="5B2D6CA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p>
    <w:p w14:paraId="78AE044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p>
    <w:p w14:paraId="46E802A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cool_down_window</w:t>
      </w:r>
    </w:p>
    <w:p w14:paraId="4DBB4E5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5B9088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88908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W'_i = W_i * D_i</w:t>
      </w:r>
    </w:p>
    <w:p w14:paraId="001DB6C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adjusted_weight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raw_weight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diversity_mult</w:t>
      </w:r>
    </w:p>
    <w:p w14:paraId="0EF9D66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adjusted_weights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adjusted_weight</w:t>
      </w:r>
      <w:r w:rsidRPr="00602E4B">
        <w:rPr>
          <w:rStyle w:val="token"/>
          <w:rFonts w:ascii="Inter" w:eastAsiaTheme="majorEastAsia" w:hAnsi="Inter"/>
          <w:color w:val="ABB2BF"/>
          <w:sz w:val="18"/>
          <w:szCs w:val="18"/>
        </w:rPr>
        <w:t>)</w:t>
      </w:r>
    </w:p>
    <w:p w14:paraId="21A3B6D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20A9400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Normalize to probability distribution</w:t>
      </w:r>
    </w:p>
    <w:p w14:paraId="18094EB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adjusted_weights</w:t>
      </w:r>
      <w:r w:rsidRPr="00602E4B">
        <w:rPr>
          <w:rStyle w:val="token"/>
          <w:rFonts w:ascii="Inter" w:eastAsiaTheme="majorEastAsia" w:hAnsi="Inter"/>
          <w:color w:val="ABB2BF"/>
          <w:sz w:val="18"/>
          <w:szCs w:val="18"/>
        </w:rPr>
        <w:t>)</w:t>
      </w:r>
    </w:p>
    <w:p w14:paraId="381E837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05A6987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raise</w:t>
      </w:r>
      <w:r w:rsidRPr="00602E4B">
        <w:rPr>
          <w:rStyle w:val="HTMLCode"/>
          <w:rFonts w:ascii="Inter" w:eastAsiaTheme="majorEastAsia" w:hAnsi="Inter"/>
          <w:color w:val="ABB2BF"/>
          <w:sz w:val="18"/>
          <w:szCs w:val="18"/>
        </w:rPr>
        <w:t xml:space="preserve"> InsufficientValidatorsError</w:t>
      </w:r>
      <w:r w:rsidRPr="00602E4B">
        <w:rPr>
          <w:rStyle w:val="token"/>
          <w:rFonts w:ascii="Inter" w:eastAsiaTheme="majorEastAsia" w:hAnsi="Inter"/>
          <w:color w:val="ABB2BF"/>
          <w:sz w:val="18"/>
          <w:szCs w:val="18"/>
        </w:rPr>
        <w:t>()</w:t>
      </w:r>
    </w:p>
    <w:p w14:paraId="6334E3F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19DAB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probabilities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adjusted_weights</w:t>
      </w:r>
      <w:r w:rsidRPr="00602E4B">
        <w:rPr>
          <w:rStyle w:val="token"/>
          <w:rFonts w:ascii="Inter" w:eastAsiaTheme="majorEastAsia" w:hAnsi="Inter"/>
          <w:color w:val="ABB2BF"/>
          <w:sz w:val="18"/>
          <w:szCs w:val="18"/>
        </w:rPr>
        <w:t>]</w:t>
      </w:r>
    </w:p>
    <w:p w14:paraId="1DE948F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9A22B4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Sample without replacement</w:t>
      </w:r>
    </w:p>
    <w:p w14:paraId="7D6388C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rng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SeededRandom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seed</w:t>
      </w:r>
      <w:r w:rsidRPr="00602E4B">
        <w:rPr>
          <w:rStyle w:val="token"/>
          <w:rFonts w:ascii="Inter" w:eastAsiaTheme="majorEastAsia" w:hAnsi="Inter"/>
          <w:color w:val="ABB2BF"/>
          <w:sz w:val="18"/>
          <w:szCs w:val="18"/>
        </w:rPr>
        <w:t>)</w:t>
      </w:r>
    </w:p>
    <w:p w14:paraId="6E8229E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28E826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size</w:t>
      </w:r>
      <w:r w:rsidRPr="00602E4B">
        <w:rPr>
          <w:rStyle w:val="token"/>
          <w:rFonts w:ascii="Inter" w:eastAsiaTheme="majorEastAsia" w:hAnsi="Inter"/>
          <w:color w:val="ABB2BF"/>
          <w:sz w:val="18"/>
          <w:szCs w:val="18"/>
        </w:rPr>
        <w:t>):</w:t>
      </w:r>
    </w:p>
    <w:p w14:paraId="002C4F4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Filter available validators</w:t>
      </w:r>
    </w:p>
    <w:p w14:paraId="3EEB202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available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D3E4B1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available_probs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9D2C8E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6723E2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j</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enumerate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p>
    <w:p w14:paraId="47C832A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Skip if already selected</w:t>
      </w:r>
    </w:p>
    <w:p w14:paraId="664BA5C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7F249CB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continue</w:t>
      </w:r>
    </w:p>
    <w:p w14:paraId="3A9CD9E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E5FEFB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Skip if in cool-down cohort</w:t>
      </w:r>
    </w:p>
    <w:p w14:paraId="317B60C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cohort_id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excluded_cohorts</w:t>
      </w:r>
      <w:r w:rsidRPr="00602E4B">
        <w:rPr>
          <w:rStyle w:val="token"/>
          <w:rFonts w:ascii="Inter" w:eastAsiaTheme="majorEastAsia" w:hAnsi="Inter"/>
          <w:color w:val="ABB2BF"/>
          <w:sz w:val="18"/>
          <w:szCs w:val="18"/>
        </w:rPr>
        <w:t>:</w:t>
      </w:r>
    </w:p>
    <w:p w14:paraId="653C4EF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continue</w:t>
      </w:r>
    </w:p>
    <w:p w14:paraId="55AF2F8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C026C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Skip if probability is zero</w:t>
      </w:r>
    </w:p>
    <w:p w14:paraId="329CE2C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probabilities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j</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47B5E75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continue</w:t>
      </w:r>
    </w:p>
    <w:p w14:paraId="287964D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41DD98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available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p>
    <w:p w14:paraId="182EF8F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available_probs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probabilities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j</w:t>
      </w:r>
      <w:r w:rsidRPr="00602E4B">
        <w:rPr>
          <w:rStyle w:val="token"/>
          <w:rFonts w:ascii="Inter" w:eastAsiaTheme="majorEastAsia" w:hAnsi="Inter"/>
          <w:color w:val="ABB2BF"/>
          <w:sz w:val="18"/>
          <w:szCs w:val="18"/>
        </w:rPr>
        <w:t>])</w:t>
      </w:r>
    </w:p>
    <w:p w14:paraId="5D111AC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43D2D5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available</w:t>
      </w:r>
      <w:r w:rsidRPr="00602E4B">
        <w:rPr>
          <w:rStyle w:val="token"/>
          <w:rFonts w:ascii="Inter" w:eastAsiaTheme="majorEastAsia" w:hAnsi="Inter"/>
          <w:color w:val="ABB2BF"/>
          <w:sz w:val="18"/>
          <w:szCs w:val="18"/>
        </w:rPr>
        <w:t>:</w:t>
      </w:r>
    </w:p>
    <w:p w14:paraId="6A0155C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 more validators available</w:t>
      </w:r>
    </w:p>
    <w:p w14:paraId="5044477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log_warning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f"Committee incomplete: only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(committee)}</w:t>
      </w:r>
      <w:r w:rsidRPr="00602E4B">
        <w:rPr>
          <w:rStyle w:val="token"/>
          <w:rFonts w:ascii="Inter" w:eastAsiaTheme="majorEastAsia" w:hAnsi="Inter"/>
          <w:color w:val="98C379"/>
          <w:sz w:val="18"/>
          <w:szCs w:val="18"/>
        </w:rPr>
        <w:t xml:space="preserve"> of </w:t>
      </w:r>
      <w:r w:rsidRPr="00602E4B">
        <w:rPr>
          <w:rStyle w:val="token"/>
          <w:rFonts w:ascii="Inter" w:eastAsiaTheme="majorEastAsia" w:hAnsi="Inter"/>
          <w:color w:val="ABB2BF"/>
          <w:sz w:val="18"/>
          <w:szCs w:val="18"/>
        </w:rPr>
        <w:t>{size}</w:t>
      </w:r>
      <w:r w:rsidRPr="00602E4B">
        <w:rPr>
          <w:rStyle w:val="token"/>
          <w:rFonts w:ascii="Inter" w:eastAsiaTheme="majorEastAsia" w:hAnsi="Inter"/>
          <w:color w:val="98C379"/>
          <w:sz w:val="18"/>
          <w:szCs w:val="18"/>
        </w:rPr>
        <w:t xml:space="preserve"> selected"</w:t>
      </w:r>
      <w:r w:rsidRPr="00602E4B">
        <w:rPr>
          <w:rStyle w:val="token"/>
          <w:rFonts w:ascii="Inter" w:eastAsiaTheme="majorEastAsia" w:hAnsi="Inter"/>
          <w:color w:val="ABB2BF"/>
          <w:sz w:val="18"/>
          <w:szCs w:val="18"/>
        </w:rPr>
        <w:t>)</w:t>
      </w:r>
    </w:p>
    <w:p w14:paraId="6675DB4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break</w:t>
      </w:r>
    </w:p>
    <w:p w14:paraId="526AC84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59130B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Renormalize probabilities</w:t>
      </w:r>
    </w:p>
    <w:p w14:paraId="0E05D04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prob_sum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available_probs</w:t>
      </w:r>
      <w:r w:rsidRPr="00602E4B">
        <w:rPr>
          <w:rStyle w:val="token"/>
          <w:rFonts w:ascii="Inter" w:eastAsiaTheme="majorEastAsia" w:hAnsi="Inter"/>
          <w:color w:val="ABB2BF"/>
          <w:sz w:val="18"/>
          <w:szCs w:val="18"/>
        </w:rPr>
        <w:t>)</w:t>
      </w:r>
    </w:p>
    <w:p w14:paraId="1014867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available_probs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prob_sum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p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available_probs</w:t>
      </w:r>
      <w:r w:rsidRPr="00602E4B">
        <w:rPr>
          <w:rStyle w:val="token"/>
          <w:rFonts w:ascii="Inter" w:eastAsiaTheme="majorEastAsia" w:hAnsi="Inter"/>
          <w:color w:val="ABB2BF"/>
          <w:sz w:val="18"/>
          <w:szCs w:val="18"/>
        </w:rPr>
        <w:t>]</w:t>
      </w:r>
    </w:p>
    <w:p w14:paraId="7E7860E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B2B0CB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Sample one validator using weighted random selection</w:t>
      </w:r>
    </w:p>
    <w:p w14:paraId="6D9366D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selected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weighted_choice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available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available_probs</w:t>
      </w:r>
      <w:r w:rsidRPr="00602E4B">
        <w:rPr>
          <w:rStyle w:val="token"/>
          <w:rFonts w:ascii="Inter" w:eastAsiaTheme="majorEastAsia" w:hAnsi="Inter"/>
          <w:color w:val="ABB2BF"/>
          <w:sz w:val="18"/>
          <w:szCs w:val="18"/>
        </w:rPr>
        <w:t>)</w:t>
      </w:r>
    </w:p>
    <w:p w14:paraId="4ADC9C3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selected</w:t>
      </w:r>
      <w:r w:rsidRPr="00602E4B">
        <w:rPr>
          <w:rStyle w:val="token"/>
          <w:rFonts w:ascii="Inter" w:eastAsiaTheme="majorEastAsia" w:hAnsi="Inter"/>
          <w:color w:val="ABB2BF"/>
          <w:sz w:val="18"/>
          <w:szCs w:val="18"/>
        </w:rPr>
        <w:t>)</w:t>
      </w:r>
    </w:p>
    <w:p w14:paraId="0C61FC0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60DFFF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Add cohort to cool-down exclusion</w:t>
      </w:r>
    </w:p>
    <w:p w14:paraId="022190C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excluded_cohorts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cohort_id</w:t>
      </w:r>
      <w:r w:rsidRPr="00602E4B">
        <w:rPr>
          <w:rStyle w:val="token"/>
          <w:rFonts w:ascii="Inter" w:eastAsiaTheme="majorEastAsia" w:hAnsi="Inter"/>
          <w:color w:val="ABB2BF"/>
          <w:sz w:val="18"/>
          <w:szCs w:val="18"/>
        </w:rPr>
        <w:t>)</w:t>
      </w:r>
    </w:p>
    <w:p w14:paraId="5CBB16C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065A1E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committee</w:t>
      </w:r>
    </w:p>
    <w:p w14:paraId="2600914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p>
    <w:p w14:paraId="7ED133E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p>
    <w:p w14:paraId="3AC0A46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sample_bridge_committee</w:t>
      </w:r>
      <w:r w:rsidRPr="00602E4B">
        <w:rPr>
          <w:rStyle w:val="token"/>
          <w:rFonts w:ascii="Inter" w:eastAsiaTheme="majorEastAsia" w:hAnsi="Inter"/>
          <w:color w:val="ABB2BF"/>
          <w:sz w:val="18"/>
          <w:szCs w:val="18"/>
        </w:rPr>
        <w:t>(</w:t>
      </w:r>
    </w:p>
    <w:p w14:paraId="0B6F863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507BD4E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39A45AB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size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713A124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required_chains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p>
    <w:p w14:paraId="5BDBECC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min_relayers_per_chain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p>
    <w:p w14:paraId="1F1891E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p>
    <w:p w14:paraId="0CA1F016" w14:textId="77777777" w:rsidR="005D11D7" w:rsidRPr="00602E4B" w:rsidRDefault="005D11D7" w:rsidP="005D11D7">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B84331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Sample committee ensuring adequate bridge relayer representation.</w:t>
      </w:r>
    </w:p>
    <w:p w14:paraId="59A7DA0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76544D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For bridge checkpoint rounds, we must ensure sufficient coverage</w:t>
      </w:r>
    </w:p>
    <w:p w14:paraId="230EF2A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of registered relayers for each chain being checkpointed.</w:t>
      </w:r>
    </w:p>
    <w:p w14:paraId="0F80B96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854929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F89326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Start with standard committee sampling</w:t>
      </w:r>
    </w:p>
    <w:p w14:paraId="0D5E869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base_committee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sample_committee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size</w:t>
      </w:r>
      <w:r w:rsidRPr="00602E4B">
        <w:rPr>
          <w:rStyle w:val="token"/>
          <w:rFonts w:ascii="Inter" w:eastAsiaTheme="majorEastAsia" w:hAnsi="Inter"/>
          <w:color w:val="ABB2BF"/>
          <w:sz w:val="18"/>
          <w:szCs w:val="18"/>
        </w:rPr>
        <w:t>)</w:t>
      </w:r>
    </w:p>
    <w:p w14:paraId="7E5CF52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F37191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bridge relayer coverage for each required chain</w:t>
      </w:r>
    </w:p>
    <w:p w14:paraId="0FCA5B5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required_chains</w:t>
      </w:r>
      <w:r w:rsidRPr="00602E4B">
        <w:rPr>
          <w:rStyle w:val="token"/>
          <w:rFonts w:ascii="Inter" w:eastAsiaTheme="majorEastAsia" w:hAnsi="Inter"/>
          <w:color w:val="ABB2BF"/>
          <w:sz w:val="18"/>
          <w:szCs w:val="18"/>
        </w:rPr>
        <w:t>:</w:t>
      </w:r>
    </w:p>
    <w:p w14:paraId="611F56E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chain_relayers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A5683A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base_committee </w:t>
      </w:r>
    </w:p>
    <w:p w14:paraId="3405C1C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is_registered_relayer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p>
    <w:p w14:paraId="5BE727B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DEC459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C369A1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If insufficient coverage, replace some members</w:t>
      </w:r>
    </w:p>
    <w:p w14:paraId="55C1E48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min_relayers_per_chain</w:t>
      </w:r>
      <w:r w:rsidRPr="00602E4B">
        <w:rPr>
          <w:rStyle w:val="token"/>
          <w:rFonts w:ascii="Inter" w:eastAsiaTheme="majorEastAsia" w:hAnsi="Inter"/>
          <w:color w:val="ABB2BF"/>
          <w:sz w:val="18"/>
          <w:szCs w:val="18"/>
        </w:rPr>
        <w:t>:</w:t>
      </w:r>
    </w:p>
    <w:p w14:paraId="0A6810A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deficit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min_relayers_per_chain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chain_relayers</w:t>
      </w:r>
      <w:r w:rsidRPr="00602E4B">
        <w:rPr>
          <w:rStyle w:val="token"/>
          <w:rFonts w:ascii="Inter" w:eastAsiaTheme="majorEastAsia" w:hAnsi="Inter"/>
          <w:color w:val="ABB2BF"/>
          <w:sz w:val="18"/>
          <w:szCs w:val="18"/>
        </w:rPr>
        <w:t>)</w:t>
      </w:r>
    </w:p>
    <w:p w14:paraId="55532D0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F27FD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Find eligible relayers not in committee</w:t>
      </w:r>
    </w:p>
    <w:p w14:paraId="5C202ED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eligible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9B16A4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get_active_validators</w:t>
      </w:r>
      <w:r w:rsidRPr="00602E4B">
        <w:rPr>
          <w:rStyle w:val="token"/>
          <w:rFonts w:ascii="Inter" w:eastAsiaTheme="majorEastAsia" w:hAnsi="Inter"/>
          <w:color w:val="ABB2BF"/>
          <w:sz w:val="18"/>
          <w:szCs w:val="18"/>
        </w:rPr>
        <w:t>()</w:t>
      </w:r>
    </w:p>
    <w:p w14:paraId="0647423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is_registered_relayer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and</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base_committee</w:t>
      </w:r>
    </w:p>
    <w:p w14:paraId="76C5288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4B195D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2BCF4E0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eligible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deficit</w:t>
      </w:r>
      <w:r w:rsidRPr="00602E4B">
        <w:rPr>
          <w:rStyle w:val="token"/>
          <w:rFonts w:ascii="Inter" w:eastAsiaTheme="majorEastAsia" w:hAnsi="Inter"/>
          <w:color w:val="ABB2BF"/>
          <w:sz w:val="18"/>
          <w:szCs w:val="18"/>
        </w:rPr>
        <w:t>:</w:t>
      </w:r>
    </w:p>
    <w:p w14:paraId="4AF116F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raise</w:t>
      </w:r>
      <w:r w:rsidRPr="00602E4B">
        <w:rPr>
          <w:rStyle w:val="HTMLCode"/>
          <w:rFonts w:ascii="Inter" w:eastAsiaTheme="majorEastAsia" w:hAnsi="Inter"/>
          <w:color w:val="ABB2BF"/>
          <w:sz w:val="18"/>
          <w:szCs w:val="18"/>
        </w:rPr>
        <w:t xml:space="preserve"> InsufficientBridgeRelay ersError</w:t>
      </w:r>
      <w:r w:rsidRPr="00602E4B">
        <w:rPr>
          <w:rStyle w:val="token"/>
          <w:rFonts w:ascii="Inter" w:eastAsiaTheme="majorEastAsia" w:hAnsi="Inter"/>
          <w:color w:val="ABB2BF"/>
          <w:sz w:val="18"/>
          <w:szCs w:val="18"/>
        </w:rPr>
        <w:t>(</w:t>
      </w:r>
    </w:p>
    <w:p w14:paraId="1E0BEDC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f"Cannot find enough relayers for </w:t>
      </w:r>
      <w:r w:rsidRPr="00602E4B">
        <w:rPr>
          <w:rStyle w:val="token"/>
          <w:rFonts w:ascii="Inter" w:eastAsiaTheme="majorEastAsia" w:hAnsi="Inter"/>
          <w:color w:val="ABB2BF"/>
          <w:sz w:val="18"/>
          <w:szCs w:val="18"/>
        </w:rPr>
        <w:t>{chain}</w:t>
      </w:r>
      <w:r w:rsidRPr="00602E4B">
        <w:rPr>
          <w:rStyle w:val="token"/>
          <w:rFonts w:ascii="Inter" w:eastAsiaTheme="majorEastAsia" w:hAnsi="Inter"/>
          <w:color w:val="98C379"/>
          <w:sz w:val="18"/>
          <w:szCs w:val="18"/>
        </w:rPr>
        <w:t>"</w:t>
      </w:r>
    </w:p>
    <w:p w14:paraId="4AAEE86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315A45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04E3B9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Sample additional relayers (weighted by bridge reputation)</w:t>
      </w:r>
    </w:p>
    <w:p w14:paraId="3450696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additional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weighted_sample</w:t>
      </w:r>
      <w:r w:rsidRPr="00602E4B">
        <w:rPr>
          <w:rStyle w:val="token"/>
          <w:rFonts w:ascii="Inter" w:eastAsiaTheme="majorEastAsia" w:hAnsi="Inter"/>
          <w:color w:val="ABB2BF"/>
          <w:sz w:val="18"/>
          <w:szCs w:val="18"/>
        </w:rPr>
        <w:t>(</w:t>
      </w:r>
    </w:p>
    <w:p w14:paraId="0BE900B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eligible</w:t>
      </w:r>
      <w:r w:rsidRPr="00602E4B">
        <w:rPr>
          <w:rStyle w:val="token"/>
          <w:rFonts w:ascii="Inter" w:eastAsiaTheme="majorEastAsia" w:hAnsi="Inter"/>
          <w:color w:val="ABB2BF"/>
          <w:sz w:val="18"/>
          <w:szCs w:val="18"/>
        </w:rPr>
        <w:t>,</w:t>
      </w:r>
    </w:p>
    <w:p w14:paraId="04CE4ED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deficit</w:t>
      </w:r>
      <w:r w:rsidRPr="00602E4B">
        <w:rPr>
          <w:rStyle w:val="token"/>
          <w:rFonts w:ascii="Inter" w:eastAsiaTheme="majorEastAsia" w:hAnsi="Inter"/>
          <w:color w:val="ABB2BF"/>
          <w:sz w:val="18"/>
          <w:szCs w:val="18"/>
        </w:rPr>
        <w:t>,</w:t>
      </w:r>
    </w:p>
    <w:p w14:paraId="79B280F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weight_fn</w:t>
      </w:r>
      <w:r w:rsidRPr="00602E4B">
        <w:rPr>
          <w:rStyle w:val="token"/>
          <w:rFonts w:ascii="Inter" w:eastAsiaTheme="majorEastAsia" w:hAnsi="Inter"/>
          <w:color w:val="61AFEF"/>
          <w:sz w:val="18"/>
          <w:szCs w:val="18"/>
        </w:rPr>
        <w:t>=</w:t>
      </w:r>
      <w:r w:rsidRPr="00602E4B">
        <w:rPr>
          <w:rStyle w:val="token"/>
          <w:rFonts w:ascii="Inter" w:eastAsiaTheme="majorEastAsia" w:hAnsi="Inter"/>
          <w:color w:val="C678DD"/>
          <w:sz w:val="18"/>
          <w:szCs w:val="18"/>
        </w:rPr>
        <w:t>lambda</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bridge_reputation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50096F4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4FF970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52521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Replace lowest-weight non-relayer committee members</w:t>
      </w:r>
    </w:p>
    <w:p w14:paraId="6D23448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non_relayers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D0977B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base_committee </w:t>
      </w:r>
    </w:p>
    <w:p w14:paraId="6F418A0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is_registered_relayer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p>
    <w:p w14:paraId="405A235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D09810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to_replace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sorted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non_relayers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key</w:t>
      </w:r>
      <w:r w:rsidRPr="00602E4B">
        <w:rPr>
          <w:rStyle w:val="token"/>
          <w:rFonts w:ascii="Inter" w:eastAsiaTheme="majorEastAsia" w:hAnsi="Inter"/>
          <w:color w:val="61AFEF"/>
          <w:sz w:val="18"/>
          <w:szCs w:val="18"/>
        </w:rPr>
        <w:t>=</w:t>
      </w:r>
      <w:r w:rsidRPr="00602E4B">
        <w:rPr>
          <w:rStyle w:val="token"/>
          <w:rFonts w:ascii="Inter" w:eastAsiaTheme="majorEastAsia" w:hAnsi="Inter"/>
          <w:color w:val="C678DD"/>
          <w:sz w:val="18"/>
          <w:szCs w:val="18"/>
        </w:rPr>
        <w:t>lambda</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normalized_weight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deficit</w:t>
      </w:r>
      <w:r w:rsidRPr="00602E4B">
        <w:rPr>
          <w:rStyle w:val="token"/>
          <w:rFonts w:ascii="Inter" w:eastAsiaTheme="majorEastAsia" w:hAnsi="Inter"/>
          <w:color w:val="ABB2BF"/>
          <w:sz w:val="18"/>
          <w:szCs w:val="18"/>
        </w:rPr>
        <w:t>]</w:t>
      </w:r>
    </w:p>
    <w:p w14:paraId="50A73ED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B225D0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zip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to_replace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additional</w:t>
      </w:r>
      <w:r w:rsidRPr="00602E4B">
        <w:rPr>
          <w:rStyle w:val="token"/>
          <w:rFonts w:ascii="Inter" w:eastAsiaTheme="majorEastAsia" w:hAnsi="Inter"/>
          <w:color w:val="ABB2BF"/>
          <w:sz w:val="18"/>
          <w:szCs w:val="18"/>
        </w:rPr>
        <w:t>):</w:t>
      </w:r>
    </w:p>
    <w:p w14:paraId="3058963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base_committee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remove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old</w:t>
      </w:r>
      <w:r w:rsidRPr="00602E4B">
        <w:rPr>
          <w:rStyle w:val="token"/>
          <w:rFonts w:ascii="Inter" w:eastAsiaTheme="majorEastAsia" w:hAnsi="Inter"/>
          <w:color w:val="ABB2BF"/>
          <w:sz w:val="18"/>
          <w:szCs w:val="18"/>
        </w:rPr>
        <w:t>)</w:t>
      </w:r>
    </w:p>
    <w:p w14:paraId="518865D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base_committee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w:t>
      </w:r>
      <w:r w:rsidRPr="00602E4B">
        <w:rPr>
          <w:rStyle w:val="token"/>
          <w:rFonts w:ascii="Inter" w:eastAsiaTheme="majorEastAsia" w:hAnsi="Inter"/>
          <w:color w:val="ABB2BF"/>
          <w:sz w:val="18"/>
          <w:szCs w:val="18"/>
        </w:rPr>
        <w:t>)</w:t>
      </w:r>
    </w:p>
    <w:p w14:paraId="78B703F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1F793D" w14:textId="77777777" w:rsidR="005D11D7" w:rsidRPr="00602E4B" w:rsidRDefault="005D11D7" w:rsidP="005D11D7">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base_committee</w:t>
      </w:r>
    </w:p>
    <w:p w14:paraId="727AEBA7" w14:textId="77777777" w:rsidR="005D11D7" w:rsidRPr="00602E4B" w:rsidRDefault="005D11D7" w:rsidP="005D11D7">
      <w:pPr>
        <w:pStyle w:val="Heading2"/>
        <w:rPr>
          <w:rFonts w:ascii="Inter" w:hAnsi="Inter"/>
          <w:color w:val="auto"/>
          <w:sz w:val="18"/>
          <w:szCs w:val="18"/>
        </w:rPr>
      </w:pPr>
      <w:r w:rsidRPr="00602E4B">
        <w:rPr>
          <w:rFonts w:ascii="Inter" w:hAnsi="Inter"/>
          <w:sz w:val="18"/>
          <w:szCs w:val="18"/>
        </w:rPr>
        <w:t>14.3 Diversity Multiplier Calculation</w:t>
      </w:r>
    </w:p>
    <w:p w14:paraId="70AF6558" w14:textId="77777777" w:rsidR="005D11D7" w:rsidRPr="00602E4B" w:rsidRDefault="005D11D7" w:rsidP="005D11D7">
      <w:pPr>
        <w:pStyle w:val="whitespace-normal"/>
        <w:rPr>
          <w:rFonts w:ascii="Inter" w:hAnsi="Inter"/>
          <w:sz w:val="18"/>
          <w:szCs w:val="18"/>
        </w:rPr>
      </w:pPr>
      <w:r w:rsidRPr="00602E4B">
        <w:rPr>
          <w:rFonts w:ascii="Inter" w:hAnsi="Inter"/>
          <w:sz w:val="18"/>
          <w:szCs w:val="18"/>
        </w:rPr>
        <w:t>The diversity multiplier penalizes validators whose cohort appears together too frequently.</w:t>
      </w:r>
    </w:p>
    <w:p w14:paraId="13CFCE98" w14:textId="77777777" w:rsidR="005D11D7" w:rsidRPr="00602E4B" w:rsidRDefault="005D11D7" w:rsidP="005D11D7">
      <w:pPr>
        <w:rPr>
          <w:rFonts w:ascii="Inter" w:hAnsi="Inter"/>
          <w:sz w:val="18"/>
          <w:szCs w:val="18"/>
        </w:rPr>
      </w:pPr>
      <w:r w:rsidRPr="00602E4B">
        <w:rPr>
          <w:rFonts w:ascii="Inter" w:hAnsi="Inter"/>
          <w:sz w:val="18"/>
          <w:szCs w:val="18"/>
        </w:rPr>
        <w:t>python</w:t>
      </w:r>
    </w:p>
    <w:p w14:paraId="263546C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calculate_diversity_multiplier</w:t>
      </w:r>
      <w:r w:rsidRPr="00602E4B">
        <w:rPr>
          <w:rStyle w:val="token"/>
          <w:rFonts w:ascii="Inter" w:eastAsiaTheme="majorEastAsia" w:hAnsi="Inter"/>
          <w:color w:val="ABB2BF"/>
          <w:sz w:val="18"/>
          <w:szCs w:val="18"/>
        </w:rPr>
        <w:t>(</w:t>
      </w:r>
    </w:p>
    <w:p w14:paraId="64EA1F6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04C3B91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639F844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window</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79A3C14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penalty_strength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0.7</w:t>
      </w:r>
    </w:p>
    <w:p w14:paraId="1A3BE22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065F753E" w14:textId="77777777" w:rsidR="005D11D7" w:rsidRPr="00602E4B" w:rsidRDefault="005D11D7" w:rsidP="005D11D7">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721902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Calculate diversity multiplier based on recent co-committee frequency.</w:t>
      </w:r>
    </w:p>
    <w:p w14:paraId="7DA4370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E0FCD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Equation 4: D_i = exp(-λ * max(0, p_i - μ))</w:t>
      </w:r>
    </w:p>
    <w:p w14:paraId="1550750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AA6A53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where:</w:t>
      </w:r>
    </w:p>
    <w:p w14:paraId="761C619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p_i = recent co-committee frequency</w:t>
      </w:r>
    </w:p>
    <w:p w14:paraId="39D8529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 μ = expected frequency under random mixing</w:t>
      </w:r>
    </w:p>
    <w:p w14:paraId="3AE647C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λ = penalty strength parameter</w:t>
      </w:r>
    </w:p>
    <w:p w14:paraId="2F5D332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57F408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DDC003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Look back over recent rounds</w:t>
      </w:r>
    </w:p>
    <w:p w14:paraId="1C022C0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history_start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max</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window</w:t>
      </w:r>
      <w:r w:rsidRPr="00602E4B">
        <w:rPr>
          <w:rStyle w:val="token"/>
          <w:rFonts w:ascii="Inter" w:eastAsiaTheme="majorEastAsia" w:hAnsi="Inter"/>
          <w:color w:val="ABB2BF"/>
          <w:sz w:val="18"/>
          <w:szCs w:val="18"/>
        </w:rPr>
        <w:t>)</w:t>
      </w:r>
    </w:p>
    <w:p w14:paraId="1A5F084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recent_rounds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history_start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4ACCF3B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3AF8E1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Count co-committee occurrences with same cohort</w:t>
      </w:r>
    </w:p>
    <w:p w14:paraId="70EB394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co_occurrences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0B00939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29B51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past_round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recent_rounds</w:t>
      </w:r>
      <w:r w:rsidRPr="00602E4B">
        <w:rPr>
          <w:rStyle w:val="token"/>
          <w:rFonts w:ascii="Inter" w:eastAsiaTheme="majorEastAsia" w:hAnsi="Inter"/>
          <w:color w:val="ABB2BF"/>
          <w:sz w:val="18"/>
          <w:szCs w:val="18"/>
        </w:rPr>
        <w:t>:</w:t>
      </w:r>
    </w:p>
    <w:p w14:paraId="4B14C23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past_committee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past_round</w:t>
      </w:r>
      <w:r w:rsidRPr="00602E4B">
        <w:rPr>
          <w:rStyle w:val="token"/>
          <w:rFonts w:ascii="Inter" w:eastAsiaTheme="majorEastAsia" w:hAnsi="Inter"/>
          <w:color w:val="ABB2BF"/>
          <w:sz w:val="18"/>
          <w:szCs w:val="18"/>
        </w:rPr>
        <w:t>)</w:t>
      </w:r>
    </w:p>
    <w:p w14:paraId="766AAA4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513C69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validator and cohort members were both in committee</w:t>
      </w:r>
    </w:p>
    <w:p w14:paraId="12B5F29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validator_in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past_committee</w:t>
      </w:r>
    </w:p>
    <w:p w14:paraId="6929123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7AD26D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cohort_in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any</w:t>
      </w:r>
      <w:r w:rsidRPr="00602E4B">
        <w:rPr>
          <w:rStyle w:val="token"/>
          <w:rFonts w:ascii="Inter" w:eastAsiaTheme="majorEastAsia" w:hAnsi="Inter"/>
          <w:color w:val="ABB2BF"/>
          <w:sz w:val="18"/>
          <w:szCs w:val="18"/>
        </w:rPr>
        <w:t>(</w:t>
      </w:r>
    </w:p>
    <w:p w14:paraId="78B7016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cohort_id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cohort_id </w:t>
      </w:r>
      <w:r w:rsidRPr="00602E4B">
        <w:rPr>
          <w:rStyle w:val="token"/>
          <w:rFonts w:ascii="Inter" w:eastAsiaTheme="majorEastAsia" w:hAnsi="Inter"/>
          <w:color w:val="C678DD"/>
          <w:sz w:val="18"/>
          <w:szCs w:val="18"/>
        </w:rPr>
        <w:t>and</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p>
    <w:p w14:paraId="1FBDD8B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past_committee</w:t>
      </w:r>
    </w:p>
    <w:p w14:paraId="512E8C9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1D5311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AC9E35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validator_in </w:t>
      </w:r>
      <w:r w:rsidRPr="00602E4B">
        <w:rPr>
          <w:rStyle w:val="token"/>
          <w:rFonts w:ascii="Inter" w:eastAsiaTheme="majorEastAsia" w:hAnsi="Inter"/>
          <w:color w:val="C678DD"/>
          <w:sz w:val="18"/>
          <w:szCs w:val="18"/>
        </w:rPr>
        <w:t>and</w:t>
      </w:r>
      <w:r w:rsidRPr="00602E4B">
        <w:rPr>
          <w:rStyle w:val="HTMLCode"/>
          <w:rFonts w:ascii="Inter" w:eastAsiaTheme="majorEastAsia" w:hAnsi="Inter"/>
          <w:color w:val="ABB2BF"/>
          <w:sz w:val="18"/>
          <w:szCs w:val="18"/>
        </w:rPr>
        <w:t xml:space="preserve"> cohort_in</w:t>
      </w:r>
      <w:r w:rsidRPr="00602E4B">
        <w:rPr>
          <w:rStyle w:val="token"/>
          <w:rFonts w:ascii="Inter" w:eastAsiaTheme="majorEastAsia" w:hAnsi="Inter"/>
          <w:color w:val="ABB2BF"/>
          <w:sz w:val="18"/>
          <w:szCs w:val="18"/>
        </w:rPr>
        <w:t>:</w:t>
      </w:r>
    </w:p>
    <w:p w14:paraId="5E23C7E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co_occurrences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1DB9531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9B4A51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observed frequency p_i</w:t>
      </w:r>
    </w:p>
    <w:p w14:paraId="522D5A9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p_i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co_occurrences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window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window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30F9FFE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1DBADC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Expected frequency under random sampling</w:t>
      </w:r>
    </w:p>
    <w:p w14:paraId="63A6186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μ = m/n (committee size / total validators)</w:t>
      </w:r>
    </w:p>
    <w:p w14:paraId="760356A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committee_size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get_committee_size</w:t>
      </w:r>
      <w:r w:rsidRPr="00602E4B">
        <w:rPr>
          <w:rStyle w:val="token"/>
          <w:rFonts w:ascii="Inter" w:eastAsiaTheme="majorEastAsia" w:hAnsi="Inter"/>
          <w:color w:val="ABB2BF"/>
          <w:sz w:val="18"/>
          <w:szCs w:val="18"/>
        </w:rPr>
        <w:t>()</w:t>
      </w:r>
    </w:p>
    <w:p w14:paraId="7921163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get_active_validators</w:t>
      </w:r>
      <w:r w:rsidRPr="00602E4B">
        <w:rPr>
          <w:rStyle w:val="token"/>
          <w:rFonts w:ascii="Inter" w:eastAsiaTheme="majorEastAsia" w:hAnsi="Inter"/>
          <w:color w:val="ABB2BF"/>
          <w:sz w:val="18"/>
          <w:szCs w:val="18"/>
        </w:rPr>
        <w:t>())</w:t>
      </w:r>
    </w:p>
    <w:p w14:paraId="055E476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mu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committee_size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total_validators</w:t>
      </w:r>
    </w:p>
    <w:p w14:paraId="0CE6D56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966C4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Apply penalty if above expected (Equation 4)</w:t>
      </w:r>
    </w:p>
    <w:p w14:paraId="3BC388D3"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p_i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mu</w:t>
      </w:r>
      <w:r w:rsidRPr="00602E4B">
        <w:rPr>
          <w:rStyle w:val="token"/>
          <w:rFonts w:ascii="Inter" w:eastAsiaTheme="majorEastAsia" w:hAnsi="Inter"/>
          <w:color w:val="ABB2BF"/>
          <w:sz w:val="18"/>
          <w:szCs w:val="18"/>
        </w:rPr>
        <w:t>:</w:t>
      </w:r>
    </w:p>
    <w:p w14:paraId="5764DB9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diversity_mult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math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exp</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penalty_strength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p_i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mu</w:t>
      </w:r>
      <w:r w:rsidRPr="00602E4B">
        <w:rPr>
          <w:rStyle w:val="token"/>
          <w:rFonts w:ascii="Inter" w:eastAsiaTheme="majorEastAsia" w:hAnsi="Inter"/>
          <w:color w:val="ABB2BF"/>
          <w:sz w:val="18"/>
          <w:szCs w:val="18"/>
        </w:rPr>
        <w:t>))</w:t>
      </w:r>
    </w:p>
    <w:p w14:paraId="534A3BD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61E6F2E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diversity_mult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p>
    <w:p w14:paraId="7401B0E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EB989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diversity_mult</w:t>
      </w:r>
    </w:p>
    <w:p w14:paraId="0C4954B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p>
    <w:p w14:paraId="74448A9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p>
    <w:p w14:paraId="0485719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apply_bridge_diversity_penalty</w:t>
      </w:r>
      <w:r w:rsidRPr="00602E4B">
        <w:rPr>
          <w:rStyle w:val="token"/>
          <w:rFonts w:ascii="Inter" w:eastAsiaTheme="majorEastAsia" w:hAnsi="Inter"/>
          <w:color w:val="ABB2BF"/>
          <w:sz w:val="18"/>
          <w:szCs w:val="18"/>
        </w:rPr>
        <w:t>(</w:t>
      </w:r>
    </w:p>
    <w:p w14:paraId="0E6454B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3A12278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6582367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history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BridgeHistory</w:t>
      </w:r>
      <w:r w:rsidRPr="00602E4B">
        <w:rPr>
          <w:rStyle w:val="token"/>
          <w:rFonts w:ascii="Inter" w:eastAsiaTheme="majorEastAsia" w:hAnsi="Inter"/>
          <w:color w:val="ABB2BF"/>
          <w:sz w:val="18"/>
          <w:szCs w:val="18"/>
        </w:rPr>
        <w:t>,</w:t>
      </w:r>
    </w:p>
    <w:p w14:paraId="4F711CD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window</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1000</w:t>
      </w:r>
      <w:r w:rsidRPr="00602E4B">
        <w:rPr>
          <w:rStyle w:val="token"/>
          <w:rFonts w:ascii="Inter" w:eastAsiaTheme="majorEastAsia" w:hAnsi="Inter"/>
          <w:color w:val="ABB2BF"/>
          <w:sz w:val="18"/>
          <w:szCs w:val="18"/>
        </w:rPr>
        <w:t>,</w:t>
      </w:r>
    </w:p>
    <w:p w14:paraId="416C769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penalty_strength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p>
    <w:p w14:paraId="790E5CD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370B8F39" w14:textId="77777777" w:rsidR="005D11D7" w:rsidRPr="00602E4B" w:rsidRDefault="005D11D7" w:rsidP="005D11D7">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51825AB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Apply diversity penalty for bridge relaying on specific chain.</w:t>
      </w:r>
    </w:p>
    <w:p w14:paraId="10DE221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CF053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For bridge operations, we track co-signing frequency separately</w:t>
      </w:r>
    </w:p>
    <w:p w14:paraId="050779D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 chain to ensure geographic/infrastructure diversity.</w:t>
      </w:r>
    </w:p>
    <w:p w14:paraId="0ADA717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7940CBA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D2DB6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cohort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cohort_id</w:t>
      </w:r>
    </w:p>
    <w:p w14:paraId="4537EEB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CE86D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Count co-signing frequency on this chain</w:t>
      </w:r>
    </w:p>
    <w:p w14:paraId="471829E5"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signatures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get_threshold_signatures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window</w:t>
      </w:r>
      <w:r w:rsidRPr="00602E4B">
        <w:rPr>
          <w:rStyle w:val="token"/>
          <w:rFonts w:ascii="Inter" w:eastAsiaTheme="majorEastAsia" w:hAnsi="Inter"/>
          <w:color w:val="ABB2BF"/>
          <w:sz w:val="18"/>
          <w:szCs w:val="18"/>
        </w:rPr>
        <w:t>)</w:t>
      </w:r>
    </w:p>
    <w:p w14:paraId="050C01B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co_signatures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38AACD4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920A0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sig_ceremony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signatures</w:t>
      </w:r>
      <w:r w:rsidRPr="00602E4B">
        <w:rPr>
          <w:rStyle w:val="token"/>
          <w:rFonts w:ascii="Inter" w:eastAsiaTheme="majorEastAsia" w:hAnsi="Inter"/>
          <w:color w:val="ABB2BF"/>
          <w:sz w:val="18"/>
          <w:szCs w:val="18"/>
        </w:rPr>
        <w:t>:</w:t>
      </w:r>
    </w:p>
    <w:p w14:paraId="7C97F50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validator participated</w:t>
      </w:r>
    </w:p>
    <w:p w14:paraId="6C9FEDC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validator_participated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sig_ceremony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participants</w:t>
      </w:r>
    </w:p>
    <w:p w14:paraId="4E70C14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6B3BB99"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cohort members participated</w:t>
      </w:r>
    </w:p>
    <w:p w14:paraId="4830D19F"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cohort_participated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any</w:t>
      </w:r>
      <w:r w:rsidRPr="00602E4B">
        <w:rPr>
          <w:rStyle w:val="token"/>
          <w:rFonts w:ascii="Inter" w:eastAsiaTheme="majorEastAsia" w:hAnsi="Inter"/>
          <w:color w:val="ABB2BF"/>
          <w:sz w:val="18"/>
          <w:szCs w:val="18"/>
        </w:rPr>
        <w:t>(</w:t>
      </w:r>
    </w:p>
    <w:p w14:paraId="13E68FF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cohort_id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cohort </w:t>
      </w:r>
      <w:r w:rsidRPr="00602E4B">
        <w:rPr>
          <w:rStyle w:val="token"/>
          <w:rFonts w:ascii="Inter" w:eastAsiaTheme="majorEastAsia" w:hAnsi="Inter"/>
          <w:color w:val="C678DD"/>
          <w:sz w:val="18"/>
          <w:szCs w:val="18"/>
        </w:rPr>
        <w:t>and</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p>
    <w:p w14:paraId="0F2DA9F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sig_ceremony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participants</w:t>
      </w:r>
    </w:p>
    <w:p w14:paraId="65DEE55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31013D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AD5060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validator_participated </w:t>
      </w:r>
      <w:r w:rsidRPr="00602E4B">
        <w:rPr>
          <w:rStyle w:val="token"/>
          <w:rFonts w:ascii="Inter" w:eastAsiaTheme="majorEastAsia" w:hAnsi="Inter"/>
          <w:color w:val="C678DD"/>
          <w:sz w:val="18"/>
          <w:szCs w:val="18"/>
        </w:rPr>
        <w:t>and</w:t>
      </w:r>
      <w:r w:rsidRPr="00602E4B">
        <w:rPr>
          <w:rStyle w:val="HTMLCode"/>
          <w:rFonts w:ascii="Inter" w:eastAsiaTheme="majorEastAsia" w:hAnsi="Inter"/>
          <w:color w:val="ABB2BF"/>
          <w:sz w:val="18"/>
          <w:szCs w:val="18"/>
        </w:rPr>
        <w:t xml:space="preserve"> cohort_participated</w:t>
      </w:r>
      <w:r w:rsidRPr="00602E4B">
        <w:rPr>
          <w:rStyle w:val="token"/>
          <w:rFonts w:ascii="Inter" w:eastAsiaTheme="majorEastAsia" w:hAnsi="Inter"/>
          <w:color w:val="ABB2BF"/>
          <w:sz w:val="18"/>
          <w:szCs w:val="18"/>
        </w:rPr>
        <w:t>:</w:t>
      </w:r>
    </w:p>
    <w:p w14:paraId="295510DD"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co_signatures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3F74AB5A"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DE76F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frequency</w:t>
      </w:r>
    </w:p>
    <w:p w14:paraId="668677FB"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p_ij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co_signatures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signatures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signatures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4FB5D670"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F0630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Expected frequency (depends on threshold size)</w:t>
      </w:r>
    </w:p>
    <w:p w14:paraId="5A12C872"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get_bridge_threshold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1DA0A844"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total_relayers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get_registered_relayer_count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3763ECE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mu_j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threshold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total_relayers</w:t>
      </w:r>
    </w:p>
    <w:p w14:paraId="0F853118"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B915E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Apply stronger penalty for bridge operations</w:t>
      </w:r>
    </w:p>
    <w:p w14:paraId="6E89EA86"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p_ij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mu_j</w:t>
      </w:r>
      <w:r w:rsidRPr="00602E4B">
        <w:rPr>
          <w:rStyle w:val="token"/>
          <w:rFonts w:ascii="Inter" w:eastAsiaTheme="majorEastAsia" w:hAnsi="Inter"/>
          <w:color w:val="ABB2BF"/>
          <w:sz w:val="18"/>
          <w:szCs w:val="18"/>
        </w:rPr>
        <w:t>:</w:t>
      </w:r>
    </w:p>
    <w:p w14:paraId="3BF70BF1"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diversity_mult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math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exp</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penalty_strength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p_ij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mu_j</w:t>
      </w:r>
      <w:r w:rsidRPr="00602E4B">
        <w:rPr>
          <w:rStyle w:val="token"/>
          <w:rFonts w:ascii="Inter" w:eastAsiaTheme="majorEastAsia" w:hAnsi="Inter"/>
          <w:color w:val="ABB2BF"/>
          <w:sz w:val="18"/>
          <w:szCs w:val="18"/>
        </w:rPr>
        <w:t>))</w:t>
      </w:r>
    </w:p>
    <w:p w14:paraId="0F9200BC"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6F32DA27"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diversity_mult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p>
    <w:p w14:paraId="0CE7EA4E" w14:textId="77777777" w:rsidR="005D11D7" w:rsidRPr="00602E4B" w:rsidRDefault="005D11D7" w:rsidP="005D11D7">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814679C" w14:textId="77777777" w:rsidR="005D11D7" w:rsidRPr="00602E4B" w:rsidRDefault="005D11D7" w:rsidP="005D11D7">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diversity_mult</w:t>
      </w:r>
    </w:p>
    <w:p w14:paraId="0DB0A1BC" w14:textId="77777777" w:rsidR="00404521" w:rsidRPr="00602E4B" w:rsidRDefault="00404521" w:rsidP="00404521">
      <w:pPr>
        <w:pStyle w:val="Heading2"/>
        <w:rPr>
          <w:rFonts w:ascii="Inter" w:hAnsi="Inter"/>
          <w:sz w:val="18"/>
          <w:szCs w:val="18"/>
        </w:rPr>
      </w:pPr>
      <w:r w:rsidRPr="00602E4B">
        <w:rPr>
          <w:rFonts w:ascii="Inter" w:hAnsi="Inter"/>
          <w:sz w:val="18"/>
          <w:szCs w:val="18"/>
        </w:rPr>
        <w:t>14.4 Block Proposal</w:t>
      </w:r>
    </w:p>
    <w:p w14:paraId="4C395CFF" w14:textId="77777777" w:rsidR="00404521" w:rsidRPr="00602E4B" w:rsidRDefault="00404521" w:rsidP="00404521">
      <w:pPr>
        <w:pStyle w:val="whitespace-normal"/>
        <w:rPr>
          <w:rFonts w:ascii="Inter" w:hAnsi="Inter"/>
          <w:sz w:val="18"/>
          <w:szCs w:val="18"/>
        </w:rPr>
      </w:pPr>
      <w:r w:rsidRPr="00602E4B">
        <w:rPr>
          <w:rFonts w:ascii="Inter" w:hAnsi="Inter"/>
          <w:sz w:val="18"/>
          <w:szCs w:val="18"/>
        </w:rPr>
        <w:t>The leader creates and proposes a new block, including any required bridge checkpoint data.</w:t>
      </w:r>
    </w:p>
    <w:p w14:paraId="4FB18937" w14:textId="77777777" w:rsidR="00404521" w:rsidRPr="00602E4B" w:rsidRDefault="00404521" w:rsidP="00404521">
      <w:pPr>
        <w:rPr>
          <w:rFonts w:ascii="Inter" w:hAnsi="Inter"/>
          <w:sz w:val="18"/>
          <w:szCs w:val="18"/>
        </w:rPr>
      </w:pPr>
      <w:r w:rsidRPr="00602E4B">
        <w:rPr>
          <w:rFonts w:ascii="Inter" w:hAnsi="Inter"/>
          <w:sz w:val="18"/>
          <w:szCs w:val="18"/>
        </w:rPr>
        <w:t>python</w:t>
      </w:r>
    </w:p>
    <w:p w14:paraId="68E9D00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propose_block</w:t>
      </w:r>
      <w:r w:rsidRPr="00602E4B">
        <w:rPr>
          <w:rStyle w:val="token"/>
          <w:rFonts w:ascii="Inter" w:eastAsiaTheme="majorEastAsia" w:hAnsi="Inter"/>
          <w:color w:val="ABB2BF"/>
          <w:sz w:val="18"/>
          <w:szCs w:val="18"/>
        </w:rPr>
        <w:t>(</w:t>
      </w:r>
    </w:p>
    <w:p w14:paraId="6CDDAC1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0F1F3C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3C5F09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p>
    <w:p w14:paraId="24EA38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p>
    <w:p w14:paraId="4874EA6B"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4851DE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creates and proposes a new block.</w:t>
      </w:r>
    </w:p>
    <w:p w14:paraId="07CB96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86455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Steps:</w:t>
      </w:r>
    </w:p>
    <w:p w14:paraId="2C2041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Get parent block (most recent finalized)</w:t>
      </w:r>
    </w:p>
    <w:p w14:paraId="6C8DBE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Select transactions from mempool</w:t>
      </w:r>
    </w:p>
    <w:p w14:paraId="14E222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Execute transactions and compute state transition</w:t>
      </w:r>
    </w:p>
    <w:p w14:paraId="425070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4. Include bridge checkpoint if applicable</w:t>
      </w:r>
    </w:p>
    <w:p w14:paraId="230A8FB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5. Sign block header</w:t>
      </w:r>
    </w:p>
    <w:p w14:paraId="673947F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6. Broadcast to network</w:t>
      </w:r>
    </w:p>
    <w:p w14:paraId="1B8A7D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AF7255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66006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Get parent block</w:t>
      </w:r>
    </w:p>
    <w:p w14:paraId="0CE9D1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parent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get_highest_finalized_block</w:t>
      </w:r>
      <w:r w:rsidRPr="00602E4B">
        <w:rPr>
          <w:rStyle w:val="token"/>
          <w:rFonts w:ascii="Inter" w:eastAsiaTheme="majorEastAsia" w:hAnsi="Inter"/>
          <w:color w:val="ABB2BF"/>
          <w:sz w:val="18"/>
          <w:szCs w:val="18"/>
        </w:rPr>
        <w:t>()</w:t>
      </w:r>
    </w:p>
    <w:p w14:paraId="01153F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7446F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Select transactions from mempool</w:t>
      </w:r>
    </w:p>
    <w:p w14:paraId="076905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transactions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select_transactions_from_mempool</w:t>
      </w:r>
      <w:r w:rsidRPr="00602E4B">
        <w:rPr>
          <w:rStyle w:val="token"/>
          <w:rFonts w:ascii="Inter" w:eastAsiaTheme="majorEastAsia" w:hAnsi="Inter"/>
          <w:color w:val="ABB2BF"/>
          <w:sz w:val="18"/>
          <w:szCs w:val="18"/>
        </w:rPr>
        <w:t>(</w:t>
      </w:r>
    </w:p>
    <w:p w14:paraId="63005A4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max_gas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BLOCK_GAS_LIMIT</w:t>
      </w:r>
      <w:r w:rsidRPr="00602E4B">
        <w:rPr>
          <w:rStyle w:val="token"/>
          <w:rFonts w:ascii="Inter" w:eastAsiaTheme="majorEastAsia" w:hAnsi="Inter"/>
          <w:color w:val="ABB2BF"/>
          <w:sz w:val="18"/>
          <w:szCs w:val="18"/>
        </w:rPr>
        <w:t>,</w:t>
      </w:r>
    </w:p>
    <w:p w14:paraId="1F9343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min_fee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MIN_FEE_PER_GAS</w:t>
      </w:r>
    </w:p>
    <w:p w14:paraId="6F7FF3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ABCEF3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D32B6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transactions and compute state transition</w:t>
      </w:r>
    </w:p>
    <w:p w14:paraId="7D8F2C7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parent_state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load_state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state_root</w:t>
      </w:r>
      <w:r w:rsidRPr="00602E4B">
        <w:rPr>
          <w:rStyle w:val="token"/>
          <w:rFonts w:ascii="Inter" w:eastAsiaTheme="majorEastAsia" w:hAnsi="Inter"/>
          <w:color w:val="ABB2BF"/>
          <w:sz w:val="18"/>
          <w:szCs w:val="18"/>
        </w:rPr>
        <w:t>)</w:t>
      </w:r>
    </w:p>
    <w:p w14:paraId="78A938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receipts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execute_transactions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parent_state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transactions</w:t>
      </w:r>
      <w:r w:rsidRPr="00602E4B">
        <w:rPr>
          <w:rStyle w:val="token"/>
          <w:rFonts w:ascii="Inter" w:eastAsiaTheme="majorEastAsia" w:hAnsi="Inter"/>
          <w:color w:val="ABB2BF"/>
          <w:sz w:val="18"/>
          <w:szCs w:val="18"/>
        </w:rPr>
        <w:t>)</w:t>
      </w:r>
    </w:p>
    <w:p w14:paraId="0EEC68E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E80FF0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Compute Merkle roots</w:t>
      </w:r>
    </w:p>
    <w:p w14:paraId="55C436E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tx_root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merkle_root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transactions</w:t>
      </w:r>
      <w:r w:rsidRPr="00602E4B">
        <w:rPr>
          <w:rStyle w:val="token"/>
          <w:rFonts w:ascii="Inter" w:eastAsiaTheme="majorEastAsia" w:hAnsi="Inter"/>
          <w:color w:val="ABB2BF"/>
          <w:sz w:val="18"/>
          <w:szCs w:val="18"/>
        </w:rPr>
        <w:t>)</w:t>
      </w:r>
    </w:p>
    <w:p w14:paraId="637A74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state_root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new_state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root</w:t>
      </w:r>
      <w:r w:rsidRPr="00602E4B">
        <w:rPr>
          <w:rStyle w:val="token"/>
          <w:rFonts w:ascii="Inter" w:eastAsiaTheme="majorEastAsia" w:hAnsi="Inter"/>
          <w:color w:val="ABB2BF"/>
          <w:sz w:val="18"/>
          <w:szCs w:val="18"/>
        </w:rPr>
        <w:t>()</w:t>
      </w:r>
    </w:p>
    <w:p w14:paraId="6BDA5B3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receipt_root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merkle_root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receipts</w:t>
      </w:r>
      <w:r w:rsidRPr="00602E4B">
        <w:rPr>
          <w:rStyle w:val="token"/>
          <w:rFonts w:ascii="Inter" w:eastAsiaTheme="majorEastAsia" w:hAnsi="Inter"/>
          <w:color w:val="ABB2BF"/>
          <w:sz w:val="18"/>
          <w:szCs w:val="18"/>
        </w:rPr>
        <w:t>)</w:t>
      </w:r>
    </w:p>
    <w:p w14:paraId="32E98B4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490A48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Generate randomness for future rounds (VRF)</w:t>
      </w:r>
    </w:p>
    <w:p w14:paraId="7C043C9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randomness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generate_vrf_randomness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secret_key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499612A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D564C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Get previous COMMIT QC (proves parent was finalized)</w:t>
      </w:r>
    </w:p>
    <w:p w14:paraId="12BD42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qc_prev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get_highest_commit_qc</w:t>
      </w:r>
      <w:r w:rsidRPr="00602E4B">
        <w:rPr>
          <w:rStyle w:val="token"/>
          <w:rFonts w:ascii="Inter" w:eastAsiaTheme="majorEastAsia" w:hAnsi="Inter"/>
          <w:color w:val="ABB2BF"/>
          <w:sz w:val="18"/>
          <w:szCs w:val="18"/>
        </w:rPr>
        <w:t>()</w:t>
      </w:r>
    </w:p>
    <w:p w14:paraId="01BBDE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62EE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this should be a bridge checkpoint round</w:t>
      </w:r>
    </w:p>
    <w:p w14:paraId="31695E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bridge_checkpoint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325B0D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should_include_bridge_checkpoint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6A33C9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bridge_checkpoint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create_bridge_checkpoint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5FB879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316C3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block header</w:t>
      </w:r>
    </w:p>
    <w:p w14:paraId="5B5EB55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BlockHeader</w:t>
      </w:r>
      <w:r w:rsidRPr="00602E4B">
        <w:rPr>
          <w:rStyle w:val="token"/>
          <w:rFonts w:ascii="Inter" w:eastAsiaTheme="majorEastAsia" w:hAnsi="Inter"/>
          <w:color w:val="ABB2BF"/>
          <w:sz w:val="18"/>
          <w:szCs w:val="18"/>
        </w:rPr>
        <w:t>(</w:t>
      </w:r>
    </w:p>
    <w:p w14:paraId="5B5ED7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parent_hash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parent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p>
    <w:p w14:paraId="608FFC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parent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0EC404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p>
    <w:p w14:paraId="10F7887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033B8FC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timestamp</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p>
    <w:p w14:paraId="1F07AED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tx_root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tx_root</w:t>
      </w:r>
      <w:r w:rsidRPr="00602E4B">
        <w:rPr>
          <w:rStyle w:val="token"/>
          <w:rFonts w:ascii="Inter" w:eastAsiaTheme="majorEastAsia" w:hAnsi="Inter"/>
          <w:color w:val="ABB2BF"/>
          <w:sz w:val="18"/>
          <w:szCs w:val="18"/>
        </w:rPr>
        <w:t>,</w:t>
      </w:r>
    </w:p>
    <w:p w14:paraId="04CC51D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state_root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state_root</w:t>
      </w:r>
      <w:r w:rsidRPr="00602E4B">
        <w:rPr>
          <w:rStyle w:val="token"/>
          <w:rFonts w:ascii="Inter" w:eastAsiaTheme="majorEastAsia" w:hAnsi="Inter"/>
          <w:color w:val="ABB2BF"/>
          <w:sz w:val="18"/>
          <w:szCs w:val="18"/>
        </w:rPr>
        <w:t>,</w:t>
      </w:r>
    </w:p>
    <w:p w14:paraId="2D6D8C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receipt_root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receipt_root</w:t>
      </w:r>
      <w:r w:rsidRPr="00602E4B">
        <w:rPr>
          <w:rStyle w:val="token"/>
          <w:rFonts w:ascii="Inter" w:eastAsiaTheme="majorEastAsia" w:hAnsi="Inter"/>
          <w:color w:val="ABB2BF"/>
          <w:sz w:val="18"/>
          <w:szCs w:val="18"/>
        </w:rPr>
        <w:t>,</w:t>
      </w:r>
    </w:p>
    <w:p w14:paraId="5EB82A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randomness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randomness</w:t>
      </w:r>
      <w:r w:rsidRPr="00602E4B">
        <w:rPr>
          <w:rStyle w:val="token"/>
          <w:rFonts w:ascii="Inter" w:eastAsiaTheme="majorEastAsia" w:hAnsi="Inter"/>
          <w:color w:val="ABB2BF"/>
          <w:sz w:val="18"/>
          <w:szCs w:val="18"/>
        </w:rPr>
        <w:t>,</w:t>
      </w:r>
    </w:p>
    <w:p w14:paraId="5A358F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qc_prev</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qc_prev</w:t>
      </w:r>
      <w:r w:rsidRPr="00602E4B">
        <w:rPr>
          <w:rStyle w:val="token"/>
          <w:rFonts w:ascii="Inter" w:eastAsiaTheme="majorEastAsia" w:hAnsi="Inter"/>
          <w:color w:val="ABB2BF"/>
          <w:sz w:val="18"/>
          <w:szCs w:val="18"/>
        </w:rPr>
        <w:t>,</w:t>
      </w:r>
    </w:p>
    <w:p w14:paraId="53CA501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bridge_checkpoint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bridge_checkpoint</w:t>
      </w:r>
      <w:r w:rsidRPr="00602E4B">
        <w:rPr>
          <w:rStyle w:val="token"/>
          <w:rFonts w:ascii="Inter" w:eastAsiaTheme="majorEastAsia" w:hAnsi="Inter"/>
          <w:color w:val="ABB2BF"/>
          <w:sz w:val="18"/>
          <w:szCs w:val="18"/>
        </w:rPr>
        <w:t>,</w:t>
      </w:r>
    </w:p>
    <w:p w14:paraId="136F19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timeout_justification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None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Only present after timeout</w:t>
      </w:r>
    </w:p>
    <w:p w14:paraId="2829CF5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leader_sig</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None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Will sign below</w:t>
      </w:r>
    </w:p>
    <w:p w14:paraId="670379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B6353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C876D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Sign header</w:t>
      </w:r>
    </w:p>
    <w:p w14:paraId="726DA3D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header_hash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p>
    <w:p w14:paraId="73335F4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leader_sig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sign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secret_key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header_hash</w:t>
      </w:r>
      <w:r w:rsidRPr="00602E4B">
        <w:rPr>
          <w:rStyle w:val="token"/>
          <w:rFonts w:ascii="Inter" w:eastAsiaTheme="majorEastAsia" w:hAnsi="Inter"/>
          <w:color w:val="ABB2BF"/>
          <w:sz w:val="18"/>
          <w:szCs w:val="18"/>
        </w:rPr>
        <w:t>)</w:t>
      </w:r>
    </w:p>
    <w:p w14:paraId="14DAD7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A7BA0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complete block</w:t>
      </w:r>
    </w:p>
    <w:p w14:paraId="63BF5E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p>
    <w:p w14:paraId="3F99A85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p>
    <w:p w14:paraId="04DB3EB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transactions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transactions</w:t>
      </w:r>
    </w:p>
    <w:p w14:paraId="6A02902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F6225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341C17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Broadcast PREPARE request to network</w:t>
      </w:r>
    </w:p>
    <w:p w14:paraId="3CA73B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broadcast_block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769B1A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746CC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log_info</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f"Proposed block at height </w:t>
      </w:r>
      <w:r w:rsidRPr="00602E4B">
        <w:rPr>
          <w:rStyle w:val="token"/>
          <w:rFonts w:ascii="Inter" w:eastAsiaTheme="majorEastAsia" w:hAnsi="Inter"/>
          <w:color w:val="ABB2BF"/>
          <w:sz w:val="18"/>
          <w:szCs w:val="18"/>
        </w:rPr>
        <w:t>{header.height}</w:t>
      </w:r>
      <w:r w:rsidRPr="00602E4B">
        <w:rPr>
          <w:rStyle w:val="token"/>
          <w:rFonts w:ascii="Inter" w:eastAsiaTheme="majorEastAsia" w:hAnsi="Inter"/>
          <w:color w:val="98C379"/>
          <w:sz w:val="18"/>
          <w:szCs w:val="18"/>
        </w:rPr>
        <w:t xml:space="preserve">, round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32116A1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1201AB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block</w:t>
      </w:r>
    </w:p>
    <w:p w14:paraId="27AD01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332AAE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775319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create_bridge_checkpoint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BridgeCheckpoint</w:t>
      </w:r>
      <w:r w:rsidRPr="00602E4B">
        <w:rPr>
          <w:rStyle w:val="token"/>
          <w:rFonts w:ascii="Inter" w:eastAsiaTheme="majorEastAsia" w:hAnsi="Inter"/>
          <w:color w:val="ABB2BF"/>
          <w:sz w:val="18"/>
          <w:szCs w:val="18"/>
        </w:rPr>
        <w:t>:</w:t>
      </w:r>
    </w:p>
    <w:p w14:paraId="35FCB743"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B0F68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Create bridge checkpoint aggregating cross-chain events.</w:t>
      </w:r>
    </w:p>
    <w:p w14:paraId="593328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AB230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This function:</w:t>
      </w:r>
    </w:p>
    <w:p w14:paraId="40E821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Determines which chains to include</w:t>
      </w:r>
    </w:p>
    <w:p w14:paraId="2458347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Collects attestations from bridge relayers</w:t>
      </w:r>
    </w:p>
    <w:p w14:paraId="66E24E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Forms threshold signature QCs</w:t>
      </w:r>
    </w:p>
    <w:p w14:paraId="12EEC7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4. Packages everything into checkpoint</w:t>
      </w:r>
    </w:p>
    <w:p w14:paraId="6D68A45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627556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A835B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Determine which chains should be included</w:t>
      </w:r>
    </w:p>
    <w:p w14:paraId="2C495F5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chains_to_include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select_checkpoint_chains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15DC31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B63D6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BridgeCheckpoint</w:t>
      </w:r>
      <w:r w:rsidRPr="00602E4B">
        <w:rPr>
          <w:rStyle w:val="token"/>
          <w:rFonts w:ascii="Inter" w:eastAsiaTheme="majorEastAsia" w:hAnsi="Inter"/>
          <w:color w:val="ABB2BF"/>
          <w:sz w:val="18"/>
          <w:szCs w:val="18"/>
        </w:rPr>
        <w:t>(</w:t>
      </w:r>
    </w:p>
    <w:p w14:paraId="002D1A1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chains_to_include</w:t>
      </w:r>
      <w:r w:rsidRPr="00602E4B">
        <w:rPr>
          <w:rStyle w:val="token"/>
          <w:rFonts w:ascii="Inter" w:eastAsiaTheme="majorEastAsia" w:hAnsi="Inter"/>
          <w:color w:val="ABB2BF"/>
          <w:sz w:val="18"/>
          <w:szCs w:val="18"/>
        </w:rPr>
        <w:t>,</w:t>
      </w:r>
    </w:p>
    <w:p w14:paraId="5D4E51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2092B1C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threshold_qc</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36B9D7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event_count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1288B3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total_value_locked</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w:t>
      </w:r>
    </w:p>
    <w:p w14:paraId="214CBB6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7BD292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EE1218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chains_to_include</w:t>
      </w:r>
      <w:r w:rsidRPr="00602E4B">
        <w:rPr>
          <w:rStyle w:val="token"/>
          <w:rFonts w:ascii="Inter" w:eastAsiaTheme="majorEastAsia" w:hAnsi="Inter"/>
          <w:color w:val="ABB2BF"/>
          <w:sz w:val="18"/>
          <w:szCs w:val="18"/>
        </w:rPr>
        <w:t>:</w:t>
      </w:r>
    </w:p>
    <w:p w14:paraId="2DD0EA4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Get pending events for this chain</w:t>
      </w:r>
    </w:p>
    <w:p w14:paraId="42B8674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pending_events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get_pending_cross_chain_events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375F05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364EE9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pending_events</w:t>
      </w:r>
      <w:r w:rsidRPr="00602E4B">
        <w:rPr>
          <w:rStyle w:val="token"/>
          <w:rFonts w:ascii="Inter" w:eastAsiaTheme="majorEastAsia" w:hAnsi="Inter"/>
          <w:color w:val="ABB2BF"/>
          <w:sz w:val="18"/>
          <w:szCs w:val="18"/>
        </w:rPr>
        <w:t>:</w:t>
      </w:r>
    </w:p>
    <w:p w14:paraId="622277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continue</w:t>
      </w:r>
    </w:p>
    <w:p w14:paraId="5F5D450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2E25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Get latest confirmed height on external chain</w:t>
      </w:r>
    </w:p>
    <w:p w14:paraId="3D5D2CD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latest_height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get_chain_latest_confirmed_height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3A8F1B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25FD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attestation</w:t>
      </w:r>
    </w:p>
    <w:p w14:paraId="0F6840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BridgeAttestation</w:t>
      </w:r>
      <w:r w:rsidRPr="00602E4B">
        <w:rPr>
          <w:rStyle w:val="token"/>
          <w:rFonts w:ascii="Inter" w:eastAsiaTheme="majorEastAsia" w:hAnsi="Inter"/>
          <w:color w:val="ABB2BF"/>
          <w:sz w:val="18"/>
          <w:szCs w:val="18"/>
        </w:rPr>
        <w:t>(</w:t>
      </w:r>
    </w:p>
    <w:p w14:paraId="2D766B4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32FEAF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last_confirmed_height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latest_height</w:t>
      </w:r>
      <w:r w:rsidRPr="00602E4B">
        <w:rPr>
          <w:rStyle w:val="token"/>
          <w:rFonts w:ascii="Inter" w:eastAsiaTheme="majorEastAsia" w:hAnsi="Inter"/>
          <w:color w:val="ABB2BF"/>
          <w:sz w:val="18"/>
          <w:szCs w:val="18"/>
        </w:rPr>
        <w:t>,</w:t>
      </w:r>
    </w:p>
    <w:p w14:paraId="6FA5753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state_root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query_external_chain_state_root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latest_height</w:t>
      </w:r>
      <w:r w:rsidRPr="00602E4B">
        <w:rPr>
          <w:rStyle w:val="token"/>
          <w:rFonts w:ascii="Inter" w:eastAsiaTheme="majorEastAsia" w:hAnsi="Inter"/>
          <w:color w:val="ABB2BF"/>
          <w:sz w:val="18"/>
          <w:szCs w:val="18"/>
        </w:rPr>
        <w:t>),</w:t>
      </w:r>
    </w:p>
    <w:p w14:paraId="398F30E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events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pending_events</w:t>
      </w:r>
      <w:r w:rsidRPr="00602E4B">
        <w:rPr>
          <w:rStyle w:val="token"/>
          <w:rFonts w:ascii="Inter" w:eastAsiaTheme="majorEastAsia" w:hAnsi="Inter"/>
          <w:color w:val="ABB2BF"/>
          <w:sz w:val="18"/>
          <w:szCs w:val="18"/>
        </w:rPr>
        <w:t>,</w:t>
      </w:r>
    </w:p>
    <w:p w14:paraId="4554BB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confirmation_depth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get_required_confirmations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5EAA21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witness_count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Will be filled by committee</w:t>
      </w:r>
    </w:p>
    <w:p w14:paraId="3FDAAD3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333AF6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DD0A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Request threshold signatures from bridge relayers</w:t>
      </w:r>
    </w:p>
    <w:p w14:paraId="2AF6913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get_bridge_relayers_for_chain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502D7E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request_threshold_attestation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attestation</w:t>
      </w:r>
      <w:r w:rsidRPr="00602E4B">
        <w:rPr>
          <w:rStyle w:val="token"/>
          <w:rFonts w:ascii="Inter" w:eastAsiaTheme="majorEastAsia" w:hAnsi="Inter"/>
          <w:color w:val="ABB2BF"/>
          <w:sz w:val="18"/>
          <w:szCs w:val="18"/>
        </w:rPr>
        <w:t>)</w:t>
      </w:r>
    </w:p>
    <w:p w14:paraId="7C61F70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4DF61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attestation</w:t>
      </w:r>
    </w:p>
    <w:p w14:paraId="2AE6E5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threshold_qc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threshold_qc</w:t>
      </w:r>
    </w:p>
    <w:p w14:paraId="7711EA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event_count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pending_events</w:t>
      </w:r>
      <w:r w:rsidRPr="00602E4B">
        <w:rPr>
          <w:rStyle w:val="token"/>
          <w:rFonts w:ascii="Inter" w:eastAsiaTheme="majorEastAsia" w:hAnsi="Inter"/>
          <w:color w:val="ABB2BF"/>
          <w:sz w:val="18"/>
          <w:szCs w:val="18"/>
        </w:rPr>
        <w:t>)</w:t>
      </w:r>
    </w:p>
    <w:p w14:paraId="05632C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8BDA0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checkpoint</w:t>
      </w:r>
    </w:p>
    <w:p w14:paraId="2DC197D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6EB368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389792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should_include_bridge_checkpoint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29DF7184"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7C1293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Determine if this round should include bridge checkpoint.</w:t>
      </w:r>
    </w:p>
    <w:p w14:paraId="6FAF42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9BAF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Criteria:</w:t>
      </w:r>
    </w:p>
    <w:p w14:paraId="3C9EC3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Regular interval (e.g., every 100 rounds)</w:t>
      </w:r>
    </w:p>
    <w:p w14:paraId="31BEE7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Significant pending events requiring processing</w:t>
      </w:r>
    </w:p>
    <w:p w14:paraId="03C430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Maximum time since last checkpoint exceeded</w:t>
      </w:r>
    </w:p>
    <w:p w14:paraId="187939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7D96B6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9E058F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Regular checkpoint interval</w:t>
      </w:r>
    </w:p>
    <w:p w14:paraId="4EC119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BRIDGE_CHECKPOINT_INTERVAL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60F658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p>
    <w:p w14:paraId="65B0F92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1537A1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for urgent pending events</w:t>
      </w:r>
    </w:p>
    <w:p w14:paraId="0A8019F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total_pending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p>
    <w:p w14:paraId="6F7160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get_pending_events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6B83FF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get_supported_chains</w:t>
      </w:r>
      <w:r w:rsidRPr="00602E4B">
        <w:rPr>
          <w:rStyle w:val="token"/>
          <w:rFonts w:ascii="Inter" w:eastAsiaTheme="majorEastAsia" w:hAnsi="Inter"/>
          <w:color w:val="ABB2BF"/>
          <w:sz w:val="18"/>
          <w:szCs w:val="18"/>
        </w:rPr>
        <w:t>()</w:t>
      </w:r>
    </w:p>
    <w:p w14:paraId="41EDF1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05B410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7DB2C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total_pending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URGENT_EVENT_THRESHOLD</w:t>
      </w:r>
      <w:r w:rsidRPr="00602E4B">
        <w:rPr>
          <w:rStyle w:val="token"/>
          <w:rFonts w:ascii="Inter" w:eastAsiaTheme="majorEastAsia" w:hAnsi="Inter"/>
          <w:color w:val="ABB2BF"/>
          <w:sz w:val="18"/>
          <w:szCs w:val="18"/>
        </w:rPr>
        <w:t>:</w:t>
      </w:r>
    </w:p>
    <w:p w14:paraId="1E46D4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p>
    <w:p w14:paraId="1E4EA2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9AB76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Check time since last checkpoint</w:t>
      </w:r>
    </w:p>
    <w:p w14:paraId="51E0C7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last_checkpoint_round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get_last_bridge_checkpoint_round</w:t>
      </w:r>
      <w:r w:rsidRPr="00602E4B">
        <w:rPr>
          <w:rStyle w:val="token"/>
          <w:rFonts w:ascii="Inter" w:eastAsiaTheme="majorEastAsia" w:hAnsi="Inter"/>
          <w:color w:val="ABB2BF"/>
          <w:sz w:val="18"/>
          <w:szCs w:val="18"/>
        </w:rPr>
        <w:t>()</w:t>
      </w:r>
    </w:p>
    <w:p w14:paraId="37536E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last_checkpoint_round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MAX_ROUNDS_BETWEEN_CHECKPOINTS</w:t>
      </w:r>
      <w:r w:rsidRPr="00602E4B">
        <w:rPr>
          <w:rStyle w:val="token"/>
          <w:rFonts w:ascii="Inter" w:eastAsiaTheme="majorEastAsia" w:hAnsi="Inter"/>
          <w:color w:val="ABB2BF"/>
          <w:sz w:val="18"/>
          <w:szCs w:val="18"/>
        </w:rPr>
        <w:t>:</w:t>
      </w:r>
    </w:p>
    <w:p w14:paraId="16C5996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p>
    <w:p w14:paraId="359BC1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36A12C2"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5BB28B26" w14:textId="77777777" w:rsidR="00404521" w:rsidRPr="00602E4B" w:rsidRDefault="00404521" w:rsidP="00404521">
      <w:pPr>
        <w:pStyle w:val="Heading2"/>
        <w:rPr>
          <w:rFonts w:ascii="Inter" w:hAnsi="Inter"/>
          <w:sz w:val="18"/>
          <w:szCs w:val="18"/>
        </w:rPr>
      </w:pPr>
      <w:r w:rsidRPr="00602E4B">
        <w:rPr>
          <w:rFonts w:ascii="Inter" w:hAnsi="Inter"/>
          <w:sz w:val="18"/>
          <w:szCs w:val="18"/>
        </w:rPr>
        <w:t>14.5 Vote Validation and Casting</w:t>
      </w:r>
    </w:p>
    <w:p w14:paraId="6B911189" w14:textId="77777777" w:rsidR="00404521" w:rsidRPr="00602E4B" w:rsidRDefault="00404521" w:rsidP="00404521">
      <w:pPr>
        <w:pStyle w:val="whitespace-normal"/>
        <w:rPr>
          <w:rFonts w:ascii="Inter" w:hAnsi="Inter"/>
          <w:sz w:val="18"/>
          <w:szCs w:val="18"/>
        </w:rPr>
      </w:pPr>
      <w:r w:rsidRPr="00602E4B">
        <w:rPr>
          <w:rFonts w:ascii="Inter" w:hAnsi="Inter"/>
          <w:sz w:val="18"/>
          <w:szCs w:val="18"/>
        </w:rPr>
        <w:t>Committee members validate proposals and cast votes for each consensus phase.</w:t>
      </w:r>
    </w:p>
    <w:p w14:paraId="375AA1B7" w14:textId="77777777" w:rsidR="00404521" w:rsidRPr="00602E4B" w:rsidRDefault="00404521" w:rsidP="00404521">
      <w:pPr>
        <w:rPr>
          <w:rFonts w:ascii="Inter" w:hAnsi="Inter"/>
          <w:sz w:val="18"/>
          <w:szCs w:val="18"/>
        </w:rPr>
      </w:pPr>
      <w:r w:rsidRPr="00602E4B">
        <w:rPr>
          <w:rFonts w:ascii="Inter" w:hAnsi="Inter"/>
          <w:sz w:val="18"/>
          <w:szCs w:val="18"/>
        </w:rPr>
        <w:t>python</w:t>
      </w:r>
    </w:p>
    <w:p w14:paraId="2AFAC75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on_receive_proposal</w:t>
      </w:r>
      <w:r w:rsidRPr="00602E4B">
        <w:rPr>
          <w:rStyle w:val="token"/>
          <w:rFonts w:ascii="Inter" w:eastAsiaTheme="majorEastAsia" w:hAnsi="Inter"/>
          <w:color w:val="ABB2BF"/>
          <w:sz w:val="18"/>
          <w:szCs w:val="18"/>
        </w:rPr>
        <w:t>(</w:t>
      </w:r>
    </w:p>
    <w:p w14:paraId="71BF2B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p>
    <w:p w14:paraId="4DF3C85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my_validator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p>
    <w:p w14:paraId="1C5A07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Optional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44D41071"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68786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Validate received block proposal and cast vote if valid.</w:t>
      </w:r>
    </w:p>
    <w:p w14:paraId="684993C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9B7D2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Returns None if:</w:t>
      </w:r>
    </w:p>
    <w:p w14:paraId="4C0D86F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Not in committee for this round</w:t>
      </w:r>
    </w:p>
    <w:p w14:paraId="3E00458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Block validation fails</w:t>
      </w:r>
    </w:p>
    <w:p w14:paraId="2B78B0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Otherwise returns signed vote.</w:t>
      </w:r>
    </w:p>
    <w:p w14:paraId="502091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C6C9CB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DC510B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I'm in the committee for this round</w:t>
      </w:r>
    </w:p>
    <w:p w14:paraId="4C2010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053748D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my_validator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34F339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log_debug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"Not in committee, observing passively"</w:t>
      </w:r>
      <w:r w:rsidRPr="00602E4B">
        <w:rPr>
          <w:rStyle w:val="token"/>
          <w:rFonts w:ascii="Inter" w:eastAsiaTheme="majorEastAsia" w:hAnsi="Inter"/>
          <w:color w:val="ABB2BF"/>
          <w:sz w:val="18"/>
          <w:szCs w:val="18"/>
        </w:rPr>
        <w:t>)</w:t>
      </w:r>
    </w:p>
    <w:p w14:paraId="71F2B1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068E9EF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87410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Validate block</w:t>
      </w:r>
    </w:p>
    <w:p w14:paraId="07BB9A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validation_result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4332CBE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validation_result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is_valid</w:t>
      </w:r>
      <w:r w:rsidRPr="00602E4B">
        <w:rPr>
          <w:rStyle w:val="token"/>
          <w:rFonts w:ascii="Inter" w:eastAsiaTheme="majorEastAsia" w:hAnsi="Inter"/>
          <w:color w:val="ABB2BF"/>
          <w:sz w:val="18"/>
          <w:szCs w:val="18"/>
        </w:rPr>
        <w:t>:</w:t>
      </w:r>
    </w:p>
    <w:p w14:paraId="0EC59FB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log_warning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f"Invalid block: </w:t>
      </w:r>
      <w:r w:rsidRPr="00602E4B">
        <w:rPr>
          <w:rStyle w:val="token"/>
          <w:rFonts w:ascii="Inter" w:eastAsiaTheme="majorEastAsia" w:hAnsi="Inter"/>
          <w:color w:val="ABB2BF"/>
          <w:sz w:val="18"/>
          <w:szCs w:val="18"/>
        </w:rPr>
        <w:t>{validation_result.reason}</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4E8DACF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2C3146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57C9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For bridge blocks, perform additional validation</w:t>
      </w:r>
    </w:p>
    <w:p w14:paraId="37D8B50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bridge_validation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0FA6468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bridge_checkpoint</w:t>
      </w:r>
      <w:r w:rsidRPr="00602E4B">
        <w:rPr>
          <w:rStyle w:val="token"/>
          <w:rFonts w:ascii="Inter" w:eastAsiaTheme="majorEastAsia" w:hAnsi="Inter"/>
          <w:color w:val="ABB2BF"/>
          <w:sz w:val="18"/>
          <w:szCs w:val="18"/>
        </w:rPr>
        <w:t>:</w:t>
      </w:r>
    </w:p>
    <w:p w14:paraId="78EC99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bridge_validation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validate_bridge_checkpoint</w:t>
      </w:r>
      <w:r w:rsidRPr="00602E4B">
        <w:rPr>
          <w:rStyle w:val="token"/>
          <w:rFonts w:ascii="Inter" w:eastAsiaTheme="majorEastAsia" w:hAnsi="Inter"/>
          <w:color w:val="ABB2BF"/>
          <w:sz w:val="18"/>
          <w:szCs w:val="18"/>
        </w:rPr>
        <w:t>(</w:t>
      </w:r>
    </w:p>
    <w:p w14:paraId="27CCE2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my_validator</w:t>
      </w:r>
      <w:r w:rsidRPr="00602E4B">
        <w:rPr>
          <w:rStyle w:val="token"/>
          <w:rFonts w:ascii="Inter" w:eastAsiaTheme="majorEastAsia" w:hAnsi="Inter"/>
          <w:color w:val="ABB2BF"/>
          <w:sz w:val="18"/>
          <w:szCs w:val="18"/>
        </w:rPr>
        <w:t>,</w:t>
      </w:r>
    </w:p>
    <w:p w14:paraId="7A1D7F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bridge_checkpoint</w:t>
      </w:r>
    </w:p>
    <w:p w14:paraId="58A827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5F969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0C60991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bridge_validation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all_chains_valid</w:t>
      </w:r>
      <w:r w:rsidRPr="00602E4B">
        <w:rPr>
          <w:rStyle w:val="token"/>
          <w:rFonts w:ascii="Inter" w:eastAsiaTheme="majorEastAsia" w:hAnsi="Inter"/>
          <w:color w:val="ABB2BF"/>
          <w:sz w:val="18"/>
          <w:szCs w:val="18"/>
        </w:rPr>
        <w:t>:</w:t>
      </w:r>
    </w:p>
    <w:p w14:paraId="70DDB67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log_warning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f"Bridge checkpoint validation failed"</w:t>
      </w:r>
      <w:r w:rsidRPr="00602E4B">
        <w:rPr>
          <w:rStyle w:val="token"/>
          <w:rFonts w:ascii="Inter" w:eastAsiaTheme="majorEastAsia" w:hAnsi="Inter"/>
          <w:color w:val="ABB2BF"/>
          <w:sz w:val="18"/>
          <w:szCs w:val="18"/>
        </w:rPr>
        <w:t>)</w:t>
      </w:r>
    </w:p>
    <w:p w14:paraId="04AE96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Still vote but include dissenting opinion</w:t>
      </w:r>
    </w:p>
    <w:p w14:paraId="38D281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EBD1DF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PREPARE vote</w:t>
      </w:r>
    </w:p>
    <w:p w14:paraId="3834BE3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p>
    <w:p w14:paraId="5A712FB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433FADF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block_hash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p>
    <w:p w14:paraId="7D01783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p>
    <w:p w14:paraId="3C6E3C5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6C0C8A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validator_index</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my_validator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index</w:t>
      </w:r>
      <w:r w:rsidRPr="00602E4B">
        <w:rPr>
          <w:rStyle w:val="token"/>
          <w:rFonts w:ascii="Inter" w:eastAsiaTheme="majorEastAsia" w:hAnsi="Inter"/>
          <w:color w:val="ABB2BF"/>
          <w:sz w:val="18"/>
          <w:szCs w:val="18"/>
        </w:rPr>
        <w:t>,</w:t>
      </w:r>
    </w:p>
    <w:p w14:paraId="382933C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bridge_validation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bridge_validation</w:t>
      </w:r>
      <w:r w:rsidRPr="00602E4B">
        <w:rPr>
          <w:rStyle w:val="token"/>
          <w:rFonts w:ascii="Inter" w:eastAsiaTheme="majorEastAsia" w:hAnsi="Inter"/>
          <w:color w:val="ABB2BF"/>
          <w:sz w:val="18"/>
          <w:szCs w:val="18"/>
        </w:rPr>
        <w:t>,</w:t>
      </w:r>
    </w:p>
    <w:p w14:paraId="1FB326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signature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None</w:t>
      </w:r>
    </w:p>
    <w:p w14:paraId="36E7C0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3BDFB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A79355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Sign vote</w:t>
      </w:r>
    </w:p>
    <w:p w14:paraId="7700EE7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vote_message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p>
    <w:p w14:paraId="79C89E6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phase</w:t>
      </w:r>
      <w:r w:rsidRPr="00602E4B">
        <w:rPr>
          <w:rStyle w:val="token"/>
          <w:rFonts w:ascii="Inter" w:eastAsiaTheme="majorEastAsia" w:hAnsi="Inter"/>
          <w:color w:val="ABB2BF"/>
          <w:sz w:val="18"/>
          <w:szCs w:val="18"/>
        </w:rPr>
        <w:t>,</w:t>
      </w:r>
    </w:p>
    <w:p w14:paraId="20727D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block_hash</w:t>
      </w:r>
      <w:r w:rsidRPr="00602E4B">
        <w:rPr>
          <w:rStyle w:val="token"/>
          <w:rFonts w:ascii="Inter" w:eastAsiaTheme="majorEastAsia" w:hAnsi="Inter"/>
          <w:color w:val="ABB2BF"/>
          <w:sz w:val="18"/>
          <w:szCs w:val="18"/>
        </w:rPr>
        <w:t>,</w:t>
      </w:r>
    </w:p>
    <w:p w14:paraId="6349A48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p>
    <w:p w14:paraId="1B3AE8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p>
    <w:p w14:paraId="3DF470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58127F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signature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sign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my_validator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secret_key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vote_message</w:t>
      </w:r>
      <w:r w:rsidRPr="00602E4B">
        <w:rPr>
          <w:rStyle w:val="token"/>
          <w:rFonts w:ascii="Inter" w:eastAsiaTheme="majorEastAsia" w:hAnsi="Inter"/>
          <w:color w:val="ABB2BF"/>
          <w:sz w:val="18"/>
          <w:szCs w:val="18"/>
        </w:rPr>
        <w:t>)</w:t>
      </w:r>
    </w:p>
    <w:p w14:paraId="26E848D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83E31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Broadcast vote</w:t>
      </w:r>
    </w:p>
    <w:p w14:paraId="450FF2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broadcast_vote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0FCB79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F0B2F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log_info</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f"Cast PREPARE vote for round </w:t>
      </w:r>
      <w:r w:rsidRPr="00602E4B">
        <w:rPr>
          <w:rStyle w:val="token"/>
          <w:rFonts w:ascii="Inter" w:eastAsiaTheme="majorEastAsia" w:hAnsi="Inter"/>
          <w:color w:val="ABB2BF"/>
          <w:sz w:val="18"/>
          <w:szCs w:val="18"/>
        </w:rPr>
        <w:t>{block.header.</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2C0F22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BA392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vote</w:t>
      </w:r>
    </w:p>
    <w:p w14:paraId="2D3DF0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3C48E42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5365FBD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validate_block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p>
    <w:p w14:paraId="0A7C60F9"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0A0E4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Comprehensive block validation.</w:t>
      </w:r>
    </w:p>
    <w:p w14:paraId="176938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ACDB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Checks:</w:t>
      </w:r>
    </w:p>
    <w:p w14:paraId="147798B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Parent exists and is finalized</w:t>
      </w:r>
    </w:p>
    <w:p w14:paraId="4B2971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Height is sequential</w:t>
      </w:r>
    </w:p>
    <w:p w14:paraId="0FF051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Epoch/round are valid</w:t>
      </w:r>
    </w:p>
    <w:p w14:paraId="1177BB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4. Leader signature is valid</w:t>
      </w:r>
    </w:p>
    <w:p w14:paraId="39675B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5. Previous QC is valid</w:t>
      </w:r>
    </w:p>
    <w:p w14:paraId="4D2D0E5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6. Timestamp is reasonable</w:t>
      </w:r>
    </w:p>
    <w:p w14:paraId="548B1F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7. Transactions are valid</w:t>
      </w:r>
    </w:p>
    <w:p w14:paraId="784C13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8. State transition is correct</w:t>
      </w:r>
    </w:p>
    <w:p w14:paraId="19A48B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9. Merkle roots match</w:t>
      </w:r>
    </w:p>
    <w:p w14:paraId="5879BD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16DEC5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11087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p>
    <w:p w14:paraId="722413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D15B69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Check parent exists and is finalized</w:t>
      </w:r>
    </w:p>
    <w:p w14:paraId="750A92F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parent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parent_hash</w:t>
      </w:r>
      <w:r w:rsidRPr="00602E4B">
        <w:rPr>
          <w:rStyle w:val="token"/>
          <w:rFonts w:ascii="Inter" w:eastAsiaTheme="majorEastAsia" w:hAnsi="Inter"/>
          <w:color w:val="ABB2BF"/>
          <w:sz w:val="18"/>
          <w:szCs w:val="18"/>
        </w:rPr>
        <w:t>)</w:t>
      </w:r>
    </w:p>
    <w:p w14:paraId="31B6403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parent</w:t>
      </w:r>
      <w:r w:rsidRPr="00602E4B">
        <w:rPr>
          <w:rStyle w:val="token"/>
          <w:rFonts w:ascii="Inter" w:eastAsiaTheme="majorEastAsia" w:hAnsi="Inter"/>
          <w:color w:val="ABB2BF"/>
          <w:sz w:val="18"/>
          <w:szCs w:val="18"/>
        </w:rPr>
        <w:t>:</w:t>
      </w:r>
    </w:p>
    <w:p w14:paraId="37CB4AE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"Parent block not found"</w:t>
      </w:r>
      <w:r w:rsidRPr="00602E4B">
        <w:rPr>
          <w:rStyle w:val="token"/>
          <w:rFonts w:ascii="Inter" w:eastAsiaTheme="majorEastAsia" w:hAnsi="Inter"/>
          <w:color w:val="ABB2BF"/>
          <w:sz w:val="18"/>
          <w:szCs w:val="18"/>
        </w:rPr>
        <w:t>)</w:t>
      </w:r>
    </w:p>
    <w:p w14:paraId="0D04C16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A7D601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is_finalized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parent</w:t>
      </w:r>
      <w:r w:rsidRPr="00602E4B">
        <w:rPr>
          <w:rStyle w:val="token"/>
          <w:rFonts w:ascii="Inter" w:eastAsiaTheme="majorEastAsia" w:hAnsi="Inter"/>
          <w:color w:val="ABB2BF"/>
          <w:sz w:val="18"/>
          <w:szCs w:val="18"/>
        </w:rPr>
        <w:t>):</w:t>
      </w:r>
    </w:p>
    <w:p w14:paraId="06DB547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"Parent not finalized"</w:t>
      </w:r>
      <w:r w:rsidRPr="00602E4B">
        <w:rPr>
          <w:rStyle w:val="token"/>
          <w:rFonts w:ascii="Inter" w:eastAsiaTheme="majorEastAsia" w:hAnsi="Inter"/>
          <w:color w:val="ABB2BF"/>
          <w:sz w:val="18"/>
          <w:szCs w:val="18"/>
        </w:rPr>
        <w:t>)</w:t>
      </w:r>
    </w:p>
    <w:p w14:paraId="2744A02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C14EE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2. Check height is sequential</w:t>
      </w:r>
    </w:p>
    <w:p w14:paraId="28FD30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parent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144672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f"Invalid height: </w:t>
      </w:r>
      <w:r w:rsidRPr="00602E4B">
        <w:rPr>
          <w:rStyle w:val="token"/>
          <w:rFonts w:ascii="Inter" w:eastAsiaTheme="majorEastAsia" w:hAnsi="Inter"/>
          <w:color w:val="ABB2BF"/>
          <w:sz w:val="18"/>
          <w:szCs w:val="18"/>
        </w:rPr>
        <w:t>{header.height}</w:t>
      </w:r>
      <w:r w:rsidRPr="00602E4B">
        <w:rPr>
          <w:rStyle w:val="token"/>
          <w:rFonts w:ascii="Inter" w:eastAsiaTheme="majorEastAsia" w:hAnsi="Inter"/>
          <w:color w:val="98C379"/>
          <w:sz w:val="18"/>
          <w:szCs w:val="18"/>
        </w:rPr>
        <w:t xml:space="preserve"> != </w:t>
      </w:r>
      <w:r w:rsidRPr="00602E4B">
        <w:rPr>
          <w:rStyle w:val="token"/>
          <w:rFonts w:ascii="Inter" w:eastAsiaTheme="majorEastAsia" w:hAnsi="Inter"/>
          <w:color w:val="ABB2BF"/>
          <w:sz w:val="18"/>
          <w:szCs w:val="18"/>
        </w:rPr>
        <w:t xml:space="preserve">{parent.height </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6D9727A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AD8FC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3. Check epoch/round are valid</w:t>
      </w:r>
    </w:p>
    <w:p w14:paraId="515985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get_current_epoch</w:t>
      </w:r>
      <w:r w:rsidRPr="00602E4B">
        <w:rPr>
          <w:rStyle w:val="token"/>
          <w:rFonts w:ascii="Inter" w:eastAsiaTheme="majorEastAsia" w:hAnsi="Inter"/>
          <w:color w:val="ABB2BF"/>
          <w:sz w:val="18"/>
          <w:szCs w:val="18"/>
        </w:rPr>
        <w:t>()</w:t>
      </w:r>
    </w:p>
    <w:p w14:paraId="72726B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current_epoch</w:t>
      </w:r>
      <w:r w:rsidRPr="00602E4B">
        <w:rPr>
          <w:rStyle w:val="token"/>
          <w:rFonts w:ascii="Inter" w:eastAsiaTheme="majorEastAsia" w:hAnsi="Inter"/>
          <w:color w:val="ABB2BF"/>
          <w:sz w:val="18"/>
          <w:szCs w:val="18"/>
        </w:rPr>
        <w:t>:</w:t>
      </w:r>
    </w:p>
    <w:p w14:paraId="2AA30C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f"Wrong epoch: </w:t>
      </w:r>
      <w:r w:rsidRPr="00602E4B">
        <w:rPr>
          <w:rStyle w:val="token"/>
          <w:rFonts w:ascii="Inter" w:eastAsiaTheme="majorEastAsia" w:hAnsi="Inter"/>
          <w:color w:val="ABB2BF"/>
          <w:sz w:val="18"/>
          <w:szCs w:val="18"/>
        </w:rPr>
        <w:t>{header.epoch}</w:t>
      </w:r>
      <w:r w:rsidRPr="00602E4B">
        <w:rPr>
          <w:rStyle w:val="token"/>
          <w:rFonts w:ascii="Inter" w:eastAsiaTheme="majorEastAsia" w:hAnsi="Inter"/>
          <w:color w:val="98C379"/>
          <w:sz w:val="18"/>
          <w:szCs w:val="18"/>
        </w:rPr>
        <w:t xml:space="preserve"> != </w:t>
      </w:r>
      <w:r w:rsidRPr="00602E4B">
        <w:rPr>
          <w:rStyle w:val="token"/>
          <w:rFonts w:ascii="Inter" w:eastAsiaTheme="majorEastAsia" w:hAnsi="Inter"/>
          <w:color w:val="ABB2BF"/>
          <w:sz w:val="18"/>
          <w:szCs w:val="18"/>
        </w:rPr>
        <w:t>{current_epoch}</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4C1EE8B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8D36C0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4. Verify leader signature</w:t>
      </w:r>
    </w:p>
    <w:p w14:paraId="41E452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6F48C7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verify_signature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leader_sig</w:t>
      </w:r>
      <w:r w:rsidRPr="00602E4B">
        <w:rPr>
          <w:rStyle w:val="token"/>
          <w:rFonts w:ascii="Inter" w:eastAsiaTheme="majorEastAsia" w:hAnsi="Inter"/>
          <w:color w:val="ABB2BF"/>
          <w:sz w:val="18"/>
          <w:szCs w:val="18"/>
        </w:rPr>
        <w:t>):</w:t>
      </w:r>
    </w:p>
    <w:p w14:paraId="56231B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"Invalid leader signature"</w:t>
      </w:r>
      <w:r w:rsidRPr="00602E4B">
        <w:rPr>
          <w:rStyle w:val="token"/>
          <w:rFonts w:ascii="Inter" w:eastAsiaTheme="majorEastAsia" w:hAnsi="Inter"/>
          <w:color w:val="ABB2BF"/>
          <w:sz w:val="18"/>
          <w:szCs w:val="18"/>
        </w:rPr>
        <w:t>)</w:t>
      </w:r>
    </w:p>
    <w:p w14:paraId="1BD6DA9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C8C26F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 Verify previous QC</w:t>
      </w:r>
    </w:p>
    <w:p w14:paraId="47BF01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verify_qc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qc_prev</w:t>
      </w:r>
      <w:r w:rsidRPr="00602E4B">
        <w:rPr>
          <w:rStyle w:val="token"/>
          <w:rFonts w:ascii="Inter" w:eastAsiaTheme="majorEastAsia" w:hAnsi="Inter"/>
          <w:color w:val="ABB2BF"/>
          <w:sz w:val="18"/>
          <w:szCs w:val="18"/>
        </w:rPr>
        <w:t>):</w:t>
      </w:r>
    </w:p>
    <w:p w14:paraId="059D37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"Invalid previous QC"</w:t>
      </w:r>
      <w:r w:rsidRPr="00602E4B">
        <w:rPr>
          <w:rStyle w:val="token"/>
          <w:rFonts w:ascii="Inter" w:eastAsiaTheme="majorEastAsia" w:hAnsi="Inter"/>
          <w:color w:val="ABB2BF"/>
          <w:sz w:val="18"/>
          <w:szCs w:val="18"/>
        </w:rPr>
        <w:t>)</w:t>
      </w:r>
    </w:p>
    <w:p w14:paraId="7B7271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6B385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6. Check timestamp is reasonable</w:t>
      </w:r>
    </w:p>
    <w:p w14:paraId="5C5E09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current_timestamp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TIMESTAMP_TOLERANCE</w:t>
      </w:r>
      <w:r w:rsidRPr="00602E4B">
        <w:rPr>
          <w:rStyle w:val="token"/>
          <w:rFonts w:ascii="Inter" w:eastAsiaTheme="majorEastAsia" w:hAnsi="Inter"/>
          <w:color w:val="ABB2BF"/>
          <w:sz w:val="18"/>
          <w:szCs w:val="18"/>
        </w:rPr>
        <w:t>:</w:t>
      </w:r>
    </w:p>
    <w:p w14:paraId="1EAAB2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"Timestamp out of acceptable range"</w:t>
      </w:r>
      <w:r w:rsidRPr="00602E4B">
        <w:rPr>
          <w:rStyle w:val="token"/>
          <w:rFonts w:ascii="Inter" w:eastAsiaTheme="majorEastAsia" w:hAnsi="Inter"/>
          <w:color w:val="ABB2BF"/>
          <w:sz w:val="18"/>
          <w:szCs w:val="18"/>
        </w:rPr>
        <w:t>)</w:t>
      </w:r>
    </w:p>
    <w:p w14:paraId="157B6A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A3AD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7. Validate all transactions</w:t>
      </w:r>
    </w:p>
    <w:p w14:paraId="3435EB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tx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transactions</w:t>
      </w:r>
      <w:r w:rsidRPr="00602E4B">
        <w:rPr>
          <w:rStyle w:val="token"/>
          <w:rFonts w:ascii="Inter" w:eastAsiaTheme="majorEastAsia" w:hAnsi="Inter"/>
          <w:color w:val="ABB2BF"/>
          <w:sz w:val="18"/>
          <w:szCs w:val="18"/>
        </w:rPr>
        <w:t>:</w:t>
      </w:r>
    </w:p>
    <w:p w14:paraId="138C514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validate_transaction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w:t>
      </w:r>
      <w:r w:rsidRPr="00602E4B">
        <w:rPr>
          <w:rStyle w:val="token"/>
          <w:rFonts w:ascii="Inter" w:eastAsiaTheme="majorEastAsia" w:hAnsi="Inter"/>
          <w:color w:val="ABB2BF"/>
          <w:sz w:val="18"/>
          <w:szCs w:val="18"/>
        </w:rPr>
        <w:t>):</w:t>
      </w:r>
    </w:p>
    <w:p w14:paraId="0915E2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f"Invalid transaction: </w:t>
      </w:r>
      <w:r w:rsidRPr="00602E4B">
        <w:rPr>
          <w:rStyle w:val="token"/>
          <w:rFonts w:ascii="Inter" w:eastAsiaTheme="majorEastAsia" w:hAnsi="Inter"/>
          <w:color w:val="ABB2BF"/>
          <w:sz w:val="18"/>
          <w:szCs w:val="18"/>
        </w:rPr>
        <w:t>{tx.</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27A542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9E723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8. Verify state transition</w:t>
      </w:r>
    </w:p>
    <w:p w14:paraId="0340A66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parent_state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load_state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state_root</w:t>
      </w:r>
      <w:r w:rsidRPr="00602E4B">
        <w:rPr>
          <w:rStyle w:val="token"/>
          <w:rFonts w:ascii="Inter" w:eastAsiaTheme="majorEastAsia" w:hAnsi="Inter"/>
          <w:color w:val="ABB2BF"/>
          <w:sz w:val="18"/>
          <w:szCs w:val="18"/>
        </w:rPr>
        <w:t>)</w:t>
      </w:r>
    </w:p>
    <w:p w14:paraId="623D31F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computed_state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_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execute_transactions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parent_state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transactions</w:t>
      </w:r>
      <w:r w:rsidRPr="00602E4B">
        <w:rPr>
          <w:rStyle w:val="token"/>
          <w:rFonts w:ascii="Inter" w:eastAsiaTheme="majorEastAsia" w:hAnsi="Inter"/>
          <w:color w:val="ABB2BF"/>
          <w:sz w:val="18"/>
          <w:szCs w:val="18"/>
        </w:rPr>
        <w:t>)</w:t>
      </w:r>
    </w:p>
    <w:p w14:paraId="60B365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D4D48E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computed_state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state_root</w:t>
      </w:r>
      <w:r w:rsidRPr="00602E4B">
        <w:rPr>
          <w:rStyle w:val="token"/>
          <w:rFonts w:ascii="Inter" w:eastAsiaTheme="majorEastAsia" w:hAnsi="Inter"/>
          <w:color w:val="ABB2BF"/>
          <w:sz w:val="18"/>
          <w:szCs w:val="18"/>
        </w:rPr>
        <w:t>:</w:t>
      </w:r>
    </w:p>
    <w:p w14:paraId="78F32AE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"State root mismatch"</w:t>
      </w:r>
      <w:r w:rsidRPr="00602E4B">
        <w:rPr>
          <w:rStyle w:val="token"/>
          <w:rFonts w:ascii="Inter" w:eastAsiaTheme="majorEastAsia" w:hAnsi="Inter"/>
          <w:color w:val="ABB2BF"/>
          <w:sz w:val="18"/>
          <w:szCs w:val="18"/>
        </w:rPr>
        <w:t>)</w:t>
      </w:r>
    </w:p>
    <w:p w14:paraId="23C196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4CA55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9. Verify Merkle roots</w:t>
      </w:r>
    </w:p>
    <w:p w14:paraId="713492C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merkle_root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tx_root</w:t>
      </w:r>
      <w:r w:rsidRPr="00602E4B">
        <w:rPr>
          <w:rStyle w:val="token"/>
          <w:rFonts w:ascii="Inter" w:eastAsiaTheme="majorEastAsia" w:hAnsi="Inter"/>
          <w:color w:val="ABB2BF"/>
          <w:sz w:val="18"/>
          <w:szCs w:val="18"/>
        </w:rPr>
        <w:t>:</w:t>
      </w:r>
    </w:p>
    <w:p w14:paraId="08F078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"Transaction root mismatch"</w:t>
      </w:r>
      <w:r w:rsidRPr="00602E4B">
        <w:rPr>
          <w:rStyle w:val="token"/>
          <w:rFonts w:ascii="Inter" w:eastAsiaTheme="majorEastAsia" w:hAnsi="Inter"/>
          <w:color w:val="ABB2BF"/>
          <w:sz w:val="18"/>
          <w:szCs w:val="18"/>
        </w:rPr>
        <w:t>)</w:t>
      </w:r>
    </w:p>
    <w:p w14:paraId="0C3FF92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45D8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ValidationResult</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"Block is valid"</w:t>
      </w:r>
      <w:r w:rsidRPr="00602E4B">
        <w:rPr>
          <w:rStyle w:val="token"/>
          <w:rFonts w:ascii="Inter" w:eastAsiaTheme="majorEastAsia" w:hAnsi="Inter"/>
          <w:color w:val="ABB2BF"/>
          <w:sz w:val="18"/>
          <w:szCs w:val="18"/>
        </w:rPr>
        <w:t>)</w:t>
      </w:r>
    </w:p>
    <w:p w14:paraId="4B8631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61EEC5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937D8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validate_bridge_checkpoint</w:t>
      </w:r>
      <w:r w:rsidRPr="00602E4B">
        <w:rPr>
          <w:rStyle w:val="token"/>
          <w:rFonts w:ascii="Inter" w:eastAsiaTheme="majorEastAsia" w:hAnsi="Inter"/>
          <w:color w:val="ABB2BF"/>
          <w:sz w:val="18"/>
          <w:szCs w:val="18"/>
        </w:rPr>
        <w:t>(</w:t>
      </w:r>
    </w:p>
    <w:p w14:paraId="6E7C84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39FBA6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BridgeCheckpoint</w:t>
      </w:r>
    </w:p>
    <w:p w14:paraId="06262D1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BridgeValidationResult</w:t>
      </w:r>
      <w:r w:rsidRPr="00602E4B">
        <w:rPr>
          <w:rStyle w:val="token"/>
          <w:rFonts w:ascii="Inter" w:eastAsiaTheme="majorEastAsia" w:hAnsi="Inter"/>
          <w:color w:val="ABB2BF"/>
          <w:sz w:val="18"/>
          <w:szCs w:val="18"/>
        </w:rPr>
        <w:t>:</w:t>
      </w:r>
    </w:p>
    <w:p w14:paraId="019C692E"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87BC86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Validate bridge checkpoint data if validator is a bridge relayer.</w:t>
      </w:r>
    </w:p>
    <w:p w14:paraId="6FC4D8B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DBA9E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For each chain in checkpoint:</w:t>
      </w:r>
    </w:p>
    <w:p w14:paraId="2B64382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Verify we can independently confirm the attestation</w:t>
      </w:r>
    </w:p>
    <w:p w14:paraId="3ECB8D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Check threshold signatures are valid</w:t>
      </w:r>
    </w:p>
    <w:p w14:paraId="22035D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Verify events match our observations</w:t>
      </w:r>
    </w:p>
    <w:p w14:paraId="761F3A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71221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A394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BridgeValidationResult</w:t>
      </w:r>
      <w:r w:rsidRPr="00602E4B">
        <w:rPr>
          <w:rStyle w:val="token"/>
          <w:rFonts w:ascii="Inter" w:eastAsiaTheme="majorEastAsia" w:hAnsi="Inter"/>
          <w:color w:val="ABB2BF"/>
          <w:sz w:val="18"/>
          <w:szCs w:val="18"/>
        </w:rPr>
        <w:t>(</w:t>
      </w:r>
    </w:p>
    <w:p w14:paraId="077CA0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all_chains_valid</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5328B1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chains_verified</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5B34C2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chains_failed</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121804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witness_confirmations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3E77FA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BD0D2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52614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attestation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10F7634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Only validate chains we're registered for</w:t>
      </w:r>
    </w:p>
    <w:p w14:paraId="7DA80D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is_registered_relayer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330D8F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continue</w:t>
      </w:r>
    </w:p>
    <w:p w14:paraId="2A387F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4724A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Query our own view of the external chain</w:t>
      </w:r>
    </w:p>
    <w:p w14:paraId="3FA54E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our_view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query_external_chain</w:t>
      </w:r>
      <w:r w:rsidRPr="00602E4B">
        <w:rPr>
          <w:rStyle w:val="token"/>
          <w:rFonts w:ascii="Inter" w:eastAsiaTheme="majorEastAsia" w:hAnsi="Inter"/>
          <w:color w:val="ABB2BF"/>
          <w:sz w:val="18"/>
          <w:szCs w:val="18"/>
        </w:rPr>
        <w:t>(</w:t>
      </w:r>
    </w:p>
    <w:p w14:paraId="43B849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0FE44E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last_confirmed_height</w:t>
      </w:r>
    </w:p>
    <w:p w14:paraId="449628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FA7E7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6F18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Compare state roots</w:t>
      </w:r>
    </w:p>
    <w:p w14:paraId="7BFEA7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state_root_match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our_view</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state_root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attestation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state_root</w:t>
      </w:r>
      <w:r w:rsidRPr="00602E4B">
        <w:rPr>
          <w:rStyle w:val="token"/>
          <w:rFonts w:ascii="Inter" w:eastAsiaTheme="majorEastAsia" w:hAnsi="Inter"/>
          <w:color w:val="ABB2BF"/>
          <w:sz w:val="18"/>
          <w:szCs w:val="18"/>
        </w:rPr>
        <w:t>)</w:t>
      </w:r>
    </w:p>
    <w:p w14:paraId="7370762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72248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Compare events</w:t>
      </w:r>
    </w:p>
    <w:p w14:paraId="01EFAE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events_match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compare_event_lists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our_view</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attestation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events</w:t>
      </w:r>
      <w:r w:rsidRPr="00602E4B">
        <w:rPr>
          <w:rStyle w:val="token"/>
          <w:rFonts w:ascii="Inter" w:eastAsiaTheme="majorEastAsia" w:hAnsi="Inter"/>
          <w:color w:val="ABB2BF"/>
          <w:sz w:val="18"/>
          <w:szCs w:val="18"/>
        </w:rPr>
        <w:t>)</w:t>
      </w:r>
    </w:p>
    <w:p w14:paraId="62F8CB9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A7F7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threshold signature QC</w:t>
      </w:r>
    </w:p>
    <w:p w14:paraId="2FCB82E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threshold_valid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verify_threshold_qc</w:t>
      </w:r>
      <w:r w:rsidRPr="00602E4B">
        <w:rPr>
          <w:rStyle w:val="token"/>
          <w:rFonts w:ascii="Inter" w:eastAsiaTheme="majorEastAsia" w:hAnsi="Inter"/>
          <w:color w:val="ABB2BF"/>
          <w:sz w:val="18"/>
          <w:szCs w:val="18"/>
        </w:rPr>
        <w:t>(</w:t>
      </w:r>
    </w:p>
    <w:p w14:paraId="2D690F2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threshold_qc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327789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p>
    <w:p w14:paraId="2EEDC1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2236C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401E55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confidence</w:t>
      </w:r>
    </w:p>
    <w:p w14:paraId="67C8DA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confidence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calculate_validation_confidence</w:t>
      </w:r>
      <w:r w:rsidRPr="00602E4B">
        <w:rPr>
          <w:rStyle w:val="token"/>
          <w:rFonts w:ascii="Inter" w:eastAsiaTheme="majorEastAsia" w:hAnsi="Inter"/>
          <w:color w:val="ABB2BF"/>
          <w:sz w:val="18"/>
          <w:szCs w:val="18"/>
        </w:rPr>
        <w:t>(</w:t>
      </w:r>
    </w:p>
    <w:p w14:paraId="1F7B14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state_root_match</w:t>
      </w:r>
      <w:r w:rsidRPr="00602E4B">
        <w:rPr>
          <w:rStyle w:val="token"/>
          <w:rFonts w:ascii="Inter" w:eastAsiaTheme="majorEastAsia" w:hAnsi="Inter"/>
          <w:color w:val="ABB2BF"/>
          <w:sz w:val="18"/>
          <w:szCs w:val="18"/>
        </w:rPr>
        <w:t>,</w:t>
      </w:r>
    </w:p>
    <w:p w14:paraId="4FDD3F1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events_match</w:t>
      </w:r>
      <w:r w:rsidRPr="00602E4B">
        <w:rPr>
          <w:rStyle w:val="token"/>
          <w:rFonts w:ascii="Inter" w:eastAsiaTheme="majorEastAsia" w:hAnsi="Inter"/>
          <w:color w:val="ABB2BF"/>
          <w:sz w:val="18"/>
          <w:szCs w:val="18"/>
        </w:rPr>
        <w:t>,</w:t>
      </w:r>
    </w:p>
    <w:p w14:paraId="75C9AA5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threshold_valid</w:t>
      </w:r>
    </w:p>
    <w:p w14:paraId="5498E8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90E25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EB09FF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witness confirmation</w:t>
      </w:r>
    </w:p>
    <w:p w14:paraId="58F4C52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confirmation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WitnessConfirmation</w:t>
      </w:r>
      <w:r w:rsidRPr="00602E4B">
        <w:rPr>
          <w:rStyle w:val="token"/>
          <w:rFonts w:ascii="Inter" w:eastAsiaTheme="majorEastAsia" w:hAnsi="Inter"/>
          <w:color w:val="ABB2BF"/>
          <w:sz w:val="18"/>
          <w:szCs w:val="18"/>
        </w:rPr>
        <w:t>(</w:t>
      </w:r>
    </w:p>
    <w:p w14:paraId="413D4D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67D129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attestation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last_confirmed_height</w:t>
      </w:r>
      <w:r w:rsidRPr="00602E4B">
        <w:rPr>
          <w:rStyle w:val="token"/>
          <w:rFonts w:ascii="Inter" w:eastAsiaTheme="majorEastAsia" w:hAnsi="Inter"/>
          <w:color w:val="ABB2BF"/>
          <w:sz w:val="18"/>
          <w:szCs w:val="18"/>
        </w:rPr>
        <w:t>,</w:t>
      </w:r>
    </w:p>
    <w:p w14:paraId="5E3286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state_root_match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state_root_match</w:t>
      </w:r>
      <w:r w:rsidRPr="00602E4B">
        <w:rPr>
          <w:rStyle w:val="token"/>
          <w:rFonts w:ascii="Inter" w:eastAsiaTheme="majorEastAsia" w:hAnsi="Inter"/>
          <w:color w:val="ABB2BF"/>
          <w:sz w:val="18"/>
          <w:szCs w:val="18"/>
        </w:rPr>
        <w:t>,</w:t>
      </w:r>
    </w:p>
    <w:p w14:paraId="53642B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event_count_match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events_match</w:t>
      </w:r>
      <w:r w:rsidRPr="00602E4B">
        <w:rPr>
          <w:rStyle w:val="token"/>
          <w:rFonts w:ascii="Inter" w:eastAsiaTheme="majorEastAsia" w:hAnsi="Inter"/>
          <w:color w:val="ABB2BF"/>
          <w:sz w:val="18"/>
          <w:szCs w:val="18"/>
        </w:rPr>
        <w:t>,</w:t>
      </w:r>
    </w:p>
    <w:p w14:paraId="44EC6D7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confidence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confidence</w:t>
      </w:r>
    </w:p>
    <w:p w14:paraId="3D30D52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56E58B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witness_confirmations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confirmation</w:t>
      </w:r>
      <w:r w:rsidRPr="00602E4B">
        <w:rPr>
          <w:rStyle w:val="token"/>
          <w:rFonts w:ascii="Inter" w:eastAsiaTheme="majorEastAsia" w:hAnsi="Inter"/>
          <w:color w:val="ABB2BF"/>
          <w:sz w:val="18"/>
          <w:szCs w:val="18"/>
        </w:rPr>
        <w:t>)</w:t>
      </w:r>
    </w:p>
    <w:p w14:paraId="454D4D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194A1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Track validation results</w:t>
      </w:r>
    </w:p>
    <w:p w14:paraId="7E0E873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confidence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CONFIDENCE_THRESHOLD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e.g., 0.8</w:t>
      </w:r>
    </w:p>
    <w:p w14:paraId="0E6606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chains_verified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7B1414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4C7372F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chains_failed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040DF6F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all_chains_valid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26C788D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log_warning</w:t>
      </w:r>
      <w:r w:rsidRPr="00602E4B">
        <w:rPr>
          <w:rStyle w:val="token"/>
          <w:rFonts w:ascii="Inter" w:eastAsiaTheme="majorEastAsia" w:hAnsi="Inter"/>
          <w:color w:val="ABB2BF"/>
          <w:sz w:val="18"/>
          <w:szCs w:val="18"/>
        </w:rPr>
        <w:t>(</w:t>
      </w:r>
    </w:p>
    <w:p w14:paraId="4FDA76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f"Bridge validation failed for </w:t>
      </w:r>
      <w:r w:rsidRPr="00602E4B">
        <w:rPr>
          <w:rStyle w:val="token"/>
          <w:rFonts w:ascii="Inter" w:eastAsiaTheme="majorEastAsia" w:hAnsi="Inter"/>
          <w:color w:val="ABB2BF"/>
          <w:sz w:val="18"/>
          <w:szCs w:val="18"/>
        </w:rPr>
        <w:t>{chain_id}</w:t>
      </w:r>
      <w:r w:rsidRPr="00602E4B">
        <w:rPr>
          <w:rStyle w:val="token"/>
          <w:rFonts w:ascii="Inter" w:eastAsiaTheme="majorEastAsia" w:hAnsi="Inter"/>
          <w:color w:val="98C379"/>
          <w:sz w:val="18"/>
          <w:szCs w:val="18"/>
        </w:rPr>
        <w:t xml:space="preserve">: confidence </w:t>
      </w:r>
      <w:r w:rsidRPr="00602E4B">
        <w:rPr>
          <w:rStyle w:val="token"/>
          <w:rFonts w:ascii="Inter" w:eastAsiaTheme="majorEastAsia" w:hAnsi="Inter"/>
          <w:color w:val="ABB2BF"/>
          <w:sz w:val="18"/>
          <w:szCs w:val="18"/>
        </w:rPr>
        <w:t>{confidence}</w:t>
      </w:r>
      <w:r w:rsidRPr="00602E4B">
        <w:rPr>
          <w:rStyle w:val="token"/>
          <w:rFonts w:ascii="Inter" w:eastAsiaTheme="majorEastAsia" w:hAnsi="Inter"/>
          <w:color w:val="98C379"/>
          <w:sz w:val="18"/>
          <w:szCs w:val="18"/>
        </w:rPr>
        <w:t>"</w:t>
      </w:r>
    </w:p>
    <w:p w14:paraId="0AF3974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ABB2BF"/>
          <w:sz w:val="18"/>
          <w:szCs w:val="18"/>
        </w:rPr>
        <w:t>)</w:t>
      </w:r>
    </w:p>
    <w:p w14:paraId="3DFF41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48E37D8"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result</w:t>
      </w:r>
    </w:p>
    <w:p w14:paraId="5F00FF4E" w14:textId="77777777" w:rsidR="00404521" w:rsidRPr="00602E4B" w:rsidRDefault="00404521" w:rsidP="00404521">
      <w:pPr>
        <w:pStyle w:val="Heading2"/>
        <w:rPr>
          <w:rFonts w:ascii="Inter" w:hAnsi="Inter"/>
          <w:color w:val="auto"/>
          <w:sz w:val="18"/>
          <w:szCs w:val="18"/>
        </w:rPr>
      </w:pPr>
      <w:r w:rsidRPr="00602E4B">
        <w:rPr>
          <w:rFonts w:ascii="Inter" w:hAnsi="Inter"/>
          <w:sz w:val="18"/>
          <w:szCs w:val="18"/>
        </w:rPr>
        <w:t>14.6 QC Formation and Aggregation</w:t>
      </w:r>
    </w:p>
    <w:p w14:paraId="444F4920" w14:textId="77777777" w:rsidR="00404521" w:rsidRPr="00602E4B" w:rsidRDefault="00404521" w:rsidP="00404521">
      <w:pPr>
        <w:pStyle w:val="whitespace-normal"/>
        <w:rPr>
          <w:rFonts w:ascii="Inter" w:hAnsi="Inter"/>
          <w:sz w:val="18"/>
          <w:szCs w:val="18"/>
        </w:rPr>
      </w:pPr>
      <w:r w:rsidRPr="00602E4B">
        <w:rPr>
          <w:rFonts w:ascii="Inter" w:hAnsi="Inter"/>
          <w:sz w:val="18"/>
          <w:szCs w:val="18"/>
        </w:rPr>
        <w:t>The leader aggregates votes into Quorum Certificates when sufficient weight is achieved.</w:t>
      </w:r>
    </w:p>
    <w:p w14:paraId="30B518C8" w14:textId="77777777" w:rsidR="00404521" w:rsidRPr="00602E4B" w:rsidRDefault="00404521" w:rsidP="00404521">
      <w:pPr>
        <w:rPr>
          <w:rFonts w:ascii="Inter" w:hAnsi="Inter"/>
          <w:sz w:val="18"/>
          <w:szCs w:val="18"/>
        </w:rPr>
      </w:pPr>
      <w:r w:rsidRPr="00602E4B">
        <w:rPr>
          <w:rFonts w:ascii="Inter" w:hAnsi="Inter"/>
          <w:sz w:val="18"/>
          <w:szCs w:val="18"/>
        </w:rPr>
        <w:t>python</w:t>
      </w:r>
    </w:p>
    <w:p w14:paraId="2E84876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try_form_qc</w:t>
      </w:r>
      <w:r w:rsidRPr="00602E4B">
        <w:rPr>
          <w:rStyle w:val="token"/>
          <w:rFonts w:ascii="Inter" w:eastAsiaTheme="majorEastAsia" w:hAnsi="Inter"/>
          <w:color w:val="ABB2BF"/>
          <w:sz w:val="18"/>
          <w:szCs w:val="18"/>
        </w:rPr>
        <w:t>(</w:t>
      </w:r>
    </w:p>
    <w:p w14:paraId="2D4C211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u64</w:t>
      </w:r>
      <w:r w:rsidRPr="00602E4B">
        <w:rPr>
          <w:rStyle w:val="token"/>
          <w:rFonts w:ascii="Inter" w:eastAsiaTheme="majorEastAsia" w:hAnsi="Inter"/>
          <w:color w:val="ABB2BF"/>
          <w:sz w:val="18"/>
          <w:szCs w:val="18"/>
        </w:rPr>
        <w:t>,</w:t>
      </w:r>
    </w:p>
    <w:p w14:paraId="5C9F181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p>
    <w:p w14:paraId="5E6B4F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Optional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QuorumCertificate</w:t>
      </w:r>
      <w:r w:rsidRPr="00602E4B">
        <w:rPr>
          <w:rStyle w:val="token"/>
          <w:rFonts w:ascii="Inter" w:eastAsiaTheme="majorEastAsia" w:hAnsi="Inter"/>
          <w:color w:val="ABB2BF"/>
          <w:sz w:val="18"/>
          <w:szCs w:val="18"/>
        </w:rPr>
        <w:t>]:</w:t>
      </w:r>
    </w:p>
    <w:p w14:paraId="55DFFB40"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CB6B96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Attempt to form a QC from received votes.</w:t>
      </w:r>
    </w:p>
    <w:p w14:paraId="58F3F85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28A08F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Algorithm:</w:t>
      </w:r>
    </w:p>
    <w:p w14:paraId="2487389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Group votes by block hash</w:t>
      </w:r>
    </w:p>
    <w:p w14:paraId="72929D3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For each block hash, sum validator weights</w:t>
      </w:r>
    </w:p>
    <w:p w14:paraId="7DA564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If any block achieves quorum (≥ 2/3), form QC</w:t>
      </w:r>
    </w:p>
    <w:p w14:paraId="4D140E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584B8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A2226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get_votes_for_round_phase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phase</w:t>
      </w:r>
      <w:r w:rsidRPr="00602E4B">
        <w:rPr>
          <w:rStyle w:val="token"/>
          <w:rFonts w:ascii="Inter" w:eastAsiaTheme="majorEastAsia" w:hAnsi="Inter"/>
          <w:color w:val="ABB2BF"/>
          <w:sz w:val="18"/>
          <w:szCs w:val="18"/>
        </w:rPr>
        <w:t>)</w:t>
      </w:r>
    </w:p>
    <w:p w14:paraId="2A0F8A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409D8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votes</w:t>
      </w:r>
      <w:r w:rsidRPr="00602E4B">
        <w:rPr>
          <w:rStyle w:val="token"/>
          <w:rFonts w:ascii="Inter" w:eastAsiaTheme="majorEastAsia" w:hAnsi="Inter"/>
          <w:color w:val="ABB2BF"/>
          <w:sz w:val="18"/>
          <w:szCs w:val="18"/>
        </w:rPr>
        <w:t>:</w:t>
      </w:r>
    </w:p>
    <w:p w14:paraId="16E8F0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0156CD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A1B5A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Group votes by block hash</w:t>
      </w:r>
    </w:p>
    <w:p w14:paraId="06641A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votes_by_hash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defaultdict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list</w:t>
      </w:r>
      <w:r w:rsidRPr="00602E4B">
        <w:rPr>
          <w:rStyle w:val="token"/>
          <w:rFonts w:ascii="Inter" w:eastAsiaTheme="majorEastAsia" w:hAnsi="Inter"/>
          <w:color w:val="ABB2BF"/>
          <w:sz w:val="18"/>
          <w:szCs w:val="18"/>
        </w:rPr>
        <w:t>)</w:t>
      </w:r>
    </w:p>
    <w:p w14:paraId="495501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votes</w:t>
      </w:r>
      <w:r w:rsidRPr="00602E4B">
        <w:rPr>
          <w:rStyle w:val="token"/>
          <w:rFonts w:ascii="Inter" w:eastAsiaTheme="majorEastAsia" w:hAnsi="Inter"/>
          <w:color w:val="ABB2BF"/>
          <w:sz w:val="18"/>
          <w:szCs w:val="18"/>
        </w:rPr>
        <w:t>:</w:t>
      </w:r>
    </w:p>
    <w:p w14:paraId="5D36249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votes_by_hash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0126F8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F0C5E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Find block hash with sufficient weight (Equation 3)</w:t>
      </w:r>
    </w:p>
    <w:p w14:paraId="288866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block_hash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vote_list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votes_by_hash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13D83E0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total weight of signers</w:t>
      </w:r>
    </w:p>
    <w:p w14:paraId="69D0BFC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Σ w_hat_i ≥ τ where τ = 2/3</w:t>
      </w:r>
    </w:p>
    <w:p w14:paraId="085A0D5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w:t>
      </w:r>
    </w:p>
    <w:p w14:paraId="01BE60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7A9B3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vote_list</w:t>
      </w:r>
      <w:r w:rsidRPr="00602E4B">
        <w:rPr>
          <w:rStyle w:val="token"/>
          <w:rFonts w:ascii="Inter" w:eastAsiaTheme="majorEastAsia" w:hAnsi="Inter"/>
          <w:color w:val="ABB2BF"/>
          <w:sz w:val="18"/>
          <w:szCs w:val="18"/>
        </w:rPr>
        <w:t>:</w:t>
      </w:r>
    </w:p>
    <w:p w14:paraId="1DA092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validator_index</w:t>
      </w:r>
      <w:r w:rsidRPr="00602E4B">
        <w:rPr>
          <w:rStyle w:val="token"/>
          <w:rFonts w:ascii="Inter" w:eastAsiaTheme="majorEastAsia" w:hAnsi="Inter"/>
          <w:color w:val="ABB2BF"/>
          <w:sz w:val="18"/>
          <w:szCs w:val="18"/>
        </w:rPr>
        <w:t>)</w:t>
      </w:r>
    </w:p>
    <w:p w14:paraId="341D3D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normalized_weight</w:t>
      </w:r>
    </w:p>
    <w:p w14:paraId="60CE42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3CCB1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meets quorum threshold</w:t>
      </w:r>
    </w:p>
    <w:p w14:paraId="3EBE911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weight_sum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3.0</w:t>
      </w:r>
      <w:r w:rsidRPr="00602E4B">
        <w:rPr>
          <w:rStyle w:val="token"/>
          <w:rFonts w:ascii="Inter" w:eastAsiaTheme="majorEastAsia" w:hAnsi="Inter"/>
          <w:color w:val="ABB2BF"/>
          <w:sz w:val="18"/>
          <w:szCs w:val="18"/>
        </w:rPr>
        <w:t>:</w:t>
      </w:r>
    </w:p>
    <w:p w14:paraId="2FD0DC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Aggregate bridge consensus if applicable</w:t>
      </w:r>
    </w:p>
    <w:p w14:paraId="7AAAB63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bridge_consensus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021E1C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is_bridge_checkpoint_round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58477C3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bridge_consensus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aggregate_bridge_consensus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vote_list</w:t>
      </w:r>
      <w:r w:rsidRPr="00602E4B">
        <w:rPr>
          <w:rStyle w:val="token"/>
          <w:rFonts w:ascii="Inter" w:eastAsiaTheme="majorEastAsia" w:hAnsi="Inter"/>
          <w:color w:val="ABB2BF"/>
          <w:sz w:val="18"/>
          <w:szCs w:val="18"/>
        </w:rPr>
        <w:t>)</w:t>
      </w:r>
    </w:p>
    <w:p w14:paraId="49745F6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07E0AE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Form QC</w:t>
      </w:r>
    </w:p>
    <w:p w14:paraId="4E760BA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QuorumCertificate</w:t>
      </w:r>
      <w:r w:rsidRPr="00602E4B">
        <w:rPr>
          <w:rStyle w:val="token"/>
          <w:rFonts w:ascii="Inter" w:eastAsiaTheme="majorEastAsia" w:hAnsi="Inter"/>
          <w:color w:val="ABB2BF"/>
          <w:sz w:val="18"/>
          <w:szCs w:val="18"/>
        </w:rPr>
        <w:t>(</w:t>
      </w:r>
    </w:p>
    <w:p w14:paraId="21A8D7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phase</w:t>
      </w:r>
      <w:r w:rsidRPr="00602E4B">
        <w:rPr>
          <w:rStyle w:val="token"/>
          <w:rFonts w:ascii="Inter" w:eastAsiaTheme="majorEastAsia" w:hAnsi="Inter"/>
          <w:color w:val="ABB2BF"/>
          <w:sz w:val="18"/>
          <w:szCs w:val="18"/>
        </w:rPr>
        <w:t>,</w:t>
      </w:r>
    </w:p>
    <w:p w14:paraId="6567374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block_hash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block_hash</w:t>
      </w:r>
      <w:r w:rsidRPr="00602E4B">
        <w:rPr>
          <w:rStyle w:val="token"/>
          <w:rFonts w:ascii="Inter" w:eastAsiaTheme="majorEastAsia" w:hAnsi="Inter"/>
          <w:color w:val="ABB2BF"/>
          <w:sz w:val="18"/>
          <w:szCs w:val="18"/>
        </w:rPr>
        <w:t>,</w:t>
      </w:r>
    </w:p>
    <w:p w14:paraId="43BF9A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get_current_epoch</w:t>
      </w:r>
      <w:r w:rsidRPr="00602E4B">
        <w:rPr>
          <w:rStyle w:val="token"/>
          <w:rFonts w:ascii="Inter" w:eastAsiaTheme="majorEastAsia" w:hAnsi="Inter"/>
          <w:color w:val="ABB2BF"/>
          <w:sz w:val="18"/>
          <w:szCs w:val="18"/>
        </w:rPr>
        <w:t>(),</w:t>
      </w:r>
    </w:p>
    <w:p w14:paraId="28A70F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2BFEEB9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signers_bitmap</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create_bitmap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vote_list</w:t>
      </w:r>
      <w:r w:rsidRPr="00602E4B">
        <w:rPr>
          <w:rStyle w:val="token"/>
          <w:rFonts w:ascii="Inter" w:eastAsiaTheme="majorEastAsia" w:hAnsi="Inter"/>
          <w:color w:val="ABB2BF"/>
          <w:sz w:val="18"/>
          <w:szCs w:val="18"/>
        </w:rPr>
        <w:t>),</w:t>
      </w:r>
    </w:p>
    <w:p w14:paraId="6DA11E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signatures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signature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vote_list</w:t>
      </w:r>
      <w:r w:rsidRPr="00602E4B">
        <w:rPr>
          <w:rStyle w:val="token"/>
          <w:rFonts w:ascii="Inter" w:eastAsiaTheme="majorEastAsia" w:hAnsi="Inter"/>
          <w:color w:val="ABB2BF"/>
          <w:sz w:val="18"/>
          <w:szCs w:val="18"/>
        </w:rPr>
        <w:t>],</w:t>
      </w:r>
    </w:p>
    <w:p w14:paraId="59269C1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weight_sum</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weight_sum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1e18</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Fixed-point conversion</w:t>
      </w:r>
    </w:p>
    <w:p w14:paraId="393F42D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aggregate_pubkey</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None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Could use BLS aggregation</w:t>
      </w:r>
    </w:p>
    <w:p w14:paraId="4AF367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bridge_consensus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bridge_consensus</w:t>
      </w:r>
    </w:p>
    <w:p w14:paraId="76C451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46D2E8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9EF90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log_info</w:t>
      </w:r>
      <w:r w:rsidRPr="00602E4B">
        <w:rPr>
          <w:rStyle w:val="token"/>
          <w:rFonts w:ascii="Inter" w:eastAsiaTheme="majorEastAsia" w:hAnsi="Inter"/>
          <w:color w:val="ABB2BF"/>
          <w:sz w:val="18"/>
          <w:szCs w:val="18"/>
        </w:rPr>
        <w:t>(</w:t>
      </w:r>
    </w:p>
    <w:p w14:paraId="2CC4C21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f"Formed </w:t>
      </w:r>
      <w:r w:rsidRPr="00602E4B">
        <w:rPr>
          <w:rStyle w:val="token"/>
          <w:rFonts w:ascii="Inter" w:eastAsiaTheme="majorEastAsia" w:hAnsi="Inter"/>
          <w:color w:val="ABB2BF"/>
          <w:sz w:val="18"/>
          <w:szCs w:val="18"/>
        </w:rPr>
        <w:t>{phase}</w:t>
      </w:r>
      <w:r w:rsidRPr="00602E4B">
        <w:rPr>
          <w:rStyle w:val="token"/>
          <w:rFonts w:ascii="Inter" w:eastAsiaTheme="majorEastAsia" w:hAnsi="Inter"/>
          <w:color w:val="98C379"/>
          <w:sz w:val="18"/>
          <w:szCs w:val="18"/>
        </w:rPr>
        <w:t xml:space="preserve"> QC for round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w:t>
      </w:r>
    </w:p>
    <w:p w14:paraId="13577E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f"weight=</w:t>
      </w:r>
      <w:r w:rsidRPr="00602E4B">
        <w:rPr>
          <w:rStyle w:val="token"/>
          <w:rFonts w:ascii="Inter" w:eastAsiaTheme="majorEastAsia" w:hAnsi="Inter"/>
          <w:color w:val="ABB2BF"/>
          <w:sz w:val="18"/>
          <w:szCs w:val="18"/>
        </w:rPr>
        <w:t>{weight_sum:.3f}</w:t>
      </w:r>
      <w:r w:rsidRPr="00602E4B">
        <w:rPr>
          <w:rStyle w:val="token"/>
          <w:rFonts w:ascii="Inter" w:eastAsiaTheme="majorEastAsia" w:hAnsi="Inter"/>
          <w:color w:val="98C379"/>
          <w:sz w:val="18"/>
          <w:szCs w:val="18"/>
        </w:rPr>
        <w:t>"</w:t>
      </w:r>
    </w:p>
    <w:p w14:paraId="1EAEBE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0DF1A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A08BE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qc</w:t>
      </w:r>
    </w:p>
    <w:p w14:paraId="3C84D7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F4AA8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 QC formed yet</w:t>
      </w:r>
    </w:p>
    <w:p w14:paraId="7E34DFE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4D7E03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66383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2BC2EB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create_bitmap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BitArray</w:t>
      </w:r>
      <w:r w:rsidRPr="00602E4B">
        <w:rPr>
          <w:rStyle w:val="token"/>
          <w:rFonts w:ascii="Inter" w:eastAsiaTheme="majorEastAsia" w:hAnsi="Inter"/>
          <w:color w:val="ABB2BF"/>
          <w:sz w:val="18"/>
          <w:szCs w:val="18"/>
        </w:rPr>
        <w:t>:</w:t>
      </w:r>
    </w:p>
    <w:p w14:paraId="68581949"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6CEEF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Create compact bitmap representation of signers.</w:t>
      </w:r>
    </w:p>
    <w:p w14:paraId="1BBFE28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B62F2D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Bit i is set to 1 if validator i (in committee) signed.</w:t>
      </w:r>
    </w:p>
    <w:p w14:paraId="0E0A33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This is much more space-efficient than storing validator indices.</w:t>
      </w:r>
    </w:p>
    <w:p w14:paraId="3869DE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085F8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9179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get_committee_for_votes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votes</w:t>
      </w:r>
      <w:r w:rsidRPr="00602E4B">
        <w:rPr>
          <w:rStyle w:val="token"/>
          <w:rFonts w:ascii="Inter" w:eastAsiaTheme="majorEastAsia" w:hAnsi="Inter"/>
          <w:color w:val="ABB2BF"/>
          <w:sz w:val="18"/>
          <w:szCs w:val="18"/>
        </w:rPr>
        <w:t>)</w:t>
      </w:r>
    </w:p>
    <w:p w14:paraId="6DE0C4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bitmap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BitArray</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committee</w:t>
      </w:r>
      <w:r w:rsidRPr="00602E4B">
        <w:rPr>
          <w:rStyle w:val="token"/>
          <w:rFonts w:ascii="Inter" w:eastAsiaTheme="majorEastAsia" w:hAnsi="Inter"/>
          <w:color w:val="ABB2BF"/>
          <w:sz w:val="18"/>
          <w:szCs w:val="18"/>
        </w:rPr>
        <w:t>))</w:t>
      </w:r>
    </w:p>
    <w:p w14:paraId="62E2103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59525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votes</w:t>
      </w:r>
      <w:r w:rsidRPr="00602E4B">
        <w:rPr>
          <w:rStyle w:val="token"/>
          <w:rFonts w:ascii="Inter" w:eastAsiaTheme="majorEastAsia" w:hAnsi="Inter"/>
          <w:color w:val="ABB2BF"/>
          <w:sz w:val="18"/>
          <w:szCs w:val="18"/>
        </w:rPr>
        <w:t>:</w:t>
      </w:r>
    </w:p>
    <w:p w14:paraId="15DA49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Find position in committee</w:t>
      </w:r>
    </w:p>
    <w:p w14:paraId="7251183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position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index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validator_index</w:t>
      </w:r>
      <w:r w:rsidRPr="00602E4B">
        <w:rPr>
          <w:rStyle w:val="token"/>
          <w:rFonts w:ascii="Inter" w:eastAsiaTheme="majorEastAsia" w:hAnsi="Inter"/>
          <w:color w:val="ABB2BF"/>
          <w:sz w:val="18"/>
          <w:szCs w:val="18"/>
        </w:rPr>
        <w:t>)</w:t>
      </w:r>
    </w:p>
    <w:p w14:paraId="2C1B3A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bitmap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position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2BA3A4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FF130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bitmap</w:t>
      </w:r>
    </w:p>
    <w:p w14:paraId="22EFCBA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4644BF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6C3001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aggregate_bridge_consensus</w:t>
      </w:r>
      <w:r w:rsidRPr="00602E4B">
        <w:rPr>
          <w:rStyle w:val="token"/>
          <w:rFonts w:ascii="Inter" w:eastAsiaTheme="majorEastAsia" w:hAnsi="Inter"/>
          <w:color w:val="ABB2BF"/>
          <w:sz w:val="18"/>
          <w:szCs w:val="18"/>
        </w:rPr>
        <w:t>(</w:t>
      </w:r>
    </w:p>
    <w:p w14:paraId="31E78F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1B86970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BridgeConsensusData</w:t>
      </w:r>
      <w:r w:rsidRPr="00602E4B">
        <w:rPr>
          <w:rStyle w:val="token"/>
          <w:rFonts w:ascii="Inter" w:eastAsiaTheme="majorEastAsia" w:hAnsi="Inter"/>
          <w:color w:val="ABB2BF"/>
          <w:sz w:val="18"/>
          <w:szCs w:val="18"/>
        </w:rPr>
        <w:t>:</w:t>
      </w:r>
    </w:p>
    <w:p w14:paraId="155DCD67"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4A9DAF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Aggregate bridge validation data from committee votes.</w:t>
      </w:r>
    </w:p>
    <w:p w14:paraId="1E694FB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92437C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Computes:</w:t>
      </w:r>
    </w:p>
    <w:p w14:paraId="0D7DE49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Which chains achieved validation quorum</w:t>
      </w:r>
    </w:p>
    <w:p w14:paraId="31B7D11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Average confidence per chain</w:t>
      </w:r>
    </w:p>
    <w:p w14:paraId="73DC73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Dissenting validators (who reported conflicts)</w:t>
      </w:r>
    </w:p>
    <w:p w14:paraId="6B407A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3A3F5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1FE2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chains_with_quorum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62E92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per_chain_confidence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3C11E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dissenting_validators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2BB0DC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D0C74D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Get all chains in the checkpoint</w:t>
      </w:r>
    </w:p>
    <w:p w14:paraId="51EC3F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sample_vote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votes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6F5AEB9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sample_vote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block_hash</w:t>
      </w:r>
      <w:r w:rsidRPr="00602E4B">
        <w:rPr>
          <w:rStyle w:val="token"/>
          <w:rFonts w:ascii="Inter" w:eastAsiaTheme="majorEastAsia" w:hAnsi="Inter"/>
          <w:color w:val="ABB2BF"/>
          <w:sz w:val="18"/>
          <w:szCs w:val="18"/>
        </w:rPr>
        <w:t>)</w:t>
      </w:r>
    </w:p>
    <w:p w14:paraId="0E0D8FD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bridge_checkpoint</w:t>
      </w:r>
    </w:p>
    <w:p w14:paraId="395438F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F196FD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chains</w:t>
      </w:r>
      <w:r w:rsidRPr="00602E4B">
        <w:rPr>
          <w:rStyle w:val="token"/>
          <w:rFonts w:ascii="Inter" w:eastAsiaTheme="majorEastAsia" w:hAnsi="Inter"/>
          <w:color w:val="ABB2BF"/>
          <w:sz w:val="18"/>
          <w:szCs w:val="18"/>
        </w:rPr>
        <w:t>:</w:t>
      </w:r>
    </w:p>
    <w:p w14:paraId="3DE4290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Collect validations for this chain</w:t>
      </w:r>
    </w:p>
    <w:p w14:paraId="7505D1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B34703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w:t>
      </w:r>
    </w:p>
    <w:p w14:paraId="25C20C0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535F5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votes</w:t>
      </w:r>
      <w:r w:rsidRPr="00602E4B">
        <w:rPr>
          <w:rStyle w:val="token"/>
          <w:rFonts w:ascii="Inter" w:eastAsiaTheme="majorEastAsia" w:hAnsi="Inter"/>
          <w:color w:val="ABB2BF"/>
          <w:sz w:val="18"/>
          <w:szCs w:val="18"/>
        </w:rPr>
        <w:t>:</w:t>
      </w:r>
    </w:p>
    <w:p w14:paraId="397DC3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bridge_validation</w:t>
      </w:r>
      <w:r w:rsidRPr="00602E4B">
        <w:rPr>
          <w:rStyle w:val="token"/>
          <w:rFonts w:ascii="Inter" w:eastAsiaTheme="majorEastAsia" w:hAnsi="Inter"/>
          <w:color w:val="ABB2BF"/>
          <w:sz w:val="18"/>
          <w:szCs w:val="18"/>
        </w:rPr>
        <w:t>:</w:t>
      </w:r>
    </w:p>
    <w:p w14:paraId="28B3B51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continue</w:t>
      </w:r>
    </w:p>
    <w:p w14:paraId="1137D1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55ED6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Find confirmation for this chain</w:t>
      </w:r>
    </w:p>
    <w:p w14:paraId="425D7B3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conf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bridge_validation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witness_confirmations</w:t>
      </w:r>
      <w:r w:rsidRPr="00602E4B">
        <w:rPr>
          <w:rStyle w:val="token"/>
          <w:rFonts w:ascii="Inter" w:eastAsiaTheme="majorEastAsia" w:hAnsi="Inter"/>
          <w:color w:val="ABB2BF"/>
          <w:sz w:val="18"/>
          <w:szCs w:val="18"/>
        </w:rPr>
        <w:t>:</w:t>
      </w:r>
    </w:p>
    <w:p w14:paraId="174CCF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conf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chain_id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78CD287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validator_index</w:t>
      </w:r>
      <w:r w:rsidRPr="00602E4B">
        <w:rPr>
          <w:rStyle w:val="token"/>
          <w:rFonts w:ascii="Inter" w:eastAsiaTheme="majorEastAsia" w:hAnsi="Inter"/>
          <w:color w:val="ABB2BF"/>
          <w:sz w:val="18"/>
          <w:szCs w:val="18"/>
        </w:rPr>
        <w:t>)</w:t>
      </w:r>
    </w:p>
    <w:p w14:paraId="719554A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conf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normalized_weight</w:t>
      </w:r>
      <w:r w:rsidRPr="00602E4B">
        <w:rPr>
          <w:rStyle w:val="token"/>
          <w:rFonts w:ascii="Inter" w:eastAsiaTheme="majorEastAsia" w:hAnsi="Inter"/>
          <w:color w:val="ABB2BF"/>
          <w:sz w:val="18"/>
          <w:szCs w:val="18"/>
        </w:rPr>
        <w:t>))</w:t>
      </w:r>
    </w:p>
    <w:p w14:paraId="08DCC61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normalized_weight</w:t>
      </w:r>
    </w:p>
    <w:p w14:paraId="18A8F25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2466E3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validations</w:t>
      </w:r>
      <w:r w:rsidRPr="00602E4B">
        <w:rPr>
          <w:rStyle w:val="token"/>
          <w:rFonts w:ascii="Inter" w:eastAsiaTheme="majorEastAsia" w:hAnsi="Inter"/>
          <w:color w:val="ABB2BF"/>
          <w:sz w:val="18"/>
          <w:szCs w:val="18"/>
        </w:rPr>
        <w:t>:</w:t>
      </w:r>
    </w:p>
    <w:p w14:paraId="1A43DF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continue</w:t>
      </w:r>
    </w:p>
    <w:p w14:paraId="38DD80F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4A9D0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weighted average confidence</w:t>
      </w:r>
    </w:p>
    <w:p w14:paraId="21B0F55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weighted_confidence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p>
    <w:p w14:paraId="1CC052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confidence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weight</w:t>
      </w:r>
    </w:p>
    <w:p w14:paraId="1934B6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conf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weight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validations</w:t>
      </w:r>
    </w:p>
    <w:p w14:paraId="1649F8E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EDFB7A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avg_confidence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weighted_confidence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5795387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2A3186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per_chain_confidence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avg_confidence</w:t>
      </w:r>
    </w:p>
    <w:p w14:paraId="15ECCB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838F6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achieved quorum</w:t>
      </w:r>
    </w:p>
    <w:p w14:paraId="7C4B99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positive_weight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p>
    <w:p w14:paraId="7B3ED4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conf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weight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validations</w:t>
      </w:r>
    </w:p>
    <w:p w14:paraId="345D4F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conf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confidence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CONFIDENCE_THRESHOLD</w:t>
      </w:r>
    </w:p>
    <w:p w14:paraId="7AC5AD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C8FC7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2EBCE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positive_weight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3.0</w:t>
      </w:r>
      <w:r w:rsidRPr="00602E4B">
        <w:rPr>
          <w:rStyle w:val="token"/>
          <w:rFonts w:ascii="Inter" w:eastAsiaTheme="majorEastAsia" w:hAnsi="Inter"/>
          <w:color w:val="ABB2BF"/>
          <w:sz w:val="18"/>
          <w:szCs w:val="18"/>
        </w:rPr>
        <w:t>:</w:t>
      </w:r>
    </w:p>
    <w:p w14:paraId="2B5FD2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chains_with_quorum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61AC20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B92755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Track dissenters</w:t>
      </w:r>
    </w:p>
    <w:p w14:paraId="5CAD3D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votes</w:t>
      </w:r>
      <w:r w:rsidRPr="00602E4B">
        <w:rPr>
          <w:rStyle w:val="token"/>
          <w:rFonts w:ascii="Inter" w:eastAsiaTheme="majorEastAsia" w:hAnsi="Inter"/>
          <w:color w:val="ABB2BF"/>
          <w:sz w:val="18"/>
          <w:szCs w:val="18"/>
        </w:rPr>
        <w:t>:</w:t>
      </w:r>
    </w:p>
    <w:p w14:paraId="7D0C65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bridge_validation</w:t>
      </w:r>
      <w:r w:rsidRPr="00602E4B">
        <w:rPr>
          <w:rStyle w:val="token"/>
          <w:rFonts w:ascii="Inter" w:eastAsiaTheme="majorEastAsia" w:hAnsi="Inter"/>
          <w:color w:val="ABB2BF"/>
          <w:sz w:val="18"/>
          <w:szCs w:val="18"/>
        </w:rPr>
        <w:t>:</w:t>
      </w:r>
    </w:p>
    <w:p w14:paraId="5F93664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conf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bridge_validation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witness_confirmations</w:t>
      </w:r>
      <w:r w:rsidRPr="00602E4B">
        <w:rPr>
          <w:rStyle w:val="token"/>
          <w:rFonts w:ascii="Inter" w:eastAsiaTheme="majorEastAsia" w:hAnsi="Inter"/>
          <w:color w:val="ABB2BF"/>
          <w:sz w:val="18"/>
          <w:szCs w:val="18"/>
        </w:rPr>
        <w:t>:</w:t>
      </w:r>
    </w:p>
    <w:p w14:paraId="34C7FC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conf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chain_id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and</w:t>
      </w:r>
      <w:r w:rsidRPr="00602E4B">
        <w:rPr>
          <w:rStyle w:val="HTMLCode"/>
          <w:rFonts w:ascii="Inter" w:eastAsiaTheme="majorEastAsia" w:hAnsi="Inter"/>
          <w:color w:val="ABB2BF"/>
          <w:sz w:val="18"/>
          <w:szCs w:val="18"/>
        </w:rPr>
        <w:t xml:space="preserve"> conf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confidence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0.5</w:t>
      </w:r>
      <w:r w:rsidRPr="00602E4B">
        <w:rPr>
          <w:rStyle w:val="token"/>
          <w:rFonts w:ascii="Inter" w:eastAsiaTheme="majorEastAsia" w:hAnsi="Inter"/>
          <w:color w:val="ABB2BF"/>
          <w:sz w:val="18"/>
          <w:szCs w:val="18"/>
        </w:rPr>
        <w:t>:</w:t>
      </w:r>
    </w:p>
    <w:p w14:paraId="771C558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dissenting_validators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validator_index</w:t>
      </w:r>
      <w:r w:rsidRPr="00602E4B">
        <w:rPr>
          <w:rStyle w:val="token"/>
          <w:rFonts w:ascii="Inter" w:eastAsiaTheme="majorEastAsia" w:hAnsi="Inter"/>
          <w:color w:val="ABB2BF"/>
          <w:sz w:val="18"/>
          <w:szCs w:val="18"/>
        </w:rPr>
        <w:t>)</w:t>
      </w:r>
    </w:p>
    <w:p w14:paraId="150A3D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4D575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BridgeConsensusData</w:t>
      </w:r>
      <w:r w:rsidRPr="00602E4B">
        <w:rPr>
          <w:rStyle w:val="token"/>
          <w:rFonts w:ascii="Inter" w:eastAsiaTheme="majorEastAsia" w:hAnsi="Inter"/>
          <w:color w:val="ABB2BF"/>
          <w:sz w:val="18"/>
          <w:szCs w:val="18"/>
        </w:rPr>
        <w:t>(</w:t>
      </w:r>
    </w:p>
    <w:p w14:paraId="4C1C49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chains_with_quorum</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chains_with_quorum</w:t>
      </w:r>
      <w:r w:rsidRPr="00602E4B">
        <w:rPr>
          <w:rStyle w:val="token"/>
          <w:rFonts w:ascii="Inter" w:eastAsiaTheme="majorEastAsia" w:hAnsi="Inter"/>
          <w:color w:val="ABB2BF"/>
          <w:sz w:val="18"/>
          <w:szCs w:val="18"/>
        </w:rPr>
        <w:t>,</w:t>
      </w:r>
    </w:p>
    <w:p w14:paraId="7435A38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per_chain_confidence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per_chain_confidence</w:t>
      </w:r>
      <w:r w:rsidRPr="00602E4B">
        <w:rPr>
          <w:rStyle w:val="token"/>
          <w:rFonts w:ascii="Inter" w:eastAsiaTheme="majorEastAsia" w:hAnsi="Inter"/>
          <w:color w:val="ABB2BF"/>
          <w:sz w:val="18"/>
          <w:szCs w:val="18"/>
        </w:rPr>
        <w:t>,</w:t>
      </w:r>
    </w:p>
    <w:p w14:paraId="48CF82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dissenting_validators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dissenting_validators</w:t>
      </w:r>
    </w:p>
    <w:p w14:paraId="5BDFAFB8"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F6500F5" w14:textId="77777777" w:rsidR="00404521" w:rsidRPr="00602E4B" w:rsidRDefault="00404521" w:rsidP="00404521">
      <w:pPr>
        <w:pStyle w:val="Heading2"/>
        <w:rPr>
          <w:rFonts w:ascii="Inter" w:hAnsi="Inter"/>
          <w:color w:val="auto"/>
          <w:sz w:val="18"/>
          <w:szCs w:val="18"/>
        </w:rPr>
      </w:pPr>
      <w:r w:rsidRPr="00602E4B">
        <w:rPr>
          <w:rFonts w:ascii="Inter" w:hAnsi="Inter"/>
          <w:sz w:val="18"/>
          <w:szCs w:val="18"/>
        </w:rPr>
        <w:t>14.7 Reputation Update (End of Epoch)</w:t>
      </w:r>
    </w:p>
    <w:p w14:paraId="50E28C0C" w14:textId="77777777" w:rsidR="00404521" w:rsidRPr="00602E4B" w:rsidRDefault="00404521" w:rsidP="00404521">
      <w:pPr>
        <w:pStyle w:val="whitespace-normal"/>
        <w:rPr>
          <w:rFonts w:ascii="Inter" w:hAnsi="Inter"/>
          <w:sz w:val="18"/>
          <w:szCs w:val="18"/>
        </w:rPr>
      </w:pPr>
      <w:r w:rsidRPr="00602E4B">
        <w:rPr>
          <w:rFonts w:ascii="Inter" w:hAnsi="Inter"/>
          <w:sz w:val="18"/>
          <w:szCs w:val="18"/>
        </w:rPr>
        <w:t>At epoch boundaries, validator reputations are updated based on their performance.</w:t>
      </w:r>
    </w:p>
    <w:p w14:paraId="1E23886B" w14:textId="77777777" w:rsidR="00404521" w:rsidRPr="00602E4B" w:rsidRDefault="00404521" w:rsidP="00404521">
      <w:pPr>
        <w:rPr>
          <w:rFonts w:ascii="Inter" w:hAnsi="Inter"/>
          <w:sz w:val="18"/>
          <w:szCs w:val="18"/>
        </w:rPr>
      </w:pPr>
      <w:r w:rsidRPr="00602E4B">
        <w:rPr>
          <w:rFonts w:ascii="Inter" w:hAnsi="Inter"/>
          <w:sz w:val="18"/>
          <w:szCs w:val="18"/>
        </w:rPr>
        <w:t>python</w:t>
      </w:r>
    </w:p>
    <w:p w14:paraId="5435457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update_reputation</w:t>
      </w:r>
      <w:r w:rsidRPr="00602E4B">
        <w:rPr>
          <w:rStyle w:val="token"/>
          <w:rFonts w:ascii="Inter" w:eastAsiaTheme="majorEastAsia" w:hAnsi="Inter"/>
          <w:color w:val="ABB2BF"/>
          <w:sz w:val="18"/>
          <w:szCs w:val="18"/>
        </w:rPr>
        <w:t>(</w:t>
      </w:r>
    </w:p>
    <w:p w14:paraId="1AB6C2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705D9F6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52B9F2F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rho</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0.8</w:t>
      </w:r>
      <w:r w:rsidRPr="00602E4B">
        <w:rPr>
          <w:rStyle w:val="token"/>
          <w:rFonts w:ascii="Inter" w:eastAsiaTheme="majorEastAsia" w:hAnsi="Inter"/>
          <w:color w:val="ABB2BF"/>
          <w:sz w:val="18"/>
          <w:szCs w:val="18"/>
        </w:rPr>
        <w:t>,</w:t>
      </w:r>
    </w:p>
    <w:p w14:paraId="42AAA3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weights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Tuple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0.30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0.15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0.20</w:t>
      </w:r>
      <w:r w:rsidRPr="00602E4B">
        <w:rPr>
          <w:rStyle w:val="token"/>
          <w:rFonts w:ascii="Inter" w:eastAsiaTheme="majorEastAsia" w:hAnsi="Inter"/>
          <w:color w:val="ABB2BF"/>
          <w:sz w:val="18"/>
          <w:szCs w:val="18"/>
        </w:rPr>
        <w:t>)</w:t>
      </w:r>
    </w:p>
    <w:p w14:paraId="274D7C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629CA935"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2F142FB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Update validator reputation based on epoch performance (Equation 5).</w:t>
      </w:r>
    </w:p>
    <w:p w14:paraId="34777B0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6B7F6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R_i^(e+1) = clamp(ρ * R_i^e + (1-ρ) * perf_i^e, R_min, R_max)</w:t>
      </w:r>
    </w:p>
    <w:p w14:paraId="3A6F5B0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D0505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For bridge relayers, extended formula includes bridge quality:</w:t>
      </w:r>
    </w:p>
    <w:p w14:paraId="24AECCB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perf_i^e = a*U_i + b*K_i + c*L_i + d*C_i + e*B_i</w:t>
      </w:r>
    </w:p>
    <w:p w14:paraId="60EF79D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E2126C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where:</w:t>
      </w:r>
    </w:p>
    <w:p w14:paraId="38D8C68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U_i = uptime</w:t>
      </w:r>
    </w:p>
    <w:p w14:paraId="6F4512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K_i = correctness</w:t>
      </w:r>
    </w:p>
    <w:p w14:paraId="47D10FA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L_i = latency score</w:t>
      </w:r>
    </w:p>
    <w:p w14:paraId="3A52383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C_i = contribution</w:t>
      </w:r>
    </w:p>
    <w:p w14:paraId="7F4422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B_i = bridge service quality (for bridge relayers)</w:t>
      </w:r>
    </w:p>
    <w:p w14:paraId="73FE87B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6AA63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1B46F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weights</w:t>
      </w:r>
    </w:p>
    <w:p w14:paraId="1224E42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5251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Gather epoch metrics</w:t>
      </w:r>
    </w:p>
    <w:p w14:paraId="6D196C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calculate_uptime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0369550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correctness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calculate_correctness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7AF0913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latency_score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calculate_latency_score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7A00AFD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contribution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calculate_contribution_score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0767C84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37AB2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For bridge relayers, include bridge quality</w:t>
      </w:r>
    </w:p>
    <w:p w14:paraId="052BCF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bridge_registrations</w:t>
      </w:r>
      <w:r w:rsidRPr="00602E4B">
        <w:rPr>
          <w:rStyle w:val="token"/>
          <w:rFonts w:ascii="Inter" w:eastAsiaTheme="majorEastAsia" w:hAnsi="Inter"/>
          <w:color w:val="ABB2BF"/>
          <w:sz w:val="18"/>
          <w:szCs w:val="18"/>
        </w:rPr>
        <w:t>:</w:t>
      </w:r>
    </w:p>
    <w:p w14:paraId="7CCA02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bridge_quality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calculate_bridge_quality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6CD191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B95C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Extended formula with bridge component</w:t>
      </w:r>
    </w:p>
    <w:p w14:paraId="68245F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566C48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correctness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131ED56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latency_score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20ED3D3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contribution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485313D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bridge_quality</w:t>
      </w:r>
      <w:r w:rsidRPr="00602E4B">
        <w:rPr>
          <w:rStyle w:val="token"/>
          <w:rFonts w:ascii="Inter" w:eastAsiaTheme="majorEastAsia" w:hAnsi="Inter"/>
          <w:color w:val="ABB2BF"/>
          <w:sz w:val="18"/>
          <w:szCs w:val="18"/>
        </w:rPr>
        <w:t>)</w:t>
      </w:r>
    </w:p>
    <w:p w14:paraId="362C1DC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557F47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Standard formula for consensus-only validators</w:t>
      </w:r>
    </w:p>
    <w:p w14:paraId="0EF4CAB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Redistribute bridge weight to other components</w:t>
      </w:r>
    </w:p>
    <w:p w14:paraId="6010C73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a_adj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0.40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Increased from 0.30</w:t>
      </w:r>
    </w:p>
    <w:p w14:paraId="7EB827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b_adj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0.30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Increased from 0.25</w:t>
      </w:r>
    </w:p>
    <w:p w14:paraId="79E1AF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c_adj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Increased from 0.15</w:t>
      </w:r>
    </w:p>
    <w:p w14:paraId="621E742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d_adj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Same</w:t>
      </w:r>
    </w:p>
    <w:p w14:paraId="455B5F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D5D2FB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a_adj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5AFD025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b_adj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correctness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37504C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c_adj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latency_score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1E9B61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d_adj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contribution</w:t>
      </w:r>
      <w:r w:rsidRPr="00602E4B">
        <w:rPr>
          <w:rStyle w:val="token"/>
          <w:rFonts w:ascii="Inter" w:eastAsiaTheme="majorEastAsia" w:hAnsi="Inter"/>
          <w:color w:val="ABB2BF"/>
          <w:sz w:val="18"/>
          <w:szCs w:val="18"/>
        </w:rPr>
        <w:t>)</w:t>
      </w:r>
    </w:p>
    <w:p w14:paraId="49FBD3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CF3291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Exponential moving average update (Equation 5)</w:t>
      </w:r>
    </w:p>
    <w:p w14:paraId="777C7AD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reputation</w:t>
      </w:r>
    </w:p>
    <w:p w14:paraId="7D81BD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rho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old_rep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rho</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perf</w:t>
      </w:r>
    </w:p>
    <w:p w14:paraId="7557B1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04A18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Clamp to bounds [R_min, R_max]</w:t>
      </w:r>
    </w:p>
    <w:p w14:paraId="75A7DC1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max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R_MIN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R_MAX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new_rep</w:t>
      </w:r>
      <w:r w:rsidRPr="00602E4B">
        <w:rPr>
          <w:rStyle w:val="token"/>
          <w:rFonts w:ascii="Inter" w:eastAsiaTheme="majorEastAsia" w:hAnsi="Inter"/>
          <w:color w:val="ABB2BF"/>
          <w:sz w:val="18"/>
          <w:szCs w:val="18"/>
        </w:rPr>
        <w:t>))</w:t>
      </w:r>
    </w:p>
    <w:p w14:paraId="43B2BB4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C7DF6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new_rep</w:t>
      </w:r>
    </w:p>
    <w:p w14:paraId="20D30E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5BDC229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2726E1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calculate_uptime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19A20642"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77D6E3A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Calculate uptime score: fraction of expected participations delivered.</w:t>
      </w:r>
    </w:p>
    <w:p w14:paraId="09E830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BA0EA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U_i^e = (rounds participated) / (rounds eligible)</w:t>
      </w:r>
    </w:p>
    <w:p w14:paraId="5762D87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616A2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D5194E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Count expected participations</w:t>
      </w:r>
    </w:p>
    <w:p w14:paraId="2DC9E63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expected_proposals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count_leader_assignments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3590A6D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count_committee_assignments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095D530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expected_proposals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expected_votes</w:t>
      </w:r>
    </w:p>
    <w:p w14:paraId="5C482E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83966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total_expected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2D2548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 duties assigned, neutral score</w:t>
      </w:r>
    </w:p>
    <w:p w14:paraId="0A594DC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0A8C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Count actual participations</w:t>
      </w:r>
    </w:p>
    <w:p w14:paraId="72AEEC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actual_proposals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count_proposals_delivered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3BAC8B7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actual_votes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count_votes_delivered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656FE6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total_actual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actual_proposals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actual_votes</w:t>
      </w:r>
    </w:p>
    <w:p w14:paraId="10E67C1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5328E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total_actual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total_expected</w:t>
      </w:r>
    </w:p>
    <w:p w14:paraId="2F7FE4C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877B91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min</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uptime</w:t>
      </w:r>
      <w:r w:rsidRPr="00602E4B">
        <w:rPr>
          <w:rStyle w:val="token"/>
          <w:rFonts w:ascii="Inter" w:eastAsiaTheme="majorEastAsia" w:hAnsi="Inter"/>
          <w:color w:val="ABB2BF"/>
          <w:sz w:val="18"/>
          <w:szCs w:val="18"/>
        </w:rPr>
        <w:t>)</w:t>
      </w:r>
    </w:p>
    <w:p w14:paraId="0405C18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BDDA3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30E831B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lastRenderedPageBreak/>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calculate_correctness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56C82467"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572964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Calculate correctness score: fraction of votes that were valid.</w:t>
      </w:r>
    </w:p>
    <w:p w14:paraId="6A13915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BB1A7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K_i^e = (valid votes) / (total votes)</w:t>
      </w:r>
    </w:p>
    <w:p w14:paraId="23F1E2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195A6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Invalid votes include:</w:t>
      </w:r>
    </w:p>
    <w:p w14:paraId="3524AE7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Wrong block hash</w:t>
      </w:r>
    </w:p>
    <w:p w14:paraId="5B46139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Incorrect signature</w:t>
      </w:r>
    </w:p>
    <w:p w14:paraId="2A6AC4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Votes for conflicting blocks</w:t>
      </w:r>
    </w:p>
    <w:p w14:paraId="5D10901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False bridge attestations</w:t>
      </w:r>
    </w:p>
    <w:p w14:paraId="5F7552D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32F900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5968B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all_votes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get_votes_by_validator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4B7526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862FF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all_votes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38E2753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 votes cast, neutral score</w:t>
      </w:r>
    </w:p>
    <w:p w14:paraId="62B6E1B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CFD3E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v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all_votes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is_vote_valid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p>
    <w:p w14:paraId="3A41A6F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AF98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correctness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all_votes</w:t>
      </w:r>
      <w:r w:rsidRPr="00602E4B">
        <w:rPr>
          <w:rStyle w:val="token"/>
          <w:rFonts w:ascii="Inter" w:eastAsiaTheme="majorEastAsia" w:hAnsi="Inter"/>
          <w:color w:val="ABB2BF"/>
          <w:sz w:val="18"/>
          <w:szCs w:val="18"/>
        </w:rPr>
        <w:t>)</w:t>
      </w:r>
    </w:p>
    <w:p w14:paraId="026C76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603E81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correctness</w:t>
      </w:r>
    </w:p>
    <w:p w14:paraId="2EEB1B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C81BB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805AEE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calculate_latency_score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3D1385BF"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0FEC23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Calculate latency score: inverse of average response time.</w:t>
      </w:r>
    </w:p>
    <w:p w14:paraId="386D52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05E41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L_i^e = 1 - (avg_latency / max_latency)</w:t>
      </w:r>
    </w:p>
    <w:p w14:paraId="5E0CF9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2BAB9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Fast responders (near 0 latency) get score ≈ 1.0</w:t>
      </w:r>
    </w:p>
    <w:p w14:paraId="406DCDB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Timeout voters get score ≈ 0.0</w:t>
      </w:r>
    </w:p>
    <w:p w14:paraId="4F7997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6B1636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E3ED68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latencies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get_vote_latencies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2BB90C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51316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latencies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7864FEC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0.5</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 data, neutral score</w:t>
      </w:r>
    </w:p>
    <w:p w14:paraId="558F45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45705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avg_latency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latencies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latencies</w:t>
      </w:r>
      <w:r w:rsidRPr="00602E4B">
        <w:rPr>
          <w:rStyle w:val="token"/>
          <w:rFonts w:ascii="Inter" w:eastAsiaTheme="majorEastAsia" w:hAnsi="Inter"/>
          <w:color w:val="ABB2BF"/>
          <w:sz w:val="18"/>
          <w:szCs w:val="18"/>
        </w:rPr>
        <w:t>)</w:t>
      </w:r>
    </w:p>
    <w:p w14:paraId="496A1E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max_latency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TIMEOUT_THRESHOLD</w:t>
      </w:r>
    </w:p>
    <w:p w14:paraId="0721706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28E270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Normalize: fast = 1.0, at timeout = 0.0</w:t>
      </w:r>
    </w:p>
    <w:p w14:paraId="120CFC6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latency_score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avg_latency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max_latency</w:t>
      </w:r>
      <w:r w:rsidRPr="00602E4B">
        <w:rPr>
          <w:rStyle w:val="token"/>
          <w:rFonts w:ascii="Inter" w:eastAsiaTheme="majorEastAsia" w:hAnsi="Inter"/>
          <w:color w:val="ABB2BF"/>
          <w:sz w:val="18"/>
          <w:szCs w:val="18"/>
        </w:rPr>
        <w:t>)</w:t>
      </w:r>
    </w:p>
    <w:p w14:paraId="173ABB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3305D4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max</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min</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latency_score</w:t>
      </w:r>
      <w:r w:rsidRPr="00602E4B">
        <w:rPr>
          <w:rStyle w:val="token"/>
          <w:rFonts w:ascii="Inter" w:eastAsiaTheme="majorEastAsia" w:hAnsi="Inter"/>
          <w:color w:val="ABB2BF"/>
          <w:sz w:val="18"/>
          <w:szCs w:val="18"/>
        </w:rPr>
        <w:t>))</w:t>
      </w:r>
    </w:p>
    <w:p w14:paraId="317835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B9B0AE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35FD360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calculate_bridge_quality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4E0F622B"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F35F67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Calculate bridge service quality for validators operating relayers.</w:t>
      </w:r>
    </w:p>
    <w:p w14:paraId="143D34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07B9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B_i^e = (1/|J|) * Σ_j (accuracy_ij * uptime_ij * participation_ij)</w:t>
      </w:r>
    </w:p>
    <w:p w14:paraId="426C04E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0616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For each chain j:</w:t>
      </w:r>
    </w:p>
    <w:p w14:paraId="15A55F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accuracy = 1 - (fraud_proofs / total_attestations)</w:t>
      </w:r>
    </w:p>
    <w:p w14:paraId="043AB3D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uptime = (successful_heartbeats / expected_heartbeats)</w:t>
      </w:r>
    </w:p>
    <w:p w14:paraId="5B11BF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participation = (signatures_contributed / signature_opportunities)</w:t>
      </w:r>
    </w:p>
    <w:p w14:paraId="52F167B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225BF3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D2556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bridge_registrations</w:t>
      </w:r>
      <w:r w:rsidRPr="00602E4B">
        <w:rPr>
          <w:rStyle w:val="token"/>
          <w:rFonts w:ascii="Inter" w:eastAsiaTheme="majorEastAsia" w:hAnsi="Inter"/>
          <w:color w:val="ABB2BF"/>
          <w:sz w:val="18"/>
          <w:szCs w:val="18"/>
        </w:rPr>
        <w:t>:</w:t>
      </w:r>
    </w:p>
    <w:p w14:paraId="2C793A6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w:t>
      </w:r>
    </w:p>
    <w:p w14:paraId="41C33C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F75F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w:t>
      </w:r>
    </w:p>
    <w:p w14:paraId="2221BA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0CA5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bridge_registrations</w:t>
      </w:r>
      <w:r w:rsidRPr="00602E4B">
        <w:rPr>
          <w:rStyle w:val="token"/>
          <w:rFonts w:ascii="Inter" w:eastAsiaTheme="majorEastAsia" w:hAnsi="Inter"/>
          <w:color w:val="ABB2BF"/>
          <w:sz w:val="18"/>
          <w:szCs w:val="18"/>
        </w:rPr>
        <w:t>:</w:t>
      </w:r>
    </w:p>
    <w:p w14:paraId="173A1C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Get bridge performance metrics</w:t>
      </w:r>
    </w:p>
    <w:p w14:paraId="2B56CC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accuracy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get_attestation_accuracy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3BFAB92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get_bridge_uptime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1C9DAB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participation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get_threshold_sig_participation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67D80F6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6D50B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Weighted score per chain</w:t>
      </w:r>
    </w:p>
    <w:p w14:paraId="162F1E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0.5</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accuracy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28B7EF3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0.3</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336014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participation</w:t>
      </w:r>
      <w:r w:rsidRPr="00602E4B">
        <w:rPr>
          <w:rStyle w:val="token"/>
          <w:rFonts w:ascii="Inter" w:eastAsiaTheme="majorEastAsia" w:hAnsi="Inter"/>
          <w:color w:val="ABB2BF"/>
          <w:sz w:val="18"/>
          <w:szCs w:val="18"/>
        </w:rPr>
        <w:t>)</w:t>
      </w:r>
    </w:p>
    <w:p w14:paraId="0805FD9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8DDCA3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Apply chain weight (more important chains weighted higher)</w:t>
      </w:r>
    </w:p>
    <w:p w14:paraId="1FA47E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get_chain_importance_weight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048A1D8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chain_weight</w:t>
      </w:r>
    </w:p>
    <w:p w14:paraId="419C9E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855D5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Average across all chains (weighted)</w:t>
      </w:r>
    </w:p>
    <w:p w14:paraId="0759B86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p>
    <w:p w14:paraId="180428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get_chain_importance_weight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p>
    <w:p w14:paraId="728AE6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bridge_registrations</w:t>
      </w:r>
    </w:p>
    <w:p w14:paraId="55B945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FA8E50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D66F8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total_score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w:t>
      </w:r>
    </w:p>
    <w:p w14:paraId="024A323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374C6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1EC9BF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get_attestation_accuracy</w:t>
      </w:r>
      <w:r w:rsidRPr="00602E4B">
        <w:rPr>
          <w:rStyle w:val="token"/>
          <w:rFonts w:ascii="Inter" w:eastAsiaTheme="majorEastAsia" w:hAnsi="Inter"/>
          <w:color w:val="ABB2BF"/>
          <w:sz w:val="18"/>
          <w:szCs w:val="18"/>
        </w:rPr>
        <w:t>(</w:t>
      </w:r>
    </w:p>
    <w:p w14:paraId="4D2819D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ValidatorID</w:t>
      </w:r>
      <w:r w:rsidRPr="00602E4B">
        <w:rPr>
          <w:rStyle w:val="token"/>
          <w:rFonts w:ascii="Inter" w:eastAsiaTheme="majorEastAsia" w:hAnsi="Inter"/>
          <w:color w:val="ABB2BF"/>
          <w:sz w:val="18"/>
          <w:szCs w:val="18"/>
        </w:rPr>
        <w:t>,</w:t>
      </w:r>
    </w:p>
    <w:p w14:paraId="16740F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7D71ECD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p>
    <w:p w14:paraId="1697D7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5A3D1DA5"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75A719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Calculate attestation accuracy (1 - fraud proof rate).</w:t>
      </w:r>
    </w:p>
    <w:p w14:paraId="268C5B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71AE04A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BF672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get_validator_attestations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789983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fraud_proofs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get_fraud_proofs_against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34438D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E93E8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2B4B79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 attestations, no errors</w:t>
      </w:r>
    </w:p>
    <w:p w14:paraId="096EC50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8A76C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accuracy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fraud_proofs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attestations</w:t>
      </w:r>
      <w:r w:rsidRPr="00602E4B">
        <w:rPr>
          <w:rStyle w:val="token"/>
          <w:rFonts w:ascii="Inter" w:eastAsiaTheme="majorEastAsia" w:hAnsi="Inter"/>
          <w:color w:val="ABB2BF"/>
          <w:sz w:val="18"/>
          <w:szCs w:val="18"/>
        </w:rPr>
        <w:t>))</w:t>
      </w:r>
    </w:p>
    <w:p w14:paraId="4FFCE3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3ACB82A"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max</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accuracy</w:t>
      </w:r>
      <w:r w:rsidRPr="00602E4B">
        <w:rPr>
          <w:rStyle w:val="token"/>
          <w:rFonts w:ascii="Inter" w:eastAsiaTheme="majorEastAsia" w:hAnsi="Inter"/>
          <w:color w:val="ABB2BF"/>
          <w:sz w:val="18"/>
          <w:szCs w:val="18"/>
        </w:rPr>
        <w:t>)</w:t>
      </w:r>
    </w:p>
    <w:p w14:paraId="0422039F" w14:textId="77777777" w:rsidR="00404521" w:rsidRPr="00602E4B" w:rsidRDefault="00404521" w:rsidP="00404521">
      <w:pPr>
        <w:pStyle w:val="Heading2"/>
        <w:rPr>
          <w:rFonts w:ascii="Inter" w:hAnsi="Inter"/>
          <w:color w:val="auto"/>
          <w:sz w:val="18"/>
          <w:szCs w:val="18"/>
        </w:rPr>
      </w:pPr>
      <w:r w:rsidRPr="00602E4B">
        <w:rPr>
          <w:rFonts w:ascii="Inter" w:hAnsi="Inter"/>
          <w:sz w:val="18"/>
          <w:szCs w:val="18"/>
        </w:rPr>
        <w:t>14.8 Slashing Execution</w:t>
      </w:r>
    </w:p>
    <w:p w14:paraId="27F18E81" w14:textId="77777777" w:rsidR="00404521" w:rsidRPr="00602E4B" w:rsidRDefault="00404521" w:rsidP="00404521">
      <w:pPr>
        <w:pStyle w:val="whitespace-normal"/>
        <w:rPr>
          <w:rFonts w:ascii="Inter" w:hAnsi="Inter"/>
          <w:sz w:val="18"/>
          <w:szCs w:val="18"/>
        </w:rPr>
      </w:pPr>
      <w:r w:rsidRPr="00602E4B">
        <w:rPr>
          <w:rFonts w:ascii="Inter" w:hAnsi="Inter"/>
          <w:sz w:val="18"/>
          <w:szCs w:val="18"/>
        </w:rPr>
        <w:t>When evidence of misbehavior is submitted, the protocol executes slashing to penalize the validator.</w:t>
      </w:r>
    </w:p>
    <w:p w14:paraId="78F4B6FD" w14:textId="77777777" w:rsidR="00404521" w:rsidRPr="00602E4B" w:rsidRDefault="00404521" w:rsidP="00404521">
      <w:pPr>
        <w:rPr>
          <w:rFonts w:ascii="Inter" w:hAnsi="Inter"/>
          <w:sz w:val="18"/>
          <w:szCs w:val="18"/>
        </w:rPr>
      </w:pPr>
      <w:r w:rsidRPr="00602E4B">
        <w:rPr>
          <w:rFonts w:ascii="Inter" w:hAnsi="Inter"/>
          <w:sz w:val="18"/>
          <w:szCs w:val="18"/>
        </w:rPr>
        <w:t>python</w:t>
      </w:r>
    </w:p>
    <w:p w14:paraId="5F1CF6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execute_slashing</w:t>
      </w:r>
      <w:r w:rsidRPr="00602E4B">
        <w:rPr>
          <w:rStyle w:val="token"/>
          <w:rFonts w:ascii="Inter" w:eastAsiaTheme="majorEastAsia" w:hAnsi="Inter"/>
          <w:color w:val="ABB2BF"/>
          <w:sz w:val="18"/>
          <w:szCs w:val="18"/>
        </w:rPr>
        <w:t>(</w:t>
      </w:r>
    </w:p>
    <w:p w14:paraId="7532304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21733D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Evidence</w:t>
      </w:r>
    </w:p>
    <w:p w14:paraId="5D19C7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SlashingResult</w:t>
      </w:r>
      <w:r w:rsidRPr="00602E4B">
        <w:rPr>
          <w:rStyle w:val="token"/>
          <w:rFonts w:ascii="Inter" w:eastAsiaTheme="majorEastAsia" w:hAnsi="Inter"/>
          <w:color w:val="ABB2BF"/>
          <w:sz w:val="18"/>
          <w:szCs w:val="18"/>
        </w:rPr>
        <w:t>:</w:t>
      </w:r>
    </w:p>
    <w:p w14:paraId="40F4BBF8"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7DBF8E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Execute slashing penalty and jail validator (Equation 7).</w:t>
      </w:r>
    </w:p>
    <w:p w14:paraId="1CE982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32D4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slash_i = min(S_i, S_i*σ_base + S_i*σ_rep*(1-R_i) + S_i*σ_bridge)</w:t>
      </w:r>
    </w:p>
    <w:p w14:paraId="4A19C2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471A5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Components:</w:t>
      </w:r>
    </w:p>
    <w:p w14:paraId="17CA48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Base penalty (σ_base = 2%)</w:t>
      </w:r>
    </w:p>
    <w:p w14:paraId="4656FD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Reputation-adjusted penalty (σ_rep = 3%)</w:t>
      </w:r>
    </w:p>
    <w:p w14:paraId="1258E5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Bridge-specific penalty (σ_bridge = 5% for bridge offenses)</w:t>
      </w:r>
    </w:p>
    <w:p w14:paraId="777704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BF6C1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34669C5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slash amount (Equation 7)</w:t>
      </w:r>
    </w:p>
    <w:p w14:paraId="5F8926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base_penalty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stake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SIGMA_BASE</w:t>
      </w:r>
    </w:p>
    <w:p w14:paraId="2B8E35C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rep_penalty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stake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SIGMA_REP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reputation</w:t>
      </w:r>
      <w:r w:rsidRPr="00602E4B">
        <w:rPr>
          <w:rStyle w:val="token"/>
          <w:rFonts w:ascii="Inter" w:eastAsiaTheme="majorEastAsia" w:hAnsi="Inter"/>
          <w:color w:val="ABB2BF"/>
          <w:sz w:val="18"/>
          <w:szCs w:val="18"/>
        </w:rPr>
        <w:t>)</w:t>
      </w:r>
    </w:p>
    <w:p w14:paraId="09B0FD4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5F1C0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Additional bridge penalty if applicable</w:t>
      </w:r>
    </w:p>
    <w:p w14:paraId="0685CA8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bridge_penalty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w:t>
      </w:r>
    </w:p>
    <w:p w14:paraId="55B8943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is_bridge_offense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251AA14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bridge_penalty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stake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SIGMA_BRIDGE</w:t>
      </w:r>
    </w:p>
    <w:p w14:paraId="09AADD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B1222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base_penalty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rep_penalty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bridge_penalty</w:t>
      </w:r>
    </w:p>
    <w:p w14:paraId="01B4E85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44238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Cannot slash more than current stake</w:t>
      </w:r>
    </w:p>
    <w:p w14:paraId="4B6C705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total_slash</w:t>
      </w:r>
      <w:r w:rsidRPr="00602E4B">
        <w:rPr>
          <w:rStyle w:val="token"/>
          <w:rFonts w:ascii="Inter" w:eastAsiaTheme="majorEastAsia" w:hAnsi="Inter"/>
          <w:color w:val="ABB2BF"/>
          <w:sz w:val="18"/>
          <w:szCs w:val="18"/>
        </w:rPr>
        <w:t>)</w:t>
      </w:r>
    </w:p>
    <w:p w14:paraId="1A1F680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1E63F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Deduct stake</w:t>
      </w:r>
    </w:p>
    <w:p w14:paraId="3912F73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stake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total_slash</w:t>
      </w:r>
    </w:p>
    <w:p w14:paraId="27A1FC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C5046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Distribute slashed funds</w:t>
      </w:r>
    </w:p>
    <w:p w14:paraId="7EB1A31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burn_amount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0.5</w:t>
      </w:r>
    </w:p>
    <w:p w14:paraId="7FCB84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treasury_amount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0.3</w:t>
      </w:r>
    </w:p>
    <w:p w14:paraId="3DA9CA9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whistleblower_amount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w:t>
      </w:r>
    </w:p>
    <w:p w14:paraId="35CE4FA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D1E3F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burn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burn_amount</w:t>
      </w:r>
      <w:r w:rsidRPr="00602E4B">
        <w:rPr>
          <w:rStyle w:val="token"/>
          <w:rFonts w:ascii="Inter" w:eastAsiaTheme="majorEastAsia" w:hAnsi="Inter"/>
          <w:color w:val="ABB2BF"/>
          <w:sz w:val="18"/>
          <w:szCs w:val="18"/>
        </w:rPr>
        <w:t>)</w:t>
      </w:r>
    </w:p>
    <w:p w14:paraId="7D22C2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treasury_deposit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treasury_amount</w:t>
      </w:r>
      <w:r w:rsidRPr="00602E4B">
        <w:rPr>
          <w:rStyle w:val="token"/>
          <w:rFonts w:ascii="Inter" w:eastAsiaTheme="majorEastAsia" w:hAnsi="Inter"/>
          <w:color w:val="ABB2BF"/>
          <w:sz w:val="18"/>
          <w:szCs w:val="18"/>
        </w:rPr>
        <w:t>)</w:t>
      </w:r>
    </w:p>
    <w:p w14:paraId="399C321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reward_whistleblower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submitter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whistleblower_amount</w:t>
      </w:r>
      <w:r w:rsidRPr="00602E4B">
        <w:rPr>
          <w:rStyle w:val="token"/>
          <w:rFonts w:ascii="Inter" w:eastAsiaTheme="majorEastAsia" w:hAnsi="Inter"/>
          <w:color w:val="ABB2BF"/>
          <w:sz w:val="18"/>
          <w:szCs w:val="18"/>
        </w:rPr>
        <w:t>)</w:t>
      </w:r>
    </w:p>
    <w:p w14:paraId="383BA20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2C4E8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Jail validator</w:t>
      </w:r>
    </w:p>
    <w:p w14:paraId="370FA2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jail_duration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calculate_jail_duration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6DDC66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JAILED</w:t>
      </w:r>
    </w:p>
    <w:p w14:paraId="3B43BE3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jail_until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get_current_epoch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jail_duration</w:t>
      </w:r>
    </w:p>
    <w:p w14:paraId="30E608F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jailed_at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get_current_epoch</w:t>
      </w:r>
      <w:r w:rsidRPr="00602E4B">
        <w:rPr>
          <w:rStyle w:val="token"/>
          <w:rFonts w:ascii="Inter" w:eastAsiaTheme="majorEastAsia" w:hAnsi="Inter"/>
          <w:color w:val="ABB2BF"/>
          <w:sz w:val="18"/>
          <w:szCs w:val="18"/>
        </w:rPr>
        <w:t>()</w:t>
      </w:r>
    </w:p>
    <w:p w14:paraId="03F1FD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588FD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Apply immediate reputation penalty</w:t>
      </w:r>
    </w:p>
    <w:p w14:paraId="2377FCF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is_bridge_offense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4D31190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Severe reputation hit for bridge fraud</w:t>
      </w:r>
    </w:p>
    <w:p w14:paraId="6F9AE8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reputation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SIGMA_FRAUD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20% immediate drop</w:t>
      </w:r>
    </w:p>
    <w:p w14:paraId="24E2F6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3215166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Moderate reputation hit for other offenses</w:t>
      </w:r>
    </w:p>
    <w:p w14:paraId="6E0966F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reputation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10% drop</w:t>
      </w:r>
    </w:p>
    <w:p w14:paraId="79BF69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F50318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For bridge offenses, remove from all witness registries</w:t>
      </w:r>
    </w:p>
    <w:p w14:paraId="0288959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is_bridge_offense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4CE0306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bridge_registrations</w:t>
      </w:r>
      <w:r w:rsidRPr="00602E4B">
        <w:rPr>
          <w:rStyle w:val="token"/>
          <w:rFonts w:ascii="Inter" w:eastAsiaTheme="majorEastAsia" w:hAnsi="Inter"/>
          <w:color w:val="ABB2BF"/>
          <w:sz w:val="18"/>
          <w:szCs w:val="18"/>
        </w:rPr>
        <w:t>):</w:t>
      </w:r>
    </w:p>
    <w:p w14:paraId="4FAEACA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remove_from_witness_registry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p>
    <w:p w14:paraId="7B215D9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bridge_registrations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remove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4A10B0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5DF8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Emit event</w:t>
      </w:r>
    </w:p>
    <w:p w14:paraId="1922C85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emit_event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SlashEvent</w:t>
      </w:r>
      <w:r w:rsidRPr="00602E4B">
        <w:rPr>
          <w:rStyle w:val="token"/>
          <w:rFonts w:ascii="Inter" w:eastAsiaTheme="majorEastAsia" w:hAnsi="Inter"/>
          <w:color w:val="ABB2BF"/>
          <w:sz w:val="18"/>
          <w:szCs w:val="18"/>
        </w:rPr>
        <w:t>(</w:t>
      </w:r>
    </w:p>
    <w:p w14:paraId="666C15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p>
    <w:p w14:paraId="5B81F1A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offense_type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offense_type</w:t>
      </w:r>
      <w:r w:rsidRPr="00602E4B">
        <w:rPr>
          <w:rStyle w:val="token"/>
          <w:rFonts w:ascii="Inter" w:eastAsiaTheme="majorEastAsia" w:hAnsi="Inter"/>
          <w:color w:val="ABB2BF"/>
          <w:sz w:val="18"/>
          <w:szCs w:val="18"/>
        </w:rPr>
        <w:t>,</w:t>
      </w:r>
    </w:p>
    <w:p w14:paraId="2320237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slash_amount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total_slash</w:t>
      </w:r>
      <w:r w:rsidRPr="00602E4B">
        <w:rPr>
          <w:rStyle w:val="token"/>
          <w:rFonts w:ascii="Inter" w:eastAsiaTheme="majorEastAsia" w:hAnsi="Inter"/>
          <w:color w:val="ABB2BF"/>
          <w:sz w:val="18"/>
          <w:szCs w:val="18"/>
        </w:rPr>
        <w:t>,</w:t>
      </w:r>
    </w:p>
    <w:p w14:paraId="22FDE5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jail_until</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jail_until</w:t>
      </w:r>
      <w:r w:rsidRPr="00602E4B">
        <w:rPr>
          <w:rStyle w:val="token"/>
          <w:rFonts w:ascii="Inter" w:eastAsiaTheme="majorEastAsia" w:hAnsi="Inter"/>
          <w:color w:val="ABB2BF"/>
          <w:sz w:val="18"/>
          <w:szCs w:val="18"/>
        </w:rPr>
        <w:t>,</w:t>
      </w:r>
    </w:p>
    <w:p w14:paraId="0160D5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submitter</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submitter</w:t>
      </w:r>
      <w:r w:rsidRPr="00602E4B">
        <w:rPr>
          <w:rStyle w:val="token"/>
          <w:rFonts w:ascii="Inter" w:eastAsiaTheme="majorEastAsia" w:hAnsi="Inter"/>
          <w:color w:val="ABB2BF"/>
          <w:sz w:val="18"/>
          <w:szCs w:val="18"/>
        </w:rPr>
        <w:t>,</w:t>
      </w:r>
    </w:p>
    <w:p w14:paraId="7AFD66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get_current_epoch</w:t>
      </w:r>
      <w:r w:rsidRPr="00602E4B">
        <w:rPr>
          <w:rStyle w:val="token"/>
          <w:rFonts w:ascii="Inter" w:eastAsiaTheme="majorEastAsia" w:hAnsi="Inter"/>
          <w:color w:val="ABB2BF"/>
          <w:sz w:val="18"/>
          <w:szCs w:val="18"/>
        </w:rPr>
        <w:t>(),</w:t>
      </w:r>
    </w:p>
    <w:p w14:paraId="665DD3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evidence_hash</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387EA24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D238D8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7FA30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log_warning</w:t>
      </w:r>
      <w:r w:rsidRPr="00602E4B">
        <w:rPr>
          <w:rStyle w:val="token"/>
          <w:rFonts w:ascii="Inter" w:eastAsiaTheme="majorEastAsia" w:hAnsi="Inter"/>
          <w:color w:val="ABB2BF"/>
          <w:sz w:val="18"/>
          <w:szCs w:val="18"/>
        </w:rPr>
        <w:t>(</w:t>
      </w:r>
    </w:p>
    <w:p w14:paraId="241C62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f"Slashed validator </w:t>
      </w:r>
      <w:r w:rsidRPr="00602E4B">
        <w:rPr>
          <w:rStyle w:val="token"/>
          <w:rFonts w:ascii="Inter" w:eastAsiaTheme="majorEastAsia" w:hAnsi="Inter"/>
          <w:color w:val="ABB2BF"/>
          <w:sz w:val="18"/>
          <w:szCs w:val="18"/>
        </w:rPr>
        <w:t>{validator.</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w:t>
      </w:r>
    </w:p>
    <w:p w14:paraId="6FE96E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f"amount=</w:t>
      </w:r>
      <w:r w:rsidRPr="00602E4B">
        <w:rPr>
          <w:rStyle w:val="token"/>
          <w:rFonts w:ascii="Inter" w:eastAsiaTheme="majorEastAsia" w:hAnsi="Inter"/>
          <w:color w:val="ABB2BF"/>
          <w:sz w:val="18"/>
          <w:szCs w:val="18"/>
        </w:rPr>
        <w:t>{total_slash}</w:t>
      </w:r>
      <w:r w:rsidRPr="00602E4B">
        <w:rPr>
          <w:rStyle w:val="token"/>
          <w:rFonts w:ascii="Inter" w:eastAsiaTheme="majorEastAsia" w:hAnsi="Inter"/>
          <w:color w:val="98C379"/>
          <w:sz w:val="18"/>
          <w:szCs w:val="18"/>
        </w:rPr>
        <w:t>, jail_until=</w:t>
      </w:r>
      <w:r w:rsidRPr="00602E4B">
        <w:rPr>
          <w:rStyle w:val="token"/>
          <w:rFonts w:ascii="Inter" w:eastAsiaTheme="majorEastAsia" w:hAnsi="Inter"/>
          <w:color w:val="ABB2BF"/>
          <w:sz w:val="18"/>
          <w:szCs w:val="18"/>
        </w:rPr>
        <w:t>{validator.jail_until}</w:t>
      </w:r>
      <w:r w:rsidRPr="00602E4B">
        <w:rPr>
          <w:rStyle w:val="token"/>
          <w:rFonts w:ascii="Inter" w:eastAsiaTheme="majorEastAsia" w:hAnsi="Inter"/>
          <w:color w:val="98C379"/>
          <w:sz w:val="18"/>
          <w:szCs w:val="18"/>
        </w:rPr>
        <w:t>"</w:t>
      </w:r>
    </w:p>
    <w:p w14:paraId="694B7F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06D7F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3C48DB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SlashingResult</w:t>
      </w:r>
      <w:r w:rsidRPr="00602E4B">
        <w:rPr>
          <w:rStyle w:val="token"/>
          <w:rFonts w:ascii="Inter" w:eastAsiaTheme="majorEastAsia" w:hAnsi="Inter"/>
          <w:color w:val="ABB2BF"/>
          <w:sz w:val="18"/>
          <w:szCs w:val="18"/>
        </w:rPr>
        <w:t>(</w:t>
      </w:r>
    </w:p>
    <w:p w14:paraId="367E42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p>
    <w:p w14:paraId="24D8AC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amount_slashed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total_slash</w:t>
      </w:r>
      <w:r w:rsidRPr="00602E4B">
        <w:rPr>
          <w:rStyle w:val="token"/>
          <w:rFonts w:ascii="Inter" w:eastAsiaTheme="majorEastAsia" w:hAnsi="Inter"/>
          <w:color w:val="ABB2BF"/>
          <w:sz w:val="18"/>
          <w:szCs w:val="18"/>
        </w:rPr>
        <w:t>,</w:t>
      </w:r>
    </w:p>
    <w:p w14:paraId="276EA4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jail_until</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jail_until</w:t>
      </w:r>
      <w:r w:rsidRPr="00602E4B">
        <w:rPr>
          <w:rStyle w:val="token"/>
          <w:rFonts w:ascii="Inter" w:eastAsiaTheme="majorEastAsia" w:hAnsi="Inter"/>
          <w:color w:val="ABB2BF"/>
          <w:sz w:val="18"/>
          <w:szCs w:val="18"/>
        </w:rPr>
        <w:t>,</w:t>
      </w:r>
    </w:p>
    <w:p w14:paraId="5AB8796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reputation_after</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reputation</w:t>
      </w:r>
    </w:p>
    <w:p w14:paraId="7216FFB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75D2D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4CB02A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1D56EE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calculate_jail_duration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2B08C333"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A354A6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Calculate jail duration based on offense severity.</w:t>
      </w:r>
    </w:p>
    <w:p w14:paraId="39751B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CB495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Returns number of epochs validator is jailed.</w:t>
      </w:r>
    </w:p>
    <w:p w14:paraId="16DD98D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4E3CFE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4FEDCB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match</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offense_type</w:t>
      </w:r>
      <w:r w:rsidRPr="00602E4B">
        <w:rPr>
          <w:rStyle w:val="token"/>
          <w:rFonts w:ascii="Inter" w:eastAsiaTheme="majorEastAsia" w:hAnsi="Inter"/>
          <w:color w:val="ABB2BF"/>
          <w:sz w:val="18"/>
          <w:szCs w:val="18"/>
        </w:rPr>
        <w:t>:</w:t>
      </w:r>
    </w:p>
    <w:p w14:paraId="106527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EquivocationType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PROPOSAL_EQUIVOCATION</w:t>
      </w:r>
      <w:r w:rsidRPr="00602E4B">
        <w:rPr>
          <w:rStyle w:val="token"/>
          <w:rFonts w:ascii="Inter" w:eastAsiaTheme="majorEastAsia" w:hAnsi="Inter"/>
          <w:color w:val="ABB2BF"/>
          <w:sz w:val="18"/>
          <w:szCs w:val="18"/>
        </w:rPr>
        <w:t>:</w:t>
      </w:r>
    </w:p>
    <w:p w14:paraId="13B791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Double jail for leader equivocation</w:t>
      </w:r>
    </w:p>
    <w:p w14:paraId="044FB6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108362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EquivocationType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VOTE_EQUIVOCATION</w:t>
      </w:r>
      <w:r w:rsidRPr="00602E4B">
        <w:rPr>
          <w:rStyle w:val="token"/>
          <w:rFonts w:ascii="Inter" w:eastAsiaTheme="majorEastAsia" w:hAnsi="Inter"/>
          <w:color w:val="ABB2BF"/>
          <w:sz w:val="18"/>
          <w:szCs w:val="18"/>
        </w:rPr>
        <w:t>:</w:t>
      </w:r>
    </w:p>
    <w:p w14:paraId="3312C5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J  </w:t>
      </w:r>
      <w:r w:rsidRPr="00602E4B">
        <w:rPr>
          <w:rStyle w:val="token"/>
          <w:rFonts w:ascii="Inter" w:eastAsiaTheme="majorEastAsia" w:hAnsi="Inter"/>
          <w:i/>
          <w:iCs/>
          <w:color w:val="5C6370"/>
          <w:sz w:val="18"/>
          <w:szCs w:val="18"/>
        </w:rPr>
        <w:t># Standard jail period</w:t>
      </w:r>
    </w:p>
    <w:p w14:paraId="722F63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1F0D78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EquivocationType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BRIDGE_ATTESTATION_EQUIVOCATION</w:t>
      </w:r>
      <w:r w:rsidRPr="00602E4B">
        <w:rPr>
          <w:rStyle w:val="token"/>
          <w:rFonts w:ascii="Inter" w:eastAsiaTheme="majorEastAsia" w:hAnsi="Inter"/>
          <w:color w:val="ABB2BF"/>
          <w:sz w:val="18"/>
          <w:szCs w:val="18"/>
        </w:rPr>
        <w:t>:</w:t>
      </w:r>
    </w:p>
    <w:p w14:paraId="62D4D5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PERMANENT_BAN  </w:t>
      </w:r>
      <w:r w:rsidRPr="00602E4B">
        <w:rPr>
          <w:rStyle w:val="token"/>
          <w:rFonts w:ascii="Inter" w:eastAsiaTheme="majorEastAsia" w:hAnsi="Inter"/>
          <w:i/>
          <w:iCs/>
          <w:color w:val="5C6370"/>
          <w:sz w:val="18"/>
          <w:szCs w:val="18"/>
        </w:rPr>
        <w:t># Never released</w:t>
      </w:r>
    </w:p>
    <w:p w14:paraId="1A169F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E62E5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ViolationType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INVALID_STATE</w:t>
      </w:r>
      <w:r w:rsidRPr="00602E4B">
        <w:rPr>
          <w:rStyle w:val="token"/>
          <w:rFonts w:ascii="Inter" w:eastAsiaTheme="majorEastAsia" w:hAnsi="Inter"/>
          <w:color w:val="ABB2BF"/>
          <w:sz w:val="18"/>
          <w:szCs w:val="18"/>
        </w:rPr>
        <w:t>:</w:t>
      </w:r>
    </w:p>
    <w:p w14:paraId="498C65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Possibly accidental, reduced jail</w:t>
      </w:r>
    </w:p>
    <w:p w14:paraId="2A2535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805EE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ViolationType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INVALID_BRIDGE_DATA</w:t>
      </w:r>
      <w:r w:rsidRPr="00602E4B">
        <w:rPr>
          <w:rStyle w:val="token"/>
          <w:rFonts w:ascii="Inter" w:eastAsiaTheme="majorEastAsia" w:hAnsi="Inter"/>
          <w:color w:val="ABB2BF"/>
          <w:sz w:val="18"/>
          <w:szCs w:val="18"/>
        </w:rPr>
        <w:t>:</w:t>
      </w:r>
    </w:p>
    <w:p w14:paraId="07C6CEB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Very serious, extended jail</w:t>
      </w:r>
    </w:p>
    <w:p w14:paraId="70F51E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6AE03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CensorshipType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TRANSACTION_CENSORSHIP</w:t>
      </w:r>
      <w:r w:rsidRPr="00602E4B">
        <w:rPr>
          <w:rStyle w:val="token"/>
          <w:rFonts w:ascii="Inter" w:eastAsiaTheme="majorEastAsia" w:hAnsi="Inter"/>
          <w:color w:val="ABB2BF"/>
          <w:sz w:val="18"/>
          <w:szCs w:val="18"/>
        </w:rPr>
        <w:t>:</w:t>
      </w:r>
    </w:p>
    <w:p w14:paraId="5CB863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4</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Warning, short jail</w:t>
      </w:r>
    </w:p>
    <w:p w14:paraId="28CF801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B72063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CensorshipType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BRIDGE_EVENT_CENSORSHIP</w:t>
      </w:r>
      <w:r w:rsidRPr="00602E4B">
        <w:rPr>
          <w:rStyle w:val="token"/>
          <w:rFonts w:ascii="Inter" w:eastAsiaTheme="majorEastAsia" w:hAnsi="Inter"/>
          <w:color w:val="ABB2BF"/>
          <w:sz w:val="18"/>
          <w:szCs w:val="18"/>
        </w:rPr>
        <w:t>:</w:t>
      </w:r>
    </w:p>
    <w:p w14:paraId="206447B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J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Serious, extended jail</w:t>
      </w:r>
    </w:p>
    <w:p w14:paraId="4220F1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4DDC58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_</w:t>
      </w:r>
      <w:r w:rsidRPr="00602E4B">
        <w:rPr>
          <w:rStyle w:val="token"/>
          <w:rFonts w:ascii="Inter" w:eastAsiaTheme="majorEastAsia" w:hAnsi="Inter"/>
          <w:color w:val="ABB2BF"/>
          <w:sz w:val="18"/>
          <w:szCs w:val="18"/>
        </w:rPr>
        <w:t>:</w:t>
      </w:r>
    </w:p>
    <w:p w14:paraId="4AEF491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J  </w:t>
      </w:r>
      <w:r w:rsidRPr="00602E4B">
        <w:rPr>
          <w:rStyle w:val="token"/>
          <w:rFonts w:ascii="Inter" w:eastAsiaTheme="majorEastAsia" w:hAnsi="Inter"/>
          <w:i/>
          <w:iCs/>
          <w:color w:val="5C6370"/>
          <w:sz w:val="18"/>
          <w:szCs w:val="18"/>
        </w:rPr>
        <w:t># Default jail period</w:t>
      </w:r>
    </w:p>
    <w:p w14:paraId="58D500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E8F90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4AE2D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verify_slashing_evidence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09272765"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E1EF10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Verify that submitted evidence is valid before slashing.</w:t>
      </w:r>
    </w:p>
    <w:p w14:paraId="44129C1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FB48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This prevents false slashing from malicious evidence submissions.</w:t>
      </w:r>
    </w:p>
    <w:p w14:paraId="7B0B7D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2E7AF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436CE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match</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offense_type</w:t>
      </w:r>
      <w:r w:rsidRPr="00602E4B">
        <w:rPr>
          <w:rStyle w:val="token"/>
          <w:rFonts w:ascii="Inter" w:eastAsiaTheme="majorEastAsia" w:hAnsi="Inter"/>
          <w:color w:val="ABB2BF"/>
          <w:sz w:val="18"/>
          <w:szCs w:val="18"/>
        </w:rPr>
        <w:t>:</w:t>
      </w:r>
    </w:p>
    <w:p w14:paraId="6EB6B43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EquivocationType</w:t>
      </w:r>
      <w:r w:rsidRPr="00602E4B">
        <w:rPr>
          <w:rStyle w:val="token"/>
          <w:rFonts w:ascii="Inter" w:eastAsiaTheme="majorEastAsia" w:hAnsi="Inter"/>
          <w:color w:val="ABB2BF"/>
          <w:sz w:val="18"/>
          <w:szCs w:val="18"/>
        </w:rPr>
        <w:t>:</w:t>
      </w:r>
    </w:p>
    <w:p w14:paraId="722D67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verify_equivocation_evidence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52E6E63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1ACF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ViolationType</w:t>
      </w:r>
      <w:r w:rsidRPr="00602E4B">
        <w:rPr>
          <w:rStyle w:val="token"/>
          <w:rFonts w:ascii="Inter" w:eastAsiaTheme="majorEastAsia" w:hAnsi="Inter"/>
          <w:color w:val="ABB2BF"/>
          <w:sz w:val="18"/>
          <w:szCs w:val="18"/>
        </w:rPr>
        <w:t>:</w:t>
      </w:r>
    </w:p>
    <w:p w14:paraId="42A1F2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verify_invalid_proposal_evidence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59E26B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E43FA4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CensorshipType</w:t>
      </w:r>
      <w:r w:rsidRPr="00602E4B">
        <w:rPr>
          <w:rStyle w:val="token"/>
          <w:rFonts w:ascii="Inter" w:eastAsiaTheme="majorEastAsia" w:hAnsi="Inter"/>
          <w:color w:val="ABB2BF"/>
          <w:sz w:val="18"/>
          <w:szCs w:val="18"/>
        </w:rPr>
        <w:t>:</w:t>
      </w:r>
    </w:p>
    <w:p w14:paraId="70E44B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verify_censorship_evidence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013C0C0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A630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_</w:t>
      </w:r>
      <w:r w:rsidRPr="00602E4B">
        <w:rPr>
          <w:rStyle w:val="token"/>
          <w:rFonts w:ascii="Inter" w:eastAsiaTheme="majorEastAsia" w:hAnsi="Inter"/>
          <w:color w:val="ABB2BF"/>
          <w:sz w:val="18"/>
          <w:szCs w:val="18"/>
        </w:rPr>
        <w:t>:</w:t>
      </w:r>
    </w:p>
    <w:p w14:paraId="3D95DA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38EEF7D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42A5F2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3560A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verify_equivocation_evidence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EquivocationEvidence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46E06199"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w:t>
      </w:r>
    </w:p>
    <w:p w14:paraId="290D0D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Verify equivocation evidence shows conflicting signed messages.</w:t>
      </w:r>
    </w:p>
    <w:p w14:paraId="74C2A5A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6A5990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913A9B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messages are from same context</w:t>
      </w:r>
    </w:p>
    <w:p w14:paraId="5262844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p>
    <w:p w14:paraId="28799DD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5CA9193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message1</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message2</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5E396A8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5BB9DB6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phase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phase</w:t>
      </w:r>
      <w:r w:rsidRPr="00602E4B">
        <w:rPr>
          <w:rStyle w:val="token"/>
          <w:rFonts w:ascii="Inter" w:eastAsiaTheme="majorEastAsia" w:hAnsi="Inter"/>
          <w:color w:val="ABB2BF"/>
          <w:sz w:val="18"/>
          <w:szCs w:val="18"/>
        </w:rPr>
        <w:t>:</w:t>
      </w:r>
    </w:p>
    <w:p w14:paraId="04229D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3F0752C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6FF9C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messages conflict</w:t>
      </w:r>
    </w:p>
    <w:p w14:paraId="6718065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block_hash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block_hash</w:t>
      </w:r>
      <w:r w:rsidRPr="00602E4B">
        <w:rPr>
          <w:rStyle w:val="token"/>
          <w:rFonts w:ascii="Inter" w:eastAsiaTheme="majorEastAsia" w:hAnsi="Inter"/>
          <w:color w:val="ABB2BF"/>
          <w:sz w:val="18"/>
          <w:szCs w:val="18"/>
        </w:rPr>
        <w:t>:</w:t>
      </w:r>
    </w:p>
    <w:p w14:paraId="1FB788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5EEA414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BD6CD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both signatures</w:t>
      </w:r>
    </w:p>
    <w:p w14:paraId="5AA60E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p>
    <w:p w14:paraId="2F98800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87481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msg1_valid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verify_signature</w:t>
      </w:r>
      <w:r w:rsidRPr="00602E4B">
        <w:rPr>
          <w:rStyle w:val="token"/>
          <w:rFonts w:ascii="Inter" w:eastAsiaTheme="majorEastAsia" w:hAnsi="Inter"/>
          <w:color w:val="ABB2BF"/>
          <w:sz w:val="18"/>
          <w:szCs w:val="18"/>
        </w:rPr>
        <w:t>(</w:t>
      </w:r>
    </w:p>
    <w:p w14:paraId="788AC11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pub_key</w:t>
      </w:r>
      <w:r w:rsidRPr="00602E4B">
        <w:rPr>
          <w:rStyle w:val="token"/>
          <w:rFonts w:ascii="Inter" w:eastAsiaTheme="majorEastAsia" w:hAnsi="Inter"/>
          <w:color w:val="ABB2BF"/>
          <w:sz w:val="18"/>
          <w:szCs w:val="18"/>
        </w:rPr>
        <w:t>,</w:t>
      </w:r>
    </w:p>
    <w:p w14:paraId="7E1EF4C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message1</w:t>
      </w:r>
      <w:r w:rsidRPr="00602E4B">
        <w:rPr>
          <w:rStyle w:val="token"/>
          <w:rFonts w:ascii="Inter" w:eastAsiaTheme="majorEastAsia" w:hAnsi="Inter"/>
          <w:color w:val="ABB2BF"/>
          <w:sz w:val="18"/>
          <w:szCs w:val="18"/>
        </w:rPr>
        <w:t>),</w:t>
      </w:r>
    </w:p>
    <w:p w14:paraId="04A1A3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signature</w:t>
      </w:r>
    </w:p>
    <w:p w14:paraId="4819A9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B88E3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D8108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msg2_valid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verify_signature</w:t>
      </w:r>
      <w:r w:rsidRPr="00602E4B">
        <w:rPr>
          <w:rStyle w:val="token"/>
          <w:rFonts w:ascii="Inter" w:eastAsiaTheme="majorEastAsia" w:hAnsi="Inter"/>
          <w:color w:val="ABB2BF"/>
          <w:sz w:val="18"/>
          <w:szCs w:val="18"/>
        </w:rPr>
        <w:t>(</w:t>
      </w:r>
    </w:p>
    <w:p w14:paraId="0A3D47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pub_key</w:t>
      </w:r>
      <w:r w:rsidRPr="00602E4B">
        <w:rPr>
          <w:rStyle w:val="token"/>
          <w:rFonts w:ascii="Inter" w:eastAsiaTheme="majorEastAsia" w:hAnsi="Inter"/>
          <w:color w:val="ABB2BF"/>
          <w:sz w:val="18"/>
          <w:szCs w:val="18"/>
        </w:rPr>
        <w:t>,</w:t>
      </w:r>
    </w:p>
    <w:p w14:paraId="6BE1254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message2</w:t>
      </w:r>
      <w:r w:rsidRPr="00602E4B">
        <w:rPr>
          <w:rStyle w:val="token"/>
          <w:rFonts w:ascii="Inter" w:eastAsiaTheme="majorEastAsia" w:hAnsi="Inter"/>
          <w:color w:val="ABB2BF"/>
          <w:sz w:val="18"/>
          <w:szCs w:val="18"/>
        </w:rPr>
        <w:t>),</w:t>
      </w:r>
    </w:p>
    <w:p w14:paraId="375EEB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message2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signature</w:t>
      </w:r>
    </w:p>
    <w:p w14:paraId="4F702E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DB018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7B08696"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msg1_valid </w:t>
      </w:r>
      <w:r w:rsidRPr="00602E4B">
        <w:rPr>
          <w:rStyle w:val="token"/>
          <w:rFonts w:ascii="Inter" w:eastAsiaTheme="majorEastAsia" w:hAnsi="Inter"/>
          <w:color w:val="C678DD"/>
          <w:sz w:val="18"/>
          <w:szCs w:val="18"/>
        </w:rPr>
        <w:t>and</w:t>
      </w:r>
      <w:r w:rsidRPr="00602E4B">
        <w:rPr>
          <w:rStyle w:val="HTMLCode"/>
          <w:rFonts w:ascii="Inter" w:eastAsiaTheme="majorEastAsia" w:hAnsi="Inter"/>
          <w:color w:val="ABB2BF"/>
          <w:sz w:val="18"/>
          <w:szCs w:val="18"/>
        </w:rPr>
        <w:t xml:space="preserve"> msg2_valid</w:t>
      </w:r>
    </w:p>
    <w:p w14:paraId="1A27F020" w14:textId="77777777" w:rsidR="00404521" w:rsidRPr="00602E4B" w:rsidRDefault="00035578" w:rsidP="00404521">
      <w:pPr>
        <w:rPr>
          <w:rFonts w:ascii="Inter" w:hAnsi="Inter"/>
          <w:sz w:val="18"/>
          <w:szCs w:val="18"/>
        </w:rPr>
      </w:pPr>
      <w:r>
        <w:pict w14:anchorId="260D8D2C">
          <v:rect id="Rectangle 27"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33C7FB" w14:textId="77777777" w:rsidR="00404521" w:rsidRPr="00602E4B" w:rsidRDefault="00404521" w:rsidP="00404521">
      <w:pPr>
        <w:pStyle w:val="Heading2"/>
        <w:rPr>
          <w:rFonts w:ascii="Inter" w:hAnsi="Inter"/>
          <w:sz w:val="18"/>
          <w:szCs w:val="18"/>
        </w:rPr>
      </w:pPr>
      <w:r w:rsidRPr="00602E4B">
        <w:rPr>
          <w:rFonts w:ascii="Inter" w:hAnsi="Inter"/>
          <w:sz w:val="18"/>
          <w:szCs w:val="18"/>
        </w:rPr>
        <w:t>15. Testing and Validation Plan</w:t>
      </w:r>
    </w:p>
    <w:p w14:paraId="228B9F2F" w14:textId="77777777" w:rsidR="00404521" w:rsidRPr="00602E4B" w:rsidRDefault="00404521" w:rsidP="00404521">
      <w:pPr>
        <w:pStyle w:val="whitespace-normal"/>
        <w:rPr>
          <w:rFonts w:ascii="Inter" w:hAnsi="Inter"/>
          <w:sz w:val="18"/>
          <w:szCs w:val="18"/>
        </w:rPr>
      </w:pPr>
      <w:r w:rsidRPr="00602E4B">
        <w:rPr>
          <w:rFonts w:ascii="Inter" w:hAnsi="Inter"/>
          <w:sz w:val="18"/>
          <w:szCs w:val="18"/>
        </w:rPr>
        <w:t>A comprehensive testing strategy ensures the protocol operates correctly under all conditions.</w:t>
      </w:r>
    </w:p>
    <w:p w14:paraId="61668DFD" w14:textId="77777777" w:rsidR="00404521" w:rsidRPr="00602E4B" w:rsidRDefault="00404521" w:rsidP="00404521">
      <w:pPr>
        <w:pStyle w:val="Heading2"/>
        <w:rPr>
          <w:rFonts w:ascii="Inter" w:hAnsi="Inter"/>
          <w:sz w:val="18"/>
          <w:szCs w:val="18"/>
        </w:rPr>
      </w:pPr>
      <w:r w:rsidRPr="00602E4B">
        <w:rPr>
          <w:rFonts w:ascii="Inter" w:hAnsi="Inter"/>
          <w:sz w:val="18"/>
          <w:szCs w:val="18"/>
        </w:rPr>
        <w:t>15.1 Unit Testing</w:t>
      </w:r>
    </w:p>
    <w:p w14:paraId="3661FA6D"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Component-Level Tests:</w:t>
      </w:r>
    </w:p>
    <w:p w14:paraId="67D1076E" w14:textId="77777777" w:rsidR="00404521" w:rsidRPr="00602E4B" w:rsidRDefault="00404521" w:rsidP="00404521">
      <w:pPr>
        <w:pStyle w:val="Heading3"/>
        <w:rPr>
          <w:rFonts w:ascii="Inter" w:hAnsi="Inter"/>
          <w:sz w:val="18"/>
          <w:szCs w:val="18"/>
        </w:rPr>
      </w:pPr>
      <w:r w:rsidRPr="00602E4B">
        <w:rPr>
          <w:rFonts w:ascii="Inter" w:hAnsi="Inter"/>
          <w:sz w:val="18"/>
          <w:szCs w:val="18"/>
        </w:rPr>
        <w:t>Weight Calculation Tests</w:t>
      </w:r>
    </w:p>
    <w:p w14:paraId="5916ED03" w14:textId="77777777" w:rsidR="00404521" w:rsidRPr="00602E4B" w:rsidRDefault="00404521" w:rsidP="00404521">
      <w:pPr>
        <w:rPr>
          <w:rFonts w:ascii="Inter" w:hAnsi="Inter"/>
          <w:sz w:val="18"/>
          <w:szCs w:val="18"/>
        </w:rPr>
      </w:pPr>
      <w:r w:rsidRPr="00602E4B">
        <w:rPr>
          <w:rFonts w:ascii="Inter" w:hAnsi="Inter"/>
          <w:sz w:val="18"/>
          <w:szCs w:val="18"/>
        </w:rPr>
        <w:t>python</w:t>
      </w:r>
    </w:p>
    <w:p w14:paraId="5F8F75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test_weight_calculation</w:t>
      </w:r>
      <w:r w:rsidRPr="00602E4B">
        <w:rPr>
          <w:rStyle w:val="token"/>
          <w:rFonts w:ascii="Inter" w:eastAsiaTheme="majorEastAsia" w:hAnsi="Inter"/>
          <w:color w:val="ABB2BF"/>
          <w:sz w:val="18"/>
          <w:szCs w:val="18"/>
        </w:rPr>
        <w:t>():</w:t>
      </w:r>
    </w:p>
    <w:p w14:paraId="1D8AD3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"""Test Equation 1: W_i = S_i^α * R_i^β * (1 + κ*C_i)^γ"""</w:t>
      </w:r>
    </w:p>
    <w:p w14:paraId="71CDD8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0FD723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1: Linear weights (α=β=1, γ=0)</w:t>
      </w:r>
    </w:p>
    <w:p w14:paraId="1613388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0.95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contribution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7A6CE5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calculate_weight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alpha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beta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gamma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3EAB073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95000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100000 * 0.95</w:t>
      </w:r>
    </w:p>
    <w:p w14:paraId="423FAA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7D108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2: With contribution (γ=0.5)</w:t>
      </w:r>
    </w:p>
    <w:p w14:paraId="1BF0A41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contribution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w:t>
      </w:r>
    </w:p>
    <w:p w14:paraId="79D439B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calculate_weight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alpha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beta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gamma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kappa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0.01</w:t>
      </w:r>
      <w:r w:rsidRPr="00602E4B">
        <w:rPr>
          <w:rStyle w:val="token"/>
          <w:rFonts w:ascii="Inter" w:eastAsiaTheme="majorEastAsia" w:hAnsi="Inter"/>
          <w:color w:val="ABB2BF"/>
          <w:sz w:val="18"/>
          <w:szCs w:val="18"/>
        </w:rPr>
        <w:t>)</w:t>
      </w:r>
    </w:p>
    <w:p w14:paraId="5DB7B54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0.95</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0.01</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0.5</w:t>
      </w:r>
    </w:p>
    <w:p w14:paraId="6BB2C98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expected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0.01</w:t>
      </w:r>
    </w:p>
    <w:p w14:paraId="44EAEEC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D6355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3: Sublinear stake (α=0.5)</w:t>
      </w:r>
    </w:p>
    <w:p w14:paraId="4BC9DCB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contribution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1A245D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calculate_weight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alpha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beta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gamma</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001375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sqrt(10000) * 1.0</w:t>
      </w:r>
    </w:p>
    <w:p w14:paraId="0590646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F69A6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31723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test_weight_normalization</w:t>
      </w:r>
      <w:r w:rsidRPr="00602E4B">
        <w:rPr>
          <w:rStyle w:val="token"/>
          <w:rFonts w:ascii="Inter" w:eastAsiaTheme="majorEastAsia" w:hAnsi="Inter"/>
          <w:color w:val="ABB2BF"/>
          <w:sz w:val="18"/>
          <w:szCs w:val="18"/>
        </w:rPr>
        <w:t>():</w:t>
      </w:r>
    </w:p>
    <w:p w14:paraId="09ABD3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Equation 2: ŵ_i = W_i / Σ W_j"""</w:t>
      </w:r>
    </w:p>
    <w:p w14:paraId="1FE23D3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5391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2139D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p>
    <w:p w14:paraId="359D73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60000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0.9</w:t>
      </w:r>
      <w:r w:rsidRPr="00602E4B">
        <w:rPr>
          <w:rStyle w:val="token"/>
          <w:rFonts w:ascii="Inter" w:eastAsiaTheme="majorEastAsia" w:hAnsi="Inter"/>
          <w:color w:val="ABB2BF"/>
          <w:sz w:val="18"/>
          <w:szCs w:val="18"/>
        </w:rPr>
        <w:t>),</w:t>
      </w:r>
    </w:p>
    <w:p w14:paraId="745EDB4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40000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0.8</w:t>
      </w:r>
      <w:r w:rsidRPr="00602E4B">
        <w:rPr>
          <w:rStyle w:val="token"/>
          <w:rFonts w:ascii="Inter" w:eastAsiaTheme="majorEastAsia" w:hAnsi="Inter"/>
          <w:color w:val="ABB2BF"/>
          <w:sz w:val="18"/>
          <w:szCs w:val="18"/>
        </w:rPr>
        <w:t>)</w:t>
      </w:r>
    </w:p>
    <w:p w14:paraId="760FD4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8623B1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81E41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calculate_weight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5118B83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normalized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normalize_weights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weights</w:t>
      </w:r>
      <w:r w:rsidRPr="00602E4B">
        <w:rPr>
          <w:rStyle w:val="token"/>
          <w:rFonts w:ascii="Inter" w:eastAsiaTheme="majorEastAsia" w:hAnsi="Inter"/>
          <w:color w:val="ABB2BF"/>
          <w:sz w:val="18"/>
          <w:szCs w:val="18"/>
        </w:rPr>
        <w:t>)</w:t>
      </w:r>
    </w:p>
    <w:p w14:paraId="3C60496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4EE02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sum to 1.0</w:t>
      </w:r>
    </w:p>
    <w:p w14:paraId="49DA97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normalized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1e-10</w:t>
      </w:r>
    </w:p>
    <w:p w14:paraId="6205AD3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D2C47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proportions</w:t>
      </w:r>
    </w:p>
    <w:p w14:paraId="46C7C68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normalized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0.538</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100k/186k</w:t>
      </w:r>
    </w:p>
    <w:p w14:paraId="7917CC7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normalized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0.290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54k/186k</w:t>
      </w:r>
    </w:p>
    <w:p w14:paraId="210C87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normalized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0.172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32k/186k</w:t>
      </w:r>
    </w:p>
    <w:p w14:paraId="78BD5DB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13C066C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5734D15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test_qc_validity</w:t>
      </w:r>
      <w:r w:rsidRPr="00602E4B">
        <w:rPr>
          <w:rStyle w:val="token"/>
          <w:rFonts w:ascii="Inter" w:eastAsiaTheme="majorEastAsia" w:hAnsi="Inter"/>
          <w:color w:val="ABB2BF"/>
          <w:sz w:val="18"/>
          <w:szCs w:val="18"/>
        </w:rPr>
        <w:t>():</w:t>
      </w:r>
    </w:p>
    <w:p w14:paraId="204EDA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Equation 3: Σ ŵ_i ≥ τ"""</w:t>
      </w:r>
    </w:p>
    <w:p w14:paraId="0C1400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7657C1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size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p>
    <w:p w14:paraId="1FB1935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A6E0BF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1: Exactly 2/3 weight</w:t>
      </w:r>
    </w:p>
    <w:p w14:paraId="6ACD74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7</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Assume equal weights</w:t>
      </w:r>
    </w:p>
    <w:p w14:paraId="670C31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normalized_weight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signers</w:t>
      </w:r>
      <w:r w:rsidRPr="00602E4B">
        <w:rPr>
          <w:rStyle w:val="token"/>
          <w:rFonts w:ascii="Inter" w:eastAsiaTheme="majorEastAsia" w:hAnsi="Inter"/>
          <w:color w:val="ABB2BF"/>
          <w:sz w:val="18"/>
          <w:szCs w:val="18"/>
        </w:rPr>
        <w:t>)</w:t>
      </w:r>
    </w:p>
    <w:p w14:paraId="59D676C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verify_quorum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weight_sum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tau</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p>
    <w:p w14:paraId="139831E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BF0A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2: Insufficient weight</w:t>
      </w:r>
    </w:p>
    <w:p w14:paraId="4C013C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6</w:t>
      </w:r>
      <w:r w:rsidRPr="00602E4B">
        <w:rPr>
          <w:rStyle w:val="token"/>
          <w:rFonts w:ascii="Inter" w:eastAsiaTheme="majorEastAsia" w:hAnsi="Inter"/>
          <w:color w:val="ABB2BF"/>
          <w:sz w:val="18"/>
          <w:szCs w:val="18"/>
        </w:rPr>
        <w:t>]</w:t>
      </w:r>
    </w:p>
    <w:p w14:paraId="6684F44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normalized_weight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signers</w:t>
      </w:r>
      <w:r w:rsidRPr="00602E4B">
        <w:rPr>
          <w:rStyle w:val="token"/>
          <w:rFonts w:ascii="Inter" w:eastAsiaTheme="majorEastAsia" w:hAnsi="Inter"/>
          <w:color w:val="ABB2BF"/>
          <w:sz w:val="18"/>
          <w:szCs w:val="18"/>
        </w:rPr>
        <w:t>)</w:t>
      </w:r>
    </w:p>
    <w:p w14:paraId="159B65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verify_quorum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weight_sum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tau</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0596FA0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C01BF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3: Unanimous</w:t>
      </w:r>
    </w:p>
    <w:p w14:paraId="3A18670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normalized_weight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553529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weight_sum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1e-10</w:t>
      </w:r>
    </w:p>
    <w:p w14:paraId="737853B8"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verify_quorum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weight_sum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tau</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p>
    <w:p w14:paraId="6A30AD88"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Leader Selection Tests</w:t>
      </w:r>
    </w:p>
    <w:p w14:paraId="687E25A0" w14:textId="77777777" w:rsidR="00404521" w:rsidRPr="00602E4B" w:rsidRDefault="00404521" w:rsidP="00404521">
      <w:pPr>
        <w:rPr>
          <w:rFonts w:ascii="Inter" w:hAnsi="Inter"/>
          <w:sz w:val="18"/>
          <w:szCs w:val="18"/>
        </w:rPr>
      </w:pPr>
      <w:r w:rsidRPr="00602E4B">
        <w:rPr>
          <w:rFonts w:ascii="Inter" w:hAnsi="Inter"/>
          <w:sz w:val="18"/>
          <w:szCs w:val="18"/>
        </w:rPr>
        <w:t>python</w:t>
      </w:r>
    </w:p>
    <w:p w14:paraId="4A7668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test_leader_selection_determinism</w:t>
      </w:r>
      <w:r w:rsidRPr="00602E4B">
        <w:rPr>
          <w:rStyle w:val="token"/>
          <w:rFonts w:ascii="Inter" w:eastAsiaTheme="majorEastAsia" w:hAnsi="Inter"/>
          <w:color w:val="ABB2BF"/>
          <w:sz w:val="18"/>
          <w:szCs w:val="18"/>
        </w:rPr>
        <w:t>():</w:t>
      </w:r>
    </w:p>
    <w:p w14:paraId="3B95EB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"""Verify same inputs produce same leader"""</w:t>
      </w:r>
    </w:p>
    <w:p w14:paraId="018A87E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8B5CB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create_test_validators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0F7199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42</w:t>
      </w:r>
    </w:p>
    <w:p w14:paraId="141F61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2F3C9F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leader1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2D9732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leader2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1C75DCC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A2C6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leader1</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leader2</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p>
    <w:p w14:paraId="2FA82BC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1A329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4B7A5CF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test_leader_selection_weight_bias</w:t>
      </w:r>
      <w:r w:rsidRPr="00602E4B">
        <w:rPr>
          <w:rStyle w:val="token"/>
          <w:rFonts w:ascii="Inter" w:eastAsiaTheme="majorEastAsia" w:hAnsi="Inter"/>
          <w:color w:val="ABB2BF"/>
          <w:sz w:val="18"/>
          <w:szCs w:val="18"/>
        </w:rPr>
        <w:t>():</w:t>
      </w:r>
    </w:p>
    <w:p w14:paraId="304E87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"""Verify higher weight = higher selection probability"""</w:t>
      </w:r>
    </w:p>
    <w:p w14:paraId="4FA8135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FBEAE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470172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Very high weight</w:t>
      </w:r>
    </w:p>
    <w:p w14:paraId="1B36297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Low weight</w:t>
      </w:r>
    </w:p>
    <w:p w14:paraId="07E06C7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7AE66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89B4E5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Sample many rounds</w:t>
      </w:r>
    </w:p>
    <w:p w14:paraId="4919400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selections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8BA90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1000</w:t>
      </w:r>
      <w:r w:rsidRPr="00602E4B">
        <w:rPr>
          <w:rStyle w:val="token"/>
          <w:rFonts w:ascii="Inter" w:eastAsiaTheme="majorEastAsia" w:hAnsi="Inter"/>
          <w:color w:val="ABB2BF"/>
          <w:sz w:val="18"/>
          <w:szCs w:val="18"/>
        </w:rPr>
        <w:t>):</w:t>
      </w:r>
    </w:p>
    <w:p w14:paraId="584E37C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p>
    <w:p w14:paraId="4BBDFC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selections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leader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selections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leader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52931B3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88DB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High-weight validator should be selected more often</w:t>
      </w:r>
    </w:p>
    <w:p w14:paraId="4D5251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selections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selections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At least 5x more</w:t>
      </w:r>
    </w:p>
    <w:p w14:paraId="6A1F83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55F3F3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AC5C51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test_leader_selection_unpredictability</w:t>
      </w:r>
      <w:r w:rsidRPr="00602E4B">
        <w:rPr>
          <w:rStyle w:val="token"/>
          <w:rFonts w:ascii="Inter" w:eastAsiaTheme="majorEastAsia" w:hAnsi="Inter"/>
          <w:color w:val="ABB2BF"/>
          <w:sz w:val="18"/>
          <w:szCs w:val="18"/>
        </w:rPr>
        <w:t>():</w:t>
      </w:r>
    </w:p>
    <w:p w14:paraId="6025F95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"""Verify different seeds produce different leaders"""</w:t>
      </w:r>
    </w:p>
    <w:p w14:paraId="2BDB42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58445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create_test_validators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0E6FE4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5AFA9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leaders_epoch1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6F02ADC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leaders_epoch2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54D2AC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307D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Should have significant differences</w:t>
      </w:r>
    </w:p>
    <w:p w14:paraId="2C439B6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different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l1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l2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zip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leaders_epoch1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leaders_epoch2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p>
    <w:p w14:paraId="38AECE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l1</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l2</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p>
    <w:p w14:paraId="2533563E"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different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At least 50% different</w:t>
      </w:r>
    </w:p>
    <w:p w14:paraId="3D80460A"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Diversity Penalty Tests</w:t>
      </w:r>
    </w:p>
    <w:p w14:paraId="7D0BCC57" w14:textId="77777777" w:rsidR="00404521" w:rsidRPr="00602E4B" w:rsidRDefault="00404521" w:rsidP="00404521">
      <w:pPr>
        <w:rPr>
          <w:rFonts w:ascii="Inter" w:hAnsi="Inter"/>
          <w:sz w:val="18"/>
          <w:szCs w:val="18"/>
        </w:rPr>
      </w:pPr>
      <w:r w:rsidRPr="00602E4B">
        <w:rPr>
          <w:rFonts w:ascii="Inter" w:hAnsi="Inter"/>
          <w:sz w:val="18"/>
          <w:szCs w:val="18"/>
        </w:rPr>
        <w:t>python</w:t>
      </w:r>
    </w:p>
    <w:p w14:paraId="48AB163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test_diversity_multiplier</w:t>
      </w:r>
      <w:r w:rsidRPr="00602E4B">
        <w:rPr>
          <w:rStyle w:val="token"/>
          <w:rFonts w:ascii="Inter" w:eastAsiaTheme="majorEastAsia" w:hAnsi="Inter"/>
          <w:color w:val="ABB2BF"/>
          <w:sz w:val="18"/>
          <w:szCs w:val="18"/>
        </w:rPr>
        <w:t>():</w:t>
      </w:r>
    </w:p>
    <w:p w14:paraId="668062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Equation 4: D_i = exp(-λ * max(0, p_i - μ))"""</w:t>
      </w:r>
    </w:p>
    <w:p w14:paraId="665CE6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4F0F05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1: No penalty (p_i = μ)</w:t>
      </w:r>
    </w:p>
    <w:p w14:paraId="7A41C9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create_test_validator</w:t>
      </w:r>
      <w:r w:rsidRPr="00602E4B">
        <w:rPr>
          <w:rStyle w:val="token"/>
          <w:rFonts w:ascii="Inter" w:eastAsiaTheme="majorEastAsia" w:hAnsi="Inter"/>
          <w:color w:val="ABB2BF"/>
          <w:sz w:val="18"/>
          <w:szCs w:val="18"/>
        </w:rPr>
        <w:t>()</w:t>
      </w:r>
    </w:p>
    <w:p w14:paraId="48CE747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calculate_diversity_multiplier</w:t>
      </w:r>
      <w:r w:rsidRPr="00602E4B">
        <w:rPr>
          <w:rStyle w:val="token"/>
          <w:rFonts w:ascii="Inter" w:eastAsiaTheme="majorEastAsia" w:hAnsi="Inter"/>
          <w:color w:val="ABB2BF"/>
          <w:sz w:val="18"/>
          <w:szCs w:val="18"/>
        </w:rPr>
        <w:t>(</w:t>
      </w:r>
    </w:p>
    <w:p w14:paraId="33570C5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2D80486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2D6694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window</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535AC5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p_i</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Expected frequency</w:t>
      </w:r>
    </w:p>
    <w:p w14:paraId="5C659C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mu</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0.05</w:t>
      </w:r>
    </w:p>
    <w:p w14:paraId="412A413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D13BB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p>
    <w:p w14:paraId="48FA1D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3C80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2: Moderate penalty (p_i = 0.10)</w:t>
      </w:r>
    </w:p>
    <w:p w14:paraId="32124FA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calculate_diversity_multiplier</w:t>
      </w:r>
      <w:r w:rsidRPr="00602E4B">
        <w:rPr>
          <w:rStyle w:val="token"/>
          <w:rFonts w:ascii="Inter" w:eastAsiaTheme="majorEastAsia" w:hAnsi="Inter"/>
          <w:color w:val="ABB2BF"/>
          <w:sz w:val="18"/>
          <w:szCs w:val="18"/>
        </w:rPr>
        <w:t>(</w:t>
      </w:r>
    </w:p>
    <w:p w14:paraId="038793E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034239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1E9ECD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window</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4D49C30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p_i</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0.10</w:t>
      </w:r>
      <w:r w:rsidRPr="00602E4B">
        <w:rPr>
          <w:rStyle w:val="token"/>
          <w:rFonts w:ascii="Inter" w:eastAsiaTheme="majorEastAsia" w:hAnsi="Inter"/>
          <w:color w:val="ABB2BF"/>
          <w:sz w:val="18"/>
          <w:szCs w:val="18"/>
        </w:rPr>
        <w:t>,</w:t>
      </w:r>
    </w:p>
    <w:p w14:paraId="21CB01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mu</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0.05</w:t>
      </w:r>
      <w:r w:rsidRPr="00602E4B">
        <w:rPr>
          <w:rStyle w:val="token"/>
          <w:rFonts w:ascii="Inter" w:eastAsiaTheme="majorEastAsia" w:hAnsi="Inter"/>
          <w:color w:val="ABB2BF"/>
          <w:sz w:val="18"/>
          <w:szCs w:val="18"/>
        </w:rPr>
        <w:t>,</w:t>
      </w:r>
    </w:p>
    <w:p w14:paraId="0406CE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lambda_val</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0.7</w:t>
      </w:r>
    </w:p>
    <w:p w14:paraId="142C9CE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E8D12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math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exp</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0.7</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0.05</w:t>
      </w:r>
      <w:r w:rsidRPr="00602E4B">
        <w:rPr>
          <w:rStyle w:val="token"/>
          <w:rFonts w:ascii="Inter" w:eastAsiaTheme="majorEastAsia" w:hAnsi="Inter"/>
          <w:color w:val="ABB2BF"/>
          <w:sz w:val="18"/>
          <w:szCs w:val="18"/>
        </w:rPr>
        <w:t>))</w:t>
      </w:r>
    </w:p>
    <w:p w14:paraId="54FF3FA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expected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p>
    <w:p w14:paraId="5F390A4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A4C63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3: Severe penalty (p_i = 0.35)</w:t>
      </w:r>
    </w:p>
    <w:p w14:paraId="4F95863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calculate_diversity_multiplier</w:t>
      </w:r>
      <w:r w:rsidRPr="00602E4B">
        <w:rPr>
          <w:rStyle w:val="token"/>
          <w:rFonts w:ascii="Inter" w:eastAsiaTheme="majorEastAsia" w:hAnsi="Inter"/>
          <w:color w:val="ABB2BF"/>
          <w:sz w:val="18"/>
          <w:szCs w:val="18"/>
        </w:rPr>
        <w:t>(</w:t>
      </w:r>
    </w:p>
    <w:p w14:paraId="364B27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7C4691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3A4F5BA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window</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117B42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p_i</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0.35</w:t>
      </w:r>
      <w:r w:rsidRPr="00602E4B">
        <w:rPr>
          <w:rStyle w:val="token"/>
          <w:rFonts w:ascii="Inter" w:eastAsiaTheme="majorEastAsia" w:hAnsi="Inter"/>
          <w:color w:val="ABB2BF"/>
          <w:sz w:val="18"/>
          <w:szCs w:val="18"/>
        </w:rPr>
        <w:t>,</w:t>
      </w:r>
    </w:p>
    <w:p w14:paraId="40A48B2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mu</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0.05</w:t>
      </w:r>
      <w:r w:rsidRPr="00602E4B">
        <w:rPr>
          <w:rStyle w:val="token"/>
          <w:rFonts w:ascii="Inter" w:eastAsiaTheme="majorEastAsia" w:hAnsi="Inter"/>
          <w:color w:val="ABB2BF"/>
          <w:sz w:val="18"/>
          <w:szCs w:val="18"/>
        </w:rPr>
        <w:t>,</w:t>
      </w:r>
    </w:p>
    <w:p w14:paraId="037B6C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lambda_val</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0.7</w:t>
      </w:r>
    </w:p>
    <w:p w14:paraId="310F83F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B4569F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math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exp</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0.7</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0.30</w:t>
      </w:r>
      <w:r w:rsidRPr="00602E4B">
        <w:rPr>
          <w:rStyle w:val="token"/>
          <w:rFonts w:ascii="Inter" w:eastAsiaTheme="majorEastAsia" w:hAnsi="Inter"/>
          <w:color w:val="ABB2BF"/>
          <w:sz w:val="18"/>
          <w:szCs w:val="18"/>
        </w:rPr>
        <w:t>)</w:t>
      </w:r>
    </w:p>
    <w:p w14:paraId="70FF62DA"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0.811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From documentation example</w:t>
      </w:r>
    </w:p>
    <w:p w14:paraId="10802688"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Reputation Update Tests</w:t>
      </w:r>
    </w:p>
    <w:p w14:paraId="1F52E116" w14:textId="77777777" w:rsidR="00404521" w:rsidRPr="00602E4B" w:rsidRDefault="00404521" w:rsidP="00404521">
      <w:pPr>
        <w:rPr>
          <w:rFonts w:ascii="Inter" w:hAnsi="Inter"/>
          <w:sz w:val="18"/>
          <w:szCs w:val="18"/>
        </w:rPr>
      </w:pPr>
      <w:r w:rsidRPr="00602E4B">
        <w:rPr>
          <w:rFonts w:ascii="Inter" w:hAnsi="Inter"/>
          <w:sz w:val="18"/>
          <w:szCs w:val="18"/>
        </w:rPr>
        <w:t>python</w:t>
      </w:r>
    </w:p>
    <w:p w14:paraId="4991CC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test_reputation_ema</w:t>
      </w:r>
      <w:r w:rsidRPr="00602E4B">
        <w:rPr>
          <w:rStyle w:val="token"/>
          <w:rFonts w:ascii="Inter" w:eastAsiaTheme="majorEastAsia" w:hAnsi="Inter"/>
          <w:color w:val="ABB2BF"/>
          <w:sz w:val="18"/>
          <w:szCs w:val="18"/>
        </w:rPr>
        <w:t>():</w:t>
      </w:r>
    </w:p>
    <w:p w14:paraId="796D9C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Equation 5: R_i^(e+1) = clamp(ρ*R_i^e + (1-ρ)*perf_i^e, R_min, R_max)"""</w:t>
      </w:r>
    </w:p>
    <w:p w14:paraId="7D2AB5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A7446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1: Good performance improves reputation</w:t>
      </w:r>
    </w:p>
    <w:p w14:paraId="09BBB2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0.90</w:t>
      </w:r>
      <w:r w:rsidRPr="00602E4B">
        <w:rPr>
          <w:rStyle w:val="token"/>
          <w:rFonts w:ascii="Inter" w:eastAsiaTheme="majorEastAsia" w:hAnsi="Inter"/>
          <w:color w:val="ABB2BF"/>
          <w:sz w:val="18"/>
          <w:szCs w:val="18"/>
        </w:rPr>
        <w:t>)</w:t>
      </w:r>
    </w:p>
    <w:p w14:paraId="00BDAC7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update_reputation</w:t>
      </w:r>
      <w:r w:rsidRPr="00602E4B">
        <w:rPr>
          <w:rStyle w:val="token"/>
          <w:rFonts w:ascii="Inter" w:eastAsiaTheme="majorEastAsia" w:hAnsi="Inter"/>
          <w:color w:val="ABB2BF"/>
          <w:sz w:val="18"/>
          <w:szCs w:val="18"/>
        </w:rPr>
        <w:t>(</w:t>
      </w:r>
    </w:p>
    <w:p w14:paraId="078EBBA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09C2E99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5</w:t>
      </w:r>
      <w:r w:rsidRPr="00602E4B">
        <w:rPr>
          <w:rStyle w:val="token"/>
          <w:rFonts w:ascii="Inter" w:eastAsiaTheme="majorEastAsia" w:hAnsi="Inter"/>
          <w:color w:val="ABB2BF"/>
          <w:sz w:val="18"/>
          <w:szCs w:val="18"/>
        </w:rPr>
        <w:t>,</w:t>
      </w:r>
    </w:p>
    <w:p w14:paraId="1589047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rho</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0.8</w:t>
      </w:r>
      <w:r w:rsidRPr="00602E4B">
        <w:rPr>
          <w:rStyle w:val="token"/>
          <w:rFonts w:ascii="Inter" w:eastAsiaTheme="majorEastAsia" w:hAnsi="Inter"/>
          <w:color w:val="ABB2BF"/>
          <w:sz w:val="18"/>
          <w:szCs w:val="18"/>
        </w:rPr>
        <w:t>,</w:t>
      </w:r>
    </w:p>
    <w:p w14:paraId="447E067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performance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0.96</w:t>
      </w:r>
    </w:p>
    <w:p w14:paraId="31C9E2C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90D8D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0.8</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0.912</w:t>
      </w:r>
    </w:p>
    <w:p w14:paraId="07F11A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new_rep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expected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p>
    <w:p w14:paraId="478644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500E05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2: Poor performance decreases reputation</w:t>
      </w:r>
    </w:p>
    <w:p w14:paraId="0DAC35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0.90</w:t>
      </w:r>
      <w:r w:rsidRPr="00602E4B">
        <w:rPr>
          <w:rStyle w:val="token"/>
          <w:rFonts w:ascii="Inter" w:eastAsiaTheme="majorEastAsia" w:hAnsi="Inter"/>
          <w:color w:val="ABB2BF"/>
          <w:sz w:val="18"/>
          <w:szCs w:val="18"/>
        </w:rPr>
        <w:t>)</w:t>
      </w:r>
    </w:p>
    <w:p w14:paraId="2288FC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update_reputation</w:t>
      </w:r>
      <w:r w:rsidRPr="00602E4B">
        <w:rPr>
          <w:rStyle w:val="token"/>
          <w:rFonts w:ascii="Inter" w:eastAsiaTheme="majorEastAsia" w:hAnsi="Inter"/>
          <w:color w:val="ABB2BF"/>
          <w:sz w:val="18"/>
          <w:szCs w:val="18"/>
        </w:rPr>
        <w:t>(</w:t>
      </w:r>
    </w:p>
    <w:p w14:paraId="7C4B4C5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6FBC3B8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5</w:t>
      </w:r>
      <w:r w:rsidRPr="00602E4B">
        <w:rPr>
          <w:rStyle w:val="token"/>
          <w:rFonts w:ascii="Inter" w:eastAsiaTheme="majorEastAsia" w:hAnsi="Inter"/>
          <w:color w:val="ABB2BF"/>
          <w:sz w:val="18"/>
          <w:szCs w:val="18"/>
        </w:rPr>
        <w:t>,</w:t>
      </w:r>
    </w:p>
    <w:p w14:paraId="2345BF5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rho</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0.8</w:t>
      </w:r>
      <w:r w:rsidRPr="00602E4B">
        <w:rPr>
          <w:rStyle w:val="token"/>
          <w:rFonts w:ascii="Inter" w:eastAsiaTheme="majorEastAsia" w:hAnsi="Inter"/>
          <w:color w:val="ABB2BF"/>
          <w:sz w:val="18"/>
          <w:szCs w:val="18"/>
        </w:rPr>
        <w:t>,</w:t>
      </w:r>
    </w:p>
    <w:p w14:paraId="45C9E6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performance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0.65</w:t>
      </w:r>
    </w:p>
    <w:p w14:paraId="6D983A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417BE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0.8</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0.65</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0.850</w:t>
      </w:r>
    </w:p>
    <w:p w14:paraId="1DF607F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new_rep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expected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p>
    <w:p w14:paraId="029C08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370240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3: Clamping at bounds</w:t>
      </w:r>
    </w:p>
    <w:p w14:paraId="6C6C93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0.95</w:t>
      </w:r>
      <w:r w:rsidRPr="00602E4B">
        <w:rPr>
          <w:rStyle w:val="token"/>
          <w:rFonts w:ascii="Inter" w:eastAsiaTheme="majorEastAsia" w:hAnsi="Inter"/>
          <w:color w:val="ABB2BF"/>
          <w:sz w:val="18"/>
          <w:szCs w:val="18"/>
        </w:rPr>
        <w:t>)</w:t>
      </w:r>
    </w:p>
    <w:p w14:paraId="1C6619B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update_reputation</w:t>
      </w:r>
      <w:r w:rsidRPr="00602E4B">
        <w:rPr>
          <w:rStyle w:val="token"/>
          <w:rFonts w:ascii="Inter" w:eastAsiaTheme="majorEastAsia" w:hAnsi="Inter"/>
          <w:color w:val="ABB2BF"/>
          <w:sz w:val="18"/>
          <w:szCs w:val="18"/>
        </w:rPr>
        <w:t>(</w:t>
      </w:r>
    </w:p>
    <w:p w14:paraId="13F534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40EC2D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5</w:t>
      </w:r>
      <w:r w:rsidRPr="00602E4B">
        <w:rPr>
          <w:rStyle w:val="token"/>
          <w:rFonts w:ascii="Inter" w:eastAsiaTheme="majorEastAsia" w:hAnsi="Inter"/>
          <w:color w:val="ABB2BF"/>
          <w:sz w:val="18"/>
          <w:szCs w:val="18"/>
        </w:rPr>
        <w:t>,</w:t>
      </w:r>
    </w:p>
    <w:p w14:paraId="3F9886E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rho</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Low memory, high responsiveness</w:t>
      </w:r>
    </w:p>
    <w:p w14:paraId="597BCB2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performance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w:t>
      </w:r>
    </w:p>
    <w:p w14:paraId="7D2E11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B6256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new_rep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Clamped at R_max</w:t>
      </w:r>
    </w:p>
    <w:p w14:paraId="3698C3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1D87130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1F247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test_reputation_components</w:t>
      </w:r>
      <w:r w:rsidRPr="00602E4B">
        <w:rPr>
          <w:rStyle w:val="token"/>
          <w:rFonts w:ascii="Inter" w:eastAsiaTheme="majorEastAsia" w:hAnsi="Inter"/>
          <w:color w:val="ABB2BF"/>
          <w:sz w:val="18"/>
          <w:szCs w:val="18"/>
        </w:rPr>
        <w:t>():</w:t>
      </w:r>
    </w:p>
    <w:p w14:paraId="26B1475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reputation component calculations"""</w:t>
      </w:r>
    </w:p>
    <w:p w14:paraId="7A0ACC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53C9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create_test_validator</w:t>
      </w:r>
      <w:r w:rsidRPr="00602E4B">
        <w:rPr>
          <w:rStyle w:val="token"/>
          <w:rFonts w:ascii="Inter" w:eastAsiaTheme="majorEastAsia" w:hAnsi="Inter"/>
          <w:color w:val="ABB2BF"/>
          <w:sz w:val="18"/>
          <w:szCs w:val="18"/>
        </w:rPr>
        <w:t>()</w:t>
      </w:r>
    </w:p>
    <w:p w14:paraId="285B8C9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p>
    <w:p w14:paraId="5B2E350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6B45C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Mock performance data</w:t>
      </w:r>
    </w:p>
    <w:p w14:paraId="20524A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set_uptime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0.98</w:t>
      </w:r>
      <w:r w:rsidRPr="00602E4B">
        <w:rPr>
          <w:rStyle w:val="token"/>
          <w:rFonts w:ascii="Inter" w:eastAsiaTheme="majorEastAsia" w:hAnsi="Inter"/>
          <w:color w:val="ABB2BF"/>
          <w:sz w:val="18"/>
          <w:szCs w:val="18"/>
        </w:rPr>
        <w:t>)</w:t>
      </w:r>
    </w:p>
    <w:p w14:paraId="0FF686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set_correctness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p>
    <w:p w14:paraId="7F99CBD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set_latency_score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0.92</w:t>
      </w:r>
      <w:r w:rsidRPr="00602E4B">
        <w:rPr>
          <w:rStyle w:val="token"/>
          <w:rFonts w:ascii="Inter" w:eastAsiaTheme="majorEastAsia" w:hAnsi="Inter"/>
          <w:color w:val="ABB2BF"/>
          <w:sz w:val="18"/>
          <w:szCs w:val="18"/>
        </w:rPr>
        <w:t>)</w:t>
      </w:r>
    </w:p>
    <w:p w14:paraId="4A2D5F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set_contribution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0.85</w:t>
      </w:r>
      <w:r w:rsidRPr="00602E4B">
        <w:rPr>
          <w:rStyle w:val="token"/>
          <w:rFonts w:ascii="Inter" w:eastAsiaTheme="majorEastAsia" w:hAnsi="Inter"/>
          <w:color w:val="ABB2BF"/>
          <w:sz w:val="18"/>
          <w:szCs w:val="18"/>
        </w:rPr>
        <w:t>)</w:t>
      </w:r>
    </w:p>
    <w:p w14:paraId="49AA29F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193E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calculate_uptime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0388366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correctness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calculate_correctness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1B9C80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latency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calculate_latency_score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5DF4386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contribution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calculate_contribution_score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p>
    <w:p w14:paraId="7D25E85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24E5E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0.98</w:t>
      </w:r>
    </w:p>
    <w:p w14:paraId="037E688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correctness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p>
    <w:p w14:paraId="237C56D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latency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0.92</w:t>
      </w:r>
    </w:p>
    <w:p w14:paraId="741C23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contribution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0.85</w:t>
      </w:r>
    </w:p>
    <w:p w14:paraId="767CD5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E27A1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weighted performance</w:t>
      </w:r>
    </w:p>
    <w:p w14:paraId="4162822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0.40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uptime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7B27BA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0.30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correctness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3E29CF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latency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6518EAC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contribution</w:t>
      </w:r>
      <w:r w:rsidRPr="00602E4B">
        <w:rPr>
          <w:rStyle w:val="token"/>
          <w:rFonts w:ascii="Inter" w:eastAsiaTheme="majorEastAsia" w:hAnsi="Inter"/>
          <w:color w:val="ABB2BF"/>
          <w:sz w:val="18"/>
          <w:szCs w:val="18"/>
        </w:rPr>
        <w:t>)</w:t>
      </w:r>
    </w:p>
    <w:p w14:paraId="07F4317C"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perf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0.961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0.001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From documentation example</w:t>
      </w:r>
    </w:p>
    <w:p w14:paraId="3E1B1D51"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Slashing Tests</w:t>
      </w:r>
    </w:p>
    <w:p w14:paraId="314079E7" w14:textId="77777777" w:rsidR="00404521" w:rsidRPr="00602E4B" w:rsidRDefault="00404521" w:rsidP="00404521">
      <w:pPr>
        <w:rPr>
          <w:rFonts w:ascii="Inter" w:hAnsi="Inter"/>
          <w:sz w:val="18"/>
          <w:szCs w:val="18"/>
        </w:rPr>
      </w:pPr>
      <w:r w:rsidRPr="00602E4B">
        <w:rPr>
          <w:rFonts w:ascii="Inter" w:hAnsi="Inter"/>
          <w:sz w:val="18"/>
          <w:szCs w:val="18"/>
        </w:rPr>
        <w:t>python</w:t>
      </w:r>
    </w:p>
    <w:p w14:paraId="119165B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lastRenderedPageBreak/>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test_slashing_calculation</w:t>
      </w:r>
      <w:r w:rsidRPr="00602E4B">
        <w:rPr>
          <w:rStyle w:val="token"/>
          <w:rFonts w:ascii="Inter" w:eastAsiaTheme="majorEastAsia" w:hAnsi="Inter"/>
          <w:color w:val="ABB2BF"/>
          <w:sz w:val="18"/>
          <w:szCs w:val="18"/>
        </w:rPr>
        <w:t>():</w:t>
      </w:r>
    </w:p>
    <w:p w14:paraId="11F7EC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Equation 7: slash_i = min(S_i, S_i*σ_base + S_i*σ_rep*(1-R_i))"""</w:t>
      </w:r>
    </w:p>
    <w:p w14:paraId="6F31497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DC785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1: High reputation validator</w:t>
      </w:r>
    </w:p>
    <w:p w14:paraId="3501126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0.95</w:t>
      </w:r>
      <w:r w:rsidRPr="00602E4B">
        <w:rPr>
          <w:rStyle w:val="token"/>
          <w:rFonts w:ascii="Inter" w:eastAsiaTheme="majorEastAsia" w:hAnsi="Inter"/>
          <w:color w:val="ABB2BF"/>
          <w:sz w:val="18"/>
          <w:szCs w:val="18"/>
        </w:rPr>
        <w:t>)</w:t>
      </w:r>
    </w:p>
    <w:p w14:paraId="052B8B6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calculate_slash</w:t>
      </w:r>
      <w:r w:rsidRPr="00602E4B">
        <w:rPr>
          <w:rStyle w:val="token"/>
          <w:rFonts w:ascii="Inter" w:eastAsiaTheme="majorEastAsia" w:hAnsi="Inter"/>
          <w:color w:val="ABB2BF"/>
          <w:sz w:val="18"/>
          <w:szCs w:val="18"/>
        </w:rPr>
        <w:t>(</w:t>
      </w:r>
    </w:p>
    <w:p w14:paraId="728FB8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0EAC788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sigma_base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0.02</w:t>
      </w:r>
      <w:r w:rsidRPr="00602E4B">
        <w:rPr>
          <w:rStyle w:val="token"/>
          <w:rFonts w:ascii="Inter" w:eastAsiaTheme="majorEastAsia" w:hAnsi="Inter"/>
          <w:color w:val="ABB2BF"/>
          <w:sz w:val="18"/>
          <w:szCs w:val="18"/>
        </w:rPr>
        <w:t>,</w:t>
      </w:r>
    </w:p>
    <w:p w14:paraId="099979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sigma_rep</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0.03</w:t>
      </w:r>
    </w:p>
    <w:p w14:paraId="5FD48AB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7DA5D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0.03</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0.95</w:t>
      </w:r>
      <w:r w:rsidRPr="00602E4B">
        <w:rPr>
          <w:rStyle w:val="token"/>
          <w:rFonts w:ascii="Inter" w:eastAsiaTheme="majorEastAsia" w:hAnsi="Inter"/>
          <w:color w:val="ABB2BF"/>
          <w:sz w:val="18"/>
          <w:szCs w:val="18"/>
        </w:rPr>
        <w:t>)</w:t>
      </w:r>
    </w:p>
    <w:p w14:paraId="0F4E75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2150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2.15%</w:t>
      </w:r>
    </w:p>
    <w:p w14:paraId="5001169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4CB78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2: Low reputation validator</w:t>
      </w:r>
    </w:p>
    <w:p w14:paraId="1CE6AFF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0.30</w:t>
      </w:r>
      <w:r w:rsidRPr="00602E4B">
        <w:rPr>
          <w:rStyle w:val="token"/>
          <w:rFonts w:ascii="Inter" w:eastAsiaTheme="majorEastAsia" w:hAnsi="Inter"/>
          <w:color w:val="ABB2BF"/>
          <w:sz w:val="18"/>
          <w:szCs w:val="18"/>
        </w:rPr>
        <w:t>)</w:t>
      </w:r>
    </w:p>
    <w:p w14:paraId="58FA2A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calculate_slash</w:t>
      </w:r>
      <w:r w:rsidRPr="00602E4B">
        <w:rPr>
          <w:rStyle w:val="token"/>
          <w:rFonts w:ascii="Inter" w:eastAsiaTheme="majorEastAsia" w:hAnsi="Inter"/>
          <w:color w:val="ABB2BF"/>
          <w:sz w:val="18"/>
          <w:szCs w:val="18"/>
        </w:rPr>
        <w:t>(</w:t>
      </w:r>
    </w:p>
    <w:p w14:paraId="102AC2A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537978E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sigma_base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0.02</w:t>
      </w:r>
      <w:r w:rsidRPr="00602E4B">
        <w:rPr>
          <w:rStyle w:val="token"/>
          <w:rFonts w:ascii="Inter" w:eastAsiaTheme="majorEastAsia" w:hAnsi="Inter"/>
          <w:color w:val="ABB2BF"/>
          <w:sz w:val="18"/>
          <w:szCs w:val="18"/>
        </w:rPr>
        <w:t>,</w:t>
      </w:r>
    </w:p>
    <w:p w14:paraId="761FE4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sigma_rep</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0.03</w:t>
      </w:r>
    </w:p>
    <w:p w14:paraId="408622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4D93D9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0.03</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0.30</w:t>
      </w:r>
      <w:r w:rsidRPr="00602E4B">
        <w:rPr>
          <w:rStyle w:val="token"/>
          <w:rFonts w:ascii="Inter" w:eastAsiaTheme="majorEastAsia" w:hAnsi="Inter"/>
          <w:color w:val="ABB2BF"/>
          <w:sz w:val="18"/>
          <w:szCs w:val="18"/>
        </w:rPr>
        <w:t>)</w:t>
      </w:r>
    </w:p>
    <w:p w14:paraId="4D1D64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4100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4.10%</w:t>
      </w:r>
    </w:p>
    <w:p w14:paraId="7BB0480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C96DD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case 3: Bridge offense (additional penalty)</w:t>
      </w:r>
    </w:p>
    <w:p w14:paraId="2E88D89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stake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0.85</w:t>
      </w:r>
      <w:r w:rsidRPr="00602E4B">
        <w:rPr>
          <w:rStyle w:val="token"/>
          <w:rFonts w:ascii="Inter" w:eastAsiaTheme="majorEastAsia" w:hAnsi="Inter"/>
          <w:color w:val="ABB2BF"/>
          <w:sz w:val="18"/>
          <w:szCs w:val="18"/>
        </w:rPr>
        <w:t>)</w:t>
      </w:r>
    </w:p>
    <w:p w14:paraId="52EA8E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calculate_slash</w:t>
      </w:r>
      <w:r w:rsidRPr="00602E4B">
        <w:rPr>
          <w:rStyle w:val="token"/>
          <w:rFonts w:ascii="Inter" w:eastAsiaTheme="majorEastAsia" w:hAnsi="Inter"/>
          <w:color w:val="ABB2BF"/>
          <w:sz w:val="18"/>
          <w:szCs w:val="18"/>
        </w:rPr>
        <w:t>(</w:t>
      </w:r>
    </w:p>
    <w:p w14:paraId="0B79BAB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57FBF2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sigma_base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0.02</w:t>
      </w:r>
      <w:r w:rsidRPr="00602E4B">
        <w:rPr>
          <w:rStyle w:val="token"/>
          <w:rFonts w:ascii="Inter" w:eastAsiaTheme="majorEastAsia" w:hAnsi="Inter"/>
          <w:color w:val="ABB2BF"/>
          <w:sz w:val="18"/>
          <w:szCs w:val="18"/>
        </w:rPr>
        <w:t>,</w:t>
      </w:r>
    </w:p>
    <w:p w14:paraId="77993FD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sigma_rep</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0.03</w:t>
      </w:r>
      <w:r w:rsidRPr="00602E4B">
        <w:rPr>
          <w:rStyle w:val="token"/>
          <w:rFonts w:ascii="Inter" w:eastAsiaTheme="majorEastAsia" w:hAnsi="Inter"/>
          <w:color w:val="ABB2BF"/>
          <w:sz w:val="18"/>
          <w:szCs w:val="18"/>
        </w:rPr>
        <w:t>,</w:t>
      </w:r>
    </w:p>
    <w:p w14:paraId="4D33246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sigma_bridge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0.05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Bridge offense</w:t>
      </w:r>
    </w:p>
    <w:p w14:paraId="3E0747B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is_bridge_offense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True</w:t>
      </w:r>
    </w:p>
    <w:p w14:paraId="38575D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AB164A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150000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52702ED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150000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0.03</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0.85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34C1E0D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150000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0.05</w:t>
      </w:r>
      <w:r w:rsidRPr="00602E4B">
        <w:rPr>
          <w:rStyle w:val="token"/>
          <w:rFonts w:ascii="Inter" w:eastAsiaTheme="majorEastAsia" w:hAnsi="Inter"/>
          <w:color w:val="ABB2BF"/>
          <w:sz w:val="18"/>
          <w:szCs w:val="18"/>
        </w:rPr>
        <w:t>)</w:t>
      </w:r>
    </w:p>
    <w:p w14:paraId="0CDAB5A7"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slash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11175</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7.45%</w:t>
      </w:r>
    </w:p>
    <w:p w14:paraId="3D778795" w14:textId="77777777" w:rsidR="00404521" w:rsidRPr="00602E4B" w:rsidRDefault="00404521" w:rsidP="00404521">
      <w:pPr>
        <w:pStyle w:val="Heading2"/>
        <w:rPr>
          <w:rFonts w:ascii="Inter" w:hAnsi="Inter"/>
          <w:color w:val="auto"/>
          <w:sz w:val="18"/>
          <w:szCs w:val="18"/>
        </w:rPr>
      </w:pPr>
      <w:r w:rsidRPr="00602E4B">
        <w:rPr>
          <w:rFonts w:ascii="Inter" w:hAnsi="Inter"/>
          <w:sz w:val="18"/>
          <w:szCs w:val="18"/>
        </w:rPr>
        <w:t>15.2 Integration Testing</w:t>
      </w:r>
    </w:p>
    <w:p w14:paraId="2D9936A6"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Multi-Component Scenarios:</w:t>
      </w:r>
    </w:p>
    <w:p w14:paraId="69D237C6" w14:textId="77777777" w:rsidR="00404521" w:rsidRPr="00602E4B" w:rsidRDefault="00404521" w:rsidP="00404521">
      <w:pPr>
        <w:pStyle w:val="Heading3"/>
        <w:rPr>
          <w:rFonts w:ascii="Inter" w:hAnsi="Inter"/>
          <w:sz w:val="18"/>
          <w:szCs w:val="18"/>
        </w:rPr>
      </w:pPr>
      <w:r w:rsidRPr="00602E4B">
        <w:rPr>
          <w:rFonts w:ascii="Inter" w:hAnsi="Inter"/>
          <w:sz w:val="18"/>
          <w:szCs w:val="18"/>
        </w:rPr>
        <w:t>Normal Block Production Flow</w:t>
      </w:r>
    </w:p>
    <w:p w14:paraId="40B28CFB" w14:textId="77777777" w:rsidR="00404521" w:rsidRPr="00602E4B" w:rsidRDefault="00404521" w:rsidP="00404521">
      <w:pPr>
        <w:rPr>
          <w:rFonts w:ascii="Inter" w:hAnsi="Inter"/>
          <w:sz w:val="18"/>
          <w:szCs w:val="18"/>
        </w:rPr>
      </w:pPr>
      <w:r w:rsidRPr="00602E4B">
        <w:rPr>
          <w:rFonts w:ascii="Inter" w:hAnsi="Inter"/>
          <w:sz w:val="18"/>
          <w:szCs w:val="18"/>
        </w:rPr>
        <w:t>python</w:t>
      </w:r>
    </w:p>
    <w:p w14:paraId="1CD7622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test_normal_block_production</w:t>
      </w:r>
      <w:r w:rsidRPr="00602E4B">
        <w:rPr>
          <w:rStyle w:val="token"/>
          <w:rFonts w:ascii="Inter" w:eastAsiaTheme="majorEastAsia" w:hAnsi="Inter"/>
          <w:color w:val="ABB2BF"/>
          <w:sz w:val="18"/>
          <w:szCs w:val="18"/>
        </w:rPr>
        <w:t>():</w:t>
      </w:r>
    </w:p>
    <w:p w14:paraId="0DDD84B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"""Test complete round: proposal → PREPARE → PRECOMMIT → COMMIT"""</w:t>
      </w:r>
    </w:p>
    <w:p w14:paraId="0639B8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F67D3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Setup</w:t>
      </w:r>
    </w:p>
    <w:p w14:paraId="7D3071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committee_size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467104B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78CF82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E093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Leader selection</w:t>
      </w:r>
    </w:p>
    <w:p w14:paraId="017918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1DABEE3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67DE5F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0E9DD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2. Leader proposes block</w:t>
      </w:r>
    </w:p>
    <w:p w14:paraId="20CB34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2E99A25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broadcast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56F654A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31A4B1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3. Committee votes PREPARE</w:t>
      </w:r>
    </w:p>
    <w:p w14:paraId="62C02CB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18138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554E8D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vote_on_proposal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419378B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p>
    <w:p w14:paraId="518BEB8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7FD7D0C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571D6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4. Form PREPARE QC</w:t>
      </w:r>
    </w:p>
    <w:p w14:paraId="4B3B4BB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try_form_qc</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3CD58A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prepare_qc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672D09C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prepare_qc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weight_sum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3.0</w:t>
      </w:r>
    </w:p>
    <w:p w14:paraId="45DC493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EF1B8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 Committee votes PRECOMMIT</w:t>
      </w:r>
    </w:p>
    <w:p w14:paraId="0A4D059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precommit_votes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7DC6A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6DFC878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vote_on_qc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prepare_qc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PRECOMMIT</w:t>
      </w:r>
      <w:r w:rsidRPr="00602E4B">
        <w:rPr>
          <w:rStyle w:val="token"/>
          <w:rFonts w:ascii="Inter" w:eastAsiaTheme="majorEastAsia" w:hAnsi="Inter"/>
          <w:color w:val="ABB2BF"/>
          <w:sz w:val="18"/>
          <w:szCs w:val="18"/>
        </w:rPr>
        <w:t>)</w:t>
      </w:r>
    </w:p>
    <w:p w14:paraId="0BE878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precommit_votes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70561A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24392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6. Form PRECOMMIT QC</w:t>
      </w:r>
    </w:p>
    <w:p w14:paraId="6553E3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precommit_qc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try_form_qc</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PRECOMMIT</w:t>
      </w:r>
      <w:r w:rsidRPr="00602E4B">
        <w:rPr>
          <w:rStyle w:val="token"/>
          <w:rFonts w:ascii="Inter" w:eastAsiaTheme="majorEastAsia" w:hAnsi="Inter"/>
          <w:color w:val="ABB2BF"/>
          <w:sz w:val="18"/>
          <w:szCs w:val="18"/>
        </w:rPr>
        <w:t>)</w:t>
      </w:r>
    </w:p>
    <w:p w14:paraId="5E559D1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precommit_qc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157828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DB23E2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7. Committee votes COMMIT</w:t>
      </w:r>
    </w:p>
    <w:p w14:paraId="7A0800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0089C5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0561E3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vote_on_qc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precommit_qc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COMMIT</w:t>
      </w:r>
      <w:r w:rsidRPr="00602E4B">
        <w:rPr>
          <w:rStyle w:val="token"/>
          <w:rFonts w:ascii="Inter" w:eastAsiaTheme="majorEastAsia" w:hAnsi="Inter"/>
          <w:color w:val="ABB2BF"/>
          <w:sz w:val="18"/>
          <w:szCs w:val="18"/>
        </w:rPr>
        <w:t>)</w:t>
      </w:r>
    </w:p>
    <w:p w14:paraId="176F42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224D1D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7BA8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8. Form COMMIT QC and finalize</w:t>
      </w:r>
    </w:p>
    <w:p w14:paraId="39FBBD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try_form_qc</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COMMIT</w:t>
      </w:r>
      <w:r w:rsidRPr="00602E4B">
        <w:rPr>
          <w:rStyle w:val="token"/>
          <w:rFonts w:ascii="Inter" w:eastAsiaTheme="majorEastAsia" w:hAnsi="Inter"/>
          <w:color w:val="ABB2BF"/>
          <w:sz w:val="18"/>
          <w:szCs w:val="18"/>
        </w:rPr>
        <w:t>)</w:t>
      </w:r>
    </w:p>
    <w:p w14:paraId="09ABF9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commit_qc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259AC8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1145D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9. Verify finalization</w:t>
      </w:r>
    </w:p>
    <w:p w14:paraId="37B18E1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finalized_block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get_finalized_block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height</w:t>
      </w:r>
      <w:r w:rsidRPr="00602E4B">
        <w:rPr>
          <w:rStyle w:val="token"/>
          <w:rFonts w:ascii="Inter" w:eastAsiaTheme="majorEastAsia" w:hAnsi="Inter"/>
          <w:color w:val="ABB2BF"/>
          <w:sz w:val="18"/>
          <w:szCs w:val="18"/>
        </w:rPr>
        <w:t>)</w:t>
      </w:r>
    </w:p>
    <w:p w14:paraId="31A4F6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finalized_block</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p>
    <w:p w14:paraId="2097268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finalized_block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finalization_qc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commit_qc</w:t>
      </w:r>
    </w:p>
    <w:p w14:paraId="61ADFC4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AB43DE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10. Verify rewards distributed</w:t>
      </w:r>
    </w:p>
    <w:p w14:paraId="1FB8C34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balance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initial_leader_balance</w:t>
      </w:r>
    </w:p>
    <w:p w14:paraId="0E276EC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19D0A9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balance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initial_validator_balance</w:t>
      </w:r>
    </w:p>
    <w:p w14:paraId="74FB91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20A44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EF984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test_bridge_checkpoint_round</w:t>
      </w:r>
      <w:r w:rsidRPr="00602E4B">
        <w:rPr>
          <w:rStyle w:val="token"/>
          <w:rFonts w:ascii="Inter" w:eastAsiaTheme="majorEastAsia" w:hAnsi="Inter"/>
          <w:color w:val="ABB2BF"/>
          <w:sz w:val="18"/>
          <w:szCs w:val="18"/>
        </w:rPr>
        <w:t>():</w:t>
      </w:r>
    </w:p>
    <w:p w14:paraId="156B721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round with cross-chain checkpoint"""</w:t>
      </w:r>
    </w:p>
    <w:p w14:paraId="5604F2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6C726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create_test_network_with_bridges</w:t>
      </w:r>
      <w:r w:rsidRPr="00602E4B">
        <w:rPr>
          <w:rStyle w:val="token"/>
          <w:rFonts w:ascii="Inter" w:eastAsiaTheme="majorEastAsia" w:hAnsi="Inter"/>
          <w:color w:val="ABB2BF"/>
          <w:sz w:val="18"/>
          <w:szCs w:val="18"/>
        </w:rPr>
        <w:t>(</w:t>
      </w:r>
    </w:p>
    <w:p w14:paraId="711D02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01002C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bridge_relayers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7EBB5B6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74AF0B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A55A3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2803F6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Bridge checkpoint round</w:t>
      </w:r>
    </w:p>
    <w:p w14:paraId="4D0E2C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3D9F6D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Setup external chain events</w:t>
      </w:r>
    </w:p>
    <w:p w14:paraId="4BDF505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eth_deposit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create_mock_ethereum_deposit</w:t>
      </w:r>
      <w:r w:rsidRPr="00602E4B">
        <w:rPr>
          <w:rStyle w:val="token"/>
          <w:rFonts w:ascii="Inter" w:eastAsiaTheme="majorEastAsia" w:hAnsi="Inter"/>
          <w:color w:val="ABB2BF"/>
          <w:sz w:val="18"/>
          <w:szCs w:val="18"/>
        </w:rPr>
        <w:t>(</w:t>
      </w:r>
    </w:p>
    <w:p w14:paraId="51195F2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1000_000000000000000000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ETH</w:t>
      </w:r>
    </w:p>
    <w:p w14:paraId="55648E0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recipient_uma</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"sYnX-test123..."</w:t>
      </w:r>
    </w:p>
    <w:p w14:paraId="0DA945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1E60B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btc_deposit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create_mock_bitcoin_deposit</w:t>
      </w:r>
      <w:r w:rsidRPr="00602E4B">
        <w:rPr>
          <w:rStyle w:val="token"/>
          <w:rFonts w:ascii="Inter" w:eastAsiaTheme="majorEastAsia" w:hAnsi="Inter"/>
          <w:color w:val="ABB2BF"/>
          <w:sz w:val="18"/>
          <w:szCs w:val="18"/>
        </w:rPr>
        <w:t>(</w:t>
      </w:r>
    </w:p>
    <w:p w14:paraId="6156058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100000000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BTC</w:t>
      </w:r>
    </w:p>
    <w:p w14:paraId="3C1ED5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recipient_uma</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"sYnX-test456..."</w:t>
      </w:r>
    </w:p>
    <w:p w14:paraId="05F8FCB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C038CF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F429D3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Bridge relayers create attestations</w:t>
      </w:r>
    </w:p>
    <w:p w14:paraId="699632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eth_attestations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21C4B8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btc_attestations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289D9D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76497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relayer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0DEC736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create_attestation</w:t>
      </w:r>
      <w:r w:rsidRPr="00602E4B">
        <w:rPr>
          <w:rStyle w:val="token"/>
          <w:rFonts w:ascii="Inter" w:eastAsiaTheme="majorEastAsia" w:hAnsi="Inter"/>
          <w:color w:val="ABB2BF"/>
          <w:sz w:val="18"/>
          <w:szCs w:val="18"/>
        </w:rPr>
        <w:t>(</w:t>
      </w:r>
    </w:p>
    <w:p w14:paraId="431514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1AC8441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up_to_height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15000000</w:t>
      </w:r>
    </w:p>
    <w:p w14:paraId="0FE9D6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8DC1D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eth_attestations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w:t>
      </w:r>
      <w:r w:rsidRPr="00602E4B">
        <w:rPr>
          <w:rStyle w:val="token"/>
          <w:rFonts w:ascii="Inter" w:eastAsiaTheme="majorEastAsia" w:hAnsi="Inter"/>
          <w:color w:val="ABB2BF"/>
          <w:sz w:val="18"/>
          <w:szCs w:val="18"/>
        </w:rPr>
        <w:t>)</w:t>
      </w:r>
    </w:p>
    <w:p w14:paraId="4F6C713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3FF0E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relayer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460957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create_attestation</w:t>
      </w:r>
      <w:r w:rsidRPr="00602E4B">
        <w:rPr>
          <w:rStyle w:val="token"/>
          <w:rFonts w:ascii="Inter" w:eastAsiaTheme="majorEastAsia" w:hAnsi="Inter"/>
          <w:color w:val="ABB2BF"/>
          <w:sz w:val="18"/>
          <w:szCs w:val="18"/>
        </w:rPr>
        <w:t>(</w:t>
      </w:r>
    </w:p>
    <w:p w14:paraId="6F71D98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7DB2E72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up_to_height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750000</w:t>
      </w:r>
    </w:p>
    <w:p w14:paraId="535BD9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5B405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btc_attestations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w:t>
      </w:r>
      <w:r w:rsidRPr="00602E4B">
        <w:rPr>
          <w:rStyle w:val="token"/>
          <w:rFonts w:ascii="Inter" w:eastAsiaTheme="majorEastAsia" w:hAnsi="Inter"/>
          <w:color w:val="ABB2BF"/>
          <w:sz w:val="18"/>
          <w:szCs w:val="18"/>
        </w:rPr>
        <w:t>)</w:t>
      </w:r>
    </w:p>
    <w:p w14:paraId="66385F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BB39F0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2. Form threshold signatures</w:t>
      </w:r>
    </w:p>
    <w:p w14:paraId="54E8322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eth_threshold_sig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aggregate_threshold_signatures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eth_attestations</w:t>
      </w:r>
      <w:r w:rsidRPr="00602E4B">
        <w:rPr>
          <w:rStyle w:val="token"/>
          <w:rFonts w:ascii="Inter" w:eastAsiaTheme="majorEastAsia" w:hAnsi="Inter"/>
          <w:color w:val="ABB2BF"/>
          <w:sz w:val="18"/>
          <w:szCs w:val="18"/>
        </w:rPr>
        <w:t>)</w:t>
      </w:r>
    </w:p>
    <w:p w14:paraId="6AD994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btc_threshold_sig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aggregate_threshold_signatures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btc_attestations</w:t>
      </w:r>
      <w:r w:rsidRPr="00602E4B">
        <w:rPr>
          <w:rStyle w:val="token"/>
          <w:rFonts w:ascii="Inter" w:eastAsiaTheme="majorEastAsia" w:hAnsi="Inter"/>
          <w:color w:val="ABB2BF"/>
          <w:sz w:val="18"/>
          <w:szCs w:val="18"/>
        </w:rPr>
        <w:t>)</w:t>
      </w:r>
    </w:p>
    <w:p w14:paraId="3810CCC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8CA7E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3. Leader creates block with checkpoint</w:t>
      </w:r>
    </w:p>
    <w:p w14:paraId="6A1289A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6436EC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propose_block_with_checkpoint</w:t>
      </w:r>
      <w:r w:rsidRPr="00602E4B">
        <w:rPr>
          <w:rStyle w:val="token"/>
          <w:rFonts w:ascii="Inter" w:eastAsiaTheme="majorEastAsia" w:hAnsi="Inter"/>
          <w:color w:val="ABB2BF"/>
          <w:sz w:val="18"/>
          <w:szCs w:val="18"/>
        </w:rPr>
        <w:t>(</w:t>
      </w:r>
    </w:p>
    <w:p w14:paraId="2A1EFD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01DF9FC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7B01D2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eth_attestations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eth_threshold_sig</w:t>
      </w:r>
      <w:r w:rsidRPr="00602E4B">
        <w:rPr>
          <w:rStyle w:val="token"/>
          <w:rFonts w:ascii="Inter" w:eastAsiaTheme="majorEastAsia" w:hAnsi="Inter"/>
          <w:color w:val="ABB2BF"/>
          <w:sz w:val="18"/>
          <w:szCs w:val="18"/>
        </w:rPr>
        <w:t>),</w:t>
      </w:r>
    </w:p>
    <w:p w14:paraId="0FFD71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btc_attestations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btc_threshold_sig</w:t>
      </w:r>
      <w:r w:rsidRPr="00602E4B">
        <w:rPr>
          <w:rStyle w:val="token"/>
          <w:rFonts w:ascii="Inter" w:eastAsiaTheme="majorEastAsia" w:hAnsi="Inter"/>
          <w:color w:val="ABB2BF"/>
          <w:sz w:val="18"/>
          <w:szCs w:val="18"/>
        </w:rPr>
        <w:t>),</w:t>
      </w:r>
    </w:p>
    <w:p w14:paraId="08EAB8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FABCD0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CE5C54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CE54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4. Committee validates including bridge data</w:t>
      </w:r>
    </w:p>
    <w:p w14:paraId="178856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645CBC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4AFC1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75A0AB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vote_on_proposal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2FDFCA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3776E5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7601D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Bridge relayers include their validation</w:t>
      </w:r>
    </w:p>
    <w:p w14:paraId="6D6AC7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is_bridge_relayer</w:t>
      </w:r>
      <w:r w:rsidRPr="00602E4B">
        <w:rPr>
          <w:rStyle w:val="token"/>
          <w:rFonts w:ascii="Inter" w:eastAsiaTheme="majorEastAsia" w:hAnsi="Inter"/>
          <w:color w:val="ABB2BF"/>
          <w:sz w:val="18"/>
          <w:szCs w:val="18"/>
        </w:rPr>
        <w:t>():</w:t>
      </w:r>
    </w:p>
    <w:p w14:paraId="348698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bridge_validation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2A98995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B4094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 Complete consensus and finalize</w:t>
      </w:r>
    </w:p>
    <w:p w14:paraId="377C75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try_form_qc</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3CB7E48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precommit_qc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try_form_qc</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PRECOMMIT</w:t>
      </w:r>
      <w:r w:rsidRPr="00602E4B">
        <w:rPr>
          <w:rStyle w:val="token"/>
          <w:rFonts w:ascii="Inter" w:eastAsiaTheme="majorEastAsia" w:hAnsi="Inter"/>
          <w:color w:val="ABB2BF"/>
          <w:sz w:val="18"/>
          <w:szCs w:val="18"/>
        </w:rPr>
        <w:t>)</w:t>
      </w:r>
    </w:p>
    <w:p w14:paraId="75C7754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try_form_qc</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COMMIT</w:t>
      </w:r>
      <w:r w:rsidRPr="00602E4B">
        <w:rPr>
          <w:rStyle w:val="token"/>
          <w:rFonts w:ascii="Inter" w:eastAsiaTheme="majorEastAsia" w:hAnsi="Inter"/>
          <w:color w:val="ABB2BF"/>
          <w:sz w:val="18"/>
          <w:szCs w:val="18"/>
        </w:rPr>
        <w:t>)</w:t>
      </w:r>
    </w:p>
    <w:p w14:paraId="7FEBC5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301676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6. Verify cross-chain events processed</w:t>
      </w:r>
    </w:p>
    <w:p w14:paraId="37E9741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recipient1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get_account_by_uma</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"sYnX-test123..."</w:t>
      </w:r>
      <w:r w:rsidRPr="00602E4B">
        <w:rPr>
          <w:rStyle w:val="token"/>
          <w:rFonts w:ascii="Inter" w:eastAsiaTheme="majorEastAsia" w:hAnsi="Inter"/>
          <w:color w:val="ABB2BF"/>
          <w:sz w:val="18"/>
          <w:szCs w:val="18"/>
        </w:rPr>
        <w:t>)</w:t>
      </w:r>
    </w:p>
    <w:p w14:paraId="1216CE9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recipient2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get_account_by_uma</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"sYnX-test456..."</w:t>
      </w:r>
      <w:r w:rsidRPr="00602E4B">
        <w:rPr>
          <w:rStyle w:val="token"/>
          <w:rFonts w:ascii="Inter" w:eastAsiaTheme="majorEastAsia" w:hAnsi="Inter"/>
          <w:color w:val="ABB2BF"/>
          <w:sz w:val="18"/>
          <w:szCs w:val="18"/>
        </w:rPr>
        <w:t>)</w:t>
      </w:r>
    </w:p>
    <w:p w14:paraId="0FFFB6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01457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recipient1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get_balance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"wETH"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1_000000000000000000</w:t>
      </w:r>
    </w:p>
    <w:p w14:paraId="077FB737"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recipient2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get_balance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"wBTC"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100000000</w:t>
      </w:r>
    </w:p>
    <w:p w14:paraId="49A45E98"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Epoch Transition</w:t>
      </w:r>
    </w:p>
    <w:p w14:paraId="41CDCE1A" w14:textId="77777777" w:rsidR="00404521" w:rsidRPr="00602E4B" w:rsidRDefault="00404521" w:rsidP="00404521">
      <w:pPr>
        <w:rPr>
          <w:rFonts w:ascii="Inter" w:hAnsi="Inter"/>
          <w:sz w:val="18"/>
          <w:szCs w:val="18"/>
        </w:rPr>
      </w:pPr>
      <w:r w:rsidRPr="00602E4B">
        <w:rPr>
          <w:rFonts w:ascii="Inter" w:hAnsi="Inter"/>
          <w:sz w:val="18"/>
          <w:szCs w:val="18"/>
        </w:rPr>
        <w:t>python</w:t>
      </w:r>
    </w:p>
    <w:p w14:paraId="0F688F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test_epoch_transition</w:t>
      </w:r>
      <w:r w:rsidRPr="00602E4B">
        <w:rPr>
          <w:rStyle w:val="token"/>
          <w:rFonts w:ascii="Inter" w:eastAsiaTheme="majorEastAsia" w:hAnsi="Inter"/>
          <w:color w:val="ABB2BF"/>
          <w:sz w:val="18"/>
          <w:szCs w:val="18"/>
        </w:rPr>
        <w:t>():</w:t>
      </w:r>
    </w:p>
    <w:p w14:paraId="3967CC6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complete epoch transition with all phases"""</w:t>
      </w:r>
    </w:p>
    <w:p w14:paraId="5E1849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D9EF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200</w:t>
      </w:r>
      <w:r w:rsidRPr="00602E4B">
        <w:rPr>
          <w:rStyle w:val="token"/>
          <w:rFonts w:ascii="Inter" w:eastAsiaTheme="majorEastAsia" w:hAnsi="Inter"/>
          <w:color w:val="ABB2BF"/>
          <w:sz w:val="18"/>
          <w:szCs w:val="18"/>
        </w:rPr>
        <w:t>)</w:t>
      </w:r>
    </w:p>
    <w:p w14:paraId="17CAD31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get_current_epoch</w:t>
      </w:r>
      <w:r w:rsidRPr="00602E4B">
        <w:rPr>
          <w:rStyle w:val="token"/>
          <w:rFonts w:ascii="Inter" w:eastAsiaTheme="majorEastAsia" w:hAnsi="Inter"/>
          <w:color w:val="ABB2BF"/>
          <w:sz w:val="18"/>
          <w:szCs w:val="18"/>
        </w:rPr>
        <w:t>()</w:t>
      </w:r>
    </w:p>
    <w:p w14:paraId="5B11373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80A1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Advance to end of epoch</w:t>
      </w:r>
    </w:p>
    <w:p w14:paraId="67BCFDD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final_round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EPOCH_LENGTH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EPOCH_LENGTH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586383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advance_to_round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final_round</w:t>
      </w:r>
      <w:r w:rsidRPr="00602E4B">
        <w:rPr>
          <w:rStyle w:val="token"/>
          <w:rFonts w:ascii="Inter" w:eastAsiaTheme="majorEastAsia" w:hAnsi="Inter"/>
          <w:color w:val="ABB2BF"/>
          <w:sz w:val="18"/>
          <w:szCs w:val="18"/>
        </w:rPr>
        <w:t>)</w:t>
      </w:r>
    </w:p>
    <w:p w14:paraId="7CBFDB9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75721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Finalize last block of epoch</w:t>
      </w:r>
    </w:p>
    <w:p w14:paraId="14A6F4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finalize_current_block</w:t>
      </w:r>
      <w:r w:rsidRPr="00602E4B">
        <w:rPr>
          <w:rStyle w:val="token"/>
          <w:rFonts w:ascii="Inter" w:eastAsiaTheme="majorEastAsia" w:hAnsi="Inter"/>
          <w:color w:val="ABB2BF"/>
          <w:sz w:val="18"/>
          <w:szCs w:val="18"/>
        </w:rPr>
        <w:t>()</w:t>
      </w:r>
    </w:p>
    <w:p w14:paraId="63F9E4A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4C6F74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epoch transition</w:t>
      </w:r>
    </w:p>
    <w:p w14:paraId="600A03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transition_start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p>
    <w:p w14:paraId="7B3F31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26AFB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1: Stake snapshot</w:t>
      </w:r>
    </w:p>
    <w:p w14:paraId="1D453C7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new_validator_set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snapshot_stake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current_epoch</w:t>
      </w:r>
      <w:r w:rsidRPr="00602E4B">
        <w:rPr>
          <w:rStyle w:val="token"/>
          <w:rFonts w:ascii="Inter" w:eastAsiaTheme="majorEastAsia" w:hAnsi="Inter"/>
          <w:color w:val="ABB2BF"/>
          <w:sz w:val="18"/>
          <w:szCs w:val="18"/>
        </w:rPr>
        <w:t>)</w:t>
      </w:r>
    </w:p>
    <w:p w14:paraId="042D72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new_validator_set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5E86E2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A612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2: Reputation update</w:t>
      </w:r>
    </w:p>
    <w:p w14:paraId="392C0B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updated_reputations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update_reputations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current_epoch</w:t>
      </w:r>
      <w:r w:rsidRPr="00602E4B">
        <w:rPr>
          <w:rStyle w:val="token"/>
          <w:rFonts w:ascii="Inter" w:eastAsiaTheme="majorEastAsia" w:hAnsi="Inter"/>
          <w:color w:val="ABB2BF"/>
          <w:sz w:val="18"/>
          <w:szCs w:val="18"/>
        </w:rPr>
        <w:t>)</w:t>
      </w:r>
    </w:p>
    <w:p w14:paraId="69B7984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new_rep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updated_reputations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435A687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R_MIN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new_rep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R_MAX</w:t>
      </w:r>
    </w:p>
    <w:p w14:paraId="7E6744D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AC81C1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3: Weight recalculation</w:t>
      </w:r>
    </w:p>
    <w:p w14:paraId="49EA2B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recalculated_weights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recalculate_weights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379DEBC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recalculated_weights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4069ED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abs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total_weight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1e-10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Should normalize to 1.0</w:t>
      </w:r>
    </w:p>
    <w:p w14:paraId="3ACF15C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58271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4: Randomness generation</w:t>
      </w:r>
    </w:p>
    <w:p w14:paraId="683B5EB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new_randomness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generate_epoch_randomness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48ADC7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new_randomness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256 bits</w:t>
      </w:r>
    </w:p>
    <w:p w14:paraId="4DCE79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new_randomness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get_epoch_randomness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current_epoch</w:t>
      </w:r>
      <w:r w:rsidRPr="00602E4B">
        <w:rPr>
          <w:rStyle w:val="token"/>
          <w:rFonts w:ascii="Inter" w:eastAsiaTheme="majorEastAsia" w:hAnsi="Inter"/>
          <w:color w:val="ABB2BF"/>
          <w:sz w:val="18"/>
          <w:szCs w:val="18"/>
        </w:rPr>
        <w:t>)</w:t>
      </w:r>
    </w:p>
    <w:p w14:paraId="0528F21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0EDC002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5: Committee pre-computation</w:t>
      </w:r>
    </w:p>
    <w:p w14:paraId="28FF6B1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initialize_epoch_committees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69BBC8F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first_leader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get_precomputed_leader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641978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first_committee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get_precomputed_committee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402C1A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first_leader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770069B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first_committee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COMMITTEE_SIZE</w:t>
      </w:r>
    </w:p>
    <w:p w14:paraId="65E5C3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9407F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transition_duration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transition_start</w:t>
      </w:r>
    </w:p>
    <w:p w14:paraId="5C01D5A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D6D985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transition completed in reasonable time</w:t>
      </w:r>
    </w:p>
    <w:p w14:paraId="00794D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transition_duration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TRANSITION_TIME_WARNING  </w:t>
      </w:r>
      <w:r w:rsidRPr="00602E4B">
        <w:rPr>
          <w:rStyle w:val="token"/>
          <w:rFonts w:ascii="Inter" w:eastAsiaTheme="majorEastAsia" w:hAnsi="Inter"/>
          <w:i/>
          <w:iCs/>
          <w:color w:val="5C6370"/>
          <w:sz w:val="18"/>
          <w:szCs w:val="18"/>
        </w:rPr>
        <w:t># e.g., 120 seconds</w:t>
      </w:r>
    </w:p>
    <w:p w14:paraId="48AEF8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B8CA94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first block of new epoch uses new parameters</w:t>
      </w:r>
    </w:p>
    <w:p w14:paraId="5E47841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advance_to_epoch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78A3BBD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new_epoch_block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finalize_current_block</w:t>
      </w:r>
      <w:r w:rsidRPr="00602E4B">
        <w:rPr>
          <w:rStyle w:val="token"/>
          <w:rFonts w:ascii="Inter" w:eastAsiaTheme="majorEastAsia" w:hAnsi="Inter"/>
          <w:color w:val="ABB2BF"/>
          <w:sz w:val="18"/>
          <w:szCs w:val="18"/>
        </w:rPr>
        <w:t>()</w:t>
      </w:r>
    </w:p>
    <w:p w14:paraId="3C697A73"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new_epoch_block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current_epoch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358B5DBA" w14:textId="77777777" w:rsidR="00404521" w:rsidRPr="00602E4B" w:rsidRDefault="00404521" w:rsidP="00404521">
      <w:pPr>
        <w:pStyle w:val="Heading2"/>
        <w:rPr>
          <w:rFonts w:ascii="Inter" w:hAnsi="Inter"/>
          <w:color w:val="auto"/>
          <w:sz w:val="18"/>
          <w:szCs w:val="18"/>
        </w:rPr>
      </w:pPr>
      <w:r w:rsidRPr="00602E4B">
        <w:rPr>
          <w:rFonts w:ascii="Inter" w:hAnsi="Inter"/>
          <w:sz w:val="18"/>
          <w:szCs w:val="18"/>
        </w:rPr>
        <w:t>15.3 Chaos Testing</w:t>
      </w:r>
    </w:p>
    <w:p w14:paraId="3E977B24"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Adversarial and Fault Scenarios:</w:t>
      </w:r>
    </w:p>
    <w:p w14:paraId="545BF45C" w14:textId="77777777" w:rsidR="00404521" w:rsidRPr="00602E4B" w:rsidRDefault="00404521" w:rsidP="00404521">
      <w:pPr>
        <w:pStyle w:val="Heading3"/>
        <w:rPr>
          <w:rFonts w:ascii="Inter" w:hAnsi="Inter"/>
          <w:sz w:val="18"/>
          <w:szCs w:val="18"/>
        </w:rPr>
      </w:pPr>
      <w:r w:rsidRPr="00602E4B">
        <w:rPr>
          <w:rFonts w:ascii="Inter" w:hAnsi="Inter"/>
          <w:sz w:val="18"/>
          <w:szCs w:val="18"/>
        </w:rPr>
        <w:t>Network Partition Test</w:t>
      </w:r>
    </w:p>
    <w:p w14:paraId="66BA56EB" w14:textId="77777777" w:rsidR="00404521" w:rsidRPr="00602E4B" w:rsidRDefault="00404521" w:rsidP="00404521">
      <w:pPr>
        <w:rPr>
          <w:rFonts w:ascii="Inter" w:hAnsi="Inter"/>
          <w:sz w:val="18"/>
          <w:szCs w:val="18"/>
        </w:rPr>
      </w:pPr>
      <w:r w:rsidRPr="00602E4B">
        <w:rPr>
          <w:rFonts w:ascii="Inter" w:hAnsi="Inter"/>
          <w:sz w:val="18"/>
          <w:szCs w:val="18"/>
        </w:rPr>
        <w:t>python</w:t>
      </w:r>
    </w:p>
    <w:p w14:paraId="15A56BF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test_network_partition</w:t>
      </w:r>
      <w:r w:rsidRPr="00602E4B">
        <w:rPr>
          <w:rStyle w:val="token"/>
          <w:rFonts w:ascii="Inter" w:eastAsiaTheme="majorEastAsia" w:hAnsi="Inter"/>
          <w:color w:val="ABB2BF"/>
          <w:sz w:val="18"/>
          <w:szCs w:val="18"/>
        </w:rPr>
        <w:t>():</w:t>
      </w:r>
    </w:p>
    <w:p w14:paraId="062C6AA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protocol behavior during network partition"""</w:t>
      </w:r>
    </w:p>
    <w:p w14:paraId="710372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44458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200</w:t>
      </w:r>
      <w:r w:rsidRPr="00602E4B">
        <w:rPr>
          <w:rStyle w:val="token"/>
          <w:rFonts w:ascii="Inter" w:eastAsiaTheme="majorEastAsia" w:hAnsi="Inter"/>
          <w:color w:val="ABB2BF"/>
          <w:sz w:val="18"/>
          <w:szCs w:val="18"/>
        </w:rPr>
        <w:t>)</w:t>
      </w:r>
    </w:p>
    <w:p w14:paraId="522BC1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3AA4E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Split network into two partitions</w:t>
      </w:r>
    </w:p>
    <w:p w14:paraId="6781DF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partition_a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50% of validators</w:t>
      </w:r>
    </w:p>
    <w:p w14:paraId="7C74B9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partition_b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50% of validators</w:t>
      </w:r>
    </w:p>
    <w:p w14:paraId="24F8B7A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4A932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Partition A cannot communicate with Partition B</w:t>
      </w:r>
    </w:p>
    <w:p w14:paraId="1A02DC8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partition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partition_a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partition_b</w:t>
      </w:r>
      <w:r w:rsidRPr="00602E4B">
        <w:rPr>
          <w:rStyle w:val="token"/>
          <w:rFonts w:ascii="Inter" w:eastAsiaTheme="majorEastAsia" w:hAnsi="Inter"/>
          <w:color w:val="ABB2BF"/>
          <w:sz w:val="18"/>
          <w:szCs w:val="18"/>
        </w:rPr>
        <w:t>])</w:t>
      </w:r>
    </w:p>
    <w:p w14:paraId="7AD3B95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77AB16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Attempt to produce blocks</w:t>
      </w:r>
    </w:p>
    <w:p w14:paraId="28F377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p>
    <w:p w14:paraId="1F2E233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480A33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A6D31E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partition_a</w:t>
      </w:r>
      <w:r w:rsidRPr="00602E4B">
        <w:rPr>
          <w:rStyle w:val="token"/>
          <w:rFonts w:ascii="Inter" w:eastAsiaTheme="majorEastAsia" w:hAnsi="Inter"/>
          <w:color w:val="ABB2BF"/>
          <w:sz w:val="18"/>
          <w:szCs w:val="18"/>
        </w:rPr>
        <w:t>:</w:t>
      </w:r>
    </w:p>
    <w:p w14:paraId="5A1FBA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Leader in partition A</w:t>
      </w:r>
    </w:p>
    <w:p w14:paraId="0E4606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2F7904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BA6D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Only partition A validators can vote</w:t>
      </w:r>
    </w:p>
    <w:p w14:paraId="1B072A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votes_a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vote_on_proposal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p>
    <w:p w14:paraId="7CFC25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partition_a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get_committee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7029425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E419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Cannot form QC with only 50% of weight</w:t>
      </w:r>
    </w:p>
    <w:p w14:paraId="3EA74F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try_form_qc</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339584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qc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Insufficient weight</w:t>
      </w:r>
    </w:p>
    <w:p w14:paraId="0A0C1F0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0FDDD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no blocks finalized during partition</w:t>
      </w:r>
    </w:p>
    <w:p w14:paraId="11BD2ED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finalized_count_before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get_finalized_height</w:t>
      </w:r>
      <w:r w:rsidRPr="00602E4B">
        <w:rPr>
          <w:rStyle w:val="token"/>
          <w:rFonts w:ascii="Inter" w:eastAsiaTheme="majorEastAsia" w:hAnsi="Inter"/>
          <w:color w:val="ABB2BF"/>
          <w:sz w:val="18"/>
          <w:szCs w:val="18"/>
        </w:rPr>
        <w:t>()</w:t>
      </w:r>
    </w:p>
    <w:p w14:paraId="21BB6D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E6602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Heal partition after 10 rounds</w:t>
      </w:r>
    </w:p>
    <w:p w14:paraId="1A85564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heal_partition</w:t>
      </w:r>
      <w:r w:rsidRPr="00602E4B">
        <w:rPr>
          <w:rStyle w:val="token"/>
          <w:rFonts w:ascii="Inter" w:eastAsiaTheme="majorEastAsia" w:hAnsi="Inter"/>
          <w:color w:val="ABB2BF"/>
          <w:sz w:val="18"/>
          <w:szCs w:val="18"/>
        </w:rPr>
        <w:t>()</w:t>
      </w:r>
    </w:p>
    <w:p w14:paraId="084A93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0726C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Network should recover and start finalizing again</w:t>
      </w:r>
    </w:p>
    <w:p w14:paraId="1D665F4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r w:rsidRPr="00602E4B">
        <w:rPr>
          <w:rStyle w:val="token"/>
          <w:rFonts w:ascii="Inter" w:eastAsiaTheme="majorEastAsia" w:hAnsi="Inter"/>
          <w:color w:val="ABB2BF"/>
          <w:sz w:val="18"/>
          <w:szCs w:val="18"/>
        </w:rPr>
        <w:t>):</w:t>
      </w:r>
    </w:p>
    <w:p w14:paraId="7B62043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produce_and_finalize_block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7A49125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05080D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finalized_count_after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get_finalized_height</w:t>
      </w:r>
      <w:r w:rsidRPr="00602E4B">
        <w:rPr>
          <w:rStyle w:val="token"/>
          <w:rFonts w:ascii="Inter" w:eastAsiaTheme="majorEastAsia" w:hAnsi="Inter"/>
          <w:color w:val="ABB2BF"/>
          <w:sz w:val="18"/>
          <w:szCs w:val="18"/>
        </w:rPr>
        <w:t>()</w:t>
      </w:r>
    </w:p>
    <w:p w14:paraId="0B6AD8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finalized_count_after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finalized_count_before</w:t>
      </w:r>
    </w:p>
    <w:p w14:paraId="1D0342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11C78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no double finalization occurred</w:t>
      </w:r>
    </w:p>
    <w:p w14:paraId="5C430FA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get_canonical_chain</w:t>
      </w:r>
      <w:r w:rsidRPr="00602E4B">
        <w:rPr>
          <w:rStyle w:val="token"/>
          <w:rFonts w:ascii="Inter" w:eastAsiaTheme="majorEastAsia" w:hAnsi="Inter"/>
          <w:color w:val="ABB2BF"/>
          <w:sz w:val="18"/>
          <w:szCs w:val="18"/>
        </w:rPr>
        <w:t>()</w:t>
      </w:r>
    </w:p>
    <w:p w14:paraId="13BD7C6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heights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height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b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chain</w:t>
      </w:r>
      <w:r w:rsidRPr="00602E4B">
        <w:rPr>
          <w:rStyle w:val="token"/>
          <w:rFonts w:ascii="Inter" w:eastAsiaTheme="majorEastAsia" w:hAnsi="Inter"/>
          <w:color w:val="ABB2BF"/>
          <w:sz w:val="18"/>
          <w:szCs w:val="18"/>
        </w:rPr>
        <w:t>]</w:t>
      </w:r>
    </w:p>
    <w:p w14:paraId="675933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heights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heights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All heights unique</w:t>
      </w:r>
    </w:p>
    <w:p w14:paraId="6419EAC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514FB0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7932F5C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test_byzantine_leaders</w:t>
      </w:r>
      <w:r w:rsidRPr="00602E4B">
        <w:rPr>
          <w:rStyle w:val="token"/>
          <w:rFonts w:ascii="Inter" w:eastAsiaTheme="majorEastAsia" w:hAnsi="Inter"/>
          <w:color w:val="ABB2BF"/>
          <w:sz w:val="18"/>
          <w:szCs w:val="18"/>
        </w:rPr>
        <w:t>():</w:t>
      </w:r>
    </w:p>
    <w:p w14:paraId="330C37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protocol resilience against Byzantine leaders"""</w:t>
      </w:r>
    </w:p>
    <w:p w14:paraId="76C0B3E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C266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11DF74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478DEB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Mark 30 validators as Byzantine (20% &lt; 33% threshold)</w:t>
      </w:r>
    </w:p>
    <w:p w14:paraId="6C0573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byzantine_validators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30</w:t>
      </w:r>
      <w:r w:rsidRPr="00602E4B">
        <w:rPr>
          <w:rStyle w:val="token"/>
          <w:rFonts w:ascii="Inter" w:eastAsiaTheme="majorEastAsia" w:hAnsi="Inter"/>
          <w:color w:val="ABB2BF"/>
          <w:sz w:val="18"/>
          <w:szCs w:val="18"/>
        </w:rPr>
        <w:t>]</w:t>
      </w:r>
    </w:p>
    <w:p w14:paraId="282C6E2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byzantine_validators</w:t>
      </w:r>
      <w:r w:rsidRPr="00602E4B">
        <w:rPr>
          <w:rStyle w:val="token"/>
          <w:rFonts w:ascii="Inter" w:eastAsiaTheme="majorEastAsia" w:hAnsi="Inter"/>
          <w:color w:val="ABB2BF"/>
          <w:sz w:val="18"/>
          <w:szCs w:val="18"/>
        </w:rPr>
        <w:t>:</w:t>
      </w:r>
    </w:p>
    <w:p w14:paraId="4B8AD6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set_byzantine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284116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1BE9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Simulate rounds where Byzantine leaders propose invalid blocks</w:t>
      </w:r>
    </w:p>
    <w:p w14:paraId="1DD270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finalized_blocks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D24D2E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8BB6F6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49ADEF4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30C1526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0384256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byzantine_validators</w:t>
      </w:r>
      <w:r w:rsidRPr="00602E4B">
        <w:rPr>
          <w:rStyle w:val="token"/>
          <w:rFonts w:ascii="Inter" w:eastAsiaTheme="majorEastAsia" w:hAnsi="Inter"/>
          <w:color w:val="ABB2BF"/>
          <w:sz w:val="18"/>
          <w:szCs w:val="18"/>
        </w:rPr>
        <w:t>:</w:t>
      </w:r>
    </w:p>
    <w:p w14:paraId="7F9C63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Byzantine leader proposes invalid block</w:t>
      </w:r>
    </w:p>
    <w:p w14:paraId="2D9FE3A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invalid_block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propose_invalid_block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69EC81C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broadcast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invalid_block</w:t>
      </w:r>
      <w:r w:rsidRPr="00602E4B">
        <w:rPr>
          <w:rStyle w:val="token"/>
          <w:rFonts w:ascii="Inter" w:eastAsiaTheme="majorEastAsia" w:hAnsi="Inter"/>
          <w:color w:val="ABB2BF"/>
          <w:sz w:val="18"/>
          <w:szCs w:val="18"/>
        </w:rPr>
        <w:t>)</w:t>
      </w:r>
    </w:p>
    <w:p w14:paraId="313CD8B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6538B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Honest validators reject invalid proposal</w:t>
      </w:r>
    </w:p>
    <w:p w14:paraId="4E25FED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get_committee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22AEB5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vote_on_proposal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invalid_block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23740F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is_byzantine</w:t>
      </w:r>
      <w:r w:rsidRPr="00602E4B">
        <w:rPr>
          <w:rStyle w:val="token"/>
          <w:rFonts w:ascii="Inter" w:eastAsiaTheme="majorEastAsia" w:hAnsi="Inter"/>
          <w:color w:val="ABB2BF"/>
          <w:sz w:val="18"/>
          <w:szCs w:val="18"/>
        </w:rPr>
        <w:t>()]</w:t>
      </w:r>
    </w:p>
    <w:p w14:paraId="36777B6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C700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 QC formed (honest validators didn't vote)</w:t>
      </w:r>
    </w:p>
    <w:p w14:paraId="0D6665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try_form_qc</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2C5B43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qc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4430FF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6CC124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Timeout occurs, view change</w:t>
      </w:r>
    </w:p>
    <w:p w14:paraId="7DE687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trigger_timeout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0FE1C7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63A1FAC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Honest leader proposes valid block</w:t>
      </w:r>
    </w:p>
    <w:p w14:paraId="581DCB4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0A0C44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13B5568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finalized_blocks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2EC66E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80D0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progress despite Byzantine leaders</w:t>
      </w:r>
    </w:p>
    <w:p w14:paraId="21D1D8C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Expected: ~80 blocks finalized (80% honest leaders)</w:t>
      </w:r>
    </w:p>
    <w:p w14:paraId="0A7748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finalized_blocks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70</w:t>
      </w:r>
    </w:p>
    <w:p w14:paraId="1D33A4C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finalized_blocks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90</w:t>
      </w:r>
    </w:p>
    <w:p w14:paraId="614418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C6888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all finalized blocks are valid</w:t>
      </w:r>
    </w:p>
    <w:p w14:paraId="214863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finalized_blocks</w:t>
      </w:r>
      <w:r w:rsidRPr="00602E4B">
        <w:rPr>
          <w:rStyle w:val="token"/>
          <w:rFonts w:ascii="Inter" w:eastAsiaTheme="majorEastAsia" w:hAnsi="Inter"/>
          <w:color w:val="ABB2BF"/>
          <w:sz w:val="18"/>
          <w:szCs w:val="18"/>
        </w:rPr>
        <w:t>:</w:t>
      </w:r>
    </w:p>
    <w:p w14:paraId="710F7B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is_valid</w:t>
      </w:r>
    </w:p>
    <w:p w14:paraId="7A12CB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3E03BC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306D4A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test_byzantine_committee_members</w:t>
      </w:r>
      <w:r w:rsidRPr="00602E4B">
        <w:rPr>
          <w:rStyle w:val="token"/>
          <w:rFonts w:ascii="Inter" w:eastAsiaTheme="majorEastAsia" w:hAnsi="Inter"/>
          <w:color w:val="ABB2BF"/>
          <w:sz w:val="18"/>
          <w:szCs w:val="18"/>
        </w:rPr>
        <w:t>():</w:t>
      </w:r>
    </w:p>
    <w:p w14:paraId="6BBCAE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protocol with Byzantine committee members"""</w:t>
      </w:r>
    </w:p>
    <w:p w14:paraId="40822F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D6B8D1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committee_size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02114A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C6EAB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Mark 30 committee members as Byzantine (30% &lt; 33%)</w:t>
      </w:r>
    </w:p>
    <w:p w14:paraId="6CC1CCC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byzantine_count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30</w:t>
      </w:r>
    </w:p>
    <w:p w14:paraId="61DB23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EE23B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38009E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0AE0495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byzantine_committee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byzantine_count</w:t>
      </w:r>
      <w:r w:rsidRPr="00602E4B">
        <w:rPr>
          <w:rStyle w:val="token"/>
          <w:rFonts w:ascii="Inter" w:eastAsiaTheme="majorEastAsia" w:hAnsi="Inter"/>
          <w:color w:val="ABB2BF"/>
          <w:sz w:val="18"/>
          <w:szCs w:val="18"/>
        </w:rPr>
        <w:t>]</w:t>
      </w:r>
    </w:p>
    <w:p w14:paraId="596B85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byzantine_committee</w:t>
      </w:r>
      <w:r w:rsidRPr="00602E4B">
        <w:rPr>
          <w:rStyle w:val="token"/>
          <w:rFonts w:ascii="Inter" w:eastAsiaTheme="majorEastAsia" w:hAnsi="Inter"/>
          <w:color w:val="ABB2BF"/>
          <w:sz w:val="18"/>
          <w:szCs w:val="18"/>
        </w:rPr>
        <w:t>:</w:t>
      </w:r>
    </w:p>
    <w:p w14:paraId="0CFAA2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set_byzantine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063841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745AA2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Honest leader proposes valid block</w:t>
      </w:r>
    </w:p>
    <w:p w14:paraId="069DE64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7297DD2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set_byzantine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Ensure honest leader</w:t>
      </w:r>
    </w:p>
    <w:p w14:paraId="470CE7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5521D4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EFC80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Byzantine members vote for conflicting block</w:t>
      </w:r>
    </w:p>
    <w:p w14:paraId="42DA632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fake_block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create_fake_block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4F1BA7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3086B4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509535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71D03A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is_byzantine</w:t>
      </w:r>
      <w:r w:rsidRPr="00602E4B">
        <w:rPr>
          <w:rStyle w:val="token"/>
          <w:rFonts w:ascii="Inter" w:eastAsiaTheme="majorEastAsia" w:hAnsi="Inter"/>
          <w:color w:val="ABB2BF"/>
          <w:sz w:val="18"/>
          <w:szCs w:val="18"/>
        </w:rPr>
        <w:t>():</w:t>
      </w:r>
    </w:p>
    <w:p w14:paraId="5C66FC0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Vote for fake block</w:t>
      </w:r>
    </w:p>
    <w:p w14:paraId="75DF46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fake_block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119F77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2DA751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Vote for real block</w:t>
      </w:r>
    </w:p>
    <w:p w14:paraId="06FD70B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vote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43D920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vote</w:t>
      </w:r>
      <w:r w:rsidRPr="00602E4B">
        <w:rPr>
          <w:rStyle w:val="token"/>
          <w:rFonts w:ascii="Inter" w:eastAsiaTheme="majorEastAsia" w:hAnsi="Inter"/>
          <w:color w:val="ABB2BF"/>
          <w:sz w:val="18"/>
          <w:szCs w:val="18"/>
        </w:rPr>
        <w:t>)</w:t>
      </w:r>
    </w:p>
    <w:p w14:paraId="7BBFAA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2FEF9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Try to form QC for real block</w:t>
      </w:r>
    </w:p>
    <w:p w14:paraId="0AAEF89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honest_votes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v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prepare_votes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is_byzantine</w:t>
      </w:r>
      <w:r w:rsidRPr="00602E4B">
        <w:rPr>
          <w:rStyle w:val="token"/>
          <w:rFonts w:ascii="Inter" w:eastAsiaTheme="majorEastAsia" w:hAnsi="Inter"/>
          <w:color w:val="ABB2BF"/>
          <w:sz w:val="18"/>
          <w:szCs w:val="18"/>
        </w:rPr>
        <w:t>()]</w:t>
      </w:r>
    </w:p>
    <w:p w14:paraId="75833E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weight_sum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normalized_weight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honest_votes</w:t>
      </w:r>
      <w:r w:rsidRPr="00602E4B">
        <w:rPr>
          <w:rStyle w:val="token"/>
          <w:rFonts w:ascii="Inter" w:eastAsiaTheme="majorEastAsia" w:hAnsi="Inter"/>
          <w:color w:val="ABB2BF"/>
          <w:sz w:val="18"/>
          <w:szCs w:val="18"/>
        </w:rPr>
        <w:t>)</w:t>
      </w:r>
    </w:p>
    <w:p w14:paraId="46FDD0D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240E9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70% honest weight should achieve quorum (&gt;= 67%)</w:t>
      </w:r>
    </w:p>
    <w:p w14:paraId="5F5AD03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weight_sum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3.0</w:t>
      </w:r>
    </w:p>
    <w:p w14:paraId="39F27A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64F035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QC forms with honest votes</w:t>
      </w:r>
    </w:p>
    <w:p w14:paraId="403FB1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form_qc_from_votes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honest_votes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ConsensusPhase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w:t>
      </w:r>
      <w:r w:rsidRPr="00602E4B">
        <w:rPr>
          <w:rStyle w:val="token"/>
          <w:rFonts w:ascii="Inter" w:eastAsiaTheme="majorEastAsia" w:hAnsi="Inter"/>
          <w:color w:val="ABB2BF"/>
          <w:sz w:val="18"/>
          <w:szCs w:val="18"/>
        </w:rPr>
        <w:t>)</w:t>
      </w:r>
    </w:p>
    <w:p w14:paraId="6676B7D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qc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7376FD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block_hash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p>
    <w:p w14:paraId="36E929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9DB2E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Byzantine votes don't interfere</w:t>
      </w:r>
    </w:p>
    <w:p w14:paraId="588668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(they voted for different block, so don't count toward this QC)</w:t>
      </w:r>
    </w:p>
    <w:p w14:paraId="37598603"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qc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signatures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honest_votes</w:t>
      </w:r>
      <w:r w:rsidRPr="00602E4B">
        <w:rPr>
          <w:rStyle w:val="token"/>
          <w:rFonts w:ascii="Inter" w:eastAsiaTheme="majorEastAsia" w:hAnsi="Inter"/>
          <w:color w:val="ABB2BF"/>
          <w:sz w:val="18"/>
          <w:szCs w:val="18"/>
        </w:rPr>
        <w:t>)</w:t>
      </w:r>
    </w:p>
    <w:p w14:paraId="0076EE1F"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DDoS Simulation</w:t>
      </w:r>
    </w:p>
    <w:p w14:paraId="6D99C43F" w14:textId="77777777" w:rsidR="00404521" w:rsidRPr="00602E4B" w:rsidRDefault="00404521" w:rsidP="00404521">
      <w:pPr>
        <w:rPr>
          <w:rFonts w:ascii="Inter" w:hAnsi="Inter"/>
          <w:sz w:val="18"/>
          <w:szCs w:val="18"/>
        </w:rPr>
      </w:pPr>
      <w:r w:rsidRPr="00602E4B">
        <w:rPr>
          <w:rFonts w:ascii="Inter" w:hAnsi="Inter"/>
          <w:sz w:val="18"/>
          <w:szCs w:val="18"/>
        </w:rPr>
        <w:t>python</w:t>
      </w:r>
    </w:p>
    <w:p w14:paraId="3F0A8C7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test_ddos_resilience</w:t>
      </w:r>
      <w:r w:rsidRPr="00602E4B">
        <w:rPr>
          <w:rStyle w:val="token"/>
          <w:rFonts w:ascii="Inter" w:eastAsiaTheme="majorEastAsia" w:hAnsi="Inter"/>
          <w:color w:val="ABB2BF"/>
          <w:sz w:val="18"/>
          <w:szCs w:val="18"/>
        </w:rPr>
        <w:t>():</w:t>
      </w:r>
    </w:p>
    <w:p w14:paraId="12BA8B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protocol under DDoS attack"""</w:t>
      </w:r>
    </w:p>
    <w:p w14:paraId="1977BC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219A0D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2E04CE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96B41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Simulate DDoS on leader</w:t>
      </w:r>
    </w:p>
    <w:p w14:paraId="72CC24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1C982D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1511B2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2FEED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Leader is under attack, cannot send messages</w:t>
      </w:r>
    </w:p>
    <w:p w14:paraId="68DFDE5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ddos_validator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leader</w:t>
      </w:r>
      <w:r w:rsidRPr="00602E4B">
        <w:rPr>
          <w:rStyle w:val="token"/>
          <w:rFonts w:ascii="Inter" w:eastAsiaTheme="majorEastAsia" w:hAnsi="Inter"/>
          <w:color w:val="ABB2BF"/>
          <w:sz w:val="18"/>
          <w:szCs w:val="18"/>
        </w:rPr>
        <w:t>)</w:t>
      </w:r>
    </w:p>
    <w:p w14:paraId="6F620E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D0E68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Committee waits for proposal</w:t>
      </w:r>
    </w:p>
    <w:p w14:paraId="2C28D5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sleep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TIMEOUT_T0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Base timeout: 2 seconds</w:t>
      </w:r>
    </w:p>
    <w:p w14:paraId="358EF29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7FE14A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Timeout occurs</w:t>
      </w:r>
    </w:p>
    <w:p w14:paraId="796A22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get_committee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77C13D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timeout_messages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create_timeout_message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TimeoutReason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NO_PROPOSAL</w:t>
      </w:r>
      <w:r w:rsidRPr="00602E4B">
        <w:rPr>
          <w:rStyle w:val="token"/>
          <w:rFonts w:ascii="Inter" w:eastAsiaTheme="majorEastAsia" w:hAnsi="Inter"/>
          <w:color w:val="ABB2BF"/>
          <w:sz w:val="18"/>
          <w:szCs w:val="18"/>
        </w:rPr>
        <w:t>)</w:t>
      </w:r>
    </w:p>
    <w:p w14:paraId="4B70DF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committee</w:t>
      </w:r>
      <w:r w:rsidRPr="00602E4B">
        <w:rPr>
          <w:rStyle w:val="token"/>
          <w:rFonts w:ascii="Inter" w:eastAsiaTheme="majorEastAsia" w:hAnsi="Inter"/>
          <w:color w:val="ABB2BF"/>
          <w:sz w:val="18"/>
          <w:szCs w:val="18"/>
        </w:rPr>
        <w:t>]</w:t>
      </w:r>
    </w:p>
    <w:p w14:paraId="4431585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17D7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Form timeout QC</w:t>
      </w:r>
    </w:p>
    <w:p w14:paraId="11C1A2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timeout_qc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aggregate_timeouts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timeout_messages</w:t>
      </w:r>
      <w:r w:rsidRPr="00602E4B">
        <w:rPr>
          <w:rStyle w:val="token"/>
          <w:rFonts w:ascii="Inter" w:eastAsiaTheme="majorEastAsia" w:hAnsi="Inter"/>
          <w:color w:val="ABB2BF"/>
          <w:sz w:val="18"/>
          <w:szCs w:val="18"/>
        </w:rPr>
        <w:t>)</w:t>
      </w:r>
    </w:p>
    <w:p w14:paraId="4C7F8D0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timeout_qc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54520FF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B3A9EE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View change to next round</w:t>
      </w:r>
    </w:p>
    <w:p w14:paraId="42EF555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72A9DED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79D5ED8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new_leader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i/>
          <w:iCs/>
          <w:color w:val="5C6370"/>
          <w:sz w:val="18"/>
          <w:szCs w:val="18"/>
        </w:rPr>
        <w:t># Different leader</w:t>
      </w:r>
    </w:p>
    <w:p w14:paraId="1F078DE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DB69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New leader proposes with timeout justification</w:t>
      </w:r>
    </w:p>
    <w:p w14:paraId="1F628F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new_leader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propose_after_timeout</w:t>
      </w:r>
      <w:r w:rsidRPr="00602E4B">
        <w:rPr>
          <w:rStyle w:val="token"/>
          <w:rFonts w:ascii="Inter" w:eastAsiaTheme="majorEastAsia" w:hAnsi="Inter"/>
          <w:color w:val="ABB2BF"/>
          <w:sz w:val="18"/>
          <w:szCs w:val="18"/>
        </w:rPr>
        <w:t>(</w:t>
      </w:r>
    </w:p>
    <w:p w14:paraId="2328F3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75125DF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timeout_qc</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timeout_qc</w:t>
      </w:r>
    </w:p>
    <w:p w14:paraId="5CAB150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A53BBF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95DB7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Network recovers and finalizes block</w:t>
      </w:r>
    </w:p>
    <w:p w14:paraId="4B5D8C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5EE693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finalized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get_finalized_block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height</w:t>
      </w:r>
      <w:r w:rsidRPr="00602E4B">
        <w:rPr>
          <w:rStyle w:val="token"/>
          <w:rFonts w:ascii="Inter" w:eastAsiaTheme="majorEastAsia" w:hAnsi="Inter"/>
          <w:color w:val="ABB2BF"/>
          <w:sz w:val="18"/>
          <w:szCs w:val="18"/>
        </w:rPr>
        <w:t>)</w:t>
      </w:r>
    </w:p>
    <w:p w14:paraId="4EB5AD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finalized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None</w:t>
      </w:r>
    </w:p>
    <w:p w14:paraId="2AC3837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996DCD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exponential backoff applied</w:t>
      </w:r>
    </w:p>
    <w:p w14:paraId="1BA427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timeout_duration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get_timeout_for_round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03971C85"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timeout_duration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T0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THETA  </w:t>
      </w:r>
      <w:r w:rsidRPr="00602E4B">
        <w:rPr>
          <w:rStyle w:val="token"/>
          <w:rFonts w:ascii="Inter" w:eastAsiaTheme="majorEastAsia" w:hAnsi="Inter"/>
          <w:i/>
          <w:iCs/>
          <w:color w:val="5C6370"/>
          <w:sz w:val="18"/>
          <w:szCs w:val="18"/>
        </w:rPr>
        <w:t># 2s * 1.5 = 3s</w:t>
      </w:r>
    </w:p>
    <w:p w14:paraId="572DCD44" w14:textId="77777777" w:rsidR="00404521" w:rsidRPr="00602E4B" w:rsidRDefault="00404521" w:rsidP="00404521">
      <w:pPr>
        <w:pStyle w:val="Heading2"/>
        <w:rPr>
          <w:rFonts w:ascii="Inter" w:hAnsi="Inter"/>
          <w:color w:val="auto"/>
          <w:sz w:val="18"/>
          <w:szCs w:val="18"/>
        </w:rPr>
      </w:pPr>
      <w:r w:rsidRPr="00602E4B">
        <w:rPr>
          <w:rFonts w:ascii="Inter" w:hAnsi="Inter"/>
          <w:sz w:val="18"/>
          <w:szCs w:val="18"/>
        </w:rPr>
        <w:lastRenderedPageBreak/>
        <w:t>15.4 Performance Testing</w:t>
      </w:r>
    </w:p>
    <w:p w14:paraId="13289754"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Throughput and Latency Benchmarks:</w:t>
      </w:r>
    </w:p>
    <w:p w14:paraId="17421B07" w14:textId="77777777" w:rsidR="00404521" w:rsidRPr="00602E4B" w:rsidRDefault="00404521" w:rsidP="00404521">
      <w:pPr>
        <w:pStyle w:val="Heading3"/>
        <w:rPr>
          <w:rFonts w:ascii="Inter" w:hAnsi="Inter"/>
          <w:sz w:val="18"/>
          <w:szCs w:val="18"/>
        </w:rPr>
      </w:pPr>
      <w:r w:rsidRPr="00602E4B">
        <w:rPr>
          <w:rFonts w:ascii="Inter" w:hAnsi="Inter"/>
          <w:sz w:val="18"/>
          <w:szCs w:val="18"/>
        </w:rPr>
        <w:t>Baseline Performance Test</w:t>
      </w:r>
    </w:p>
    <w:p w14:paraId="5E13A725" w14:textId="77777777" w:rsidR="00404521" w:rsidRPr="00602E4B" w:rsidRDefault="00404521" w:rsidP="00404521">
      <w:pPr>
        <w:rPr>
          <w:rFonts w:ascii="Inter" w:hAnsi="Inter"/>
          <w:sz w:val="18"/>
          <w:szCs w:val="18"/>
        </w:rPr>
      </w:pPr>
      <w:r w:rsidRPr="00602E4B">
        <w:rPr>
          <w:rFonts w:ascii="Inter" w:hAnsi="Inter"/>
          <w:sz w:val="18"/>
          <w:szCs w:val="18"/>
        </w:rPr>
        <w:t>python</w:t>
      </w:r>
    </w:p>
    <w:p w14:paraId="33001AD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test_baseline_performance</w:t>
      </w:r>
      <w:r w:rsidRPr="00602E4B">
        <w:rPr>
          <w:rStyle w:val="token"/>
          <w:rFonts w:ascii="Inter" w:eastAsiaTheme="majorEastAsia" w:hAnsi="Inter"/>
          <w:color w:val="ABB2BF"/>
          <w:sz w:val="18"/>
          <w:szCs w:val="18"/>
        </w:rPr>
        <w:t>():</w:t>
      </w:r>
    </w:p>
    <w:p w14:paraId="2612B9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"""Measure baseline performance metrics"""</w:t>
      </w:r>
    </w:p>
    <w:p w14:paraId="3766CF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E45F9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committee_size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5D8530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A2C17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Metrics to track</w:t>
      </w:r>
    </w:p>
    <w:p w14:paraId="53E4F50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block_times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199F97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B0453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throughput_samples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FF8A6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126563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Produce 1000 blocks</w:t>
      </w:r>
    </w:p>
    <w:p w14:paraId="06C70F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1000</w:t>
      </w:r>
      <w:r w:rsidRPr="00602E4B">
        <w:rPr>
          <w:rStyle w:val="token"/>
          <w:rFonts w:ascii="Inter" w:eastAsiaTheme="majorEastAsia" w:hAnsi="Inter"/>
          <w:color w:val="ABB2BF"/>
          <w:sz w:val="18"/>
          <w:szCs w:val="18"/>
        </w:rPr>
        <w:t>):</w:t>
      </w:r>
    </w:p>
    <w:p w14:paraId="1DAA2A7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start_time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p>
    <w:p w14:paraId="242CF5D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BDF4F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Propose block</w:t>
      </w:r>
    </w:p>
    <w:p w14:paraId="70EC91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produce_block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3E9742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block_time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start_time</w:t>
      </w:r>
    </w:p>
    <w:p w14:paraId="4BE4E8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block_times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block_time</w:t>
      </w:r>
      <w:r w:rsidRPr="00602E4B">
        <w:rPr>
          <w:rStyle w:val="token"/>
          <w:rFonts w:ascii="Inter" w:eastAsiaTheme="majorEastAsia" w:hAnsi="Inter"/>
          <w:color w:val="ABB2BF"/>
          <w:sz w:val="18"/>
          <w:szCs w:val="18"/>
        </w:rPr>
        <w:t>)</w:t>
      </w:r>
    </w:p>
    <w:p w14:paraId="27B626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1FD069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Complete consensus</w:t>
      </w:r>
    </w:p>
    <w:p w14:paraId="32F355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finalization_start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p>
    <w:p w14:paraId="3C317B7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515A53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finalization_start</w:t>
      </w:r>
    </w:p>
    <w:p w14:paraId="11539B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finality_time</w:t>
      </w:r>
      <w:r w:rsidRPr="00602E4B">
        <w:rPr>
          <w:rStyle w:val="token"/>
          <w:rFonts w:ascii="Inter" w:eastAsiaTheme="majorEastAsia" w:hAnsi="Inter"/>
          <w:color w:val="ABB2BF"/>
          <w:sz w:val="18"/>
          <w:szCs w:val="18"/>
        </w:rPr>
        <w:t>)</w:t>
      </w:r>
    </w:p>
    <w:p w14:paraId="4F87DB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A06D69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Measure throughput</w:t>
      </w:r>
    </w:p>
    <w:p w14:paraId="6362C69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tx_count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transactions</w:t>
      </w:r>
      <w:r w:rsidRPr="00602E4B">
        <w:rPr>
          <w:rStyle w:val="token"/>
          <w:rFonts w:ascii="Inter" w:eastAsiaTheme="majorEastAsia" w:hAnsi="Inter"/>
          <w:color w:val="ABB2BF"/>
          <w:sz w:val="18"/>
          <w:szCs w:val="18"/>
        </w:rPr>
        <w:t>)</w:t>
      </w:r>
    </w:p>
    <w:p w14:paraId="5F68FB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throughput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tx_count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finality_time</w:t>
      </w:r>
    </w:p>
    <w:p w14:paraId="597D83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throughput_samples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throughput</w:t>
      </w:r>
      <w:r w:rsidRPr="00602E4B">
        <w:rPr>
          <w:rStyle w:val="token"/>
          <w:rFonts w:ascii="Inter" w:eastAsiaTheme="majorEastAsia" w:hAnsi="Inter"/>
          <w:color w:val="ABB2BF"/>
          <w:sz w:val="18"/>
          <w:szCs w:val="18"/>
        </w:rPr>
        <w:t>)</w:t>
      </w:r>
    </w:p>
    <w:p w14:paraId="3F1D42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083EF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statistics</w:t>
      </w:r>
    </w:p>
    <w:p w14:paraId="40761F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avg_block_time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statistics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block_times</w:t>
      </w:r>
      <w:r w:rsidRPr="00602E4B">
        <w:rPr>
          <w:rStyle w:val="token"/>
          <w:rFonts w:ascii="Inter" w:eastAsiaTheme="majorEastAsia" w:hAnsi="Inter"/>
          <w:color w:val="ABB2BF"/>
          <w:sz w:val="18"/>
          <w:szCs w:val="18"/>
        </w:rPr>
        <w:t>)</w:t>
      </w:r>
    </w:p>
    <w:p w14:paraId="0E9B066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p50_finality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statistics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median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finality_times</w:t>
      </w:r>
      <w:r w:rsidRPr="00602E4B">
        <w:rPr>
          <w:rStyle w:val="token"/>
          <w:rFonts w:ascii="Inter" w:eastAsiaTheme="majorEastAsia" w:hAnsi="Inter"/>
          <w:color w:val="ABB2BF"/>
          <w:sz w:val="18"/>
          <w:szCs w:val="18"/>
        </w:rPr>
        <w:t>)</w:t>
      </w:r>
    </w:p>
    <w:p w14:paraId="6C5100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p99_finality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statistics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quantiles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finality_times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98</w:t>
      </w:r>
      <w:r w:rsidRPr="00602E4B">
        <w:rPr>
          <w:rStyle w:val="token"/>
          <w:rFonts w:ascii="Inter" w:eastAsiaTheme="majorEastAsia" w:hAnsi="Inter"/>
          <w:color w:val="ABB2BF"/>
          <w:sz w:val="18"/>
          <w:szCs w:val="18"/>
        </w:rPr>
        <w:t>]</w:t>
      </w:r>
    </w:p>
    <w:p w14:paraId="7A7E7E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avg_throughput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statistics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throughput_samples</w:t>
      </w:r>
      <w:r w:rsidRPr="00602E4B">
        <w:rPr>
          <w:rStyle w:val="token"/>
          <w:rFonts w:ascii="Inter" w:eastAsiaTheme="majorEastAsia" w:hAnsi="Inter"/>
          <w:color w:val="ABB2BF"/>
          <w:sz w:val="18"/>
          <w:szCs w:val="18"/>
        </w:rPr>
        <w:t>)</w:t>
      </w:r>
    </w:p>
    <w:p w14:paraId="61BF3B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05BFD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Assert targets met</w:t>
      </w:r>
    </w:p>
    <w:p w14:paraId="641B74B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avg_block_time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Target: ≤ 2s block time</w:t>
      </w:r>
    </w:p>
    <w:p w14:paraId="0C5AB1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p50_finality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6.0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Target: ≤ 6s finality (3 phases × 2s)</w:t>
      </w:r>
    </w:p>
    <w:p w14:paraId="0E6236B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p99_finality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Target: &lt; 10s at p99</w:t>
      </w:r>
    </w:p>
    <w:p w14:paraId="68D90E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avg_throughput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Target: ≥ 2000 TPS</w:t>
      </w:r>
    </w:p>
    <w:p w14:paraId="6A12E0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133AB1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f"Performance Results:"</w:t>
      </w:r>
      <w:r w:rsidRPr="00602E4B">
        <w:rPr>
          <w:rStyle w:val="token"/>
          <w:rFonts w:ascii="Inter" w:eastAsiaTheme="majorEastAsia" w:hAnsi="Inter"/>
          <w:color w:val="ABB2BF"/>
          <w:sz w:val="18"/>
          <w:szCs w:val="18"/>
        </w:rPr>
        <w:t>)</w:t>
      </w:r>
    </w:p>
    <w:p w14:paraId="66373EE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Avg Block Time: </w:t>
      </w:r>
      <w:r w:rsidRPr="00602E4B">
        <w:rPr>
          <w:rStyle w:val="token"/>
          <w:rFonts w:ascii="Inter" w:eastAsiaTheme="majorEastAsia" w:hAnsi="Inter"/>
          <w:color w:val="ABB2BF"/>
          <w:sz w:val="18"/>
          <w:szCs w:val="18"/>
        </w:rPr>
        <w:t>{avg_block_time:.2f}</w:t>
      </w:r>
      <w:r w:rsidRPr="00602E4B">
        <w:rPr>
          <w:rStyle w:val="token"/>
          <w:rFonts w:ascii="Inter" w:eastAsiaTheme="majorEastAsia" w:hAnsi="Inter"/>
          <w:color w:val="98C379"/>
          <w:sz w:val="18"/>
          <w:szCs w:val="18"/>
        </w:rPr>
        <w:t>s"</w:t>
      </w:r>
      <w:r w:rsidRPr="00602E4B">
        <w:rPr>
          <w:rStyle w:val="token"/>
          <w:rFonts w:ascii="Inter" w:eastAsiaTheme="majorEastAsia" w:hAnsi="Inter"/>
          <w:color w:val="ABB2BF"/>
          <w:sz w:val="18"/>
          <w:szCs w:val="18"/>
        </w:rPr>
        <w:t>)</w:t>
      </w:r>
    </w:p>
    <w:p w14:paraId="70755B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P50 Finality: </w:t>
      </w:r>
      <w:r w:rsidRPr="00602E4B">
        <w:rPr>
          <w:rStyle w:val="token"/>
          <w:rFonts w:ascii="Inter" w:eastAsiaTheme="majorEastAsia" w:hAnsi="Inter"/>
          <w:color w:val="ABB2BF"/>
          <w:sz w:val="18"/>
          <w:szCs w:val="18"/>
        </w:rPr>
        <w:t>{p50_finality:.2f}</w:t>
      </w:r>
      <w:r w:rsidRPr="00602E4B">
        <w:rPr>
          <w:rStyle w:val="token"/>
          <w:rFonts w:ascii="Inter" w:eastAsiaTheme="majorEastAsia" w:hAnsi="Inter"/>
          <w:color w:val="98C379"/>
          <w:sz w:val="18"/>
          <w:szCs w:val="18"/>
        </w:rPr>
        <w:t>s"</w:t>
      </w:r>
      <w:r w:rsidRPr="00602E4B">
        <w:rPr>
          <w:rStyle w:val="token"/>
          <w:rFonts w:ascii="Inter" w:eastAsiaTheme="majorEastAsia" w:hAnsi="Inter"/>
          <w:color w:val="ABB2BF"/>
          <w:sz w:val="18"/>
          <w:szCs w:val="18"/>
        </w:rPr>
        <w:t>)</w:t>
      </w:r>
    </w:p>
    <w:p w14:paraId="613B2BB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P99 Finality: </w:t>
      </w:r>
      <w:r w:rsidRPr="00602E4B">
        <w:rPr>
          <w:rStyle w:val="token"/>
          <w:rFonts w:ascii="Inter" w:eastAsiaTheme="majorEastAsia" w:hAnsi="Inter"/>
          <w:color w:val="ABB2BF"/>
          <w:sz w:val="18"/>
          <w:szCs w:val="18"/>
        </w:rPr>
        <w:t>{p99_finality:.2f}</w:t>
      </w:r>
      <w:r w:rsidRPr="00602E4B">
        <w:rPr>
          <w:rStyle w:val="token"/>
          <w:rFonts w:ascii="Inter" w:eastAsiaTheme="majorEastAsia" w:hAnsi="Inter"/>
          <w:color w:val="98C379"/>
          <w:sz w:val="18"/>
          <w:szCs w:val="18"/>
        </w:rPr>
        <w:t>s"</w:t>
      </w:r>
      <w:r w:rsidRPr="00602E4B">
        <w:rPr>
          <w:rStyle w:val="token"/>
          <w:rFonts w:ascii="Inter" w:eastAsiaTheme="majorEastAsia" w:hAnsi="Inter"/>
          <w:color w:val="ABB2BF"/>
          <w:sz w:val="18"/>
          <w:szCs w:val="18"/>
        </w:rPr>
        <w:t>)</w:t>
      </w:r>
    </w:p>
    <w:p w14:paraId="360A3BB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Avg Throughput: </w:t>
      </w:r>
      <w:r w:rsidRPr="00602E4B">
        <w:rPr>
          <w:rStyle w:val="token"/>
          <w:rFonts w:ascii="Inter" w:eastAsiaTheme="majorEastAsia" w:hAnsi="Inter"/>
          <w:color w:val="ABB2BF"/>
          <w:sz w:val="18"/>
          <w:szCs w:val="18"/>
        </w:rPr>
        <w:t>{avg_throughput:.0f}</w:t>
      </w:r>
      <w:r w:rsidRPr="00602E4B">
        <w:rPr>
          <w:rStyle w:val="token"/>
          <w:rFonts w:ascii="Inter" w:eastAsiaTheme="majorEastAsia" w:hAnsi="Inter"/>
          <w:color w:val="98C379"/>
          <w:sz w:val="18"/>
          <w:szCs w:val="18"/>
        </w:rPr>
        <w:t xml:space="preserve"> TPS"</w:t>
      </w:r>
      <w:r w:rsidRPr="00602E4B">
        <w:rPr>
          <w:rStyle w:val="token"/>
          <w:rFonts w:ascii="Inter" w:eastAsiaTheme="majorEastAsia" w:hAnsi="Inter"/>
          <w:color w:val="ABB2BF"/>
          <w:sz w:val="18"/>
          <w:szCs w:val="18"/>
        </w:rPr>
        <w:t>)</w:t>
      </w:r>
    </w:p>
    <w:p w14:paraId="41A2BD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1B4A74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126784D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test_scalability</w:t>
      </w:r>
      <w:r w:rsidRPr="00602E4B">
        <w:rPr>
          <w:rStyle w:val="token"/>
          <w:rFonts w:ascii="Inter" w:eastAsiaTheme="majorEastAsia" w:hAnsi="Inter"/>
          <w:color w:val="ABB2BF"/>
          <w:sz w:val="18"/>
          <w:szCs w:val="18"/>
        </w:rPr>
        <w:t>():</w:t>
      </w:r>
    </w:p>
    <w:p w14:paraId="286030F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performance with varying validator counts"""</w:t>
      </w:r>
    </w:p>
    <w:p w14:paraId="0D42DC5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0C4F1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8443DB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006D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validator_count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500</w:t>
      </w:r>
      <w:r w:rsidRPr="00602E4B">
        <w:rPr>
          <w:rStyle w:val="token"/>
          <w:rFonts w:ascii="Inter" w:eastAsiaTheme="majorEastAsia" w:hAnsi="Inter"/>
          <w:color w:val="ABB2BF"/>
          <w:sz w:val="18"/>
          <w:szCs w:val="18"/>
        </w:rPr>
        <w:t>]:</w:t>
      </w:r>
    </w:p>
    <w:p w14:paraId="1465325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committee_size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validator_count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50% committee</w:t>
      </w:r>
    </w:p>
    <w:p w14:paraId="094915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3CC12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p>
    <w:p w14:paraId="56DFF1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validator_count</w:t>
      </w:r>
      <w:r w:rsidRPr="00602E4B">
        <w:rPr>
          <w:rStyle w:val="token"/>
          <w:rFonts w:ascii="Inter" w:eastAsiaTheme="majorEastAsia" w:hAnsi="Inter"/>
          <w:color w:val="ABB2BF"/>
          <w:sz w:val="18"/>
          <w:szCs w:val="18"/>
        </w:rPr>
        <w:t>,</w:t>
      </w:r>
    </w:p>
    <w:p w14:paraId="684364B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committee_size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committee_size</w:t>
      </w:r>
    </w:p>
    <w:p w14:paraId="7C7C029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C7D59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FDD09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Measure finality time over 100 blocks</w:t>
      </w:r>
    </w:p>
    <w:p w14:paraId="4DB169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A275B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2E5D8A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06B691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p>
    <w:p w14:paraId="24EF6918"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p>
    <w:p w14:paraId="5DF140EA" w14:textId="77777777" w:rsidR="00404521" w:rsidRPr="00602E4B" w:rsidRDefault="00404521" w:rsidP="00404521">
      <w:pPr>
        <w:rPr>
          <w:rFonts w:ascii="Inter" w:hAnsi="Inter"/>
          <w:sz w:val="18"/>
          <w:szCs w:val="18"/>
        </w:rPr>
      </w:pPr>
      <w:r w:rsidRPr="00602E4B">
        <w:rPr>
          <w:rFonts w:ascii="Inter" w:hAnsi="Inter"/>
          <w:sz w:val="18"/>
          <w:szCs w:val="18"/>
        </w:rPr>
        <w:t>python</w:t>
      </w:r>
    </w:p>
    <w:p w14:paraId="0B54318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37FC6CF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p>
    <w:p w14:paraId="69EE368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produce_and_finalize_block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72AE7B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start</w:t>
      </w:r>
    </w:p>
    <w:p w14:paraId="2AD378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finality_time</w:t>
      </w:r>
      <w:r w:rsidRPr="00602E4B">
        <w:rPr>
          <w:rStyle w:val="token"/>
          <w:rFonts w:ascii="Inter" w:eastAsiaTheme="majorEastAsia" w:hAnsi="Inter"/>
          <w:color w:val="ABB2BF"/>
          <w:sz w:val="18"/>
          <w:szCs w:val="18"/>
        </w:rPr>
        <w:t>)</w:t>
      </w:r>
    </w:p>
    <w:p w14:paraId="0DCA3E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2CF55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avg_finality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statistics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finality_times</w:t>
      </w:r>
      <w:r w:rsidRPr="00602E4B">
        <w:rPr>
          <w:rStyle w:val="token"/>
          <w:rFonts w:ascii="Inter" w:eastAsiaTheme="majorEastAsia" w:hAnsi="Inter"/>
          <w:color w:val="ABB2BF"/>
          <w:sz w:val="18"/>
          <w:szCs w:val="18"/>
        </w:rPr>
        <w:t>)</w:t>
      </w:r>
    </w:p>
    <w:p w14:paraId="0703C65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p99_finality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statistics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quantiles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finality_times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98</w:t>
      </w:r>
      <w:r w:rsidRPr="00602E4B">
        <w:rPr>
          <w:rStyle w:val="token"/>
          <w:rFonts w:ascii="Inter" w:eastAsiaTheme="majorEastAsia" w:hAnsi="Inter"/>
          <w:color w:val="ABB2BF"/>
          <w:sz w:val="18"/>
          <w:szCs w:val="18"/>
        </w:rPr>
        <w:t>]</w:t>
      </w:r>
    </w:p>
    <w:p w14:paraId="36DDB2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252E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validator_count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786CA6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'avg_finality'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avg_finality</w:t>
      </w:r>
      <w:r w:rsidRPr="00602E4B">
        <w:rPr>
          <w:rStyle w:val="token"/>
          <w:rFonts w:ascii="Inter" w:eastAsiaTheme="majorEastAsia" w:hAnsi="Inter"/>
          <w:color w:val="ABB2BF"/>
          <w:sz w:val="18"/>
          <w:szCs w:val="18"/>
        </w:rPr>
        <w:t>,</w:t>
      </w:r>
    </w:p>
    <w:p w14:paraId="290F14F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'p99_finality'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p99_finality</w:t>
      </w:r>
      <w:r w:rsidRPr="00602E4B">
        <w:rPr>
          <w:rStyle w:val="token"/>
          <w:rFonts w:ascii="Inter" w:eastAsiaTheme="majorEastAsia" w:hAnsi="Inter"/>
          <w:color w:val="ABB2BF"/>
          <w:sz w:val="18"/>
          <w:szCs w:val="18"/>
        </w:rPr>
        <w:t>,</w:t>
      </w:r>
    </w:p>
    <w:p w14:paraId="42A398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'committee_size'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committee_size</w:t>
      </w:r>
    </w:p>
    <w:p w14:paraId="190DFD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8B0AD2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EF0F6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scalability</w:t>
      </w:r>
    </w:p>
    <w:p w14:paraId="3A2DB2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Performance should not degrade significantly with more validators</w:t>
      </w:r>
    </w:p>
    <w:p w14:paraId="0630AB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500</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'p99_finality'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'p99_finality'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w:t>
      </w:r>
    </w:p>
    <w:p w14:paraId="143D94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9667A7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"Scalability Results:"</w:t>
      </w:r>
      <w:r w:rsidRPr="00602E4B">
        <w:rPr>
          <w:rStyle w:val="token"/>
          <w:rFonts w:ascii="Inter" w:eastAsiaTheme="majorEastAsia" w:hAnsi="Inter"/>
          <w:color w:val="ABB2BF"/>
          <w:sz w:val="18"/>
          <w:szCs w:val="18"/>
        </w:rPr>
        <w:t>)</w:t>
      </w:r>
    </w:p>
    <w:p w14:paraId="0B75E23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metrics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4474BC9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w:t>
      </w:r>
      <w:r w:rsidRPr="00602E4B">
        <w:rPr>
          <w:rStyle w:val="token"/>
          <w:rFonts w:ascii="Inter" w:eastAsiaTheme="majorEastAsia" w:hAnsi="Inter"/>
          <w:color w:val="ABB2BF"/>
          <w:sz w:val="18"/>
          <w:szCs w:val="18"/>
        </w:rPr>
        <w:t>{count}</w:t>
      </w:r>
      <w:r w:rsidRPr="00602E4B">
        <w:rPr>
          <w:rStyle w:val="token"/>
          <w:rFonts w:ascii="Inter" w:eastAsiaTheme="majorEastAsia" w:hAnsi="Inter"/>
          <w:color w:val="98C379"/>
          <w:sz w:val="18"/>
          <w:szCs w:val="18"/>
        </w:rPr>
        <w:t xml:space="preserve"> validators (</w:t>
      </w:r>
      <w:r w:rsidRPr="00602E4B">
        <w:rPr>
          <w:rStyle w:val="token"/>
          <w:rFonts w:ascii="Inter" w:eastAsiaTheme="majorEastAsia" w:hAnsi="Inter"/>
          <w:color w:val="ABB2BF"/>
          <w:sz w:val="18"/>
          <w:szCs w:val="18"/>
        </w:rPr>
        <w:t>{metrics[</w:t>
      </w:r>
      <w:r w:rsidRPr="00602E4B">
        <w:rPr>
          <w:rStyle w:val="token"/>
          <w:rFonts w:ascii="Inter" w:eastAsiaTheme="majorEastAsia" w:hAnsi="Inter"/>
          <w:color w:val="98C379"/>
          <w:sz w:val="18"/>
          <w:szCs w:val="18"/>
        </w:rPr>
        <w:t>'committee_size'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 committee):"</w:t>
      </w:r>
      <w:r w:rsidRPr="00602E4B">
        <w:rPr>
          <w:rStyle w:val="token"/>
          <w:rFonts w:ascii="Inter" w:eastAsiaTheme="majorEastAsia" w:hAnsi="Inter"/>
          <w:color w:val="ABB2BF"/>
          <w:sz w:val="18"/>
          <w:szCs w:val="18"/>
        </w:rPr>
        <w:t>)</w:t>
      </w:r>
    </w:p>
    <w:p w14:paraId="4D73A77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Avg Finality: </w:t>
      </w:r>
      <w:r w:rsidRPr="00602E4B">
        <w:rPr>
          <w:rStyle w:val="token"/>
          <w:rFonts w:ascii="Inter" w:eastAsiaTheme="majorEastAsia" w:hAnsi="Inter"/>
          <w:color w:val="ABB2BF"/>
          <w:sz w:val="18"/>
          <w:szCs w:val="18"/>
        </w:rPr>
        <w:t>{metrics[</w:t>
      </w:r>
      <w:r w:rsidRPr="00602E4B">
        <w:rPr>
          <w:rStyle w:val="token"/>
          <w:rFonts w:ascii="Inter" w:eastAsiaTheme="majorEastAsia" w:hAnsi="Inter"/>
          <w:color w:val="98C379"/>
          <w:sz w:val="18"/>
          <w:szCs w:val="18"/>
        </w:rPr>
        <w:t>'avg_finality'</w:t>
      </w:r>
      <w:r w:rsidRPr="00602E4B">
        <w:rPr>
          <w:rStyle w:val="token"/>
          <w:rFonts w:ascii="Inter" w:eastAsiaTheme="majorEastAsia" w:hAnsi="Inter"/>
          <w:color w:val="ABB2BF"/>
          <w:sz w:val="18"/>
          <w:szCs w:val="18"/>
        </w:rPr>
        <w:t>]:.2f}</w:t>
      </w:r>
      <w:r w:rsidRPr="00602E4B">
        <w:rPr>
          <w:rStyle w:val="token"/>
          <w:rFonts w:ascii="Inter" w:eastAsiaTheme="majorEastAsia" w:hAnsi="Inter"/>
          <w:color w:val="98C379"/>
          <w:sz w:val="18"/>
          <w:szCs w:val="18"/>
        </w:rPr>
        <w:t>s"</w:t>
      </w:r>
      <w:r w:rsidRPr="00602E4B">
        <w:rPr>
          <w:rStyle w:val="token"/>
          <w:rFonts w:ascii="Inter" w:eastAsiaTheme="majorEastAsia" w:hAnsi="Inter"/>
          <w:color w:val="ABB2BF"/>
          <w:sz w:val="18"/>
          <w:szCs w:val="18"/>
        </w:rPr>
        <w:t>)</w:t>
      </w:r>
    </w:p>
    <w:p w14:paraId="68EBC2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P99 Finality: </w:t>
      </w:r>
      <w:r w:rsidRPr="00602E4B">
        <w:rPr>
          <w:rStyle w:val="token"/>
          <w:rFonts w:ascii="Inter" w:eastAsiaTheme="majorEastAsia" w:hAnsi="Inter"/>
          <w:color w:val="ABB2BF"/>
          <w:sz w:val="18"/>
          <w:szCs w:val="18"/>
        </w:rPr>
        <w:t>{metrics[</w:t>
      </w:r>
      <w:r w:rsidRPr="00602E4B">
        <w:rPr>
          <w:rStyle w:val="token"/>
          <w:rFonts w:ascii="Inter" w:eastAsiaTheme="majorEastAsia" w:hAnsi="Inter"/>
          <w:color w:val="98C379"/>
          <w:sz w:val="18"/>
          <w:szCs w:val="18"/>
        </w:rPr>
        <w:t>'p99_finality'</w:t>
      </w:r>
      <w:r w:rsidRPr="00602E4B">
        <w:rPr>
          <w:rStyle w:val="token"/>
          <w:rFonts w:ascii="Inter" w:eastAsiaTheme="majorEastAsia" w:hAnsi="Inter"/>
          <w:color w:val="ABB2BF"/>
          <w:sz w:val="18"/>
          <w:szCs w:val="18"/>
        </w:rPr>
        <w:t>]:.2f}</w:t>
      </w:r>
      <w:r w:rsidRPr="00602E4B">
        <w:rPr>
          <w:rStyle w:val="token"/>
          <w:rFonts w:ascii="Inter" w:eastAsiaTheme="majorEastAsia" w:hAnsi="Inter"/>
          <w:color w:val="98C379"/>
          <w:sz w:val="18"/>
          <w:szCs w:val="18"/>
        </w:rPr>
        <w:t>s"</w:t>
      </w:r>
      <w:r w:rsidRPr="00602E4B">
        <w:rPr>
          <w:rStyle w:val="token"/>
          <w:rFonts w:ascii="Inter" w:eastAsiaTheme="majorEastAsia" w:hAnsi="Inter"/>
          <w:color w:val="ABB2BF"/>
          <w:sz w:val="18"/>
          <w:szCs w:val="18"/>
        </w:rPr>
        <w:t>)</w:t>
      </w:r>
    </w:p>
    <w:p w14:paraId="37887C3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A1288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40C53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test_stress_conditions</w:t>
      </w:r>
      <w:r w:rsidRPr="00602E4B">
        <w:rPr>
          <w:rStyle w:val="token"/>
          <w:rFonts w:ascii="Inter" w:eastAsiaTheme="majorEastAsia" w:hAnsi="Inter"/>
          <w:color w:val="ABB2BF"/>
          <w:sz w:val="18"/>
          <w:szCs w:val="18"/>
        </w:rPr>
        <w:t>():</w:t>
      </w:r>
    </w:p>
    <w:p w14:paraId="67DEA3C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under high load and stress conditions"""</w:t>
      </w:r>
    </w:p>
    <w:p w14:paraId="633F0F3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537BB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create_test_network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300</w:t>
      </w:r>
      <w:r w:rsidRPr="00602E4B">
        <w:rPr>
          <w:rStyle w:val="token"/>
          <w:rFonts w:ascii="Inter" w:eastAsiaTheme="majorEastAsia" w:hAnsi="Inter"/>
          <w:color w:val="ABB2BF"/>
          <w:sz w:val="18"/>
          <w:szCs w:val="18"/>
        </w:rPr>
        <w:t>)</w:t>
      </w:r>
    </w:p>
    <w:p w14:paraId="461098A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5BDF7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Generate high transaction load</w:t>
      </w:r>
    </w:p>
    <w:p w14:paraId="63C6C44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tx_per_block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High load</w:t>
      </w:r>
    </w:p>
    <w:p w14:paraId="5B64EBC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9B6012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6579A3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successful_blocks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49C4611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CE584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p>
    <w:p w14:paraId="401E2F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block with many transactions</w:t>
      </w:r>
    </w:p>
    <w:p w14:paraId="610C78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transactions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generate_test_transactions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tx_per_block</w:t>
      </w:r>
      <w:r w:rsidRPr="00602E4B">
        <w:rPr>
          <w:rStyle w:val="token"/>
          <w:rFonts w:ascii="Inter" w:eastAsiaTheme="majorEastAsia" w:hAnsi="Inter"/>
          <w:color w:val="ABB2BF"/>
          <w:sz w:val="18"/>
          <w:szCs w:val="18"/>
        </w:rPr>
        <w:t>)</w:t>
      </w:r>
    </w:p>
    <w:p w14:paraId="3687EA0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729BE6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p>
    <w:p w14:paraId="377B11B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0762B90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produce_block_with_transactions</w:t>
      </w:r>
      <w:r w:rsidRPr="00602E4B">
        <w:rPr>
          <w:rStyle w:val="token"/>
          <w:rFonts w:ascii="Inter" w:eastAsiaTheme="majorEastAsia" w:hAnsi="Inter"/>
          <w:color w:val="ABB2BF"/>
          <w:sz w:val="18"/>
          <w:szCs w:val="18"/>
        </w:rPr>
        <w:t>(</w:t>
      </w:r>
    </w:p>
    <w:p w14:paraId="7161E3F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p>
    <w:p w14:paraId="537356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ABB2BF"/>
          <w:sz w:val="18"/>
          <w:szCs w:val="18"/>
        </w:rPr>
        <w:t>,</w:t>
      </w:r>
    </w:p>
    <w:p w14:paraId="0AB9B4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transactions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transactions</w:t>
      </w:r>
    </w:p>
    <w:p w14:paraId="1142E33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E12A0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3BA03B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start</w:t>
      </w:r>
    </w:p>
    <w:p w14:paraId="0D1689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finality_time</w:t>
      </w:r>
      <w:r w:rsidRPr="00602E4B">
        <w:rPr>
          <w:rStyle w:val="token"/>
          <w:rFonts w:ascii="Inter" w:eastAsiaTheme="majorEastAsia" w:hAnsi="Inter"/>
          <w:color w:val="ABB2BF"/>
          <w:sz w:val="18"/>
          <w:szCs w:val="18"/>
        </w:rPr>
        <w:t>)</w:t>
      </w:r>
    </w:p>
    <w:p w14:paraId="34AC30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successful_blocks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4CCD6E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TimeoutError</w:t>
      </w:r>
      <w:r w:rsidRPr="00602E4B">
        <w:rPr>
          <w:rStyle w:val="token"/>
          <w:rFonts w:ascii="Inter" w:eastAsiaTheme="majorEastAsia" w:hAnsi="Inter"/>
          <w:color w:val="ABB2BF"/>
          <w:sz w:val="18"/>
          <w:szCs w:val="18"/>
        </w:rPr>
        <w:t>:</w:t>
      </w:r>
    </w:p>
    <w:p w14:paraId="0001C5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Block failed to finalize in reasonable time</w:t>
      </w:r>
    </w:p>
    <w:p w14:paraId="5EF42F4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pass</w:t>
      </w:r>
    </w:p>
    <w:p w14:paraId="58C6515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2A83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Under stress, should still finalize most blocks</w:t>
      </w:r>
    </w:p>
    <w:p w14:paraId="3909F88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success_rate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successful_blocks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w:t>
      </w:r>
    </w:p>
    <w:p w14:paraId="4E9069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success_rate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0.95</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At least 95% success rate</w:t>
      </w:r>
    </w:p>
    <w:p w14:paraId="1520A3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339E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Finality may be slower but should remain bounded</w:t>
      </w:r>
    </w:p>
    <w:p w14:paraId="774CDF3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avg_finality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statistics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finality_times</w:t>
      </w:r>
      <w:r w:rsidRPr="00602E4B">
        <w:rPr>
          <w:rStyle w:val="token"/>
          <w:rFonts w:ascii="Inter" w:eastAsiaTheme="majorEastAsia" w:hAnsi="Inter"/>
          <w:color w:val="ABB2BF"/>
          <w:sz w:val="18"/>
          <w:szCs w:val="18"/>
        </w:rPr>
        <w:t>)</w:t>
      </w:r>
    </w:p>
    <w:p w14:paraId="5B1D1D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avg_finality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15.0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Acceptable under stress</w:t>
      </w:r>
    </w:p>
    <w:p w14:paraId="06F7DD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E0946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f"Stress Test Results:"</w:t>
      </w:r>
      <w:r w:rsidRPr="00602E4B">
        <w:rPr>
          <w:rStyle w:val="token"/>
          <w:rFonts w:ascii="Inter" w:eastAsiaTheme="majorEastAsia" w:hAnsi="Inter"/>
          <w:color w:val="ABB2BF"/>
          <w:sz w:val="18"/>
          <w:szCs w:val="18"/>
        </w:rPr>
        <w:t>)</w:t>
      </w:r>
    </w:p>
    <w:p w14:paraId="74E85D0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Success Rate: </w:t>
      </w:r>
      <w:r w:rsidRPr="00602E4B">
        <w:rPr>
          <w:rStyle w:val="token"/>
          <w:rFonts w:ascii="Inter" w:eastAsiaTheme="majorEastAsia" w:hAnsi="Inter"/>
          <w:color w:val="ABB2BF"/>
          <w:sz w:val="18"/>
          <w:szCs w:val="18"/>
        </w:rPr>
        <w:t>{success_rate:.1%}</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114649E3"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  Avg Finality: </w:t>
      </w:r>
      <w:r w:rsidRPr="00602E4B">
        <w:rPr>
          <w:rStyle w:val="token"/>
          <w:rFonts w:ascii="Inter" w:eastAsiaTheme="majorEastAsia" w:hAnsi="Inter"/>
          <w:color w:val="ABB2BF"/>
          <w:sz w:val="18"/>
          <w:szCs w:val="18"/>
        </w:rPr>
        <w:t>{avg_finality:.2f}</w:t>
      </w:r>
      <w:r w:rsidRPr="00602E4B">
        <w:rPr>
          <w:rStyle w:val="token"/>
          <w:rFonts w:ascii="Inter" w:eastAsiaTheme="majorEastAsia" w:hAnsi="Inter"/>
          <w:color w:val="98C379"/>
          <w:sz w:val="18"/>
          <w:szCs w:val="18"/>
        </w:rPr>
        <w:t>s"</w:t>
      </w:r>
      <w:r w:rsidRPr="00602E4B">
        <w:rPr>
          <w:rStyle w:val="token"/>
          <w:rFonts w:ascii="Inter" w:eastAsiaTheme="majorEastAsia" w:hAnsi="Inter"/>
          <w:color w:val="ABB2BF"/>
          <w:sz w:val="18"/>
          <w:szCs w:val="18"/>
        </w:rPr>
        <w:t>)</w:t>
      </w:r>
    </w:p>
    <w:p w14:paraId="508D49AD" w14:textId="77777777" w:rsidR="00404521" w:rsidRPr="00602E4B" w:rsidRDefault="00404521" w:rsidP="00404521">
      <w:pPr>
        <w:pStyle w:val="Heading2"/>
        <w:rPr>
          <w:rFonts w:ascii="Inter" w:hAnsi="Inter"/>
          <w:color w:val="auto"/>
          <w:sz w:val="18"/>
          <w:szCs w:val="18"/>
        </w:rPr>
      </w:pPr>
      <w:r w:rsidRPr="00602E4B">
        <w:rPr>
          <w:rFonts w:ascii="Inter" w:hAnsi="Inter"/>
          <w:sz w:val="18"/>
          <w:szCs w:val="18"/>
        </w:rPr>
        <w:t>15.5 Cross-Chain Interoperability Testing</w:t>
      </w:r>
    </w:p>
    <w:p w14:paraId="5750653C"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Bridge and Cross-Chain Operation Tests:</w:t>
      </w:r>
    </w:p>
    <w:p w14:paraId="4248A482" w14:textId="77777777" w:rsidR="00404521" w:rsidRPr="00602E4B" w:rsidRDefault="00404521" w:rsidP="00404521">
      <w:pPr>
        <w:pStyle w:val="Heading3"/>
        <w:rPr>
          <w:rFonts w:ascii="Inter" w:hAnsi="Inter"/>
          <w:sz w:val="18"/>
          <w:szCs w:val="18"/>
        </w:rPr>
      </w:pPr>
      <w:r w:rsidRPr="00602E4B">
        <w:rPr>
          <w:rFonts w:ascii="Inter" w:hAnsi="Inter"/>
          <w:sz w:val="18"/>
          <w:szCs w:val="18"/>
        </w:rPr>
        <w:t>Bridge Deposit Test</w:t>
      </w:r>
    </w:p>
    <w:p w14:paraId="77DBF6C6" w14:textId="77777777" w:rsidR="00404521" w:rsidRPr="00602E4B" w:rsidRDefault="00404521" w:rsidP="00404521">
      <w:pPr>
        <w:rPr>
          <w:rFonts w:ascii="Inter" w:hAnsi="Inter"/>
          <w:sz w:val="18"/>
          <w:szCs w:val="18"/>
        </w:rPr>
      </w:pPr>
      <w:r w:rsidRPr="00602E4B">
        <w:rPr>
          <w:rFonts w:ascii="Inter" w:hAnsi="Inter"/>
          <w:sz w:val="18"/>
          <w:szCs w:val="18"/>
        </w:rPr>
        <w:t>python</w:t>
      </w:r>
    </w:p>
    <w:p w14:paraId="4C970B2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test_ethereum_to_synergy_deposit</w:t>
      </w:r>
      <w:r w:rsidRPr="00602E4B">
        <w:rPr>
          <w:rStyle w:val="token"/>
          <w:rFonts w:ascii="Inter" w:eastAsiaTheme="majorEastAsia" w:hAnsi="Inter"/>
          <w:color w:val="ABB2BF"/>
          <w:sz w:val="18"/>
          <w:szCs w:val="18"/>
        </w:rPr>
        <w:t>():</w:t>
      </w:r>
    </w:p>
    <w:p w14:paraId="5994CA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complete flow of depositing ETH and receiving wrapped tokens"""</w:t>
      </w:r>
    </w:p>
    <w:p w14:paraId="3C2145E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383CA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Setup</w:t>
      </w:r>
    </w:p>
    <w:p w14:paraId="520F59D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31F5CE8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ethereum_network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create_mock_ethereum_network</w:t>
      </w:r>
      <w:r w:rsidRPr="00602E4B">
        <w:rPr>
          <w:rStyle w:val="token"/>
          <w:rFonts w:ascii="Inter" w:eastAsiaTheme="majorEastAsia" w:hAnsi="Inter"/>
          <w:color w:val="ABB2BF"/>
          <w:sz w:val="18"/>
          <w:szCs w:val="18"/>
        </w:rPr>
        <w:t>()</w:t>
      </w:r>
    </w:p>
    <w:p w14:paraId="3E016AA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setup_bridge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p>
    <w:p w14:paraId="5764B5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D8B11E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user_eth_address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"0x742d35Cc6634C0532925a3b844Bc9e7595f0bEb"</w:t>
      </w:r>
    </w:p>
    <w:p w14:paraId="6B3A8BB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user_uma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"sYnX-user123..."</w:t>
      </w:r>
    </w:p>
    <w:p w14:paraId="400F635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deposit_amount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1_000000000000000000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ETH in wei</w:t>
      </w:r>
    </w:p>
    <w:p w14:paraId="2962FBB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5F5F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User deposits ETH to bridge contract on Ethereum</w:t>
      </w:r>
    </w:p>
    <w:p w14:paraId="46E5E1D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eth_tx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send_transaction</w:t>
      </w:r>
      <w:r w:rsidRPr="00602E4B">
        <w:rPr>
          <w:rStyle w:val="token"/>
          <w:rFonts w:ascii="Inter" w:eastAsiaTheme="majorEastAsia" w:hAnsi="Inter"/>
          <w:color w:val="ABB2BF"/>
          <w:sz w:val="18"/>
          <w:szCs w:val="18"/>
        </w:rPr>
        <w:t>(</w:t>
      </w:r>
    </w:p>
    <w:p w14:paraId="7C15A9D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from_address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user_eth_address</w:t>
      </w:r>
      <w:r w:rsidRPr="00602E4B">
        <w:rPr>
          <w:rStyle w:val="token"/>
          <w:rFonts w:ascii="Inter" w:eastAsiaTheme="majorEastAsia" w:hAnsi="Inter"/>
          <w:color w:val="ABB2BF"/>
          <w:sz w:val="18"/>
          <w:szCs w:val="18"/>
        </w:rPr>
        <w:t>,</w:t>
      </w:r>
    </w:p>
    <w:p w14:paraId="66220B9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ethereum_contract_address</w:t>
      </w:r>
      <w:r w:rsidRPr="00602E4B">
        <w:rPr>
          <w:rStyle w:val="token"/>
          <w:rFonts w:ascii="Inter" w:eastAsiaTheme="majorEastAsia" w:hAnsi="Inter"/>
          <w:color w:val="ABB2BF"/>
          <w:sz w:val="18"/>
          <w:szCs w:val="18"/>
        </w:rPr>
        <w:t>,</w:t>
      </w:r>
    </w:p>
    <w:p w14:paraId="4323F31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value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deposit_amount</w:t>
      </w:r>
      <w:r w:rsidRPr="00602E4B">
        <w:rPr>
          <w:rStyle w:val="token"/>
          <w:rFonts w:ascii="Inter" w:eastAsiaTheme="majorEastAsia" w:hAnsi="Inter"/>
          <w:color w:val="ABB2BF"/>
          <w:sz w:val="18"/>
          <w:szCs w:val="18"/>
        </w:rPr>
        <w:t>,</w:t>
      </w:r>
    </w:p>
    <w:p w14:paraId="553121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data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encode_uma_destination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user_uma</w:t>
      </w:r>
      <w:r w:rsidRPr="00602E4B">
        <w:rPr>
          <w:rStyle w:val="token"/>
          <w:rFonts w:ascii="Inter" w:eastAsiaTheme="majorEastAsia" w:hAnsi="Inter"/>
          <w:color w:val="ABB2BF"/>
          <w:sz w:val="18"/>
          <w:szCs w:val="18"/>
        </w:rPr>
        <w:t>)</w:t>
      </w:r>
    </w:p>
    <w:p w14:paraId="58EB9A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19334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75428C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Wait for Ethereum confirmations</w:t>
      </w:r>
    </w:p>
    <w:p w14:paraId="22ADBB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mine_blocks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12</w:t>
      </w:r>
      <w:r w:rsidRPr="00602E4B">
        <w:rPr>
          <w:rStyle w:val="token"/>
          <w:rFonts w:ascii="Inter" w:eastAsiaTheme="majorEastAsia" w:hAnsi="Inter"/>
          <w:color w:val="ABB2BF"/>
          <w:sz w:val="18"/>
          <w:szCs w:val="18"/>
        </w:rPr>
        <w:t>)</w:t>
      </w:r>
    </w:p>
    <w:p w14:paraId="7DF484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28995E7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Bridge relayers detect deposit</w:t>
      </w:r>
    </w:p>
    <w:p w14:paraId="1EC8AD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13C262C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35368C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1E8160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relayer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relayers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First 100 relayers</w:t>
      </w:r>
    </w:p>
    <w:p w14:paraId="4FA2D68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Scan for deposit events</w:t>
      </w:r>
    </w:p>
    <w:p w14:paraId="350DB34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events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scan_for_deposits</w:t>
      </w:r>
      <w:r w:rsidRPr="00602E4B">
        <w:rPr>
          <w:rStyle w:val="token"/>
          <w:rFonts w:ascii="Inter" w:eastAsiaTheme="majorEastAsia" w:hAnsi="Inter"/>
          <w:color w:val="ABB2BF"/>
          <w:sz w:val="18"/>
          <w:szCs w:val="18"/>
        </w:rPr>
        <w:t>(</w:t>
      </w:r>
    </w:p>
    <w:p w14:paraId="69A4167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56FDD0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from_height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eth_tx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block_number</w:t>
      </w:r>
      <w:r w:rsidRPr="00602E4B">
        <w:rPr>
          <w:rStyle w:val="token"/>
          <w:rFonts w:ascii="Inter" w:eastAsiaTheme="majorEastAsia" w:hAnsi="Inter"/>
          <w:color w:val="ABB2BF"/>
          <w:sz w:val="18"/>
          <w:szCs w:val="18"/>
        </w:rPr>
        <w:t>,</w:t>
      </w:r>
    </w:p>
    <w:p w14:paraId="624239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eth_tx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block_number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12</w:t>
      </w:r>
    </w:p>
    <w:p w14:paraId="219D0D5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115E90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0994EE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attestation</w:t>
      </w:r>
    </w:p>
    <w:p w14:paraId="747548A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create_attestation</w:t>
      </w:r>
      <w:r w:rsidRPr="00602E4B">
        <w:rPr>
          <w:rStyle w:val="token"/>
          <w:rFonts w:ascii="Inter" w:eastAsiaTheme="majorEastAsia" w:hAnsi="Inter"/>
          <w:color w:val="ABB2BF"/>
          <w:sz w:val="18"/>
          <w:szCs w:val="18"/>
        </w:rPr>
        <w:t>(</w:t>
      </w:r>
    </w:p>
    <w:p w14:paraId="5270890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4246B0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up_to_height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eth_tx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block_number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12</w:t>
      </w:r>
    </w:p>
    <w:p w14:paraId="2CFC9CE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21D0D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w:t>
      </w:r>
      <w:r w:rsidRPr="00602E4B">
        <w:rPr>
          <w:rStyle w:val="token"/>
          <w:rFonts w:ascii="Inter" w:eastAsiaTheme="majorEastAsia" w:hAnsi="Inter"/>
          <w:color w:val="ABB2BF"/>
          <w:sz w:val="18"/>
          <w:szCs w:val="18"/>
        </w:rPr>
        <w:t>)</w:t>
      </w:r>
    </w:p>
    <w:p w14:paraId="5F91882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D21BD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Form threshold signature</w:t>
      </w:r>
    </w:p>
    <w:p w14:paraId="426FB63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threshold_sig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aggregate_threshold_signatures</w:t>
      </w:r>
      <w:r w:rsidRPr="00602E4B">
        <w:rPr>
          <w:rStyle w:val="token"/>
          <w:rFonts w:ascii="Inter" w:eastAsiaTheme="majorEastAsia" w:hAnsi="Inter"/>
          <w:color w:val="ABB2BF"/>
          <w:sz w:val="18"/>
          <w:szCs w:val="18"/>
        </w:rPr>
        <w:t>(</w:t>
      </w:r>
    </w:p>
    <w:p w14:paraId="52ADFFD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ABB2BF"/>
          <w:sz w:val="18"/>
          <w:szCs w:val="18"/>
        </w:rPr>
        <w:t>,</w:t>
      </w:r>
    </w:p>
    <w:p w14:paraId="783DE81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p>
    <w:p w14:paraId="79FD07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B14C6C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71AE3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Include in bridge checkpoint</w:t>
      </w:r>
    </w:p>
    <w:p w14:paraId="0D931D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checkpoint_round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get_next_bridge_checkpoint_round</w:t>
      </w:r>
      <w:r w:rsidRPr="00602E4B">
        <w:rPr>
          <w:rStyle w:val="token"/>
          <w:rFonts w:ascii="Inter" w:eastAsiaTheme="majorEastAsia" w:hAnsi="Inter"/>
          <w:color w:val="ABB2BF"/>
          <w:sz w:val="18"/>
          <w:szCs w:val="18"/>
        </w:rPr>
        <w:t>()</w:t>
      </w:r>
    </w:p>
    <w:p w14:paraId="5FE414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checkpoint_round</w:t>
      </w:r>
      <w:r w:rsidRPr="00602E4B">
        <w:rPr>
          <w:rStyle w:val="token"/>
          <w:rFonts w:ascii="Inter" w:eastAsiaTheme="majorEastAsia" w:hAnsi="Inter"/>
          <w:color w:val="ABB2BF"/>
          <w:sz w:val="18"/>
          <w:szCs w:val="18"/>
        </w:rPr>
        <w:t>)</w:t>
      </w:r>
    </w:p>
    <w:p w14:paraId="4BF39E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C12E98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BridgeCheckpoint</w:t>
      </w:r>
      <w:r w:rsidRPr="00602E4B">
        <w:rPr>
          <w:rStyle w:val="token"/>
          <w:rFonts w:ascii="Inter" w:eastAsiaTheme="majorEastAsia" w:hAnsi="Inter"/>
          <w:color w:val="ABB2BF"/>
          <w:sz w:val="18"/>
          <w:szCs w:val="18"/>
        </w:rPr>
        <w:t>(</w:t>
      </w:r>
    </w:p>
    <w:p w14:paraId="5C9610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03FE0F8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44A6AF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4999F70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2A5D6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threshold_qc</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1F109D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threshold_sig</w:t>
      </w:r>
    </w:p>
    <w:p w14:paraId="5B6E018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63EAC3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D613E4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69E04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propose_block_with_checkpoint</w:t>
      </w:r>
      <w:r w:rsidRPr="00602E4B">
        <w:rPr>
          <w:rStyle w:val="token"/>
          <w:rFonts w:ascii="Inter" w:eastAsiaTheme="majorEastAsia" w:hAnsi="Inter"/>
          <w:color w:val="ABB2BF"/>
          <w:sz w:val="18"/>
          <w:szCs w:val="18"/>
        </w:rPr>
        <w:t>(</w:t>
      </w:r>
    </w:p>
    <w:p w14:paraId="172547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0C3967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checkpoint_round</w:t>
      </w:r>
      <w:r w:rsidRPr="00602E4B">
        <w:rPr>
          <w:rStyle w:val="token"/>
          <w:rFonts w:ascii="Inter" w:eastAsiaTheme="majorEastAsia" w:hAnsi="Inter"/>
          <w:color w:val="ABB2BF"/>
          <w:sz w:val="18"/>
          <w:szCs w:val="18"/>
        </w:rPr>
        <w:t>,</w:t>
      </w:r>
    </w:p>
    <w:p w14:paraId="1136BBC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checkpoint</w:t>
      </w:r>
    </w:p>
    <w:p w14:paraId="7BCD8F4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7FDE75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2A1B58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5: Finalize block</w:t>
      </w:r>
    </w:p>
    <w:p w14:paraId="10BDAE4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57D275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FE69C2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6: Verify wrapped ETH minted to user</w:t>
      </w:r>
    </w:p>
    <w:p w14:paraId="0D01B60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user_account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get_account_by_uma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user_uma</w:t>
      </w:r>
      <w:r w:rsidRPr="00602E4B">
        <w:rPr>
          <w:rStyle w:val="token"/>
          <w:rFonts w:ascii="Inter" w:eastAsiaTheme="majorEastAsia" w:hAnsi="Inter"/>
          <w:color w:val="ABB2BF"/>
          <w:sz w:val="18"/>
          <w:szCs w:val="18"/>
        </w:rPr>
        <w:t>)</w:t>
      </w:r>
    </w:p>
    <w:p w14:paraId="15B1CC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weth_balance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user_account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get_balance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"wETH"</w:t>
      </w:r>
      <w:r w:rsidRPr="00602E4B">
        <w:rPr>
          <w:rStyle w:val="token"/>
          <w:rFonts w:ascii="Inter" w:eastAsiaTheme="majorEastAsia" w:hAnsi="Inter"/>
          <w:color w:val="ABB2BF"/>
          <w:sz w:val="18"/>
          <w:szCs w:val="18"/>
        </w:rPr>
        <w:t>)</w:t>
      </w:r>
    </w:p>
    <w:p w14:paraId="60FCDB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F8FBFE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weth_balance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deposit_amount</w:t>
      </w:r>
    </w:p>
    <w:p w14:paraId="28C15E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D628BE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f"</w:t>
      </w:r>
      <w:r w:rsidRPr="00602E4B">
        <w:rPr>
          <w:rStyle w:val="token"/>
          <w:rFonts w:ascii="Inter" w:eastAsiaTheme="majorEastAsia" w:hAnsi="Inter" w:cs="Segoe UI Symbol"/>
          <w:color w:val="98C379"/>
          <w:sz w:val="18"/>
          <w:szCs w:val="18"/>
        </w:rPr>
        <w:t>✓</w:t>
      </w:r>
      <w:r w:rsidRPr="00602E4B">
        <w:rPr>
          <w:rStyle w:val="token"/>
          <w:rFonts w:ascii="Inter" w:eastAsiaTheme="majorEastAsia" w:hAnsi="Inter"/>
          <w:color w:val="98C379"/>
          <w:sz w:val="18"/>
          <w:szCs w:val="18"/>
        </w:rPr>
        <w:t xml:space="preserve"> Deposit successful: </w:t>
      </w:r>
      <w:r w:rsidRPr="00602E4B">
        <w:rPr>
          <w:rStyle w:val="token"/>
          <w:rFonts w:ascii="Inter" w:eastAsiaTheme="majorEastAsia" w:hAnsi="Inter"/>
          <w:color w:val="ABB2BF"/>
          <w:sz w:val="18"/>
          <w:szCs w:val="18"/>
        </w:rPr>
        <w:t>{deposit_amount}</w:t>
      </w:r>
      <w:r w:rsidRPr="00602E4B">
        <w:rPr>
          <w:rStyle w:val="token"/>
          <w:rFonts w:ascii="Inter" w:eastAsiaTheme="majorEastAsia" w:hAnsi="Inter"/>
          <w:color w:val="98C379"/>
          <w:sz w:val="18"/>
          <w:szCs w:val="18"/>
        </w:rPr>
        <w:t xml:space="preserve"> wei wETH minted to </w:t>
      </w:r>
      <w:r w:rsidRPr="00602E4B">
        <w:rPr>
          <w:rStyle w:val="token"/>
          <w:rFonts w:ascii="Inter" w:eastAsiaTheme="majorEastAsia" w:hAnsi="Inter"/>
          <w:color w:val="ABB2BF"/>
          <w:sz w:val="18"/>
          <w:szCs w:val="18"/>
        </w:rPr>
        <w:t>{user_uma}</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689ECBE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2F02323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24D50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test_synergy_to_bitcoin_withdrawal</w:t>
      </w:r>
      <w:r w:rsidRPr="00602E4B">
        <w:rPr>
          <w:rStyle w:val="token"/>
          <w:rFonts w:ascii="Inter" w:eastAsiaTheme="majorEastAsia" w:hAnsi="Inter"/>
          <w:color w:val="ABB2BF"/>
          <w:sz w:val="18"/>
          <w:szCs w:val="18"/>
        </w:rPr>
        <w:t>():</w:t>
      </w:r>
    </w:p>
    <w:p w14:paraId="6B07EE4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withdrawing wrapped BTC from Synergy to Bitcoin"""</w:t>
      </w:r>
    </w:p>
    <w:p w14:paraId="2A4C45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21825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5F92D1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bitcoin_network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create_mock_bitcoin_network</w:t>
      </w:r>
      <w:r w:rsidRPr="00602E4B">
        <w:rPr>
          <w:rStyle w:val="token"/>
          <w:rFonts w:ascii="Inter" w:eastAsiaTheme="majorEastAsia" w:hAnsi="Inter"/>
          <w:color w:val="ABB2BF"/>
          <w:sz w:val="18"/>
          <w:szCs w:val="18"/>
        </w:rPr>
        <w:t>()</w:t>
      </w:r>
    </w:p>
    <w:p w14:paraId="1E6A9A1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setup_bridge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bitcoin_network</w:t>
      </w:r>
      <w:r w:rsidRPr="00602E4B">
        <w:rPr>
          <w:rStyle w:val="token"/>
          <w:rFonts w:ascii="Inter" w:eastAsiaTheme="majorEastAsia" w:hAnsi="Inter"/>
          <w:color w:val="ABB2BF"/>
          <w:sz w:val="18"/>
          <w:szCs w:val="18"/>
        </w:rPr>
        <w:t>)</w:t>
      </w:r>
    </w:p>
    <w:p w14:paraId="7AA651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89D4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user_uma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"sYnX-user456..."</w:t>
      </w:r>
    </w:p>
    <w:p w14:paraId="17B7C65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user_btc_address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"bc1qxy2kgdygjrsqtzq2n0yrf2493p83kkfjhx0wlh"</w:t>
      </w:r>
    </w:p>
    <w:p w14:paraId="004046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withdrawal_amount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50000000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0.5 BTC in satoshis</w:t>
      </w:r>
    </w:p>
    <w:p w14:paraId="3CD024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1536A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Setup: User has wrapped BTC on Synergy</w:t>
      </w:r>
    </w:p>
    <w:p w14:paraId="00DE08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user_account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get_account_by_uma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user_uma</w:t>
      </w:r>
      <w:r w:rsidRPr="00602E4B">
        <w:rPr>
          <w:rStyle w:val="token"/>
          <w:rFonts w:ascii="Inter" w:eastAsiaTheme="majorEastAsia" w:hAnsi="Inter"/>
          <w:color w:val="ABB2BF"/>
          <w:sz w:val="18"/>
          <w:szCs w:val="18"/>
        </w:rPr>
        <w:t>)</w:t>
      </w:r>
    </w:p>
    <w:p w14:paraId="60F01E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user_account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set_balance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"wBTC"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withdrawal_amount</w:t>
      </w:r>
      <w:r w:rsidRPr="00602E4B">
        <w:rPr>
          <w:rStyle w:val="token"/>
          <w:rFonts w:ascii="Inter" w:eastAsiaTheme="majorEastAsia" w:hAnsi="Inter"/>
          <w:color w:val="ABB2BF"/>
          <w:sz w:val="18"/>
          <w:szCs w:val="18"/>
        </w:rPr>
        <w:t>)</w:t>
      </w:r>
    </w:p>
    <w:p w14:paraId="76E123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61AEF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User initiates withdrawal</w:t>
      </w:r>
    </w:p>
    <w:p w14:paraId="426824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withdrawal_tx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submit_transaction</w:t>
      </w:r>
      <w:r w:rsidRPr="00602E4B">
        <w:rPr>
          <w:rStyle w:val="token"/>
          <w:rFonts w:ascii="Inter" w:eastAsiaTheme="majorEastAsia" w:hAnsi="Inter"/>
          <w:color w:val="ABB2BF"/>
          <w:sz w:val="18"/>
          <w:szCs w:val="18"/>
        </w:rPr>
        <w:t>(</w:t>
      </w:r>
    </w:p>
    <w:p w14:paraId="305A4A2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from_uma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user_uma</w:t>
      </w:r>
      <w:r w:rsidRPr="00602E4B">
        <w:rPr>
          <w:rStyle w:val="token"/>
          <w:rFonts w:ascii="Inter" w:eastAsiaTheme="majorEastAsia" w:hAnsi="Inter"/>
          <w:color w:val="ABB2BF"/>
          <w:sz w:val="18"/>
          <w:szCs w:val="18"/>
        </w:rPr>
        <w:t>,</w:t>
      </w:r>
    </w:p>
    <w:p w14:paraId="12DAE82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to_contract</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"BridgeWithdrawal"</w:t>
      </w:r>
      <w:r w:rsidRPr="00602E4B">
        <w:rPr>
          <w:rStyle w:val="token"/>
          <w:rFonts w:ascii="Inter" w:eastAsiaTheme="majorEastAsia" w:hAnsi="Inter"/>
          <w:color w:val="ABB2BF"/>
          <w:sz w:val="18"/>
          <w:szCs w:val="18"/>
        </w:rPr>
        <w:t>,</w:t>
      </w:r>
    </w:p>
    <w:p w14:paraId="7307CB1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function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"withdraw"</w:t>
      </w:r>
      <w:r w:rsidRPr="00602E4B">
        <w:rPr>
          <w:rStyle w:val="token"/>
          <w:rFonts w:ascii="Inter" w:eastAsiaTheme="majorEastAsia" w:hAnsi="Inter"/>
          <w:color w:val="ABB2BF"/>
          <w:sz w:val="18"/>
          <w:szCs w:val="18"/>
        </w:rPr>
        <w:t>,</w:t>
      </w:r>
    </w:p>
    <w:p w14:paraId="0D065B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args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47E7FE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2A1DE9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'asset'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"wBTC"</w:t>
      </w:r>
      <w:r w:rsidRPr="00602E4B">
        <w:rPr>
          <w:rStyle w:val="token"/>
          <w:rFonts w:ascii="Inter" w:eastAsiaTheme="majorEastAsia" w:hAnsi="Inter"/>
          <w:color w:val="ABB2BF"/>
          <w:sz w:val="18"/>
          <w:szCs w:val="18"/>
        </w:rPr>
        <w:t>,</w:t>
      </w:r>
    </w:p>
    <w:p w14:paraId="589C515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withdrawal_amount</w:t>
      </w:r>
      <w:r w:rsidRPr="00602E4B">
        <w:rPr>
          <w:rStyle w:val="token"/>
          <w:rFonts w:ascii="Inter" w:eastAsiaTheme="majorEastAsia" w:hAnsi="Inter"/>
          <w:color w:val="ABB2BF"/>
          <w:sz w:val="18"/>
          <w:szCs w:val="18"/>
        </w:rPr>
        <w:t>,</w:t>
      </w:r>
    </w:p>
    <w:p w14:paraId="7FEA8A5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'destination'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user_btc_address</w:t>
      </w:r>
    </w:p>
    <w:p w14:paraId="63C939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9A998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ABB2BF"/>
          <w:sz w:val="18"/>
          <w:szCs w:val="18"/>
        </w:rPr>
        <w:t>)</w:t>
      </w:r>
    </w:p>
    <w:p w14:paraId="3A4A1F1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89768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Transaction finalized, wrapped BTC burned</w:t>
      </w:r>
    </w:p>
    <w:p w14:paraId="738C45D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finalize_transaction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withdrawal_tx</w:t>
      </w:r>
      <w:r w:rsidRPr="00602E4B">
        <w:rPr>
          <w:rStyle w:val="token"/>
          <w:rFonts w:ascii="Inter" w:eastAsiaTheme="majorEastAsia" w:hAnsi="Inter"/>
          <w:color w:val="ABB2BF"/>
          <w:sz w:val="18"/>
          <w:szCs w:val="18"/>
        </w:rPr>
        <w:t>)</w:t>
      </w:r>
    </w:p>
    <w:p w14:paraId="675FA1C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user_account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get_balance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"wBTC"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5ACDCE9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47C6B4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Withdrawal queued for next checkpoint</w:t>
      </w:r>
    </w:p>
    <w:p w14:paraId="542B46A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pending_withdrawals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get_pending_bridge_events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1B42245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pending_withdrawals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53784B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pending_withdrawals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event_type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EventType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WITHDRAWAL</w:t>
      </w:r>
    </w:p>
    <w:p w14:paraId="48FD4A8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81FF1F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Bridge checkpoint processes withdrawal</w:t>
      </w:r>
    </w:p>
    <w:p w14:paraId="3C93101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checkpoint_round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get_next_bridge_checkpoint_round</w:t>
      </w:r>
      <w:r w:rsidRPr="00602E4B">
        <w:rPr>
          <w:rStyle w:val="token"/>
          <w:rFonts w:ascii="Inter" w:eastAsiaTheme="majorEastAsia" w:hAnsi="Inter"/>
          <w:color w:val="ABB2BF"/>
          <w:sz w:val="18"/>
          <w:szCs w:val="18"/>
        </w:rPr>
        <w:t>()</w:t>
      </w:r>
    </w:p>
    <w:p w14:paraId="70DCF70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advance_to_round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checkpoint_round</w:t>
      </w:r>
      <w:r w:rsidRPr="00602E4B">
        <w:rPr>
          <w:rStyle w:val="token"/>
          <w:rFonts w:ascii="Inter" w:eastAsiaTheme="majorEastAsia" w:hAnsi="Inter"/>
          <w:color w:val="ABB2BF"/>
          <w:sz w:val="18"/>
          <w:szCs w:val="18"/>
        </w:rPr>
        <w:t>)</w:t>
      </w:r>
    </w:p>
    <w:p w14:paraId="67FDBBF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C21705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checkpoint_block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produce_and_finalize_bridge_checkpoint</w:t>
      </w:r>
      <w:r w:rsidRPr="00602E4B">
        <w:rPr>
          <w:rStyle w:val="token"/>
          <w:rFonts w:ascii="Inter" w:eastAsiaTheme="majorEastAsia" w:hAnsi="Inter"/>
          <w:color w:val="ABB2BF"/>
          <w:sz w:val="18"/>
          <w:szCs w:val="18"/>
        </w:rPr>
        <w:t>(</w:t>
      </w:r>
    </w:p>
    <w:p w14:paraId="79E0740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32CF2A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09E25C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E1BFC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5: Bridge relayers execute BTC transaction</w:t>
      </w:r>
    </w:p>
    <w:p w14:paraId="72AE4B8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2394C45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D3D74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Coordinate threshold signature for Bitcoin PSBT</w:t>
      </w:r>
    </w:p>
    <w:p w14:paraId="59B121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psbt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create_bitcoin_withdrawal_psbt</w:t>
      </w:r>
      <w:r w:rsidRPr="00602E4B">
        <w:rPr>
          <w:rStyle w:val="token"/>
          <w:rFonts w:ascii="Inter" w:eastAsiaTheme="majorEastAsia" w:hAnsi="Inter"/>
          <w:color w:val="ABB2BF"/>
          <w:sz w:val="18"/>
          <w:szCs w:val="18"/>
        </w:rPr>
        <w:t>(</w:t>
      </w:r>
    </w:p>
    <w:p w14:paraId="7B53AF5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withdrawal_amount</w:t>
      </w:r>
      <w:r w:rsidRPr="00602E4B">
        <w:rPr>
          <w:rStyle w:val="token"/>
          <w:rFonts w:ascii="Inter" w:eastAsiaTheme="majorEastAsia" w:hAnsi="Inter"/>
          <w:color w:val="ABB2BF"/>
          <w:sz w:val="18"/>
          <w:szCs w:val="18"/>
        </w:rPr>
        <w:t>,</w:t>
      </w:r>
    </w:p>
    <w:p w14:paraId="547B7D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destination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user_btc_address</w:t>
      </w:r>
    </w:p>
    <w:p w14:paraId="2079DF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E8B812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8E6B28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partial_sigs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55B942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relayer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relayers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80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Need 80 of 120 threshold</w:t>
      </w:r>
    </w:p>
    <w:p w14:paraId="35503F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partial_sig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contribute_partial_signature</w:t>
      </w:r>
      <w:r w:rsidRPr="00602E4B">
        <w:rPr>
          <w:rStyle w:val="token"/>
          <w:rFonts w:ascii="Inter" w:eastAsiaTheme="majorEastAsia" w:hAnsi="Inter"/>
          <w:color w:val="ABB2BF"/>
          <w:sz w:val="18"/>
          <w:szCs w:val="18"/>
        </w:rPr>
        <w:t>(</w:t>
      </w:r>
    </w:p>
    <w:p w14:paraId="62A080A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4273F27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psbt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to_bytes</w:t>
      </w:r>
      <w:r w:rsidRPr="00602E4B">
        <w:rPr>
          <w:rStyle w:val="token"/>
          <w:rFonts w:ascii="Inter" w:eastAsiaTheme="majorEastAsia" w:hAnsi="Inter"/>
          <w:color w:val="ABB2BF"/>
          <w:sz w:val="18"/>
          <w:szCs w:val="18"/>
        </w:rPr>
        <w:t>()</w:t>
      </w:r>
    </w:p>
    <w:p w14:paraId="75288AE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F64AB9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partial_sigs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partial_sig</w:t>
      </w:r>
      <w:r w:rsidRPr="00602E4B">
        <w:rPr>
          <w:rStyle w:val="token"/>
          <w:rFonts w:ascii="Inter" w:eastAsiaTheme="majorEastAsia" w:hAnsi="Inter"/>
          <w:color w:val="ABB2BF"/>
          <w:sz w:val="18"/>
          <w:szCs w:val="18"/>
        </w:rPr>
        <w:t>)</w:t>
      </w:r>
    </w:p>
    <w:p w14:paraId="4416744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778DC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Aggregate and finalize Bitcoin transaction</w:t>
      </w:r>
    </w:p>
    <w:p w14:paraId="0186D7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threshold_sig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aggregate_threshold_signature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partial_sigs</w:t>
      </w:r>
      <w:r w:rsidRPr="00602E4B">
        <w:rPr>
          <w:rStyle w:val="token"/>
          <w:rFonts w:ascii="Inter" w:eastAsiaTheme="majorEastAsia" w:hAnsi="Inter"/>
          <w:color w:val="ABB2BF"/>
          <w:sz w:val="18"/>
          <w:szCs w:val="18"/>
        </w:rPr>
        <w:t>)</w:t>
      </w:r>
    </w:p>
    <w:p w14:paraId="2D11720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signed_tx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finalize_bitcoin_psbt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psbt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threshold_sig</w:t>
      </w:r>
      <w:r w:rsidRPr="00602E4B">
        <w:rPr>
          <w:rStyle w:val="token"/>
          <w:rFonts w:ascii="Inter" w:eastAsiaTheme="majorEastAsia" w:hAnsi="Inter"/>
          <w:color w:val="ABB2BF"/>
          <w:sz w:val="18"/>
          <w:szCs w:val="18"/>
        </w:rPr>
        <w:t>)</w:t>
      </w:r>
    </w:p>
    <w:p w14:paraId="1150EE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8C88C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Broadcast to Bitcoin network</w:t>
      </w:r>
    </w:p>
    <w:p w14:paraId="70C989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btc_tx_hash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bitcoin_network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broadcast_transaction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signed_tx</w:t>
      </w:r>
      <w:r w:rsidRPr="00602E4B">
        <w:rPr>
          <w:rStyle w:val="token"/>
          <w:rFonts w:ascii="Inter" w:eastAsiaTheme="majorEastAsia" w:hAnsi="Inter"/>
          <w:color w:val="ABB2BF"/>
          <w:sz w:val="18"/>
          <w:szCs w:val="18"/>
        </w:rPr>
        <w:t>)</w:t>
      </w:r>
    </w:p>
    <w:p w14:paraId="7EBD06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34AAF4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6: Verify BTC received</w:t>
      </w:r>
    </w:p>
    <w:p w14:paraId="1D6493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bitcoin_network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mine_blocks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6</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Wait for confirmations</w:t>
      </w:r>
    </w:p>
    <w:p w14:paraId="3669EC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B246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btc_balance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bitcoin_network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get_address_balance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user_btc_address</w:t>
      </w:r>
      <w:r w:rsidRPr="00602E4B">
        <w:rPr>
          <w:rStyle w:val="token"/>
          <w:rFonts w:ascii="Inter" w:eastAsiaTheme="majorEastAsia" w:hAnsi="Inter"/>
          <w:color w:val="ABB2BF"/>
          <w:sz w:val="18"/>
          <w:szCs w:val="18"/>
        </w:rPr>
        <w:t>)</w:t>
      </w:r>
    </w:p>
    <w:p w14:paraId="0A584A0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btc_balance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withdrawal_amount</w:t>
      </w:r>
    </w:p>
    <w:p w14:paraId="781D4E3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74E024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f"</w:t>
      </w:r>
      <w:r w:rsidRPr="00602E4B">
        <w:rPr>
          <w:rStyle w:val="token"/>
          <w:rFonts w:ascii="Inter" w:eastAsiaTheme="majorEastAsia" w:hAnsi="Inter" w:cs="Segoe UI Symbol"/>
          <w:color w:val="98C379"/>
          <w:sz w:val="18"/>
          <w:szCs w:val="18"/>
        </w:rPr>
        <w:t>✓</w:t>
      </w:r>
      <w:r w:rsidRPr="00602E4B">
        <w:rPr>
          <w:rStyle w:val="token"/>
          <w:rFonts w:ascii="Inter" w:eastAsiaTheme="majorEastAsia" w:hAnsi="Inter"/>
          <w:color w:val="98C379"/>
          <w:sz w:val="18"/>
          <w:szCs w:val="18"/>
        </w:rPr>
        <w:t xml:space="preserve"> Withdrawal successful: </w:t>
      </w:r>
      <w:r w:rsidRPr="00602E4B">
        <w:rPr>
          <w:rStyle w:val="token"/>
          <w:rFonts w:ascii="Inter" w:eastAsiaTheme="majorEastAsia" w:hAnsi="Inter"/>
          <w:color w:val="ABB2BF"/>
          <w:sz w:val="18"/>
          <w:szCs w:val="18"/>
        </w:rPr>
        <w:t>{withdrawal_amount}</w:t>
      </w:r>
      <w:r w:rsidRPr="00602E4B">
        <w:rPr>
          <w:rStyle w:val="token"/>
          <w:rFonts w:ascii="Inter" w:eastAsiaTheme="majorEastAsia" w:hAnsi="Inter"/>
          <w:color w:val="98C379"/>
          <w:sz w:val="18"/>
          <w:szCs w:val="18"/>
        </w:rPr>
        <w:t xml:space="preserve"> sats sent to </w:t>
      </w:r>
      <w:r w:rsidRPr="00602E4B">
        <w:rPr>
          <w:rStyle w:val="token"/>
          <w:rFonts w:ascii="Inter" w:eastAsiaTheme="majorEastAsia" w:hAnsi="Inter"/>
          <w:color w:val="ABB2BF"/>
          <w:sz w:val="18"/>
          <w:szCs w:val="18"/>
        </w:rPr>
        <w:t>{user_btc_address}</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26BAFC8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E773F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FD1DDB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test_bridge_reorg_handling</w:t>
      </w:r>
      <w:r w:rsidRPr="00602E4B">
        <w:rPr>
          <w:rStyle w:val="token"/>
          <w:rFonts w:ascii="Inter" w:eastAsiaTheme="majorEastAsia" w:hAnsi="Inter"/>
          <w:color w:val="ABB2BF"/>
          <w:sz w:val="18"/>
          <w:szCs w:val="18"/>
        </w:rPr>
        <w:t>():</w:t>
      </w:r>
    </w:p>
    <w:p w14:paraId="613436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bridge behavior during external chain reorganization"""</w:t>
      </w:r>
    </w:p>
    <w:p w14:paraId="2B23ADA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2C88DD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32F7671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ethereum_network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create_mock_ethereum_network</w:t>
      </w:r>
      <w:r w:rsidRPr="00602E4B">
        <w:rPr>
          <w:rStyle w:val="token"/>
          <w:rFonts w:ascii="Inter" w:eastAsiaTheme="majorEastAsia" w:hAnsi="Inter"/>
          <w:color w:val="ABB2BF"/>
          <w:sz w:val="18"/>
          <w:szCs w:val="18"/>
        </w:rPr>
        <w:t>()</w:t>
      </w:r>
    </w:p>
    <w:p w14:paraId="583A0D2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setup_bridge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p>
    <w:p w14:paraId="4618904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763C33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user_uma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"sYnX-reorg-test..."</w:t>
      </w:r>
    </w:p>
    <w:p w14:paraId="094503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deposit_amount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1_000000000000000000</w:t>
      </w:r>
    </w:p>
    <w:p w14:paraId="37A41C4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DDD43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User deposits on Ethereum</w:t>
      </w:r>
    </w:p>
    <w:p w14:paraId="1C766D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eth_tx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deposit_to_bridge</w:t>
      </w:r>
      <w:r w:rsidRPr="00602E4B">
        <w:rPr>
          <w:rStyle w:val="token"/>
          <w:rFonts w:ascii="Inter" w:eastAsiaTheme="majorEastAsia" w:hAnsi="Inter"/>
          <w:color w:val="ABB2BF"/>
          <w:sz w:val="18"/>
          <w:szCs w:val="18"/>
        </w:rPr>
        <w:t>(</w:t>
      </w:r>
    </w:p>
    <w:p w14:paraId="0659F7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deposit_amount</w:t>
      </w:r>
      <w:r w:rsidRPr="00602E4B">
        <w:rPr>
          <w:rStyle w:val="token"/>
          <w:rFonts w:ascii="Inter" w:eastAsiaTheme="majorEastAsia" w:hAnsi="Inter"/>
          <w:color w:val="ABB2BF"/>
          <w:sz w:val="18"/>
          <w:szCs w:val="18"/>
        </w:rPr>
        <w:t>,</w:t>
      </w:r>
    </w:p>
    <w:p w14:paraId="448B679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destination_uma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user_uma</w:t>
      </w:r>
    </w:p>
    <w:p w14:paraId="331225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A31016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original_block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mine_blocks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12</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250FE6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E12146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Bridge relayers attest to deposit</w:t>
      </w:r>
    </w:p>
    <w:p w14:paraId="46A68A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E2279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relayer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0B95F9C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create_attestation</w:t>
      </w:r>
      <w:r w:rsidRPr="00602E4B">
        <w:rPr>
          <w:rStyle w:val="token"/>
          <w:rFonts w:ascii="Inter" w:eastAsiaTheme="majorEastAsia" w:hAnsi="Inter"/>
          <w:color w:val="ABB2BF"/>
          <w:sz w:val="18"/>
          <w:szCs w:val="18"/>
        </w:rPr>
        <w:t>(</w:t>
      </w:r>
    </w:p>
    <w:p w14:paraId="139C858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76BBB9B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up_to_height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original_block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number</w:t>
      </w:r>
    </w:p>
    <w:p w14:paraId="1AD0F00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C96410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w:t>
      </w:r>
      <w:r w:rsidRPr="00602E4B">
        <w:rPr>
          <w:rStyle w:val="token"/>
          <w:rFonts w:ascii="Inter" w:eastAsiaTheme="majorEastAsia" w:hAnsi="Inter"/>
          <w:color w:val="ABB2BF"/>
          <w:sz w:val="18"/>
          <w:szCs w:val="18"/>
        </w:rPr>
        <w:t>)</w:t>
      </w:r>
    </w:p>
    <w:p w14:paraId="0B4A3BC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9E43A0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Include in Synergy checkpoint (but not yet finalized)</w:t>
      </w:r>
    </w:p>
    <w:p w14:paraId="039203B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ABB2BF"/>
          <w:sz w:val="18"/>
          <w:szCs w:val="18"/>
        </w:rPr>
        <w:t>)</w:t>
      </w:r>
    </w:p>
    <w:p w14:paraId="13A65F8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propose_block_with_checkpoint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checkpoint</w:t>
      </w:r>
      <w:r w:rsidRPr="00602E4B">
        <w:rPr>
          <w:rStyle w:val="token"/>
          <w:rFonts w:ascii="Inter" w:eastAsiaTheme="majorEastAsia" w:hAnsi="Inter"/>
          <w:color w:val="ABB2BF"/>
          <w:sz w:val="18"/>
          <w:szCs w:val="18"/>
        </w:rPr>
        <w:t>)</w:t>
      </w:r>
    </w:p>
    <w:p w14:paraId="70AB66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A93BF7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BEFORE Synergy finalizes, Ethereum reorgs</w:t>
      </w:r>
    </w:p>
    <w:p w14:paraId="1125B9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trigger_reorg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depth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Deeper than our confirmations</w:t>
      </w:r>
    </w:p>
    <w:p w14:paraId="6F376E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3C897B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The deposit transaction is now in a different block or not included</w:t>
      </w:r>
    </w:p>
    <w:p w14:paraId="014B139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reorged_chain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get_canonical_chain</w:t>
      </w:r>
      <w:r w:rsidRPr="00602E4B">
        <w:rPr>
          <w:rStyle w:val="token"/>
          <w:rFonts w:ascii="Inter" w:eastAsiaTheme="majorEastAsia" w:hAnsi="Inter"/>
          <w:color w:val="ABB2BF"/>
          <w:sz w:val="18"/>
          <w:szCs w:val="18"/>
        </w:rPr>
        <w:t>()</w:t>
      </w:r>
    </w:p>
    <w:p w14:paraId="383BFFB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tx_still_exists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eth_tx</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b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reorged_chain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tx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transactions</w:t>
      </w:r>
      <w:r w:rsidRPr="00602E4B">
        <w:rPr>
          <w:rStyle w:val="token"/>
          <w:rFonts w:ascii="Inter" w:eastAsiaTheme="majorEastAsia" w:hAnsi="Inter"/>
          <w:color w:val="ABB2BF"/>
          <w:sz w:val="18"/>
          <w:szCs w:val="18"/>
        </w:rPr>
        <w:t>]</w:t>
      </w:r>
    </w:p>
    <w:p w14:paraId="70CE0A9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B7912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tx_still_exists</w:t>
      </w:r>
      <w:r w:rsidRPr="00602E4B">
        <w:rPr>
          <w:rStyle w:val="token"/>
          <w:rFonts w:ascii="Inter" w:eastAsiaTheme="majorEastAsia" w:hAnsi="Inter"/>
          <w:color w:val="ABB2BF"/>
          <w:sz w:val="18"/>
          <w:szCs w:val="18"/>
        </w:rPr>
        <w:t>:</w:t>
      </w:r>
    </w:p>
    <w:p w14:paraId="5EC7BBF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Transaction was reverted in reorg</w:t>
      </w:r>
    </w:p>
    <w:p w14:paraId="2F841D6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A67A96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5: Some relayers detect reorg before Synergy finalization</w:t>
      </w:r>
    </w:p>
    <w:p w14:paraId="75DA40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reorg_detectors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30</w:t>
      </w:r>
      <w:r w:rsidRPr="00602E4B">
        <w:rPr>
          <w:rStyle w:val="token"/>
          <w:rFonts w:ascii="Inter" w:eastAsiaTheme="majorEastAsia" w:hAnsi="Inter"/>
          <w:color w:val="ABB2BF"/>
          <w:sz w:val="18"/>
          <w:szCs w:val="18"/>
        </w:rPr>
        <w:t>]</w:t>
      </w:r>
    </w:p>
    <w:p w14:paraId="50D789E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D1A39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relayer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reorg_detectors</w:t>
      </w:r>
      <w:r w:rsidRPr="00602E4B">
        <w:rPr>
          <w:rStyle w:val="token"/>
          <w:rFonts w:ascii="Inter" w:eastAsiaTheme="majorEastAsia" w:hAnsi="Inter"/>
          <w:color w:val="ABB2BF"/>
          <w:sz w:val="18"/>
          <w:szCs w:val="18"/>
        </w:rPr>
        <w:t>:</w:t>
      </w:r>
    </w:p>
    <w:p w14:paraId="407E387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reorg_status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check_for_reorg</w:t>
      </w:r>
      <w:r w:rsidRPr="00602E4B">
        <w:rPr>
          <w:rStyle w:val="token"/>
          <w:rFonts w:ascii="Inter" w:eastAsiaTheme="majorEastAsia" w:hAnsi="Inter"/>
          <w:color w:val="ABB2BF"/>
          <w:sz w:val="18"/>
          <w:szCs w:val="18"/>
        </w:rPr>
        <w:t>(</w:t>
      </w:r>
    </w:p>
    <w:p w14:paraId="454A02A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43559CE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eth_tx</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p>
    <w:p w14:paraId="467260D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original_block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number</w:t>
      </w:r>
    </w:p>
    <w:p w14:paraId="2CFA77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FD45B7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C6587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reorg_status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ReorgStatus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TRANSACTION_REVERTED</w:t>
      </w:r>
      <w:r w:rsidRPr="00602E4B">
        <w:rPr>
          <w:rStyle w:val="token"/>
          <w:rFonts w:ascii="Inter" w:eastAsiaTheme="majorEastAsia" w:hAnsi="Inter"/>
          <w:color w:val="ABB2BF"/>
          <w:sz w:val="18"/>
          <w:szCs w:val="18"/>
        </w:rPr>
        <w:t>:</w:t>
      </w:r>
    </w:p>
    <w:p w14:paraId="443DDF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Submit fraud proof</w:t>
      </w:r>
    </w:p>
    <w:p w14:paraId="14BA93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fraud_proof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create_fraud_proof</w:t>
      </w:r>
      <w:r w:rsidRPr="00602E4B">
        <w:rPr>
          <w:rStyle w:val="token"/>
          <w:rFonts w:ascii="Inter" w:eastAsiaTheme="majorEastAsia" w:hAnsi="Inter"/>
          <w:color w:val="ABB2BF"/>
          <w:sz w:val="18"/>
          <w:szCs w:val="18"/>
        </w:rPr>
        <w:t>(</w:t>
      </w:r>
    </w:p>
    <w:p w14:paraId="54BFB3D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59639CE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original_attestation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attestations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5D86C9D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current_chain_state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ethereum_network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get_state</w:t>
      </w:r>
      <w:r w:rsidRPr="00602E4B">
        <w:rPr>
          <w:rStyle w:val="token"/>
          <w:rFonts w:ascii="Inter" w:eastAsiaTheme="majorEastAsia" w:hAnsi="Inter"/>
          <w:color w:val="ABB2BF"/>
          <w:sz w:val="18"/>
          <w:szCs w:val="18"/>
        </w:rPr>
        <w:t>()</w:t>
      </w:r>
    </w:p>
    <w:p w14:paraId="16FA365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8037D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submit_fraud_proof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fraud_proof</w:t>
      </w:r>
      <w:r w:rsidRPr="00602E4B">
        <w:rPr>
          <w:rStyle w:val="token"/>
          <w:rFonts w:ascii="Inter" w:eastAsiaTheme="majorEastAsia" w:hAnsi="Inter"/>
          <w:color w:val="ABB2BF"/>
          <w:sz w:val="18"/>
          <w:szCs w:val="18"/>
        </w:rPr>
        <w:t>)</w:t>
      </w:r>
    </w:p>
    <w:p w14:paraId="58EE8B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25A03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6: Fraud proof triggers circuit breaker</w:t>
      </w:r>
    </w:p>
    <w:p w14:paraId="623CE7E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Ethereum bridge automatically paused</w:t>
      </w:r>
    </w:p>
    <w:p w14:paraId="55986CD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5394669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bridge_status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PAUSED</w:t>
      </w:r>
    </w:p>
    <w:p w14:paraId="7F30C4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CDD7FE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Block with checkpoint is rejected or not finalized</w:t>
      </w:r>
    </w:p>
    <w:p w14:paraId="2880E40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finalized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try_finalize_block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73B917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finalized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1ECDD2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0837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7: Governance reviews and decides</w:t>
      </w:r>
    </w:p>
    <w:p w14:paraId="2B505BD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 this case: Wait for stability, then resume</w:t>
      </w:r>
    </w:p>
    <w:p w14:paraId="44DFB6F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ethereum_network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mine_blocks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50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Stabilize</w:t>
      </w:r>
    </w:p>
    <w:p w14:paraId="557C2C7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7C233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Security Council votes to resume with higher confirmation requirement</w:t>
      </w:r>
    </w:p>
    <w:p w14:paraId="103DF19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governance_vote_resume_bridge</w:t>
      </w:r>
      <w:r w:rsidRPr="00602E4B">
        <w:rPr>
          <w:rStyle w:val="token"/>
          <w:rFonts w:ascii="Inter" w:eastAsiaTheme="majorEastAsia" w:hAnsi="Inter"/>
          <w:color w:val="ABB2BF"/>
          <w:sz w:val="18"/>
          <w:szCs w:val="18"/>
        </w:rPr>
        <w:t>(</w:t>
      </w:r>
    </w:p>
    <w:p w14:paraId="336AFE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p>
    <w:p w14:paraId="2AB29F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new_confirmation_requirement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24</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Doubled from 12</w:t>
      </w:r>
    </w:p>
    <w:p w14:paraId="219785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CE86DF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D0667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User balance NOT updated (deposit reverted)</w:t>
      </w:r>
    </w:p>
    <w:p w14:paraId="54F8B29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user_account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get_account_by_uma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user_uma</w:t>
      </w:r>
      <w:r w:rsidRPr="00602E4B">
        <w:rPr>
          <w:rStyle w:val="token"/>
          <w:rFonts w:ascii="Inter" w:eastAsiaTheme="majorEastAsia" w:hAnsi="Inter"/>
          <w:color w:val="ABB2BF"/>
          <w:sz w:val="18"/>
          <w:szCs w:val="18"/>
        </w:rPr>
        <w:t>)</w:t>
      </w:r>
    </w:p>
    <w:p w14:paraId="63E8E56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user_account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get_balance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"wETH"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78B5C5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6EA5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t>
      </w:r>
      <w:r w:rsidRPr="00602E4B">
        <w:rPr>
          <w:rStyle w:val="token"/>
          <w:rFonts w:ascii="Inter" w:eastAsiaTheme="majorEastAsia" w:hAnsi="Inter" w:cs="Segoe UI Symbol"/>
          <w:color w:val="98C379"/>
          <w:sz w:val="18"/>
          <w:szCs w:val="18"/>
        </w:rPr>
        <w:t>✓</w:t>
      </w:r>
      <w:r w:rsidRPr="00602E4B">
        <w:rPr>
          <w:rStyle w:val="token"/>
          <w:rFonts w:ascii="Inter" w:eastAsiaTheme="majorEastAsia" w:hAnsi="Inter"/>
          <w:color w:val="98C379"/>
          <w:sz w:val="18"/>
          <w:szCs w:val="18"/>
        </w:rPr>
        <w:t xml:space="preserve"> Reorg handled correctly: deposit rejected, bridge paused"</w:t>
      </w:r>
      <w:r w:rsidRPr="00602E4B">
        <w:rPr>
          <w:rStyle w:val="token"/>
          <w:rFonts w:ascii="Inter" w:eastAsiaTheme="majorEastAsia" w:hAnsi="Inter"/>
          <w:color w:val="ABB2BF"/>
          <w:sz w:val="18"/>
          <w:szCs w:val="18"/>
        </w:rPr>
        <w:t>)</w:t>
      </w:r>
    </w:p>
    <w:p w14:paraId="5FCCCC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4ED48B0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Transaction still exists in reorged chain</w:t>
      </w:r>
    </w:p>
    <w:p w14:paraId="4AE622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Bridge checkpoint proceeds normally</w:t>
      </w:r>
    </w:p>
    <w:p w14:paraId="79D684F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35B89B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63DE2A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user_account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get_account_by_uma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user_uma</w:t>
      </w:r>
      <w:r w:rsidRPr="00602E4B">
        <w:rPr>
          <w:rStyle w:val="token"/>
          <w:rFonts w:ascii="Inter" w:eastAsiaTheme="majorEastAsia" w:hAnsi="Inter"/>
          <w:color w:val="ABB2BF"/>
          <w:sz w:val="18"/>
          <w:szCs w:val="18"/>
        </w:rPr>
        <w:t>)</w:t>
      </w:r>
    </w:p>
    <w:p w14:paraId="0F2D49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user_account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get_balance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"wETH"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deposit_amount</w:t>
      </w:r>
    </w:p>
    <w:p w14:paraId="5765F6B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B6C5C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w:t>
      </w:r>
      <w:r w:rsidRPr="00602E4B">
        <w:rPr>
          <w:rStyle w:val="token"/>
          <w:rFonts w:ascii="Inter" w:eastAsiaTheme="majorEastAsia" w:hAnsi="Inter" w:cs="Segoe UI Symbol"/>
          <w:color w:val="98C379"/>
          <w:sz w:val="18"/>
          <w:szCs w:val="18"/>
        </w:rPr>
        <w:t>✓</w:t>
      </w:r>
      <w:r w:rsidRPr="00602E4B">
        <w:rPr>
          <w:rStyle w:val="token"/>
          <w:rFonts w:ascii="Inter" w:eastAsiaTheme="majorEastAsia" w:hAnsi="Inter"/>
          <w:color w:val="98C379"/>
          <w:sz w:val="18"/>
          <w:szCs w:val="18"/>
        </w:rPr>
        <w:t xml:space="preserve"> Reorg handled correctly: deposit still valid"</w:t>
      </w:r>
      <w:r w:rsidRPr="00602E4B">
        <w:rPr>
          <w:rStyle w:val="token"/>
          <w:rFonts w:ascii="Inter" w:eastAsiaTheme="majorEastAsia" w:hAnsi="Inter"/>
          <w:color w:val="ABB2BF"/>
          <w:sz w:val="18"/>
          <w:szCs w:val="18"/>
        </w:rPr>
        <w:t>)</w:t>
      </w:r>
    </w:p>
    <w:p w14:paraId="67CF95A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21AD00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04F76BB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test_multi_chain_checkpoint</w:t>
      </w:r>
      <w:r w:rsidRPr="00602E4B">
        <w:rPr>
          <w:rStyle w:val="token"/>
          <w:rFonts w:ascii="Inter" w:eastAsiaTheme="majorEastAsia" w:hAnsi="Inter"/>
          <w:color w:val="ABB2BF"/>
          <w:sz w:val="18"/>
          <w:szCs w:val="18"/>
        </w:rPr>
        <w:t>():</w:t>
      </w:r>
    </w:p>
    <w:p w14:paraId="22EBEB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"""Test checkpoint coordinating multiple chains simultaneously"""</w:t>
      </w:r>
    </w:p>
    <w:p w14:paraId="4FB5704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EA210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2A6629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594BC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Setup multiple external chains</w:t>
      </w:r>
    </w:p>
    <w:p w14:paraId="78BCF62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43BD6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create_mock_ethereum_network</w:t>
      </w:r>
      <w:r w:rsidRPr="00602E4B">
        <w:rPr>
          <w:rStyle w:val="token"/>
          <w:rFonts w:ascii="Inter" w:eastAsiaTheme="majorEastAsia" w:hAnsi="Inter"/>
          <w:color w:val="ABB2BF"/>
          <w:sz w:val="18"/>
          <w:szCs w:val="18"/>
        </w:rPr>
        <w:t>(),</w:t>
      </w:r>
    </w:p>
    <w:p w14:paraId="068E12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create_mock_bitcoin_network</w:t>
      </w:r>
      <w:r w:rsidRPr="00602E4B">
        <w:rPr>
          <w:rStyle w:val="token"/>
          <w:rFonts w:ascii="Inter" w:eastAsiaTheme="majorEastAsia" w:hAnsi="Inter"/>
          <w:color w:val="ABB2BF"/>
          <w:sz w:val="18"/>
          <w:szCs w:val="18"/>
        </w:rPr>
        <w:t>(),</w:t>
      </w:r>
    </w:p>
    <w:p w14:paraId="136B50F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SOLANA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create_mock_solana_network</w:t>
      </w:r>
      <w:r w:rsidRPr="00602E4B">
        <w:rPr>
          <w:rStyle w:val="token"/>
          <w:rFonts w:ascii="Inter" w:eastAsiaTheme="majorEastAsia" w:hAnsi="Inter"/>
          <w:color w:val="ABB2BF"/>
          <w:sz w:val="18"/>
          <w:szCs w:val="18"/>
        </w:rPr>
        <w:t>()</w:t>
      </w:r>
    </w:p>
    <w:p w14:paraId="170D089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A0F56E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986CCA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deposits on each chain</w:t>
      </w:r>
    </w:p>
    <w:p w14:paraId="736583C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deposits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87E093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create_mock_deposit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1e18</w:t>
      </w:r>
      <w:r w:rsidRPr="00602E4B">
        <w:rPr>
          <w:rStyle w:val="token"/>
          <w:rFonts w:ascii="Inter" w:eastAsiaTheme="majorEastAsia" w:hAnsi="Inter"/>
          <w:color w:val="ABB2BF"/>
          <w:sz w:val="18"/>
          <w:szCs w:val="18"/>
        </w:rPr>
        <w:t>),</w:t>
      </w:r>
    </w:p>
    <w:p w14:paraId="36356B2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create_mock_deposit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1e8</w:t>
      </w:r>
      <w:r w:rsidRPr="00602E4B">
        <w:rPr>
          <w:rStyle w:val="token"/>
          <w:rFonts w:ascii="Inter" w:eastAsiaTheme="majorEastAsia" w:hAnsi="Inter"/>
          <w:color w:val="ABB2BF"/>
          <w:sz w:val="18"/>
          <w:szCs w:val="18"/>
        </w:rPr>
        <w:t>),</w:t>
      </w:r>
    </w:p>
    <w:p w14:paraId="3A5CE35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SOLANA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create_mock_deposit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SOLANA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1e9</w:t>
      </w:r>
      <w:r w:rsidRPr="00602E4B">
        <w:rPr>
          <w:rStyle w:val="token"/>
          <w:rFonts w:ascii="Inter" w:eastAsiaTheme="majorEastAsia" w:hAnsi="Inter"/>
          <w:color w:val="ABB2BF"/>
          <w:sz w:val="18"/>
          <w:szCs w:val="18"/>
        </w:rPr>
        <w:t>)</w:t>
      </w:r>
    </w:p>
    <w:p w14:paraId="188ADD4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257774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087EF7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Wait for confirmations on each chain</w:t>
      </w:r>
    </w:p>
    <w:p w14:paraId="49FB11D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3FE8E6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mine_blocks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get_required_confirmations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64CDBB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43930B1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Bridge relayers create attestations for all chains</w:t>
      </w:r>
    </w:p>
    <w:p w14:paraId="7B1C2A7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297212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threshold_sigs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ADEC47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F24863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keys</w:t>
      </w:r>
      <w:r w:rsidRPr="00602E4B">
        <w:rPr>
          <w:rStyle w:val="token"/>
          <w:rFonts w:ascii="Inter" w:eastAsiaTheme="majorEastAsia" w:hAnsi="Inter"/>
          <w:color w:val="ABB2BF"/>
          <w:sz w:val="18"/>
          <w:szCs w:val="18"/>
        </w:rPr>
        <w:t>():</w:t>
      </w:r>
    </w:p>
    <w:p w14:paraId="473CD89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chain_attestations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44E346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473D56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73C46B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relayer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relayers</w:t>
      </w:r>
      <w:r w:rsidRPr="00602E4B">
        <w:rPr>
          <w:rStyle w:val="token"/>
          <w:rFonts w:ascii="Inter" w:eastAsiaTheme="majorEastAsia" w:hAnsi="Inter"/>
          <w:color w:val="ABB2BF"/>
          <w:sz w:val="18"/>
          <w:szCs w:val="18"/>
        </w:rPr>
        <w:t>:</w:t>
      </w:r>
    </w:p>
    <w:p w14:paraId="7E72CAE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create_attestation</w:t>
      </w:r>
      <w:r w:rsidRPr="00602E4B">
        <w:rPr>
          <w:rStyle w:val="token"/>
          <w:rFonts w:ascii="Inter" w:eastAsiaTheme="majorEastAsia" w:hAnsi="Inter"/>
          <w:color w:val="ABB2BF"/>
          <w:sz w:val="18"/>
          <w:szCs w:val="18"/>
        </w:rPr>
        <w:t>(</w:t>
      </w:r>
    </w:p>
    <w:p w14:paraId="14DEDEA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450F90B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up_to_height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get_latest_height</w:t>
      </w:r>
      <w:r w:rsidRPr="00602E4B">
        <w:rPr>
          <w:rStyle w:val="token"/>
          <w:rFonts w:ascii="Inter" w:eastAsiaTheme="majorEastAsia" w:hAnsi="Inter"/>
          <w:color w:val="ABB2BF"/>
          <w:sz w:val="18"/>
          <w:szCs w:val="18"/>
        </w:rPr>
        <w:t>()</w:t>
      </w:r>
    </w:p>
    <w:p w14:paraId="0130A31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1ED69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attestation</w:t>
      </w:r>
      <w:r w:rsidRPr="00602E4B">
        <w:rPr>
          <w:rStyle w:val="token"/>
          <w:rFonts w:ascii="Inter" w:eastAsiaTheme="majorEastAsia" w:hAnsi="Inter"/>
          <w:color w:val="ABB2BF"/>
          <w:sz w:val="18"/>
          <w:szCs w:val="18"/>
        </w:rPr>
        <w:t>)</w:t>
      </w:r>
    </w:p>
    <w:p w14:paraId="4BF7D31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690DF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chain_attestations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424A82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threshold_sigs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aggregate_threshold_signatures</w:t>
      </w:r>
      <w:r w:rsidRPr="00602E4B">
        <w:rPr>
          <w:rStyle w:val="token"/>
          <w:rFonts w:ascii="Inter" w:eastAsiaTheme="majorEastAsia" w:hAnsi="Inter"/>
          <w:color w:val="ABB2BF"/>
          <w:sz w:val="18"/>
          <w:szCs w:val="18"/>
        </w:rPr>
        <w:t>(</w:t>
      </w:r>
    </w:p>
    <w:p w14:paraId="3F7B19A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chain_attestations</w:t>
      </w:r>
      <w:r w:rsidRPr="00602E4B">
        <w:rPr>
          <w:rStyle w:val="token"/>
          <w:rFonts w:ascii="Inter" w:eastAsiaTheme="majorEastAsia" w:hAnsi="Inter"/>
          <w:color w:val="ABB2BF"/>
          <w:sz w:val="18"/>
          <w:szCs w:val="18"/>
        </w:rPr>
        <w:t>,</w:t>
      </w:r>
    </w:p>
    <w:p w14:paraId="70948F2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p>
    <w:p w14:paraId="0E45E4A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A61A7C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6E06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multi-chain checkpoint</w:t>
      </w:r>
    </w:p>
    <w:p w14:paraId="3B0AEF8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BridgeCheckpoint</w:t>
      </w:r>
      <w:r w:rsidRPr="00602E4B">
        <w:rPr>
          <w:rStyle w:val="token"/>
          <w:rFonts w:ascii="Inter" w:eastAsiaTheme="majorEastAsia" w:hAnsi="Inter"/>
          <w:color w:val="ABB2BF"/>
          <w:sz w:val="18"/>
          <w:szCs w:val="18"/>
        </w:rPr>
        <w:t>(</w:t>
      </w:r>
    </w:p>
    <w:p w14:paraId="2D940FB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keys</w:t>
      </w:r>
      <w:r w:rsidRPr="00602E4B">
        <w:rPr>
          <w:rStyle w:val="token"/>
          <w:rFonts w:ascii="Inter" w:eastAsiaTheme="majorEastAsia" w:hAnsi="Inter"/>
          <w:color w:val="ABB2BF"/>
          <w:sz w:val="18"/>
          <w:szCs w:val="18"/>
        </w:rPr>
        <w:t>()),</w:t>
      </w:r>
    </w:p>
    <w:p w14:paraId="242CD5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attestations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attestations</w:t>
      </w:r>
      <w:r w:rsidRPr="00602E4B">
        <w:rPr>
          <w:rStyle w:val="token"/>
          <w:rFonts w:ascii="Inter" w:eastAsiaTheme="majorEastAsia" w:hAnsi="Inter"/>
          <w:color w:val="ABB2BF"/>
          <w:sz w:val="18"/>
          <w:szCs w:val="18"/>
        </w:rPr>
        <w:t>,</w:t>
      </w:r>
    </w:p>
    <w:p w14:paraId="6719852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threshold_qc</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threshold_sigs</w:t>
      </w:r>
      <w:r w:rsidRPr="00602E4B">
        <w:rPr>
          <w:rStyle w:val="token"/>
          <w:rFonts w:ascii="Inter" w:eastAsiaTheme="majorEastAsia" w:hAnsi="Inter"/>
          <w:color w:val="ABB2BF"/>
          <w:sz w:val="18"/>
          <w:szCs w:val="18"/>
        </w:rPr>
        <w:t>,</w:t>
      </w:r>
    </w:p>
    <w:p w14:paraId="5915FE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event_count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deposits</w:t>
      </w:r>
      <w:r w:rsidRPr="00602E4B">
        <w:rPr>
          <w:rStyle w:val="token"/>
          <w:rFonts w:ascii="Inter" w:eastAsiaTheme="majorEastAsia" w:hAnsi="Inter"/>
          <w:color w:val="ABB2BF"/>
          <w:sz w:val="18"/>
          <w:szCs w:val="18"/>
        </w:rPr>
        <w:t>)</w:t>
      </w:r>
    </w:p>
    <w:p w14:paraId="3BE01C8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FB2A37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3359F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Include in block and finalize</w:t>
      </w:r>
    </w:p>
    <w:p w14:paraId="5B344C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checkpoint_round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get_next_bridge_checkpoint_round</w:t>
      </w:r>
      <w:r w:rsidRPr="00602E4B">
        <w:rPr>
          <w:rStyle w:val="token"/>
          <w:rFonts w:ascii="Inter" w:eastAsiaTheme="majorEastAsia" w:hAnsi="Inter"/>
          <w:color w:val="ABB2BF"/>
          <w:sz w:val="18"/>
          <w:szCs w:val="18"/>
        </w:rPr>
        <w:t>()</w:t>
      </w:r>
    </w:p>
    <w:p w14:paraId="0055D60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select_leader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checkpoint_round</w:t>
      </w:r>
      <w:r w:rsidRPr="00602E4B">
        <w:rPr>
          <w:rStyle w:val="token"/>
          <w:rFonts w:ascii="Inter" w:eastAsiaTheme="majorEastAsia" w:hAnsi="Inter"/>
          <w:color w:val="ABB2BF"/>
          <w:sz w:val="18"/>
          <w:szCs w:val="18"/>
        </w:rPr>
        <w:t>)</w:t>
      </w:r>
    </w:p>
    <w:p w14:paraId="77FFAAF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64DE3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propose_block_with_checkpoint</w:t>
      </w:r>
      <w:r w:rsidRPr="00602E4B">
        <w:rPr>
          <w:rStyle w:val="token"/>
          <w:rFonts w:ascii="Inter" w:eastAsiaTheme="majorEastAsia" w:hAnsi="Inter"/>
          <w:color w:val="ABB2BF"/>
          <w:sz w:val="18"/>
          <w:szCs w:val="18"/>
        </w:rPr>
        <w:t>(</w:t>
      </w:r>
    </w:p>
    <w:p w14:paraId="152908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epoch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622915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round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checkpoint_round</w:t>
      </w:r>
      <w:r w:rsidRPr="00602E4B">
        <w:rPr>
          <w:rStyle w:val="token"/>
          <w:rFonts w:ascii="Inter" w:eastAsiaTheme="majorEastAsia" w:hAnsi="Inter"/>
          <w:color w:val="ABB2BF"/>
          <w:sz w:val="18"/>
          <w:szCs w:val="18"/>
        </w:rPr>
        <w:t>,</w:t>
      </w:r>
    </w:p>
    <w:p w14:paraId="5D364E6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checkpoint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checkpoint</w:t>
      </w:r>
    </w:p>
    <w:p w14:paraId="076BE6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186A31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52C25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p>
    <w:p w14:paraId="79A9EE9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732D2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Verify all deposits processed</w:t>
      </w:r>
    </w:p>
    <w:p w14:paraId="43B6C2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deposit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deposits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5562992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user_account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synergy_network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get_account_by_uma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deposit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destination_uma</w:t>
      </w:r>
      <w:r w:rsidRPr="00602E4B">
        <w:rPr>
          <w:rStyle w:val="token"/>
          <w:rFonts w:ascii="Inter" w:eastAsiaTheme="majorEastAsia" w:hAnsi="Inter"/>
          <w:color w:val="ABB2BF"/>
          <w:sz w:val="18"/>
          <w:szCs w:val="18"/>
        </w:rPr>
        <w:t>)</w:t>
      </w:r>
    </w:p>
    <w:p w14:paraId="42997C8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expected_balance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deposit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amount</w:t>
      </w:r>
    </w:p>
    <w:p w14:paraId="154C06D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AF22E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asset_name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f"w</w:t>
      </w:r>
      <w:r w:rsidRPr="00602E4B">
        <w:rPr>
          <w:rStyle w:val="token"/>
          <w:rFonts w:ascii="Inter" w:eastAsiaTheme="majorEastAsia" w:hAnsi="Inter"/>
          <w:color w:val="ABB2BF"/>
          <w:sz w:val="18"/>
          <w:szCs w:val="18"/>
        </w:rPr>
        <w:t>{chain_id.name[:3]}</w:t>
      </w:r>
      <w:r w:rsidRPr="00602E4B">
        <w:rPr>
          <w:rStyle w:val="token"/>
          <w:rFonts w:ascii="Inter" w:eastAsiaTheme="majorEastAsia" w:hAnsi="Inter"/>
          <w:color w:val="98C379"/>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wETH, wBTC, wSOL</w:t>
      </w:r>
    </w:p>
    <w:p w14:paraId="79D9AA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actual_balance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user_account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get_balance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asset_name</w:t>
      </w:r>
      <w:r w:rsidRPr="00602E4B">
        <w:rPr>
          <w:rStyle w:val="token"/>
          <w:rFonts w:ascii="Inter" w:eastAsiaTheme="majorEastAsia" w:hAnsi="Inter"/>
          <w:color w:val="ABB2BF"/>
          <w:sz w:val="18"/>
          <w:szCs w:val="18"/>
        </w:rPr>
        <w:t>)</w:t>
      </w:r>
    </w:p>
    <w:p w14:paraId="2E78EE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5AFCB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assert</w:t>
      </w:r>
      <w:r w:rsidRPr="00602E4B">
        <w:rPr>
          <w:rStyle w:val="HTMLCode"/>
          <w:rFonts w:ascii="Inter" w:eastAsiaTheme="majorEastAsia" w:hAnsi="Inter"/>
          <w:color w:val="ABB2BF"/>
          <w:sz w:val="18"/>
          <w:szCs w:val="18"/>
        </w:rPr>
        <w:t xml:space="preserve"> actual_balance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expected_balance</w:t>
      </w:r>
    </w:p>
    <w:p w14:paraId="6D9E55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E54E23C"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print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f"</w:t>
      </w:r>
      <w:r w:rsidRPr="00602E4B">
        <w:rPr>
          <w:rStyle w:val="token"/>
          <w:rFonts w:ascii="Inter" w:eastAsiaTheme="majorEastAsia" w:hAnsi="Inter" w:cs="Segoe UI Symbol"/>
          <w:color w:val="98C379"/>
          <w:sz w:val="18"/>
          <w:szCs w:val="18"/>
        </w:rPr>
        <w:t>✓</w:t>
      </w:r>
      <w:r w:rsidRPr="00602E4B">
        <w:rPr>
          <w:rStyle w:val="token"/>
          <w:rFonts w:ascii="Inter" w:eastAsiaTheme="majorEastAsia" w:hAnsi="Inter"/>
          <w:color w:val="98C379"/>
          <w:sz w:val="18"/>
          <w:szCs w:val="18"/>
        </w:rPr>
        <w:t xml:space="preserve"> Multi-chain checkpoint successful: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(deposits)}</w:t>
      </w:r>
      <w:r w:rsidRPr="00602E4B">
        <w:rPr>
          <w:rStyle w:val="token"/>
          <w:rFonts w:ascii="Inter" w:eastAsiaTheme="majorEastAsia" w:hAnsi="Inter"/>
          <w:color w:val="98C379"/>
          <w:sz w:val="18"/>
          <w:szCs w:val="18"/>
        </w:rPr>
        <w:t xml:space="preserve"> deposits processed"</w:t>
      </w:r>
      <w:r w:rsidRPr="00602E4B">
        <w:rPr>
          <w:rStyle w:val="token"/>
          <w:rFonts w:ascii="Inter" w:eastAsiaTheme="majorEastAsia" w:hAnsi="Inter"/>
          <w:color w:val="ABB2BF"/>
          <w:sz w:val="18"/>
          <w:szCs w:val="18"/>
        </w:rPr>
        <w:t>)</w:t>
      </w:r>
    </w:p>
    <w:p w14:paraId="4977FB3A" w14:textId="77777777" w:rsidR="00404521" w:rsidRPr="00602E4B" w:rsidRDefault="00035578" w:rsidP="00404521">
      <w:pPr>
        <w:rPr>
          <w:rFonts w:ascii="Inter" w:hAnsi="Inter"/>
          <w:sz w:val="18"/>
          <w:szCs w:val="18"/>
        </w:rPr>
      </w:pPr>
      <w:r>
        <w:pict w14:anchorId="732BABAA">
          <v:rect id="Rectangle 25"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EDBB69" w14:textId="77777777" w:rsidR="00404521" w:rsidRPr="00602E4B" w:rsidRDefault="00404521" w:rsidP="00404521">
      <w:pPr>
        <w:pStyle w:val="Heading2"/>
        <w:rPr>
          <w:rFonts w:ascii="Inter" w:hAnsi="Inter"/>
          <w:sz w:val="18"/>
          <w:szCs w:val="18"/>
        </w:rPr>
      </w:pPr>
      <w:r w:rsidRPr="00602E4B">
        <w:rPr>
          <w:rFonts w:ascii="Inter" w:hAnsi="Inter"/>
          <w:sz w:val="18"/>
          <w:szCs w:val="18"/>
        </w:rPr>
        <w:t>16. Open Questions and Future Work</w:t>
      </w:r>
    </w:p>
    <w:p w14:paraId="2D3B6EBB" w14:textId="77777777" w:rsidR="00404521" w:rsidRPr="00602E4B" w:rsidRDefault="00404521" w:rsidP="00404521">
      <w:pPr>
        <w:pStyle w:val="whitespace-normal"/>
        <w:rPr>
          <w:rFonts w:ascii="Inter" w:hAnsi="Inter"/>
          <w:sz w:val="18"/>
          <w:szCs w:val="18"/>
        </w:rPr>
      </w:pPr>
      <w:r w:rsidRPr="00602E4B">
        <w:rPr>
          <w:rFonts w:ascii="Inter" w:hAnsi="Inter"/>
          <w:sz w:val="18"/>
          <w:szCs w:val="18"/>
        </w:rPr>
        <w:t>This section identifies areas requiring further research, analysis, or implementation.</w:t>
      </w:r>
    </w:p>
    <w:p w14:paraId="5C13CFA1" w14:textId="77777777" w:rsidR="00404521" w:rsidRPr="00602E4B" w:rsidRDefault="00404521" w:rsidP="00404521">
      <w:pPr>
        <w:pStyle w:val="Heading2"/>
        <w:rPr>
          <w:rFonts w:ascii="Inter" w:hAnsi="Inter"/>
          <w:sz w:val="18"/>
          <w:szCs w:val="18"/>
        </w:rPr>
      </w:pPr>
      <w:r w:rsidRPr="00602E4B">
        <w:rPr>
          <w:rFonts w:ascii="Inter" w:hAnsi="Inter"/>
          <w:sz w:val="18"/>
          <w:szCs w:val="18"/>
        </w:rPr>
        <w:t>16.1 Parameters Requiring Further Analysis</w:t>
      </w:r>
    </w:p>
    <w:p w14:paraId="7F112934" w14:textId="77777777" w:rsidR="00404521" w:rsidRPr="00602E4B" w:rsidRDefault="00404521" w:rsidP="00404521">
      <w:pPr>
        <w:pStyle w:val="Heading3"/>
        <w:rPr>
          <w:rFonts w:ascii="Inter" w:hAnsi="Inter"/>
          <w:sz w:val="18"/>
          <w:szCs w:val="18"/>
        </w:rPr>
      </w:pPr>
      <w:r w:rsidRPr="00602E4B">
        <w:rPr>
          <w:rFonts w:ascii="Inter" w:hAnsi="Inter"/>
          <w:sz w:val="18"/>
          <w:szCs w:val="18"/>
        </w:rPr>
        <w:t>Committee Size Optimization</w:t>
      </w:r>
    </w:p>
    <w:p w14:paraId="5066A84D"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Current Default:</w:t>
      </w:r>
      <w:r w:rsidRPr="00602E4B">
        <w:rPr>
          <w:rFonts w:ascii="Inter" w:hAnsi="Inter"/>
          <w:sz w:val="18"/>
          <w:szCs w:val="18"/>
        </w:rPr>
        <w:t xml:space="preserve"> m = 150</w:t>
      </w:r>
    </w:p>
    <w:p w14:paraId="0D5367EB"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Open Questions:</w:t>
      </w:r>
    </w:p>
    <w:p w14:paraId="53C662F5" w14:textId="77777777" w:rsidR="00404521" w:rsidRPr="00602E4B" w:rsidRDefault="00404521">
      <w:pPr>
        <w:pStyle w:val="whitespace-normal"/>
        <w:numPr>
          <w:ilvl w:val="0"/>
          <w:numId w:val="247"/>
        </w:numPr>
        <w:rPr>
          <w:rFonts w:ascii="Inter" w:hAnsi="Inter"/>
          <w:sz w:val="18"/>
          <w:szCs w:val="18"/>
        </w:rPr>
      </w:pPr>
      <w:r w:rsidRPr="00602E4B">
        <w:rPr>
          <w:rFonts w:ascii="Inter" w:hAnsi="Inter"/>
          <w:sz w:val="18"/>
          <w:szCs w:val="18"/>
        </w:rPr>
        <w:t>What is the optimal committee size given realistic adversarial fraction estimates?</w:t>
      </w:r>
    </w:p>
    <w:p w14:paraId="7CCF40DE" w14:textId="77777777" w:rsidR="00404521" w:rsidRPr="00602E4B" w:rsidRDefault="00404521">
      <w:pPr>
        <w:pStyle w:val="whitespace-normal"/>
        <w:numPr>
          <w:ilvl w:val="0"/>
          <w:numId w:val="247"/>
        </w:numPr>
        <w:rPr>
          <w:rFonts w:ascii="Inter" w:hAnsi="Inter"/>
          <w:sz w:val="18"/>
          <w:szCs w:val="18"/>
        </w:rPr>
      </w:pPr>
      <w:r w:rsidRPr="00602E4B">
        <w:rPr>
          <w:rFonts w:ascii="Inter" w:hAnsi="Inter"/>
          <w:sz w:val="18"/>
          <w:szCs w:val="18"/>
        </w:rPr>
        <w:t>How does committee size affect finality time under various network conditions?</w:t>
      </w:r>
    </w:p>
    <w:p w14:paraId="35F88C1F" w14:textId="77777777" w:rsidR="00404521" w:rsidRPr="00602E4B" w:rsidRDefault="00404521">
      <w:pPr>
        <w:pStyle w:val="whitespace-normal"/>
        <w:numPr>
          <w:ilvl w:val="0"/>
          <w:numId w:val="247"/>
        </w:numPr>
        <w:rPr>
          <w:rFonts w:ascii="Inter" w:hAnsi="Inter"/>
          <w:sz w:val="18"/>
          <w:szCs w:val="18"/>
        </w:rPr>
      </w:pPr>
      <w:r w:rsidRPr="00602E4B">
        <w:rPr>
          <w:rFonts w:ascii="Inter" w:hAnsi="Inter"/>
          <w:sz w:val="18"/>
          <w:szCs w:val="18"/>
        </w:rPr>
        <w:t>Should committee size be dynamic based on observed network health?</w:t>
      </w:r>
    </w:p>
    <w:p w14:paraId="1B244453"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Required Analysis:</w:t>
      </w:r>
    </w:p>
    <w:p w14:paraId="595DED6E" w14:textId="77777777" w:rsidR="00404521" w:rsidRPr="00602E4B" w:rsidRDefault="00404521">
      <w:pPr>
        <w:pStyle w:val="whitespace-normal"/>
        <w:numPr>
          <w:ilvl w:val="0"/>
          <w:numId w:val="248"/>
        </w:numPr>
        <w:rPr>
          <w:rFonts w:ascii="Inter" w:hAnsi="Inter"/>
          <w:sz w:val="18"/>
          <w:szCs w:val="18"/>
        </w:rPr>
      </w:pPr>
      <w:r w:rsidRPr="00602E4B">
        <w:rPr>
          <w:rFonts w:ascii="Inter" w:hAnsi="Inter"/>
          <w:sz w:val="18"/>
          <w:szCs w:val="18"/>
        </w:rPr>
        <w:t>Formal analysis using Equation 9 (Committee Adversarial Overflow) with real-world adversarial fraction data</w:t>
      </w:r>
    </w:p>
    <w:p w14:paraId="036A8788" w14:textId="77777777" w:rsidR="00404521" w:rsidRPr="00602E4B" w:rsidRDefault="00404521">
      <w:pPr>
        <w:pStyle w:val="whitespace-normal"/>
        <w:numPr>
          <w:ilvl w:val="0"/>
          <w:numId w:val="248"/>
        </w:numPr>
        <w:rPr>
          <w:rFonts w:ascii="Inter" w:hAnsi="Inter"/>
          <w:sz w:val="18"/>
          <w:szCs w:val="18"/>
        </w:rPr>
      </w:pPr>
      <w:r w:rsidRPr="00602E4B">
        <w:rPr>
          <w:rFonts w:ascii="Inter" w:hAnsi="Inter"/>
          <w:sz w:val="18"/>
          <w:szCs w:val="18"/>
        </w:rPr>
        <w:t>Simulation of committee sizes from 100-300 under varying network latency</w:t>
      </w:r>
    </w:p>
    <w:p w14:paraId="28DE1578" w14:textId="77777777" w:rsidR="00404521" w:rsidRPr="00602E4B" w:rsidRDefault="00404521">
      <w:pPr>
        <w:pStyle w:val="whitespace-normal"/>
        <w:numPr>
          <w:ilvl w:val="0"/>
          <w:numId w:val="248"/>
        </w:numPr>
        <w:rPr>
          <w:rFonts w:ascii="Inter" w:hAnsi="Inter"/>
          <w:sz w:val="18"/>
          <w:szCs w:val="18"/>
        </w:rPr>
      </w:pPr>
      <w:r w:rsidRPr="00602E4B">
        <w:rPr>
          <w:rFonts w:ascii="Inter" w:hAnsi="Inter"/>
          <w:sz w:val="18"/>
          <w:szCs w:val="18"/>
        </w:rPr>
        <w:t>Cost-benefit analysis: safety vs. performance trade-offs</w:t>
      </w:r>
    </w:p>
    <w:p w14:paraId="6AEA64BF"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Recommended Approach:</w:t>
      </w:r>
    </w:p>
    <w:p w14:paraId="3D27F084" w14:textId="77777777" w:rsidR="00404521" w:rsidRPr="00602E4B" w:rsidRDefault="00404521" w:rsidP="00404521">
      <w:pPr>
        <w:rPr>
          <w:rFonts w:ascii="Inter" w:hAnsi="Inter"/>
          <w:sz w:val="18"/>
          <w:szCs w:val="18"/>
        </w:rPr>
      </w:pPr>
      <w:r w:rsidRPr="00602E4B">
        <w:rPr>
          <w:rFonts w:ascii="Inter" w:hAnsi="Inter"/>
          <w:sz w:val="18"/>
          <w:szCs w:val="18"/>
        </w:rPr>
        <w:t>python</w:t>
      </w:r>
    </w:p>
    <w:p w14:paraId="4042DE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analyze_committee_size_trade_offs</w:t>
      </w:r>
      <w:r w:rsidRPr="00602E4B">
        <w:rPr>
          <w:rStyle w:val="token"/>
          <w:rFonts w:ascii="Inter" w:eastAsiaTheme="majorEastAsia" w:hAnsi="Inter"/>
          <w:color w:val="ABB2BF"/>
          <w:sz w:val="18"/>
          <w:szCs w:val="18"/>
        </w:rPr>
        <w:t>():</w:t>
      </w:r>
    </w:p>
    <w:p w14:paraId="606B53EA"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07F1D3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Simulate different committee sizes to find optimal balance.</w:t>
      </w:r>
    </w:p>
    <w:p w14:paraId="77916FD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17CA4A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C4BBB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762EFD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996FA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m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125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175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200</w:t>
      </w:r>
      <w:r w:rsidRPr="00602E4B">
        <w:rPr>
          <w:rStyle w:val="token"/>
          <w:rFonts w:ascii="Inter" w:eastAsiaTheme="majorEastAsia" w:hAnsi="Inter"/>
          <w:color w:val="ABB2BF"/>
          <w:sz w:val="18"/>
          <w:szCs w:val="18"/>
        </w:rPr>
        <w:t>]:</w:t>
      </w:r>
    </w:p>
    <w:p w14:paraId="50177E1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Equation 9: P(A &gt; 1/3) ≤ exp(-2m * (ρ_a - 1/3)²)</w:t>
      </w:r>
    </w:p>
    <w:p w14:paraId="304E1EE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Test with various adversarial fractions</w:t>
      </w:r>
    </w:p>
    <w:p w14:paraId="4003CA1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C6C0C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rho_a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0.15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0.30</w:t>
      </w:r>
      <w:r w:rsidRPr="00602E4B">
        <w:rPr>
          <w:rStyle w:val="token"/>
          <w:rFonts w:ascii="Inter" w:eastAsiaTheme="majorEastAsia" w:hAnsi="Inter"/>
          <w:color w:val="ABB2BF"/>
          <w:sz w:val="18"/>
          <w:szCs w:val="18"/>
        </w:rPr>
        <w:t>]:</w:t>
      </w:r>
    </w:p>
    <w:p w14:paraId="08171DB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safety_failure_prob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math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exp</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rho_a</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p>
    <w:p w14:paraId="79DB20B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683BBC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Simulate finality time</w:t>
      </w:r>
    </w:p>
    <w:p w14:paraId="66C8190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finality_time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simulate_finality</w:t>
      </w:r>
      <w:r w:rsidRPr="00602E4B">
        <w:rPr>
          <w:rStyle w:val="token"/>
          <w:rFonts w:ascii="Inter" w:eastAsiaTheme="majorEastAsia" w:hAnsi="Inter"/>
          <w:color w:val="ABB2BF"/>
          <w:sz w:val="18"/>
          <w:szCs w:val="18"/>
        </w:rPr>
        <w:t>(</w:t>
      </w:r>
    </w:p>
    <w:p w14:paraId="25745FC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committee_size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m</w:t>
      </w:r>
      <w:r w:rsidRPr="00602E4B">
        <w:rPr>
          <w:rStyle w:val="token"/>
          <w:rFonts w:ascii="Inter" w:eastAsiaTheme="majorEastAsia" w:hAnsi="Inter"/>
          <w:color w:val="ABB2BF"/>
          <w:sz w:val="18"/>
          <w:szCs w:val="18"/>
        </w:rPr>
        <w:t>,</w:t>
      </w:r>
    </w:p>
    <w:p w14:paraId="7C8A5CE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adversarial_fraction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rho_a</w:t>
      </w:r>
      <w:r w:rsidRPr="00602E4B">
        <w:rPr>
          <w:rStyle w:val="token"/>
          <w:rFonts w:ascii="Inter" w:eastAsiaTheme="majorEastAsia" w:hAnsi="Inter"/>
          <w:color w:val="ABB2BF"/>
          <w:sz w:val="18"/>
          <w:szCs w:val="18"/>
        </w:rPr>
        <w:t>,</w:t>
      </w:r>
    </w:p>
    <w:p w14:paraId="631A27E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network_latency</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ms</w:t>
      </w:r>
    </w:p>
    <w:p w14:paraId="7D79FF5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iterations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1000</w:t>
      </w:r>
    </w:p>
    <w:p w14:paraId="4C469E4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C33D20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B0E340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rho_a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AEE112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'safety_failure_prob'</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safety_failure_prob</w:t>
      </w:r>
      <w:r w:rsidRPr="00602E4B">
        <w:rPr>
          <w:rStyle w:val="token"/>
          <w:rFonts w:ascii="Inter" w:eastAsiaTheme="majorEastAsia" w:hAnsi="Inter"/>
          <w:color w:val="ABB2BF"/>
          <w:sz w:val="18"/>
          <w:szCs w:val="18"/>
        </w:rPr>
        <w:t>,</w:t>
      </w:r>
    </w:p>
    <w:p w14:paraId="4A15230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'avg_finality_time'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finality_time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mean</w:t>
      </w:r>
      <w:r w:rsidRPr="00602E4B">
        <w:rPr>
          <w:rStyle w:val="token"/>
          <w:rFonts w:ascii="Inter" w:eastAsiaTheme="majorEastAsia" w:hAnsi="Inter"/>
          <w:color w:val="ABB2BF"/>
          <w:sz w:val="18"/>
          <w:szCs w:val="18"/>
        </w:rPr>
        <w:t>(),</w:t>
      </w:r>
    </w:p>
    <w:p w14:paraId="27EE2C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'p99_finality_time'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finality_time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quantile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0.99</w:t>
      </w:r>
      <w:r w:rsidRPr="00602E4B">
        <w:rPr>
          <w:rStyle w:val="token"/>
          <w:rFonts w:ascii="Inter" w:eastAsiaTheme="majorEastAsia" w:hAnsi="Inter"/>
          <w:color w:val="ABB2BF"/>
          <w:sz w:val="18"/>
          <w:szCs w:val="18"/>
        </w:rPr>
        <w:t>)</w:t>
      </w:r>
    </w:p>
    <w:p w14:paraId="771C94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E6808A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2060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Find Pareto-optimal committee sizes</w:t>
      </w:r>
    </w:p>
    <w:p w14:paraId="2D28E825"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analyze_pareto_frontier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results</w:t>
      </w:r>
      <w:r w:rsidRPr="00602E4B">
        <w:rPr>
          <w:rStyle w:val="token"/>
          <w:rFonts w:ascii="Inter" w:eastAsiaTheme="majorEastAsia" w:hAnsi="Inter"/>
          <w:color w:val="ABB2BF"/>
          <w:sz w:val="18"/>
          <w:szCs w:val="18"/>
        </w:rPr>
        <w:t>)</w:t>
      </w:r>
    </w:p>
    <w:p w14:paraId="155EA87D"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Exponent Values for Weight Calculation</w:t>
      </w:r>
    </w:p>
    <w:p w14:paraId="6B727D1A"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Current Defaults:</w:t>
      </w:r>
      <w:r w:rsidRPr="00602E4B">
        <w:rPr>
          <w:rFonts w:ascii="Inter" w:hAnsi="Inter"/>
          <w:sz w:val="18"/>
          <w:szCs w:val="18"/>
        </w:rPr>
        <w:t xml:space="preserve"> α = 1, β = 1, γ = 0 (linear stake and reputation, contribution disabled)</w:t>
      </w:r>
    </w:p>
    <w:p w14:paraId="22364968"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Open Questions:</w:t>
      </w:r>
    </w:p>
    <w:p w14:paraId="17AAD11B" w14:textId="77777777" w:rsidR="00404521" w:rsidRPr="00602E4B" w:rsidRDefault="00404521">
      <w:pPr>
        <w:pStyle w:val="whitespace-normal"/>
        <w:numPr>
          <w:ilvl w:val="0"/>
          <w:numId w:val="249"/>
        </w:numPr>
        <w:rPr>
          <w:rFonts w:ascii="Inter" w:hAnsi="Inter"/>
          <w:sz w:val="18"/>
          <w:szCs w:val="18"/>
        </w:rPr>
      </w:pPr>
      <w:r w:rsidRPr="00602E4B">
        <w:rPr>
          <w:rFonts w:ascii="Inter" w:hAnsi="Inter"/>
          <w:sz w:val="18"/>
          <w:szCs w:val="18"/>
        </w:rPr>
        <w:t>Should we use sublinear stake (α &lt; 1) to reduce centralization pressure?</w:t>
      </w:r>
    </w:p>
    <w:p w14:paraId="0F24C6BD" w14:textId="77777777" w:rsidR="00404521" w:rsidRPr="00602E4B" w:rsidRDefault="00404521">
      <w:pPr>
        <w:pStyle w:val="whitespace-normal"/>
        <w:numPr>
          <w:ilvl w:val="0"/>
          <w:numId w:val="249"/>
        </w:numPr>
        <w:rPr>
          <w:rFonts w:ascii="Inter" w:hAnsi="Inter"/>
          <w:sz w:val="18"/>
          <w:szCs w:val="18"/>
        </w:rPr>
      </w:pPr>
      <w:r w:rsidRPr="00602E4B">
        <w:rPr>
          <w:rFonts w:ascii="Inter" w:hAnsi="Inter"/>
          <w:sz w:val="18"/>
          <w:szCs w:val="18"/>
        </w:rPr>
        <w:t>What is the optimal balance between stake and reputation influence?</w:t>
      </w:r>
    </w:p>
    <w:p w14:paraId="10E8F08B" w14:textId="77777777" w:rsidR="00404521" w:rsidRPr="00602E4B" w:rsidRDefault="00404521">
      <w:pPr>
        <w:pStyle w:val="whitespace-normal"/>
        <w:numPr>
          <w:ilvl w:val="0"/>
          <w:numId w:val="249"/>
        </w:numPr>
        <w:rPr>
          <w:rFonts w:ascii="Inter" w:hAnsi="Inter"/>
          <w:sz w:val="18"/>
          <w:szCs w:val="18"/>
        </w:rPr>
      </w:pPr>
      <w:r w:rsidRPr="00602E4B">
        <w:rPr>
          <w:rFonts w:ascii="Inter" w:hAnsi="Inter"/>
          <w:sz w:val="18"/>
          <w:szCs w:val="18"/>
        </w:rPr>
        <w:t>When and how should contribution factor (γ) be enabled?</w:t>
      </w:r>
    </w:p>
    <w:p w14:paraId="5360BA98"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Required Analysis:</w:t>
      </w:r>
    </w:p>
    <w:p w14:paraId="40E3389A" w14:textId="77777777" w:rsidR="00404521" w:rsidRPr="00602E4B" w:rsidRDefault="00404521">
      <w:pPr>
        <w:pStyle w:val="whitespace-normal"/>
        <w:numPr>
          <w:ilvl w:val="0"/>
          <w:numId w:val="250"/>
        </w:numPr>
        <w:rPr>
          <w:rFonts w:ascii="Inter" w:hAnsi="Inter"/>
          <w:sz w:val="18"/>
          <w:szCs w:val="18"/>
        </w:rPr>
      </w:pPr>
      <w:r w:rsidRPr="00602E4B">
        <w:rPr>
          <w:rFonts w:ascii="Inter" w:hAnsi="Inter"/>
          <w:sz w:val="18"/>
          <w:szCs w:val="18"/>
        </w:rPr>
        <w:t>Economic modeling of validator strategies under different exponent combinations</w:t>
      </w:r>
    </w:p>
    <w:p w14:paraId="67FF4E8D" w14:textId="77777777" w:rsidR="00404521" w:rsidRPr="00602E4B" w:rsidRDefault="00404521">
      <w:pPr>
        <w:pStyle w:val="whitespace-normal"/>
        <w:numPr>
          <w:ilvl w:val="0"/>
          <w:numId w:val="250"/>
        </w:numPr>
        <w:rPr>
          <w:rFonts w:ascii="Inter" w:hAnsi="Inter"/>
          <w:sz w:val="18"/>
          <w:szCs w:val="18"/>
        </w:rPr>
      </w:pPr>
      <w:r w:rsidRPr="00602E4B">
        <w:rPr>
          <w:rFonts w:ascii="Inter" w:hAnsi="Inter"/>
          <w:sz w:val="18"/>
          <w:szCs w:val="18"/>
        </w:rPr>
        <w:t>Game-theoretic analysis of Nash equilibria</w:t>
      </w:r>
    </w:p>
    <w:p w14:paraId="4875528F" w14:textId="77777777" w:rsidR="00404521" w:rsidRPr="00602E4B" w:rsidRDefault="00404521">
      <w:pPr>
        <w:pStyle w:val="whitespace-normal"/>
        <w:numPr>
          <w:ilvl w:val="0"/>
          <w:numId w:val="250"/>
        </w:numPr>
        <w:rPr>
          <w:rFonts w:ascii="Inter" w:hAnsi="Inter"/>
          <w:sz w:val="18"/>
          <w:szCs w:val="18"/>
        </w:rPr>
      </w:pPr>
      <w:r w:rsidRPr="00602E4B">
        <w:rPr>
          <w:rFonts w:ascii="Inter" w:hAnsi="Inter"/>
          <w:sz w:val="18"/>
          <w:szCs w:val="18"/>
        </w:rPr>
        <w:t>Historical data analysis from testnets</w:t>
      </w:r>
    </w:p>
    <w:p w14:paraId="57ED21E6"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Study:</w:t>
      </w:r>
    </w:p>
    <w:p w14:paraId="3F3A4840" w14:textId="77777777" w:rsidR="00404521" w:rsidRPr="00602E4B" w:rsidRDefault="00404521" w:rsidP="00404521">
      <w:pPr>
        <w:rPr>
          <w:rFonts w:ascii="Inter" w:hAnsi="Inter"/>
          <w:sz w:val="18"/>
          <w:szCs w:val="18"/>
        </w:rPr>
      </w:pPr>
      <w:r w:rsidRPr="00602E4B">
        <w:rPr>
          <w:rFonts w:ascii="Inter" w:hAnsi="Inter"/>
          <w:sz w:val="18"/>
          <w:szCs w:val="18"/>
        </w:rPr>
        <w:t>python</w:t>
      </w:r>
    </w:p>
    <w:p w14:paraId="39F294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simulate_validator_strategies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alpha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beta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gamma</w:t>
      </w:r>
      <w:r w:rsidRPr="00602E4B">
        <w:rPr>
          <w:rStyle w:val="token"/>
          <w:rFonts w:ascii="Inter" w:eastAsiaTheme="majorEastAsia" w:hAnsi="Inter"/>
          <w:color w:val="ABB2BF"/>
          <w:sz w:val="18"/>
          <w:szCs w:val="18"/>
        </w:rPr>
        <w:t>):</w:t>
      </w:r>
    </w:p>
    <w:p w14:paraId="2A49C024"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A5CFAF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Model validator behavior under different weight exponents.</w:t>
      </w:r>
    </w:p>
    <w:p w14:paraId="0C13F5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4CD462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Measures:</w:t>
      </w:r>
    </w:p>
    <w:p w14:paraId="020A337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Centralization (Gini coefficient, Nakamoto coefficient)</w:t>
      </w:r>
    </w:p>
    <w:p w14:paraId="5C64631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Validator profitability distribution</w:t>
      </w:r>
    </w:p>
    <w:p w14:paraId="12398E6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Attack cost vs. TVL</w:t>
      </w:r>
    </w:p>
    <w:p w14:paraId="451895E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B3B974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18269EB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Initialize validator population</w:t>
      </w:r>
    </w:p>
    <w:p w14:paraId="1CA4716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generate_validator_population</w:t>
      </w:r>
      <w:r w:rsidRPr="00602E4B">
        <w:rPr>
          <w:rStyle w:val="token"/>
          <w:rFonts w:ascii="Inter" w:eastAsiaTheme="majorEastAsia" w:hAnsi="Inter"/>
          <w:color w:val="ABB2BF"/>
          <w:sz w:val="18"/>
          <w:szCs w:val="18"/>
        </w:rPr>
        <w:t>(</w:t>
      </w:r>
    </w:p>
    <w:p w14:paraId="6B9E835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500</w:t>
      </w:r>
      <w:r w:rsidRPr="00602E4B">
        <w:rPr>
          <w:rStyle w:val="token"/>
          <w:rFonts w:ascii="Inter" w:eastAsiaTheme="majorEastAsia" w:hAnsi="Inter"/>
          <w:color w:val="ABB2BF"/>
          <w:sz w:val="18"/>
          <w:szCs w:val="18"/>
        </w:rPr>
        <w:t>,</w:t>
      </w:r>
    </w:p>
    <w:p w14:paraId="3B213F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stake_distribution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'pareto'</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Power law</w:t>
      </w:r>
    </w:p>
    <w:p w14:paraId="05959E8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reputation_distribution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'beta'</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Skewed toward high</w:t>
      </w:r>
    </w:p>
    <w:p w14:paraId="57F06F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E047AC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CE5E2A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Simulate 1 year of operation</w:t>
      </w:r>
    </w:p>
    <w:p w14:paraId="2A35F94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epoch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365</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24</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year in epochs</w:t>
      </w:r>
    </w:p>
    <w:p w14:paraId="73A8673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weights with given exponents</w:t>
      </w:r>
    </w:p>
    <w:p w14:paraId="1E8B93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6B9AE19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stake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alpha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2FCE5F4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reputation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beta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1B2A5B2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contribution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gamma</w:t>
      </w:r>
      <w:r w:rsidRPr="00602E4B">
        <w:rPr>
          <w:rStyle w:val="token"/>
          <w:rFonts w:ascii="Inter" w:eastAsiaTheme="majorEastAsia" w:hAnsi="Inter"/>
          <w:color w:val="ABB2BF"/>
          <w:sz w:val="18"/>
          <w:szCs w:val="18"/>
        </w:rPr>
        <w:t>)</w:t>
      </w:r>
    </w:p>
    <w:p w14:paraId="42F77C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B6851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Normalize</w:t>
      </w:r>
    </w:p>
    <w:p w14:paraId="5C1E43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weight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101846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0E5D39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normalized_weight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total_weight</w:t>
      </w:r>
    </w:p>
    <w:p w14:paraId="298572A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8C33C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Simulate validator decisions</w:t>
      </w:r>
    </w:p>
    <w:p w14:paraId="40AC361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 Should they increase stake?</w:t>
      </w:r>
    </w:p>
    <w:p w14:paraId="29A3B22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 Should they improve infrastructure (reputation)?</w:t>
      </w:r>
    </w:p>
    <w:p w14:paraId="07F6329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 Should they contribute to ecosystem?</w:t>
      </w:r>
    </w:p>
    <w:p w14:paraId="0AFEF1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719386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make_strategic_decision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alpha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beta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gamma</w:t>
      </w:r>
      <w:r w:rsidRPr="00602E4B">
        <w:rPr>
          <w:rStyle w:val="token"/>
          <w:rFonts w:ascii="Inter" w:eastAsiaTheme="majorEastAsia" w:hAnsi="Inter"/>
          <w:color w:val="ABB2BF"/>
          <w:sz w:val="18"/>
          <w:szCs w:val="18"/>
        </w:rPr>
        <w:t>)</w:t>
      </w:r>
    </w:p>
    <w:p w14:paraId="43AB578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48FF5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Update metrics</w:t>
      </w:r>
    </w:p>
    <w:p w14:paraId="4E78F37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update_centralization_metrics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p>
    <w:p w14:paraId="1120F8E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update_profitability_metrics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p>
    <w:p w14:paraId="38FA1D4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E42C2D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23A01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'final_gini'</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calculate_gini</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p>
    <w:p w14:paraId="565E69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'final_nakamoto'</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calculate_nakamoto</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p>
    <w:p w14:paraId="7EFEEA1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'avg_validator_profit'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mean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total_profit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p>
    <w:p w14:paraId="146835E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'attack_cost'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calculate_attack_cost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validators</w:t>
      </w:r>
      <w:r w:rsidRPr="00602E4B">
        <w:rPr>
          <w:rStyle w:val="token"/>
          <w:rFonts w:ascii="Inter" w:eastAsiaTheme="majorEastAsia" w:hAnsi="Inter"/>
          <w:color w:val="ABB2BF"/>
          <w:sz w:val="18"/>
          <w:szCs w:val="18"/>
        </w:rPr>
        <w:t>)</w:t>
      </w:r>
    </w:p>
    <w:p w14:paraId="7CE79608"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B73B1EE"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Slashing Rate Calibration</w:t>
      </w:r>
    </w:p>
    <w:p w14:paraId="007DEF6D"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Current Defaults:</w:t>
      </w:r>
      <w:r w:rsidRPr="00602E4B">
        <w:rPr>
          <w:rFonts w:ascii="Inter" w:hAnsi="Inter"/>
          <w:sz w:val="18"/>
          <w:szCs w:val="18"/>
        </w:rPr>
        <w:t xml:space="preserve"> σ_base = 2%, σ_rep = 3%, σ_bridge = 5%</w:t>
      </w:r>
    </w:p>
    <w:p w14:paraId="7A56D4A7"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Open Questions:</w:t>
      </w:r>
    </w:p>
    <w:p w14:paraId="70290360" w14:textId="77777777" w:rsidR="00404521" w:rsidRPr="00602E4B" w:rsidRDefault="00404521">
      <w:pPr>
        <w:pStyle w:val="whitespace-normal"/>
        <w:numPr>
          <w:ilvl w:val="0"/>
          <w:numId w:val="251"/>
        </w:numPr>
        <w:rPr>
          <w:rFonts w:ascii="Inter" w:hAnsi="Inter"/>
          <w:sz w:val="18"/>
          <w:szCs w:val="18"/>
        </w:rPr>
      </w:pPr>
      <w:r w:rsidRPr="00602E4B">
        <w:rPr>
          <w:rFonts w:ascii="Inter" w:hAnsi="Inter"/>
          <w:sz w:val="18"/>
          <w:szCs w:val="18"/>
        </w:rPr>
        <w:lastRenderedPageBreak/>
        <w:t>Are current slashing rates sufficient to deter attacks given TVL projections?</w:t>
      </w:r>
    </w:p>
    <w:p w14:paraId="70737714" w14:textId="77777777" w:rsidR="00404521" w:rsidRPr="00602E4B" w:rsidRDefault="00404521">
      <w:pPr>
        <w:pStyle w:val="whitespace-normal"/>
        <w:numPr>
          <w:ilvl w:val="0"/>
          <w:numId w:val="251"/>
        </w:numPr>
        <w:rPr>
          <w:rFonts w:ascii="Inter" w:hAnsi="Inter"/>
          <w:sz w:val="18"/>
          <w:szCs w:val="18"/>
        </w:rPr>
      </w:pPr>
      <w:r w:rsidRPr="00602E4B">
        <w:rPr>
          <w:rFonts w:ascii="Inter" w:hAnsi="Inter"/>
          <w:sz w:val="18"/>
          <w:szCs w:val="18"/>
        </w:rPr>
        <w:t>Should rates be dynamic based on TVL or other risk factors?</w:t>
      </w:r>
    </w:p>
    <w:p w14:paraId="18AC2830" w14:textId="77777777" w:rsidR="00404521" w:rsidRPr="00602E4B" w:rsidRDefault="00404521">
      <w:pPr>
        <w:pStyle w:val="whitespace-normal"/>
        <w:numPr>
          <w:ilvl w:val="0"/>
          <w:numId w:val="251"/>
        </w:numPr>
        <w:rPr>
          <w:rFonts w:ascii="Inter" w:hAnsi="Inter"/>
          <w:sz w:val="18"/>
          <w:szCs w:val="18"/>
        </w:rPr>
      </w:pPr>
      <w:r w:rsidRPr="00602E4B">
        <w:rPr>
          <w:rFonts w:ascii="Inter" w:hAnsi="Inter"/>
          <w:sz w:val="18"/>
          <w:szCs w:val="18"/>
        </w:rPr>
        <w:t>What is the right balance between deterrence and validator retention?</w:t>
      </w:r>
    </w:p>
    <w:p w14:paraId="1F8E7EE6"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Required Analysis:</w:t>
      </w:r>
    </w:p>
    <w:p w14:paraId="38A6FFA4" w14:textId="77777777" w:rsidR="00404521" w:rsidRPr="00602E4B" w:rsidRDefault="00404521">
      <w:pPr>
        <w:pStyle w:val="whitespace-normal"/>
        <w:numPr>
          <w:ilvl w:val="0"/>
          <w:numId w:val="252"/>
        </w:numPr>
        <w:rPr>
          <w:rFonts w:ascii="Inter" w:hAnsi="Inter"/>
          <w:sz w:val="18"/>
          <w:szCs w:val="18"/>
        </w:rPr>
      </w:pPr>
      <w:r w:rsidRPr="00602E4B">
        <w:rPr>
          <w:rFonts w:ascii="Inter" w:hAnsi="Inter"/>
          <w:sz w:val="18"/>
          <w:szCs w:val="18"/>
        </w:rPr>
        <w:t>Security budget analysis: attack cost vs. potential profit</w:t>
      </w:r>
    </w:p>
    <w:p w14:paraId="79AA185B" w14:textId="77777777" w:rsidR="00404521" w:rsidRPr="00602E4B" w:rsidRDefault="00404521">
      <w:pPr>
        <w:pStyle w:val="whitespace-normal"/>
        <w:numPr>
          <w:ilvl w:val="0"/>
          <w:numId w:val="252"/>
        </w:numPr>
        <w:rPr>
          <w:rFonts w:ascii="Inter" w:hAnsi="Inter"/>
          <w:sz w:val="18"/>
          <w:szCs w:val="18"/>
        </w:rPr>
      </w:pPr>
      <w:r w:rsidRPr="00602E4B">
        <w:rPr>
          <w:rFonts w:ascii="Inter" w:hAnsi="Inter"/>
          <w:sz w:val="18"/>
          <w:szCs w:val="18"/>
        </w:rPr>
        <w:t>Historical analysis of slashing events from other networks</w:t>
      </w:r>
    </w:p>
    <w:p w14:paraId="0D755CD6" w14:textId="77777777" w:rsidR="00404521" w:rsidRPr="00602E4B" w:rsidRDefault="00404521">
      <w:pPr>
        <w:pStyle w:val="whitespace-normal"/>
        <w:numPr>
          <w:ilvl w:val="0"/>
          <w:numId w:val="252"/>
        </w:numPr>
        <w:rPr>
          <w:rFonts w:ascii="Inter" w:hAnsi="Inter"/>
          <w:sz w:val="18"/>
          <w:szCs w:val="18"/>
        </w:rPr>
      </w:pPr>
      <w:r w:rsidRPr="00602E4B">
        <w:rPr>
          <w:rFonts w:ascii="Inter" w:hAnsi="Inter"/>
          <w:sz w:val="18"/>
          <w:szCs w:val="18"/>
        </w:rPr>
        <w:t>Survey of validator risk tolerance</w:t>
      </w:r>
    </w:p>
    <w:p w14:paraId="6A77484B" w14:textId="77777777" w:rsidR="00404521" w:rsidRPr="00602E4B" w:rsidRDefault="00404521" w:rsidP="00404521">
      <w:pPr>
        <w:pStyle w:val="Heading2"/>
        <w:rPr>
          <w:rFonts w:ascii="Inter" w:hAnsi="Inter"/>
          <w:sz w:val="18"/>
          <w:szCs w:val="18"/>
        </w:rPr>
      </w:pPr>
      <w:r w:rsidRPr="00602E4B">
        <w:rPr>
          <w:rFonts w:ascii="Inter" w:hAnsi="Inter"/>
          <w:sz w:val="18"/>
          <w:szCs w:val="18"/>
        </w:rPr>
        <w:t>16.2 Research Questions</w:t>
      </w:r>
    </w:p>
    <w:p w14:paraId="7D1D5B2E" w14:textId="77777777" w:rsidR="00404521" w:rsidRPr="00602E4B" w:rsidRDefault="00404521" w:rsidP="00404521">
      <w:pPr>
        <w:pStyle w:val="Heading3"/>
        <w:rPr>
          <w:rFonts w:ascii="Inter" w:hAnsi="Inter"/>
          <w:sz w:val="18"/>
          <w:szCs w:val="18"/>
        </w:rPr>
      </w:pPr>
      <w:r w:rsidRPr="00602E4B">
        <w:rPr>
          <w:rFonts w:ascii="Inter" w:hAnsi="Inter"/>
          <w:sz w:val="18"/>
          <w:szCs w:val="18"/>
        </w:rPr>
        <w:t>Optimal Reputation Smoothing Factor</w:t>
      </w:r>
    </w:p>
    <w:p w14:paraId="6A3FF02A"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Current Default:</w:t>
      </w:r>
      <w:r w:rsidRPr="00602E4B">
        <w:rPr>
          <w:rFonts w:ascii="Inter" w:hAnsi="Inter"/>
          <w:sz w:val="18"/>
          <w:szCs w:val="18"/>
        </w:rPr>
        <w:t xml:space="preserve"> ρ = 0.8</w:t>
      </w:r>
    </w:p>
    <w:p w14:paraId="31ED7039"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Research Question:</w:t>
      </w:r>
      <w:r w:rsidRPr="00602E4B">
        <w:rPr>
          <w:rFonts w:ascii="Inter" w:hAnsi="Inter"/>
          <w:sz w:val="18"/>
          <w:szCs w:val="18"/>
        </w:rPr>
        <w:t xml:space="preserve"> How should ρ balance between filtering noise and responding to validator behavior changes?</w:t>
      </w:r>
    </w:p>
    <w:p w14:paraId="7CF702EF"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Hypothesis:</w:t>
      </w:r>
      <w:r w:rsidRPr="00602E4B">
        <w:rPr>
          <w:rFonts w:ascii="Inter" w:hAnsi="Inter"/>
          <w:sz w:val="18"/>
          <w:szCs w:val="18"/>
        </w:rPr>
        <w:t xml:space="preserve"> Optimal ρ may depend on validator tenure and historical volatility.</w:t>
      </w:r>
    </w:p>
    <w:p w14:paraId="2B388EED"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Research:</w:t>
      </w:r>
    </w:p>
    <w:p w14:paraId="33CFD691" w14:textId="77777777" w:rsidR="00404521" w:rsidRPr="00602E4B" w:rsidRDefault="00404521">
      <w:pPr>
        <w:pStyle w:val="whitespace-normal"/>
        <w:numPr>
          <w:ilvl w:val="0"/>
          <w:numId w:val="253"/>
        </w:numPr>
        <w:rPr>
          <w:rFonts w:ascii="Inter" w:hAnsi="Inter"/>
          <w:sz w:val="18"/>
          <w:szCs w:val="18"/>
        </w:rPr>
      </w:pPr>
      <w:r w:rsidRPr="00602E4B">
        <w:rPr>
          <w:rFonts w:ascii="Inter" w:hAnsi="Inter"/>
          <w:sz w:val="18"/>
          <w:szCs w:val="18"/>
        </w:rPr>
        <w:t>Analyze validator performance time series from testnet</w:t>
      </w:r>
    </w:p>
    <w:p w14:paraId="4767428E" w14:textId="77777777" w:rsidR="00404521" w:rsidRPr="00602E4B" w:rsidRDefault="00404521">
      <w:pPr>
        <w:pStyle w:val="whitespace-normal"/>
        <w:numPr>
          <w:ilvl w:val="0"/>
          <w:numId w:val="253"/>
        </w:numPr>
        <w:rPr>
          <w:rFonts w:ascii="Inter" w:hAnsi="Inter"/>
          <w:sz w:val="18"/>
          <w:szCs w:val="18"/>
        </w:rPr>
      </w:pPr>
      <w:r w:rsidRPr="00602E4B">
        <w:rPr>
          <w:rFonts w:ascii="Inter" w:hAnsi="Inter"/>
          <w:sz w:val="18"/>
          <w:szCs w:val="18"/>
        </w:rPr>
        <w:t>Test adaptive ρ that increases with validator tenure</w:t>
      </w:r>
    </w:p>
    <w:p w14:paraId="5F711F2B" w14:textId="77777777" w:rsidR="00404521" w:rsidRPr="00602E4B" w:rsidRDefault="00404521">
      <w:pPr>
        <w:pStyle w:val="whitespace-normal"/>
        <w:numPr>
          <w:ilvl w:val="0"/>
          <w:numId w:val="253"/>
        </w:numPr>
        <w:rPr>
          <w:rFonts w:ascii="Inter" w:hAnsi="Inter"/>
          <w:sz w:val="18"/>
          <w:szCs w:val="18"/>
        </w:rPr>
      </w:pPr>
      <w:r w:rsidRPr="00602E4B">
        <w:rPr>
          <w:rFonts w:ascii="Inter" w:hAnsi="Inter"/>
          <w:sz w:val="18"/>
          <w:szCs w:val="18"/>
        </w:rPr>
        <w:t>Compare fixed vs. adaptive ρ in simulations</w:t>
      </w:r>
    </w:p>
    <w:p w14:paraId="11C5AFCE" w14:textId="77777777" w:rsidR="00404521" w:rsidRPr="00602E4B" w:rsidRDefault="00404521" w:rsidP="00404521">
      <w:pPr>
        <w:pStyle w:val="Heading3"/>
        <w:rPr>
          <w:rFonts w:ascii="Inter" w:hAnsi="Inter"/>
          <w:sz w:val="18"/>
          <w:szCs w:val="18"/>
        </w:rPr>
      </w:pPr>
      <w:r w:rsidRPr="00602E4B">
        <w:rPr>
          <w:rFonts w:ascii="Inter" w:hAnsi="Inter"/>
          <w:sz w:val="18"/>
          <w:szCs w:val="18"/>
        </w:rPr>
        <w:t>Dynamic Committee Sizing</w:t>
      </w:r>
    </w:p>
    <w:p w14:paraId="67F63CFD"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Research Question:</w:t>
      </w:r>
      <w:r w:rsidRPr="00602E4B">
        <w:rPr>
          <w:rFonts w:ascii="Inter" w:hAnsi="Inter"/>
          <w:sz w:val="18"/>
          <w:szCs w:val="18"/>
        </w:rPr>
        <w:t xml:space="preserve"> Can committee size adjust automatically based on network conditions?</w:t>
      </w:r>
    </w:p>
    <w:p w14:paraId="6C8E96DD"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Potential Triggers:</w:t>
      </w:r>
    </w:p>
    <w:p w14:paraId="353E9E23" w14:textId="77777777" w:rsidR="00404521" w:rsidRPr="00602E4B" w:rsidRDefault="00404521">
      <w:pPr>
        <w:pStyle w:val="whitespace-normal"/>
        <w:numPr>
          <w:ilvl w:val="0"/>
          <w:numId w:val="254"/>
        </w:numPr>
        <w:rPr>
          <w:rFonts w:ascii="Inter" w:hAnsi="Inter"/>
          <w:sz w:val="18"/>
          <w:szCs w:val="18"/>
        </w:rPr>
      </w:pPr>
      <w:r w:rsidRPr="00602E4B">
        <w:rPr>
          <w:rFonts w:ascii="Inter" w:hAnsi="Inter"/>
          <w:sz w:val="18"/>
          <w:szCs w:val="18"/>
        </w:rPr>
        <w:t>Increase m when adversarial fraction ρ_a rises</w:t>
      </w:r>
    </w:p>
    <w:p w14:paraId="3E457650" w14:textId="77777777" w:rsidR="00404521" w:rsidRPr="00602E4B" w:rsidRDefault="00404521">
      <w:pPr>
        <w:pStyle w:val="whitespace-normal"/>
        <w:numPr>
          <w:ilvl w:val="0"/>
          <w:numId w:val="254"/>
        </w:numPr>
        <w:rPr>
          <w:rFonts w:ascii="Inter" w:hAnsi="Inter"/>
          <w:sz w:val="18"/>
          <w:szCs w:val="18"/>
        </w:rPr>
      </w:pPr>
      <w:r w:rsidRPr="00602E4B">
        <w:rPr>
          <w:rFonts w:ascii="Inter" w:hAnsi="Inter"/>
          <w:sz w:val="18"/>
          <w:szCs w:val="18"/>
        </w:rPr>
        <w:t>Decrease m during stable periods for better performance</w:t>
      </w:r>
    </w:p>
    <w:p w14:paraId="09D8AD7D" w14:textId="77777777" w:rsidR="00404521" w:rsidRPr="00602E4B" w:rsidRDefault="00404521">
      <w:pPr>
        <w:pStyle w:val="whitespace-normal"/>
        <w:numPr>
          <w:ilvl w:val="0"/>
          <w:numId w:val="254"/>
        </w:numPr>
        <w:rPr>
          <w:rFonts w:ascii="Inter" w:hAnsi="Inter"/>
          <w:sz w:val="18"/>
          <w:szCs w:val="18"/>
        </w:rPr>
      </w:pPr>
      <w:r w:rsidRPr="00602E4B">
        <w:rPr>
          <w:rFonts w:ascii="Inter" w:hAnsi="Inter"/>
          <w:sz w:val="18"/>
          <w:szCs w:val="18"/>
        </w:rPr>
        <w:t>Adjust based on observed timeout rates</w:t>
      </w:r>
    </w:p>
    <w:p w14:paraId="58844064"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Challenges:</w:t>
      </w:r>
    </w:p>
    <w:p w14:paraId="64A72E11" w14:textId="77777777" w:rsidR="00404521" w:rsidRPr="00602E4B" w:rsidRDefault="00404521">
      <w:pPr>
        <w:pStyle w:val="whitespace-normal"/>
        <w:numPr>
          <w:ilvl w:val="0"/>
          <w:numId w:val="255"/>
        </w:numPr>
        <w:rPr>
          <w:rFonts w:ascii="Inter" w:hAnsi="Inter"/>
          <w:sz w:val="18"/>
          <w:szCs w:val="18"/>
        </w:rPr>
      </w:pPr>
      <w:r w:rsidRPr="00602E4B">
        <w:rPr>
          <w:rFonts w:ascii="Inter" w:hAnsi="Inter"/>
          <w:sz w:val="18"/>
          <w:szCs w:val="18"/>
        </w:rPr>
        <w:t>Governance overhead of frequent changes</w:t>
      </w:r>
    </w:p>
    <w:p w14:paraId="7C9F3809" w14:textId="77777777" w:rsidR="00404521" w:rsidRPr="00602E4B" w:rsidRDefault="00404521">
      <w:pPr>
        <w:pStyle w:val="whitespace-normal"/>
        <w:numPr>
          <w:ilvl w:val="0"/>
          <w:numId w:val="255"/>
        </w:numPr>
        <w:rPr>
          <w:rFonts w:ascii="Inter" w:hAnsi="Inter"/>
          <w:sz w:val="18"/>
          <w:szCs w:val="18"/>
        </w:rPr>
      </w:pPr>
      <w:r w:rsidRPr="00602E4B">
        <w:rPr>
          <w:rFonts w:ascii="Inter" w:hAnsi="Inter"/>
          <w:sz w:val="18"/>
          <w:szCs w:val="18"/>
        </w:rPr>
        <w:t>Potential for manipulation</w:t>
      </w:r>
    </w:p>
    <w:p w14:paraId="0335A6C3" w14:textId="77777777" w:rsidR="00404521" w:rsidRPr="00602E4B" w:rsidRDefault="00404521">
      <w:pPr>
        <w:pStyle w:val="whitespace-normal"/>
        <w:numPr>
          <w:ilvl w:val="0"/>
          <w:numId w:val="255"/>
        </w:numPr>
        <w:rPr>
          <w:rFonts w:ascii="Inter" w:hAnsi="Inter"/>
          <w:sz w:val="18"/>
          <w:szCs w:val="18"/>
        </w:rPr>
      </w:pPr>
      <w:r w:rsidRPr="00602E4B">
        <w:rPr>
          <w:rFonts w:ascii="Inter" w:hAnsi="Inter"/>
          <w:sz w:val="18"/>
          <w:szCs w:val="18"/>
        </w:rPr>
        <w:t>Need for smooth transitions</w:t>
      </w:r>
    </w:p>
    <w:p w14:paraId="3C4B331F"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Mechanism:</w:t>
      </w:r>
    </w:p>
    <w:p w14:paraId="2BF51384" w14:textId="77777777" w:rsidR="00404521" w:rsidRPr="00602E4B" w:rsidRDefault="00404521" w:rsidP="00404521">
      <w:pPr>
        <w:rPr>
          <w:rFonts w:ascii="Inter" w:hAnsi="Inter"/>
          <w:sz w:val="18"/>
          <w:szCs w:val="18"/>
        </w:rPr>
      </w:pPr>
      <w:r w:rsidRPr="00602E4B">
        <w:rPr>
          <w:rFonts w:ascii="Inter" w:hAnsi="Inter"/>
          <w:sz w:val="18"/>
          <w:szCs w:val="18"/>
        </w:rPr>
        <w:t>python</w:t>
      </w:r>
    </w:p>
    <w:p w14:paraId="73FA84F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calculate_dynamic_committee_size</w:t>
      </w:r>
      <w:r w:rsidRPr="00602E4B">
        <w:rPr>
          <w:rStyle w:val="token"/>
          <w:rFonts w:ascii="Inter" w:eastAsiaTheme="majorEastAsia" w:hAnsi="Inter"/>
          <w:color w:val="ABB2BF"/>
          <w:sz w:val="18"/>
          <w:szCs w:val="18"/>
        </w:rPr>
        <w:t>(</w:t>
      </w:r>
    </w:p>
    <w:p w14:paraId="6CCC0C0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base_size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150</w:t>
      </w:r>
      <w:r w:rsidRPr="00602E4B">
        <w:rPr>
          <w:rStyle w:val="token"/>
          <w:rFonts w:ascii="Inter" w:eastAsiaTheme="majorEastAsia" w:hAnsi="Inter"/>
          <w:color w:val="ABB2BF"/>
          <w:sz w:val="18"/>
          <w:szCs w:val="18"/>
        </w:rPr>
        <w:t>,</w:t>
      </w:r>
    </w:p>
    <w:p w14:paraId="6AF5BAE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current_rho_a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r w:rsidRPr="00602E4B">
        <w:rPr>
          <w:rStyle w:val="token"/>
          <w:rFonts w:ascii="Inter" w:eastAsiaTheme="majorEastAsia" w:hAnsi="Inter"/>
          <w:color w:val="ABB2BF"/>
          <w:sz w:val="18"/>
          <w:szCs w:val="18"/>
        </w:rPr>
        <w:t>,</w:t>
      </w:r>
    </w:p>
    <w:p w14:paraId="7010652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recent_timeout_rate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float</w:t>
      </w:r>
    </w:p>
    <w:p w14:paraId="40060B7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p>
    <w:p w14:paraId="42F1F2C0" w14:textId="77777777" w:rsidR="00404521" w:rsidRPr="00602E4B" w:rsidRDefault="00404521" w:rsidP="0040452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56FA7D8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Adjust committee size based on observed conditions.</w:t>
      </w:r>
    </w:p>
    <w:p w14:paraId="62AE6C5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87F770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Increases size if:</w:t>
      </w:r>
    </w:p>
    <w:p w14:paraId="2D0672E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Adversarial fraction is high</w:t>
      </w:r>
    </w:p>
    <w:p w14:paraId="6B72F1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Timeout rate is acceptable (network healthy enough)</w:t>
      </w:r>
    </w:p>
    <w:p w14:paraId="33AA25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17B4F3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Decreases size if:</w:t>
      </w:r>
    </w:p>
    <w:p w14:paraId="129A2F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Network is stable</w:t>
      </w:r>
    </w:p>
    <w:p w14:paraId="400B98D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Timeout rate is low</w:t>
      </w:r>
    </w:p>
    <w:p w14:paraId="17F2E31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BFDEC2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7595A0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Safety adjustment</w:t>
      </w:r>
    </w:p>
    <w:p w14:paraId="79DE96E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current_rho_a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0.25</w:t>
      </w:r>
      <w:r w:rsidRPr="00602E4B">
        <w:rPr>
          <w:rStyle w:val="token"/>
          <w:rFonts w:ascii="Inter" w:eastAsiaTheme="majorEastAsia" w:hAnsi="Inter"/>
          <w:color w:val="ABB2BF"/>
          <w:sz w:val="18"/>
          <w:szCs w:val="18"/>
        </w:rPr>
        <w:t>:</w:t>
      </w:r>
    </w:p>
    <w:p w14:paraId="6B50F5A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safety_multiplier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Increase 20%</w:t>
      </w:r>
    </w:p>
    <w:p w14:paraId="1BEC4B8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elif</w:t>
      </w:r>
      <w:r w:rsidRPr="00602E4B">
        <w:rPr>
          <w:rStyle w:val="HTMLCode"/>
          <w:rFonts w:ascii="Inter" w:eastAsiaTheme="majorEastAsia" w:hAnsi="Inter"/>
          <w:color w:val="ABB2BF"/>
          <w:sz w:val="18"/>
          <w:szCs w:val="18"/>
        </w:rPr>
        <w:t xml:space="preserve"> current_rho_a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0.15</w:t>
      </w:r>
      <w:r w:rsidRPr="00602E4B">
        <w:rPr>
          <w:rStyle w:val="token"/>
          <w:rFonts w:ascii="Inter" w:eastAsiaTheme="majorEastAsia" w:hAnsi="Inter"/>
          <w:color w:val="ABB2BF"/>
          <w:sz w:val="18"/>
          <w:szCs w:val="18"/>
        </w:rPr>
        <w:t>:</w:t>
      </w:r>
    </w:p>
    <w:p w14:paraId="53194C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safety_multiplier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Decrease 10%</w:t>
      </w:r>
    </w:p>
    <w:p w14:paraId="0CA75CB6"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0B9C671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safety_multiplier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p>
    <w:p w14:paraId="0A2BC74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C89CF08"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Performance adjustment</w:t>
      </w:r>
    </w:p>
    <w:p w14:paraId="5DD83B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recent_timeout_rate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0.20</w:t>
      </w:r>
      <w:r w:rsidRPr="00602E4B">
        <w:rPr>
          <w:rStyle w:val="token"/>
          <w:rFonts w:ascii="Inter" w:eastAsiaTheme="majorEastAsia" w:hAnsi="Inter"/>
          <w:color w:val="ABB2BF"/>
          <w:sz w:val="18"/>
          <w:szCs w:val="18"/>
        </w:rPr>
        <w:t>:</w:t>
      </w:r>
    </w:p>
    <w:p w14:paraId="4B743B2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Too many timeouts, reduce committee size</w:t>
      </w:r>
    </w:p>
    <w:p w14:paraId="450EDCD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performance_multiplier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0.95</w:t>
      </w:r>
    </w:p>
    <w:p w14:paraId="663B772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elif</w:t>
      </w:r>
      <w:r w:rsidRPr="00602E4B">
        <w:rPr>
          <w:rStyle w:val="HTMLCode"/>
          <w:rFonts w:ascii="Inter" w:eastAsiaTheme="majorEastAsia" w:hAnsi="Inter"/>
          <w:color w:val="ABB2BF"/>
          <w:sz w:val="18"/>
          <w:szCs w:val="18"/>
        </w:rPr>
        <w:t xml:space="preserve"> recent_timeout_rate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0.05</w:t>
      </w:r>
      <w:r w:rsidRPr="00602E4B">
        <w:rPr>
          <w:rStyle w:val="token"/>
          <w:rFonts w:ascii="Inter" w:eastAsiaTheme="majorEastAsia" w:hAnsi="Inter"/>
          <w:color w:val="ABB2BF"/>
          <w:sz w:val="18"/>
          <w:szCs w:val="18"/>
        </w:rPr>
        <w:t>:</w:t>
      </w:r>
    </w:p>
    <w:p w14:paraId="1257ED5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Very stable, can increase for safety</w:t>
      </w:r>
    </w:p>
    <w:p w14:paraId="5238DCF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performance_multiplier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1.05</w:t>
      </w:r>
    </w:p>
    <w:p w14:paraId="6A8229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1E7B324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performance_multiplier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w:t>
      </w:r>
    </w:p>
    <w:p w14:paraId="7745A4A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CAEEC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adjusted_size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base_size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safety_multiplier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performance_multiplier</w:t>
      </w:r>
      <w:r w:rsidRPr="00602E4B">
        <w:rPr>
          <w:rStyle w:val="token"/>
          <w:rFonts w:ascii="Inter" w:eastAsiaTheme="majorEastAsia" w:hAnsi="Inter"/>
          <w:color w:val="ABB2BF"/>
          <w:sz w:val="18"/>
          <w:szCs w:val="18"/>
        </w:rPr>
        <w:t>)</w:t>
      </w:r>
    </w:p>
    <w:p w14:paraId="15379DE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1B1EE6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Bound within reasonable range</w:t>
      </w:r>
    </w:p>
    <w:p w14:paraId="7212C6F1"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max</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min</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200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adjusted_size</w:t>
      </w:r>
      <w:r w:rsidRPr="00602E4B">
        <w:rPr>
          <w:rStyle w:val="token"/>
          <w:rFonts w:ascii="Inter" w:eastAsiaTheme="majorEastAsia" w:hAnsi="Inter"/>
          <w:color w:val="ABB2BF"/>
          <w:sz w:val="18"/>
          <w:szCs w:val="18"/>
        </w:rPr>
        <w:t>))</w:t>
      </w:r>
    </w:p>
    <w:p w14:paraId="5567053C"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Cross-Epoch Long-Range Attacks</w:t>
      </w:r>
    </w:p>
    <w:p w14:paraId="6C40A809"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Research Question:</w:t>
      </w:r>
      <w:r w:rsidRPr="00602E4B">
        <w:rPr>
          <w:rFonts w:ascii="Inter" w:hAnsi="Inter"/>
          <w:sz w:val="18"/>
          <w:szCs w:val="18"/>
        </w:rPr>
        <w:t xml:space="preserve"> Can adversaries exploit validator set transitions to execute long-range attacks?</w:t>
      </w:r>
    </w:p>
    <w:p w14:paraId="077B47ED"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Potential Vulnerabilities:</w:t>
      </w:r>
    </w:p>
    <w:p w14:paraId="1F82FCBB" w14:textId="77777777" w:rsidR="00404521" w:rsidRPr="00602E4B" w:rsidRDefault="00404521">
      <w:pPr>
        <w:pStyle w:val="whitespace-normal"/>
        <w:numPr>
          <w:ilvl w:val="0"/>
          <w:numId w:val="256"/>
        </w:numPr>
        <w:rPr>
          <w:rFonts w:ascii="Inter" w:hAnsi="Inter"/>
          <w:sz w:val="18"/>
          <w:szCs w:val="18"/>
        </w:rPr>
      </w:pPr>
      <w:r w:rsidRPr="00602E4B">
        <w:rPr>
          <w:rFonts w:ascii="Inter" w:hAnsi="Inter"/>
          <w:sz w:val="18"/>
          <w:szCs w:val="18"/>
        </w:rPr>
        <w:t>Adversary accumulates old validator keys</w:t>
      </w:r>
    </w:p>
    <w:p w14:paraId="7F265D28" w14:textId="77777777" w:rsidR="00404521" w:rsidRPr="00602E4B" w:rsidRDefault="00404521">
      <w:pPr>
        <w:pStyle w:val="whitespace-normal"/>
        <w:numPr>
          <w:ilvl w:val="0"/>
          <w:numId w:val="256"/>
        </w:numPr>
        <w:rPr>
          <w:rFonts w:ascii="Inter" w:hAnsi="Inter"/>
          <w:sz w:val="18"/>
          <w:szCs w:val="18"/>
        </w:rPr>
      </w:pPr>
      <w:r w:rsidRPr="00602E4B">
        <w:rPr>
          <w:rFonts w:ascii="Inter" w:hAnsi="Inter"/>
          <w:sz w:val="18"/>
          <w:szCs w:val="18"/>
        </w:rPr>
        <w:t>Uses historical randomness to rewrite chain from old epoch</w:t>
      </w:r>
    </w:p>
    <w:p w14:paraId="7DD0D5D1" w14:textId="77777777" w:rsidR="00404521" w:rsidRPr="00602E4B" w:rsidRDefault="00404521">
      <w:pPr>
        <w:pStyle w:val="whitespace-normal"/>
        <w:numPr>
          <w:ilvl w:val="0"/>
          <w:numId w:val="256"/>
        </w:numPr>
        <w:rPr>
          <w:rFonts w:ascii="Inter" w:hAnsi="Inter"/>
          <w:sz w:val="18"/>
          <w:szCs w:val="18"/>
        </w:rPr>
      </w:pPr>
      <w:r w:rsidRPr="00602E4B">
        <w:rPr>
          <w:rFonts w:ascii="Inter" w:hAnsi="Inter"/>
          <w:sz w:val="18"/>
          <w:szCs w:val="18"/>
        </w:rPr>
        <w:t>Critical during low-stake early epochs</w:t>
      </w:r>
    </w:p>
    <w:p w14:paraId="4FA7B0BB"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Mitigations:</w:t>
      </w:r>
    </w:p>
    <w:p w14:paraId="6F33CEDF" w14:textId="77777777" w:rsidR="00404521" w:rsidRPr="00602E4B" w:rsidRDefault="00404521">
      <w:pPr>
        <w:pStyle w:val="whitespace-normal"/>
        <w:numPr>
          <w:ilvl w:val="0"/>
          <w:numId w:val="257"/>
        </w:numPr>
        <w:rPr>
          <w:rFonts w:ascii="Inter" w:hAnsi="Inter"/>
          <w:sz w:val="18"/>
          <w:szCs w:val="18"/>
        </w:rPr>
      </w:pPr>
      <w:r w:rsidRPr="00602E4B">
        <w:rPr>
          <w:rFonts w:ascii="Inter" w:hAnsi="Inter"/>
          <w:sz w:val="18"/>
          <w:szCs w:val="18"/>
        </w:rPr>
        <w:t>Weak subjectivity checkpoints (clients trust recent state)</w:t>
      </w:r>
    </w:p>
    <w:p w14:paraId="31943228" w14:textId="77777777" w:rsidR="00404521" w:rsidRPr="00602E4B" w:rsidRDefault="00404521">
      <w:pPr>
        <w:pStyle w:val="whitespace-normal"/>
        <w:numPr>
          <w:ilvl w:val="0"/>
          <w:numId w:val="257"/>
        </w:numPr>
        <w:rPr>
          <w:rFonts w:ascii="Inter" w:hAnsi="Inter"/>
          <w:sz w:val="18"/>
          <w:szCs w:val="18"/>
        </w:rPr>
      </w:pPr>
      <w:r w:rsidRPr="00602E4B">
        <w:rPr>
          <w:rFonts w:ascii="Inter" w:hAnsi="Inter"/>
          <w:sz w:val="18"/>
          <w:szCs w:val="18"/>
        </w:rPr>
        <w:t>Validator key rotation at epoch boundaries</w:t>
      </w:r>
    </w:p>
    <w:p w14:paraId="1D54E6A6" w14:textId="77777777" w:rsidR="00404521" w:rsidRPr="00602E4B" w:rsidRDefault="00404521">
      <w:pPr>
        <w:pStyle w:val="whitespace-normal"/>
        <w:numPr>
          <w:ilvl w:val="0"/>
          <w:numId w:val="257"/>
        </w:numPr>
        <w:rPr>
          <w:rFonts w:ascii="Inter" w:hAnsi="Inter"/>
          <w:sz w:val="18"/>
          <w:szCs w:val="18"/>
        </w:rPr>
      </w:pPr>
      <w:r w:rsidRPr="00602E4B">
        <w:rPr>
          <w:rFonts w:ascii="Inter" w:hAnsi="Inter"/>
          <w:sz w:val="18"/>
          <w:szCs w:val="18"/>
        </w:rPr>
        <w:t>Bonding period extends beyond key validity</w:t>
      </w:r>
    </w:p>
    <w:p w14:paraId="5D213808" w14:textId="77777777" w:rsidR="00404521" w:rsidRPr="00602E4B" w:rsidRDefault="00404521">
      <w:pPr>
        <w:pStyle w:val="whitespace-normal"/>
        <w:numPr>
          <w:ilvl w:val="0"/>
          <w:numId w:val="257"/>
        </w:numPr>
        <w:rPr>
          <w:rFonts w:ascii="Inter" w:hAnsi="Inter"/>
          <w:sz w:val="18"/>
          <w:szCs w:val="18"/>
        </w:rPr>
      </w:pPr>
      <w:r w:rsidRPr="00602E4B">
        <w:rPr>
          <w:rFonts w:ascii="Inter" w:hAnsi="Inter"/>
          <w:sz w:val="18"/>
          <w:szCs w:val="18"/>
        </w:rPr>
        <w:lastRenderedPageBreak/>
        <w:t>Historical evidence expires after N epochs</w:t>
      </w:r>
    </w:p>
    <w:p w14:paraId="5E6F80EB" w14:textId="77777777" w:rsidR="00404521" w:rsidRPr="00602E4B" w:rsidRDefault="00404521" w:rsidP="00404521">
      <w:pPr>
        <w:pStyle w:val="Heading3"/>
        <w:rPr>
          <w:rFonts w:ascii="Inter" w:hAnsi="Inter"/>
          <w:sz w:val="18"/>
          <w:szCs w:val="18"/>
        </w:rPr>
      </w:pPr>
      <w:r w:rsidRPr="00602E4B">
        <w:rPr>
          <w:rFonts w:ascii="Inter" w:hAnsi="Inter"/>
          <w:sz w:val="18"/>
          <w:szCs w:val="18"/>
        </w:rPr>
        <w:t>MEV (Maximal Extractable Value) in Cross-Chain Context</w:t>
      </w:r>
    </w:p>
    <w:p w14:paraId="76B1946E"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Research Question:</w:t>
      </w:r>
      <w:r w:rsidRPr="00602E4B">
        <w:rPr>
          <w:rFonts w:ascii="Inter" w:hAnsi="Inter"/>
          <w:sz w:val="18"/>
          <w:szCs w:val="18"/>
        </w:rPr>
        <w:t xml:space="preserve"> How does cross-chain MEV affect security and user experience?</w:t>
      </w:r>
    </w:p>
    <w:p w14:paraId="159830BB"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Specific Concerns:</w:t>
      </w:r>
    </w:p>
    <w:p w14:paraId="0A9237A6" w14:textId="77777777" w:rsidR="00404521" w:rsidRPr="00602E4B" w:rsidRDefault="00404521">
      <w:pPr>
        <w:pStyle w:val="whitespace-normal"/>
        <w:numPr>
          <w:ilvl w:val="0"/>
          <w:numId w:val="258"/>
        </w:numPr>
        <w:rPr>
          <w:rFonts w:ascii="Inter" w:hAnsi="Inter"/>
          <w:sz w:val="18"/>
          <w:szCs w:val="18"/>
        </w:rPr>
      </w:pPr>
      <w:r w:rsidRPr="00602E4B">
        <w:rPr>
          <w:rFonts w:ascii="Inter" w:hAnsi="Inter"/>
          <w:sz w:val="18"/>
          <w:szCs w:val="18"/>
        </w:rPr>
        <w:t>Leader can observe profitable arbitrage opportunities across bridges</w:t>
      </w:r>
    </w:p>
    <w:p w14:paraId="266D9A3F" w14:textId="77777777" w:rsidR="00404521" w:rsidRPr="00602E4B" w:rsidRDefault="00404521">
      <w:pPr>
        <w:pStyle w:val="whitespace-normal"/>
        <w:numPr>
          <w:ilvl w:val="0"/>
          <w:numId w:val="258"/>
        </w:numPr>
        <w:rPr>
          <w:rFonts w:ascii="Inter" w:hAnsi="Inter"/>
          <w:sz w:val="18"/>
          <w:szCs w:val="18"/>
        </w:rPr>
      </w:pPr>
      <w:r w:rsidRPr="00602E4B">
        <w:rPr>
          <w:rFonts w:ascii="Inter" w:hAnsi="Inter"/>
          <w:sz w:val="18"/>
          <w:szCs w:val="18"/>
        </w:rPr>
        <w:t>Front-running cross-chain transactions</w:t>
      </w:r>
    </w:p>
    <w:p w14:paraId="55C32C8A" w14:textId="77777777" w:rsidR="00404521" w:rsidRPr="00602E4B" w:rsidRDefault="00404521">
      <w:pPr>
        <w:pStyle w:val="whitespace-normal"/>
        <w:numPr>
          <w:ilvl w:val="0"/>
          <w:numId w:val="258"/>
        </w:numPr>
        <w:rPr>
          <w:rFonts w:ascii="Inter" w:hAnsi="Inter"/>
          <w:sz w:val="18"/>
          <w:szCs w:val="18"/>
        </w:rPr>
      </w:pPr>
      <w:r w:rsidRPr="00602E4B">
        <w:rPr>
          <w:rFonts w:ascii="Inter" w:hAnsi="Inter"/>
          <w:sz w:val="18"/>
          <w:szCs w:val="18"/>
        </w:rPr>
        <w:t>Censoring competing bridge transactions</w:t>
      </w:r>
    </w:p>
    <w:p w14:paraId="3B90992D"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Research Areas:</w:t>
      </w:r>
    </w:p>
    <w:p w14:paraId="35513488" w14:textId="77777777" w:rsidR="00404521" w:rsidRPr="00602E4B" w:rsidRDefault="00404521">
      <w:pPr>
        <w:pStyle w:val="whitespace-normal"/>
        <w:numPr>
          <w:ilvl w:val="0"/>
          <w:numId w:val="259"/>
        </w:numPr>
        <w:rPr>
          <w:rFonts w:ascii="Inter" w:hAnsi="Inter"/>
          <w:sz w:val="18"/>
          <w:szCs w:val="18"/>
        </w:rPr>
      </w:pPr>
      <w:r w:rsidRPr="00602E4B">
        <w:rPr>
          <w:rFonts w:ascii="Inter" w:hAnsi="Inter"/>
          <w:sz w:val="18"/>
          <w:szCs w:val="18"/>
        </w:rPr>
        <w:t>Analyze cross-chain MEV potential in current design</w:t>
      </w:r>
    </w:p>
    <w:p w14:paraId="07590F70" w14:textId="77777777" w:rsidR="00404521" w:rsidRPr="00602E4B" w:rsidRDefault="00404521">
      <w:pPr>
        <w:pStyle w:val="whitespace-normal"/>
        <w:numPr>
          <w:ilvl w:val="0"/>
          <w:numId w:val="259"/>
        </w:numPr>
        <w:rPr>
          <w:rFonts w:ascii="Inter" w:hAnsi="Inter"/>
          <w:sz w:val="18"/>
          <w:szCs w:val="18"/>
        </w:rPr>
      </w:pPr>
      <w:r w:rsidRPr="00602E4B">
        <w:rPr>
          <w:rFonts w:ascii="Inter" w:hAnsi="Inter"/>
          <w:sz w:val="18"/>
          <w:szCs w:val="18"/>
        </w:rPr>
        <w:t>Propose MEV mitigation strategies (encrypted mempools, threshold encryption, commit-reveal)</w:t>
      </w:r>
    </w:p>
    <w:p w14:paraId="7EB200D8" w14:textId="77777777" w:rsidR="00404521" w:rsidRPr="00602E4B" w:rsidRDefault="00404521">
      <w:pPr>
        <w:pStyle w:val="whitespace-normal"/>
        <w:numPr>
          <w:ilvl w:val="0"/>
          <w:numId w:val="259"/>
        </w:numPr>
        <w:rPr>
          <w:rFonts w:ascii="Inter" w:hAnsi="Inter"/>
          <w:sz w:val="18"/>
          <w:szCs w:val="18"/>
        </w:rPr>
      </w:pPr>
      <w:r w:rsidRPr="00602E4B">
        <w:rPr>
          <w:rFonts w:ascii="Inter" w:hAnsi="Inter"/>
          <w:sz w:val="18"/>
          <w:szCs w:val="18"/>
        </w:rPr>
        <w:t>Quantify MEV impact on bridge fairness</w:t>
      </w:r>
    </w:p>
    <w:p w14:paraId="0DD7516A" w14:textId="77777777" w:rsidR="00404521" w:rsidRPr="00602E4B" w:rsidRDefault="00404521" w:rsidP="00404521">
      <w:pPr>
        <w:pStyle w:val="Heading2"/>
        <w:rPr>
          <w:rFonts w:ascii="Inter" w:hAnsi="Inter"/>
          <w:sz w:val="18"/>
          <w:szCs w:val="18"/>
        </w:rPr>
      </w:pPr>
      <w:r w:rsidRPr="00602E4B">
        <w:rPr>
          <w:rFonts w:ascii="Inter" w:hAnsi="Inter"/>
          <w:sz w:val="18"/>
          <w:szCs w:val="18"/>
        </w:rPr>
        <w:t>16.3 Cryptographic Enhancements</w:t>
      </w:r>
    </w:p>
    <w:p w14:paraId="185AF50D" w14:textId="77777777" w:rsidR="00404521" w:rsidRPr="00602E4B" w:rsidRDefault="00404521" w:rsidP="00404521">
      <w:pPr>
        <w:pStyle w:val="Heading3"/>
        <w:rPr>
          <w:rFonts w:ascii="Inter" w:hAnsi="Inter"/>
          <w:sz w:val="18"/>
          <w:szCs w:val="18"/>
        </w:rPr>
      </w:pPr>
      <w:r w:rsidRPr="00602E4B">
        <w:rPr>
          <w:rFonts w:ascii="Inter" w:hAnsi="Inter"/>
          <w:sz w:val="18"/>
          <w:szCs w:val="18"/>
        </w:rPr>
        <w:t>BLS Signature Aggregation</w:t>
      </w:r>
    </w:p>
    <w:p w14:paraId="7477A745"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Status:</w:t>
      </w:r>
      <w:r w:rsidRPr="00602E4B">
        <w:rPr>
          <w:rFonts w:ascii="Inter" w:hAnsi="Inter"/>
          <w:sz w:val="18"/>
          <w:szCs w:val="18"/>
        </w:rPr>
        <w:t xml:space="preserve"> Optional, not in MVP</w:t>
      </w:r>
    </w:p>
    <w:p w14:paraId="2D590112"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Benefits:</w:t>
      </w:r>
    </w:p>
    <w:p w14:paraId="4A8AE4E2" w14:textId="77777777" w:rsidR="00404521" w:rsidRPr="00602E4B" w:rsidRDefault="00404521">
      <w:pPr>
        <w:pStyle w:val="whitespace-normal"/>
        <w:numPr>
          <w:ilvl w:val="0"/>
          <w:numId w:val="260"/>
        </w:numPr>
        <w:rPr>
          <w:rFonts w:ascii="Inter" w:hAnsi="Inter"/>
          <w:sz w:val="18"/>
          <w:szCs w:val="18"/>
        </w:rPr>
      </w:pPr>
      <w:r w:rsidRPr="00602E4B">
        <w:rPr>
          <w:rFonts w:ascii="Inter" w:hAnsi="Inter"/>
          <w:sz w:val="18"/>
          <w:szCs w:val="18"/>
        </w:rPr>
        <w:t>Constant-size QCs (vs. O(m) with individual signatures)</w:t>
      </w:r>
    </w:p>
    <w:p w14:paraId="4D7B87AB" w14:textId="77777777" w:rsidR="00404521" w:rsidRPr="00602E4B" w:rsidRDefault="00404521">
      <w:pPr>
        <w:pStyle w:val="whitespace-normal"/>
        <w:numPr>
          <w:ilvl w:val="0"/>
          <w:numId w:val="260"/>
        </w:numPr>
        <w:rPr>
          <w:rFonts w:ascii="Inter" w:hAnsi="Inter"/>
          <w:sz w:val="18"/>
          <w:szCs w:val="18"/>
        </w:rPr>
      </w:pPr>
      <w:r w:rsidRPr="00602E4B">
        <w:rPr>
          <w:rFonts w:ascii="Inter" w:hAnsi="Inter"/>
          <w:sz w:val="18"/>
          <w:szCs w:val="18"/>
        </w:rPr>
        <w:t>Reduced bandwidth and storage</w:t>
      </w:r>
    </w:p>
    <w:p w14:paraId="17109599" w14:textId="77777777" w:rsidR="00404521" w:rsidRPr="00602E4B" w:rsidRDefault="00404521">
      <w:pPr>
        <w:pStyle w:val="whitespace-normal"/>
        <w:numPr>
          <w:ilvl w:val="0"/>
          <w:numId w:val="260"/>
        </w:numPr>
        <w:rPr>
          <w:rFonts w:ascii="Inter" w:hAnsi="Inter"/>
          <w:sz w:val="18"/>
          <w:szCs w:val="18"/>
        </w:rPr>
      </w:pPr>
      <w:r w:rsidRPr="00602E4B">
        <w:rPr>
          <w:rFonts w:ascii="Inter" w:hAnsi="Inter"/>
          <w:sz w:val="18"/>
          <w:szCs w:val="18"/>
        </w:rPr>
        <w:t>Faster verification</w:t>
      </w:r>
    </w:p>
    <w:p w14:paraId="7247C653"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Challenges:</w:t>
      </w:r>
    </w:p>
    <w:p w14:paraId="469063C0" w14:textId="77777777" w:rsidR="00404521" w:rsidRPr="00602E4B" w:rsidRDefault="00404521">
      <w:pPr>
        <w:pStyle w:val="whitespace-normal"/>
        <w:numPr>
          <w:ilvl w:val="0"/>
          <w:numId w:val="261"/>
        </w:numPr>
        <w:rPr>
          <w:rFonts w:ascii="Inter" w:hAnsi="Inter"/>
          <w:sz w:val="18"/>
          <w:szCs w:val="18"/>
        </w:rPr>
      </w:pPr>
      <w:r w:rsidRPr="00602E4B">
        <w:rPr>
          <w:rFonts w:ascii="Inter" w:hAnsi="Inter"/>
          <w:sz w:val="18"/>
          <w:szCs w:val="18"/>
        </w:rPr>
        <w:t>BLS not post-quantum secure</w:t>
      </w:r>
    </w:p>
    <w:p w14:paraId="2C4F917F" w14:textId="77777777" w:rsidR="00404521" w:rsidRPr="00602E4B" w:rsidRDefault="00404521">
      <w:pPr>
        <w:pStyle w:val="whitespace-normal"/>
        <w:numPr>
          <w:ilvl w:val="0"/>
          <w:numId w:val="261"/>
        </w:numPr>
        <w:rPr>
          <w:rFonts w:ascii="Inter" w:hAnsi="Inter"/>
          <w:sz w:val="18"/>
          <w:szCs w:val="18"/>
        </w:rPr>
      </w:pPr>
      <w:r w:rsidRPr="00602E4B">
        <w:rPr>
          <w:rFonts w:ascii="Inter" w:hAnsi="Inter"/>
          <w:sz w:val="18"/>
          <w:szCs w:val="18"/>
        </w:rPr>
        <w:t>Need hybrid scheme with Dilithium for future-proofing</w:t>
      </w:r>
    </w:p>
    <w:p w14:paraId="038D7953"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Hybrid Approach:</w:t>
      </w:r>
    </w:p>
    <w:p w14:paraId="657423D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QC contains:</w:t>
      </w:r>
    </w:p>
    <w:p w14:paraId="3390D6C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BLS aggregated signature (for efficiency)</w:t>
      </w:r>
    </w:p>
    <w:p w14:paraId="568BCBE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Dilithium signatures from subset of committee (for PQ security)</w:t>
      </w:r>
    </w:p>
    <w:p w14:paraId="4C197D29"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Threshold: Need both BLS aggregate AND k Dilithium signatures</w:t>
      </w:r>
    </w:p>
    <w:p w14:paraId="08E3627E" w14:textId="77777777" w:rsidR="00404521" w:rsidRPr="00602E4B" w:rsidRDefault="00404521" w:rsidP="00404521">
      <w:pPr>
        <w:pStyle w:val="Heading3"/>
        <w:rPr>
          <w:rFonts w:ascii="Inter" w:hAnsi="Inter"/>
          <w:color w:val="auto"/>
          <w:sz w:val="18"/>
          <w:szCs w:val="18"/>
        </w:rPr>
      </w:pPr>
      <w:r w:rsidRPr="00602E4B">
        <w:rPr>
          <w:rFonts w:ascii="Inter" w:hAnsi="Inter"/>
          <w:sz w:val="18"/>
          <w:szCs w:val="18"/>
        </w:rPr>
        <w:t>Threshold Randomness Ceremony Specification</w:t>
      </w:r>
    </w:p>
    <w:p w14:paraId="16463206"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Current:</w:t>
      </w:r>
      <w:r w:rsidRPr="00602E4B">
        <w:rPr>
          <w:rFonts w:ascii="Inter" w:hAnsi="Inter"/>
          <w:sz w:val="18"/>
          <w:szCs w:val="18"/>
        </w:rPr>
        <w:t xml:space="preserve"> High-level description, needs detailed specification</w:t>
      </w:r>
    </w:p>
    <w:p w14:paraId="1DF9D724"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Required:</w:t>
      </w:r>
    </w:p>
    <w:p w14:paraId="14BF3415" w14:textId="77777777" w:rsidR="00404521" w:rsidRPr="00602E4B" w:rsidRDefault="00404521">
      <w:pPr>
        <w:pStyle w:val="whitespace-normal"/>
        <w:numPr>
          <w:ilvl w:val="0"/>
          <w:numId w:val="262"/>
        </w:numPr>
        <w:rPr>
          <w:rFonts w:ascii="Inter" w:hAnsi="Inter"/>
          <w:sz w:val="18"/>
          <w:szCs w:val="18"/>
        </w:rPr>
      </w:pPr>
      <w:r w:rsidRPr="00602E4B">
        <w:rPr>
          <w:rFonts w:ascii="Inter" w:hAnsi="Inter"/>
          <w:sz w:val="18"/>
          <w:szCs w:val="18"/>
        </w:rPr>
        <w:t>Concrete DKG (Distributed Key Generation) protocol</w:t>
      </w:r>
    </w:p>
    <w:p w14:paraId="063DBF5B" w14:textId="77777777" w:rsidR="00404521" w:rsidRPr="00602E4B" w:rsidRDefault="00404521">
      <w:pPr>
        <w:pStyle w:val="whitespace-normal"/>
        <w:numPr>
          <w:ilvl w:val="0"/>
          <w:numId w:val="262"/>
        </w:numPr>
        <w:rPr>
          <w:rFonts w:ascii="Inter" w:hAnsi="Inter"/>
          <w:sz w:val="18"/>
          <w:szCs w:val="18"/>
        </w:rPr>
      </w:pPr>
      <w:r w:rsidRPr="00602E4B">
        <w:rPr>
          <w:rFonts w:ascii="Inter" w:hAnsi="Inter"/>
          <w:sz w:val="18"/>
          <w:szCs w:val="18"/>
        </w:rPr>
        <w:t>Threshold signature scheme details (FROST vs. TSS)</w:t>
      </w:r>
    </w:p>
    <w:p w14:paraId="09E2C29B" w14:textId="77777777" w:rsidR="00404521" w:rsidRPr="00602E4B" w:rsidRDefault="00404521">
      <w:pPr>
        <w:pStyle w:val="whitespace-normal"/>
        <w:numPr>
          <w:ilvl w:val="0"/>
          <w:numId w:val="262"/>
        </w:numPr>
        <w:rPr>
          <w:rFonts w:ascii="Inter" w:hAnsi="Inter"/>
          <w:sz w:val="18"/>
          <w:szCs w:val="18"/>
        </w:rPr>
      </w:pPr>
      <w:r w:rsidRPr="00602E4B">
        <w:rPr>
          <w:rFonts w:ascii="Inter" w:hAnsi="Inter"/>
          <w:sz w:val="18"/>
          <w:szCs w:val="18"/>
        </w:rPr>
        <w:t>Recovery procedures if threshold not met</w:t>
      </w:r>
    </w:p>
    <w:p w14:paraId="5B505ECB" w14:textId="77777777" w:rsidR="00404521" w:rsidRPr="00602E4B" w:rsidRDefault="00404521">
      <w:pPr>
        <w:pStyle w:val="whitespace-normal"/>
        <w:numPr>
          <w:ilvl w:val="0"/>
          <w:numId w:val="262"/>
        </w:numPr>
        <w:rPr>
          <w:rFonts w:ascii="Inter" w:hAnsi="Inter"/>
          <w:sz w:val="18"/>
          <w:szCs w:val="18"/>
        </w:rPr>
      </w:pPr>
      <w:r w:rsidRPr="00602E4B">
        <w:rPr>
          <w:rFonts w:ascii="Inter" w:hAnsi="Inter"/>
          <w:sz w:val="18"/>
          <w:szCs w:val="18"/>
        </w:rPr>
        <w:t>Key refresh protocol for security</w:t>
      </w:r>
    </w:p>
    <w:p w14:paraId="35516B36"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Specification:</w:t>
      </w:r>
    </w:p>
    <w:p w14:paraId="0F8ACBD0" w14:textId="77777777" w:rsidR="00404521" w:rsidRPr="00602E4B" w:rsidRDefault="00404521">
      <w:pPr>
        <w:pStyle w:val="whitespace-normal"/>
        <w:numPr>
          <w:ilvl w:val="0"/>
          <w:numId w:val="263"/>
        </w:numPr>
        <w:rPr>
          <w:rFonts w:ascii="Inter" w:hAnsi="Inter"/>
          <w:sz w:val="18"/>
          <w:szCs w:val="18"/>
        </w:rPr>
      </w:pPr>
      <w:r w:rsidRPr="00602E4B">
        <w:rPr>
          <w:rFonts w:ascii="Inter" w:hAnsi="Inter"/>
          <w:sz w:val="18"/>
          <w:szCs w:val="18"/>
        </w:rPr>
        <w:t>Use FROST (Flexible Round-Optimized Schnorr Threshold) for compatibility</w:t>
      </w:r>
    </w:p>
    <w:p w14:paraId="5AB9B231" w14:textId="77777777" w:rsidR="00404521" w:rsidRPr="00602E4B" w:rsidRDefault="00404521">
      <w:pPr>
        <w:pStyle w:val="whitespace-normal"/>
        <w:numPr>
          <w:ilvl w:val="0"/>
          <w:numId w:val="263"/>
        </w:numPr>
        <w:rPr>
          <w:rFonts w:ascii="Inter" w:hAnsi="Inter"/>
          <w:sz w:val="18"/>
          <w:szCs w:val="18"/>
        </w:rPr>
      </w:pPr>
      <w:r w:rsidRPr="00602E4B">
        <w:rPr>
          <w:rFonts w:ascii="Inter" w:hAnsi="Inter"/>
          <w:sz w:val="18"/>
          <w:szCs w:val="18"/>
        </w:rPr>
        <w:lastRenderedPageBreak/>
        <w:t>DKG at epoch boundaries with all validators participating</w:t>
      </w:r>
    </w:p>
    <w:p w14:paraId="20F5F485" w14:textId="77777777" w:rsidR="00404521" w:rsidRPr="00602E4B" w:rsidRDefault="00404521">
      <w:pPr>
        <w:pStyle w:val="whitespace-normal"/>
        <w:numPr>
          <w:ilvl w:val="0"/>
          <w:numId w:val="263"/>
        </w:numPr>
        <w:rPr>
          <w:rFonts w:ascii="Inter" w:hAnsi="Inter"/>
          <w:sz w:val="18"/>
          <w:szCs w:val="18"/>
        </w:rPr>
      </w:pPr>
      <w:r w:rsidRPr="00602E4B">
        <w:rPr>
          <w:rFonts w:ascii="Inter" w:hAnsi="Inter"/>
          <w:sz w:val="18"/>
          <w:szCs w:val="18"/>
        </w:rPr>
        <w:t>Threshold t = 2n/3 (same as consensus)</w:t>
      </w:r>
    </w:p>
    <w:p w14:paraId="16B24951" w14:textId="77777777" w:rsidR="00404521" w:rsidRPr="00602E4B" w:rsidRDefault="00404521">
      <w:pPr>
        <w:pStyle w:val="whitespace-normal"/>
        <w:numPr>
          <w:ilvl w:val="0"/>
          <w:numId w:val="263"/>
        </w:numPr>
        <w:rPr>
          <w:rFonts w:ascii="Inter" w:hAnsi="Inter"/>
          <w:sz w:val="18"/>
          <w:szCs w:val="18"/>
        </w:rPr>
      </w:pPr>
      <w:r w:rsidRPr="00602E4B">
        <w:rPr>
          <w:rFonts w:ascii="Inter" w:hAnsi="Inter"/>
          <w:sz w:val="18"/>
          <w:szCs w:val="18"/>
        </w:rPr>
        <w:t>Fallback to VRF-based randomness if DKG fails</w:t>
      </w:r>
    </w:p>
    <w:p w14:paraId="50B36857" w14:textId="77777777" w:rsidR="00404521" w:rsidRPr="00602E4B" w:rsidRDefault="00404521" w:rsidP="00404521">
      <w:pPr>
        <w:pStyle w:val="Heading3"/>
        <w:rPr>
          <w:rFonts w:ascii="Inter" w:hAnsi="Inter"/>
          <w:sz w:val="18"/>
          <w:szCs w:val="18"/>
        </w:rPr>
      </w:pPr>
      <w:r w:rsidRPr="00602E4B">
        <w:rPr>
          <w:rFonts w:ascii="Inter" w:hAnsi="Inter"/>
          <w:sz w:val="18"/>
          <w:szCs w:val="18"/>
        </w:rPr>
        <w:t>VRF Implementation Details</w:t>
      </w:r>
    </w:p>
    <w:p w14:paraId="0DB6A920"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Current:</w:t>
      </w:r>
      <w:r w:rsidRPr="00602E4B">
        <w:rPr>
          <w:rFonts w:ascii="Inter" w:hAnsi="Inter"/>
          <w:sz w:val="18"/>
          <w:szCs w:val="18"/>
        </w:rPr>
        <w:t xml:space="preserve"> Unspecified VRF construction</w:t>
      </w:r>
    </w:p>
    <w:p w14:paraId="3382EA19"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Required:</w:t>
      </w:r>
    </w:p>
    <w:p w14:paraId="405B80C5" w14:textId="77777777" w:rsidR="00404521" w:rsidRPr="00602E4B" w:rsidRDefault="00404521">
      <w:pPr>
        <w:pStyle w:val="whitespace-normal"/>
        <w:numPr>
          <w:ilvl w:val="0"/>
          <w:numId w:val="264"/>
        </w:numPr>
        <w:rPr>
          <w:rFonts w:ascii="Inter" w:hAnsi="Inter"/>
          <w:sz w:val="18"/>
          <w:szCs w:val="18"/>
        </w:rPr>
      </w:pPr>
      <w:r w:rsidRPr="00602E4B">
        <w:rPr>
          <w:rFonts w:ascii="Inter" w:hAnsi="Inter"/>
          <w:sz w:val="18"/>
          <w:szCs w:val="18"/>
        </w:rPr>
        <w:t>Concrete VRF scheme (ECVRF, Dilithium-VRF)</w:t>
      </w:r>
    </w:p>
    <w:p w14:paraId="1167EE8B" w14:textId="77777777" w:rsidR="00404521" w:rsidRPr="00602E4B" w:rsidRDefault="00404521">
      <w:pPr>
        <w:pStyle w:val="whitespace-normal"/>
        <w:numPr>
          <w:ilvl w:val="0"/>
          <w:numId w:val="264"/>
        </w:numPr>
        <w:rPr>
          <w:rFonts w:ascii="Inter" w:hAnsi="Inter"/>
          <w:sz w:val="18"/>
          <w:szCs w:val="18"/>
        </w:rPr>
      </w:pPr>
      <w:r w:rsidRPr="00602E4B">
        <w:rPr>
          <w:rFonts w:ascii="Inter" w:hAnsi="Inter"/>
          <w:sz w:val="18"/>
          <w:szCs w:val="18"/>
        </w:rPr>
        <w:t>Performance benchmarks</w:t>
      </w:r>
    </w:p>
    <w:p w14:paraId="5B371054" w14:textId="77777777" w:rsidR="00404521" w:rsidRPr="00602E4B" w:rsidRDefault="00404521">
      <w:pPr>
        <w:pStyle w:val="whitespace-normal"/>
        <w:numPr>
          <w:ilvl w:val="0"/>
          <w:numId w:val="264"/>
        </w:numPr>
        <w:rPr>
          <w:rFonts w:ascii="Inter" w:hAnsi="Inter"/>
          <w:sz w:val="18"/>
          <w:szCs w:val="18"/>
        </w:rPr>
      </w:pPr>
      <w:r w:rsidRPr="00602E4B">
        <w:rPr>
          <w:rFonts w:ascii="Inter" w:hAnsi="Inter"/>
          <w:sz w:val="18"/>
          <w:szCs w:val="18"/>
        </w:rPr>
        <w:t>Post-quantum compatibility</w:t>
      </w:r>
    </w:p>
    <w:p w14:paraId="6A7A4B71"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Recommendation:</w:t>
      </w:r>
      <w:r w:rsidRPr="00602E4B">
        <w:rPr>
          <w:rFonts w:ascii="Inter" w:hAnsi="Inter"/>
          <w:sz w:val="18"/>
          <w:szCs w:val="18"/>
        </w:rPr>
        <w:t xml:space="preserve"> ECVRF for MVP, research Dilithium-based VRF for future</w:t>
      </w:r>
    </w:p>
    <w:p w14:paraId="70AD2196" w14:textId="77777777" w:rsidR="00404521" w:rsidRPr="00602E4B" w:rsidRDefault="00404521" w:rsidP="00404521">
      <w:pPr>
        <w:pStyle w:val="Heading2"/>
        <w:rPr>
          <w:rFonts w:ascii="Inter" w:hAnsi="Inter"/>
          <w:sz w:val="18"/>
          <w:szCs w:val="18"/>
        </w:rPr>
      </w:pPr>
      <w:r w:rsidRPr="00602E4B">
        <w:rPr>
          <w:rFonts w:ascii="Inter" w:hAnsi="Inter"/>
          <w:sz w:val="18"/>
          <w:szCs w:val="18"/>
        </w:rPr>
        <w:t>16.4 Economic Analysis Needed</w:t>
      </w:r>
    </w:p>
    <w:p w14:paraId="3CEE7B24" w14:textId="77777777" w:rsidR="00404521" w:rsidRPr="00602E4B" w:rsidRDefault="00404521" w:rsidP="00404521">
      <w:pPr>
        <w:pStyle w:val="Heading3"/>
        <w:rPr>
          <w:rFonts w:ascii="Inter" w:hAnsi="Inter"/>
          <w:sz w:val="18"/>
          <w:szCs w:val="18"/>
        </w:rPr>
      </w:pPr>
      <w:r w:rsidRPr="00602E4B">
        <w:rPr>
          <w:rFonts w:ascii="Inter" w:hAnsi="Inter"/>
          <w:sz w:val="18"/>
          <w:szCs w:val="18"/>
        </w:rPr>
        <w:t>Validator Revenue Models</w:t>
      </w:r>
    </w:p>
    <w:p w14:paraId="23F6F377"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Analysis Required:</w:t>
      </w:r>
    </w:p>
    <w:p w14:paraId="53E6D879" w14:textId="77777777" w:rsidR="00404521" w:rsidRPr="00602E4B" w:rsidRDefault="00404521">
      <w:pPr>
        <w:pStyle w:val="whitespace-normal"/>
        <w:numPr>
          <w:ilvl w:val="0"/>
          <w:numId w:val="265"/>
        </w:numPr>
        <w:rPr>
          <w:rFonts w:ascii="Inter" w:hAnsi="Inter"/>
          <w:sz w:val="18"/>
          <w:szCs w:val="18"/>
        </w:rPr>
      </w:pPr>
      <w:r w:rsidRPr="00602E4B">
        <w:rPr>
          <w:rFonts w:ascii="Inter" w:hAnsi="Inter"/>
          <w:sz w:val="18"/>
          <w:szCs w:val="18"/>
        </w:rPr>
        <w:t xml:space="preserve">Minimum revenue needed to cover infrastructure costs per validator class: </w:t>
      </w:r>
    </w:p>
    <w:p w14:paraId="5A0B754B" w14:textId="77777777" w:rsidR="00404521" w:rsidRPr="00602E4B" w:rsidRDefault="00404521">
      <w:pPr>
        <w:pStyle w:val="whitespace-normal"/>
        <w:numPr>
          <w:ilvl w:val="1"/>
          <w:numId w:val="265"/>
        </w:numPr>
        <w:rPr>
          <w:rFonts w:ascii="Inter" w:hAnsi="Inter"/>
          <w:sz w:val="18"/>
          <w:szCs w:val="18"/>
        </w:rPr>
      </w:pPr>
      <w:r w:rsidRPr="00602E4B">
        <w:rPr>
          <w:rFonts w:ascii="Inter" w:hAnsi="Inter"/>
          <w:sz w:val="18"/>
          <w:szCs w:val="18"/>
        </w:rPr>
        <w:t>Consensus-only: ~$500/month (single server)</w:t>
      </w:r>
    </w:p>
    <w:p w14:paraId="049FA833" w14:textId="77777777" w:rsidR="00404521" w:rsidRPr="00602E4B" w:rsidRDefault="00404521">
      <w:pPr>
        <w:pStyle w:val="whitespace-normal"/>
        <w:numPr>
          <w:ilvl w:val="1"/>
          <w:numId w:val="265"/>
        </w:numPr>
        <w:rPr>
          <w:rFonts w:ascii="Inter" w:hAnsi="Inter"/>
          <w:sz w:val="18"/>
          <w:szCs w:val="18"/>
        </w:rPr>
      </w:pPr>
      <w:r w:rsidRPr="00602E4B">
        <w:rPr>
          <w:rFonts w:ascii="Inter" w:hAnsi="Inter"/>
          <w:sz w:val="18"/>
          <w:szCs w:val="18"/>
        </w:rPr>
        <w:t>Bridge relayer (1 chain): ~$2,000/month (multiple servers + RPC costs)</w:t>
      </w:r>
    </w:p>
    <w:p w14:paraId="7C0459DB" w14:textId="77777777" w:rsidR="00404521" w:rsidRPr="00602E4B" w:rsidRDefault="00404521">
      <w:pPr>
        <w:pStyle w:val="whitespace-normal"/>
        <w:numPr>
          <w:ilvl w:val="1"/>
          <w:numId w:val="265"/>
        </w:numPr>
        <w:rPr>
          <w:rFonts w:ascii="Inter" w:hAnsi="Inter"/>
          <w:sz w:val="18"/>
          <w:szCs w:val="18"/>
        </w:rPr>
      </w:pPr>
      <w:r w:rsidRPr="00602E4B">
        <w:rPr>
          <w:rFonts w:ascii="Inter" w:hAnsi="Inter"/>
          <w:sz w:val="18"/>
          <w:szCs w:val="18"/>
        </w:rPr>
        <w:t>Bridge relayer (multi-chain): ~$5,000/month</w:t>
      </w:r>
    </w:p>
    <w:p w14:paraId="4DF822A4" w14:textId="77777777" w:rsidR="00404521" w:rsidRPr="00602E4B" w:rsidRDefault="00404521">
      <w:pPr>
        <w:pStyle w:val="whitespace-normal"/>
        <w:numPr>
          <w:ilvl w:val="0"/>
          <w:numId w:val="265"/>
        </w:numPr>
        <w:rPr>
          <w:rFonts w:ascii="Inter" w:hAnsi="Inter"/>
          <w:sz w:val="18"/>
          <w:szCs w:val="18"/>
        </w:rPr>
      </w:pPr>
      <w:r w:rsidRPr="00602E4B">
        <w:rPr>
          <w:rFonts w:ascii="Inter" w:hAnsi="Inter"/>
          <w:sz w:val="18"/>
          <w:szCs w:val="18"/>
        </w:rPr>
        <w:t>Revenue projections based on TVL and fee models</w:t>
      </w:r>
    </w:p>
    <w:p w14:paraId="4355BFA0" w14:textId="77777777" w:rsidR="00404521" w:rsidRPr="00602E4B" w:rsidRDefault="00404521">
      <w:pPr>
        <w:pStyle w:val="whitespace-normal"/>
        <w:numPr>
          <w:ilvl w:val="0"/>
          <w:numId w:val="265"/>
        </w:numPr>
        <w:rPr>
          <w:rFonts w:ascii="Inter" w:hAnsi="Inter"/>
          <w:sz w:val="18"/>
          <w:szCs w:val="18"/>
        </w:rPr>
      </w:pPr>
      <w:r w:rsidRPr="00602E4B">
        <w:rPr>
          <w:rFonts w:ascii="Inter" w:hAnsi="Inter"/>
          <w:sz w:val="18"/>
          <w:szCs w:val="18"/>
        </w:rPr>
        <w:t>Profitability across different stake sizes</w:t>
      </w:r>
    </w:p>
    <w:p w14:paraId="4BA532FE" w14:textId="77777777" w:rsidR="00404521" w:rsidRPr="00602E4B" w:rsidRDefault="00404521" w:rsidP="00404521">
      <w:pPr>
        <w:pStyle w:val="Heading3"/>
        <w:rPr>
          <w:rFonts w:ascii="Inter" w:hAnsi="Inter"/>
          <w:sz w:val="18"/>
          <w:szCs w:val="18"/>
        </w:rPr>
      </w:pPr>
      <w:r w:rsidRPr="00602E4B">
        <w:rPr>
          <w:rFonts w:ascii="Inter" w:hAnsi="Inter"/>
          <w:sz w:val="18"/>
          <w:szCs w:val="18"/>
        </w:rPr>
        <w:t>Stake Distribution Dynamics</w:t>
      </w:r>
    </w:p>
    <w:p w14:paraId="1BA21A42"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Questions:</w:t>
      </w:r>
    </w:p>
    <w:p w14:paraId="34D6239A" w14:textId="77777777" w:rsidR="00404521" w:rsidRPr="00602E4B" w:rsidRDefault="00404521">
      <w:pPr>
        <w:pStyle w:val="whitespace-normal"/>
        <w:numPr>
          <w:ilvl w:val="0"/>
          <w:numId w:val="266"/>
        </w:numPr>
        <w:rPr>
          <w:rFonts w:ascii="Inter" w:hAnsi="Inter"/>
          <w:sz w:val="18"/>
          <w:szCs w:val="18"/>
        </w:rPr>
      </w:pPr>
      <w:r w:rsidRPr="00602E4B">
        <w:rPr>
          <w:rFonts w:ascii="Inter" w:hAnsi="Inter"/>
          <w:sz w:val="18"/>
          <w:szCs w:val="18"/>
        </w:rPr>
        <w:t>Will the protocol naturally tend toward centralization or decentralization?</w:t>
      </w:r>
    </w:p>
    <w:p w14:paraId="1620ABAE" w14:textId="77777777" w:rsidR="00404521" w:rsidRPr="00602E4B" w:rsidRDefault="00404521">
      <w:pPr>
        <w:pStyle w:val="whitespace-normal"/>
        <w:numPr>
          <w:ilvl w:val="0"/>
          <w:numId w:val="266"/>
        </w:numPr>
        <w:rPr>
          <w:rFonts w:ascii="Inter" w:hAnsi="Inter"/>
          <w:sz w:val="18"/>
          <w:szCs w:val="18"/>
        </w:rPr>
      </w:pPr>
      <w:r w:rsidRPr="00602E4B">
        <w:rPr>
          <w:rFonts w:ascii="Inter" w:hAnsi="Inter"/>
          <w:sz w:val="18"/>
          <w:szCs w:val="18"/>
        </w:rPr>
        <w:t>What equilibrium stake distribution emerges?</w:t>
      </w:r>
    </w:p>
    <w:p w14:paraId="7E66F8CA" w14:textId="77777777" w:rsidR="00404521" w:rsidRPr="00602E4B" w:rsidRDefault="00404521">
      <w:pPr>
        <w:pStyle w:val="whitespace-normal"/>
        <w:numPr>
          <w:ilvl w:val="0"/>
          <w:numId w:val="266"/>
        </w:numPr>
        <w:rPr>
          <w:rFonts w:ascii="Inter" w:hAnsi="Inter"/>
          <w:sz w:val="18"/>
          <w:szCs w:val="18"/>
        </w:rPr>
      </w:pPr>
      <w:r w:rsidRPr="00602E4B">
        <w:rPr>
          <w:rFonts w:ascii="Inter" w:hAnsi="Inter"/>
          <w:sz w:val="18"/>
          <w:szCs w:val="18"/>
        </w:rPr>
        <w:t>How do diversity penalties affect long-term distribution?</w:t>
      </w:r>
    </w:p>
    <w:p w14:paraId="4F6361A1"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Study:</w:t>
      </w:r>
      <w:r w:rsidRPr="00602E4B">
        <w:rPr>
          <w:rFonts w:ascii="Inter" w:hAnsi="Inter"/>
          <w:sz w:val="18"/>
          <w:szCs w:val="18"/>
        </w:rPr>
        <w:t xml:space="preserve"> Agent-based simulation with:</w:t>
      </w:r>
    </w:p>
    <w:p w14:paraId="32A54E42" w14:textId="77777777" w:rsidR="00404521" w:rsidRPr="00602E4B" w:rsidRDefault="00404521">
      <w:pPr>
        <w:pStyle w:val="whitespace-normal"/>
        <w:numPr>
          <w:ilvl w:val="0"/>
          <w:numId w:val="267"/>
        </w:numPr>
        <w:rPr>
          <w:rFonts w:ascii="Inter" w:hAnsi="Inter"/>
          <w:sz w:val="18"/>
          <w:szCs w:val="18"/>
        </w:rPr>
      </w:pPr>
      <w:r w:rsidRPr="00602E4B">
        <w:rPr>
          <w:rFonts w:ascii="Inter" w:hAnsi="Inter"/>
          <w:sz w:val="18"/>
          <w:szCs w:val="18"/>
        </w:rPr>
        <w:t>Validators making rational economic decisions</w:t>
      </w:r>
    </w:p>
    <w:p w14:paraId="0AB7FB9E" w14:textId="77777777" w:rsidR="00404521" w:rsidRPr="00602E4B" w:rsidRDefault="00404521">
      <w:pPr>
        <w:pStyle w:val="whitespace-normal"/>
        <w:numPr>
          <w:ilvl w:val="0"/>
          <w:numId w:val="267"/>
        </w:numPr>
        <w:rPr>
          <w:rFonts w:ascii="Inter" w:hAnsi="Inter"/>
          <w:sz w:val="18"/>
          <w:szCs w:val="18"/>
        </w:rPr>
      </w:pPr>
      <w:r w:rsidRPr="00602E4B">
        <w:rPr>
          <w:rFonts w:ascii="Inter" w:hAnsi="Inter"/>
          <w:sz w:val="18"/>
          <w:szCs w:val="18"/>
        </w:rPr>
        <w:t>New validators entering based on profitability</w:t>
      </w:r>
    </w:p>
    <w:p w14:paraId="4F3C945F" w14:textId="77777777" w:rsidR="00404521" w:rsidRPr="00602E4B" w:rsidRDefault="00404521">
      <w:pPr>
        <w:pStyle w:val="whitespace-normal"/>
        <w:numPr>
          <w:ilvl w:val="0"/>
          <w:numId w:val="267"/>
        </w:numPr>
        <w:rPr>
          <w:rFonts w:ascii="Inter" w:hAnsi="Inter"/>
          <w:sz w:val="18"/>
          <w:szCs w:val="18"/>
        </w:rPr>
      </w:pPr>
      <w:r w:rsidRPr="00602E4B">
        <w:rPr>
          <w:rFonts w:ascii="Inter" w:hAnsi="Inter"/>
          <w:sz w:val="18"/>
          <w:szCs w:val="18"/>
        </w:rPr>
        <w:t>Existing validators adjusting stake</w:t>
      </w:r>
    </w:p>
    <w:p w14:paraId="6214CE49" w14:textId="77777777" w:rsidR="00404521" w:rsidRPr="00602E4B" w:rsidRDefault="00404521">
      <w:pPr>
        <w:pStyle w:val="whitespace-normal"/>
        <w:numPr>
          <w:ilvl w:val="0"/>
          <w:numId w:val="267"/>
        </w:numPr>
        <w:rPr>
          <w:rFonts w:ascii="Inter" w:hAnsi="Inter"/>
          <w:sz w:val="18"/>
          <w:szCs w:val="18"/>
        </w:rPr>
      </w:pPr>
      <w:r w:rsidRPr="00602E4B">
        <w:rPr>
          <w:rFonts w:ascii="Inter" w:hAnsi="Inter"/>
          <w:sz w:val="18"/>
          <w:szCs w:val="18"/>
        </w:rPr>
        <w:t>Run for 5+ simulated years</w:t>
      </w:r>
    </w:p>
    <w:p w14:paraId="533AB530" w14:textId="77777777" w:rsidR="00404521" w:rsidRPr="00602E4B" w:rsidRDefault="00404521" w:rsidP="00404521">
      <w:pPr>
        <w:pStyle w:val="Heading3"/>
        <w:rPr>
          <w:rFonts w:ascii="Inter" w:hAnsi="Inter"/>
          <w:sz w:val="18"/>
          <w:szCs w:val="18"/>
        </w:rPr>
      </w:pPr>
      <w:r w:rsidRPr="00602E4B">
        <w:rPr>
          <w:rFonts w:ascii="Inter" w:hAnsi="Inter"/>
          <w:sz w:val="18"/>
          <w:szCs w:val="18"/>
        </w:rPr>
        <w:t>Attack Cost-Benefit Analysis</w:t>
      </w:r>
    </w:p>
    <w:p w14:paraId="0E45D725"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Threat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395"/>
        <w:gridCol w:w="2283"/>
        <w:gridCol w:w="1777"/>
      </w:tblGrid>
      <w:tr w:rsidR="00404521" w:rsidRPr="00602E4B" w14:paraId="372C1C2B" w14:textId="77777777">
        <w:trPr>
          <w:tblHeader/>
          <w:tblCellSpacing w:w="15" w:type="dxa"/>
        </w:trPr>
        <w:tc>
          <w:tcPr>
            <w:tcW w:w="0" w:type="auto"/>
            <w:vAlign w:val="center"/>
            <w:hideMark/>
          </w:tcPr>
          <w:p w14:paraId="285B5EB7" w14:textId="77777777" w:rsidR="00404521" w:rsidRPr="00602E4B" w:rsidRDefault="00404521">
            <w:pPr>
              <w:jc w:val="center"/>
              <w:rPr>
                <w:rFonts w:ascii="Inter" w:hAnsi="Inter"/>
                <w:b/>
                <w:bCs/>
                <w:sz w:val="18"/>
                <w:szCs w:val="18"/>
              </w:rPr>
            </w:pPr>
            <w:r w:rsidRPr="00602E4B">
              <w:rPr>
                <w:rStyle w:val="Strong"/>
                <w:rFonts w:ascii="Inter" w:eastAsiaTheme="majorEastAsia" w:hAnsi="Inter"/>
                <w:sz w:val="18"/>
                <w:szCs w:val="18"/>
              </w:rPr>
              <w:t>Attack Type</w:t>
            </w:r>
          </w:p>
        </w:tc>
        <w:tc>
          <w:tcPr>
            <w:tcW w:w="0" w:type="auto"/>
            <w:vAlign w:val="center"/>
            <w:hideMark/>
          </w:tcPr>
          <w:p w14:paraId="544D55C4" w14:textId="77777777" w:rsidR="00404521" w:rsidRPr="00602E4B" w:rsidRDefault="00404521">
            <w:pPr>
              <w:jc w:val="center"/>
              <w:rPr>
                <w:rFonts w:ascii="Inter" w:hAnsi="Inter"/>
                <w:b/>
                <w:bCs/>
                <w:sz w:val="18"/>
                <w:szCs w:val="18"/>
              </w:rPr>
            </w:pPr>
            <w:r w:rsidRPr="00602E4B">
              <w:rPr>
                <w:rStyle w:val="Strong"/>
                <w:rFonts w:ascii="Inter" w:eastAsiaTheme="majorEastAsia" w:hAnsi="Inter"/>
                <w:sz w:val="18"/>
                <w:szCs w:val="18"/>
              </w:rPr>
              <w:t>Resources Required</w:t>
            </w:r>
          </w:p>
        </w:tc>
        <w:tc>
          <w:tcPr>
            <w:tcW w:w="0" w:type="auto"/>
            <w:vAlign w:val="center"/>
            <w:hideMark/>
          </w:tcPr>
          <w:p w14:paraId="35E01E64" w14:textId="77777777" w:rsidR="00404521" w:rsidRPr="00602E4B" w:rsidRDefault="00404521">
            <w:pPr>
              <w:jc w:val="center"/>
              <w:rPr>
                <w:rFonts w:ascii="Inter" w:hAnsi="Inter"/>
                <w:b/>
                <w:bCs/>
                <w:sz w:val="18"/>
                <w:szCs w:val="18"/>
              </w:rPr>
            </w:pPr>
            <w:r w:rsidRPr="00602E4B">
              <w:rPr>
                <w:rStyle w:val="Strong"/>
                <w:rFonts w:ascii="Inter" w:eastAsiaTheme="majorEastAsia" w:hAnsi="Inter"/>
                <w:sz w:val="18"/>
                <w:szCs w:val="18"/>
              </w:rPr>
              <w:t>Potential Profit</w:t>
            </w:r>
          </w:p>
        </w:tc>
        <w:tc>
          <w:tcPr>
            <w:tcW w:w="0" w:type="auto"/>
            <w:vAlign w:val="center"/>
            <w:hideMark/>
          </w:tcPr>
          <w:p w14:paraId="71FAA22A" w14:textId="77777777" w:rsidR="00404521" w:rsidRPr="00602E4B" w:rsidRDefault="00404521">
            <w:pPr>
              <w:jc w:val="center"/>
              <w:rPr>
                <w:rFonts w:ascii="Inter" w:hAnsi="Inter"/>
                <w:b/>
                <w:bCs/>
                <w:sz w:val="18"/>
                <w:szCs w:val="18"/>
              </w:rPr>
            </w:pPr>
            <w:r w:rsidRPr="00602E4B">
              <w:rPr>
                <w:rStyle w:val="Strong"/>
                <w:rFonts w:ascii="Inter" w:eastAsiaTheme="majorEastAsia" w:hAnsi="Inter"/>
                <w:sz w:val="18"/>
                <w:szCs w:val="18"/>
              </w:rPr>
              <w:t>Likelihood</w:t>
            </w:r>
          </w:p>
        </w:tc>
      </w:tr>
      <w:tr w:rsidR="00404521" w:rsidRPr="00602E4B" w14:paraId="3E09BA38" w14:textId="77777777">
        <w:trPr>
          <w:tblCellSpacing w:w="15" w:type="dxa"/>
        </w:trPr>
        <w:tc>
          <w:tcPr>
            <w:tcW w:w="0" w:type="auto"/>
            <w:vAlign w:val="center"/>
            <w:hideMark/>
          </w:tcPr>
          <w:p w14:paraId="324181A7" w14:textId="77777777" w:rsidR="00404521" w:rsidRPr="00602E4B" w:rsidRDefault="00404521">
            <w:pPr>
              <w:rPr>
                <w:rFonts w:ascii="Inter" w:hAnsi="Inter"/>
                <w:sz w:val="18"/>
                <w:szCs w:val="18"/>
              </w:rPr>
            </w:pPr>
            <w:r w:rsidRPr="00602E4B">
              <w:rPr>
                <w:rFonts w:ascii="Inter" w:hAnsi="Inter"/>
                <w:sz w:val="18"/>
                <w:szCs w:val="18"/>
              </w:rPr>
              <w:t>33% consensus attack</w:t>
            </w:r>
          </w:p>
        </w:tc>
        <w:tc>
          <w:tcPr>
            <w:tcW w:w="0" w:type="auto"/>
            <w:vAlign w:val="center"/>
            <w:hideMark/>
          </w:tcPr>
          <w:p w14:paraId="1617A9F4" w14:textId="77777777" w:rsidR="00404521" w:rsidRPr="00602E4B" w:rsidRDefault="00404521">
            <w:pPr>
              <w:rPr>
                <w:rFonts w:ascii="Inter" w:hAnsi="Inter"/>
                <w:sz w:val="18"/>
                <w:szCs w:val="18"/>
              </w:rPr>
            </w:pPr>
            <w:r w:rsidRPr="00602E4B">
              <w:rPr>
                <w:rFonts w:ascii="Inter" w:hAnsi="Inter"/>
                <w:sz w:val="18"/>
                <w:szCs w:val="18"/>
              </w:rPr>
              <w:t>Corrupt 100+ validators</w:t>
            </w:r>
          </w:p>
        </w:tc>
        <w:tc>
          <w:tcPr>
            <w:tcW w:w="0" w:type="auto"/>
            <w:vAlign w:val="center"/>
            <w:hideMark/>
          </w:tcPr>
          <w:p w14:paraId="24DFB7A8" w14:textId="77777777" w:rsidR="00404521" w:rsidRPr="00602E4B" w:rsidRDefault="00404521">
            <w:pPr>
              <w:rPr>
                <w:rFonts w:ascii="Inter" w:hAnsi="Inter"/>
                <w:sz w:val="18"/>
                <w:szCs w:val="18"/>
              </w:rPr>
            </w:pPr>
            <w:r w:rsidRPr="00602E4B">
              <w:rPr>
                <w:rFonts w:ascii="Inter" w:hAnsi="Inter"/>
                <w:sz w:val="18"/>
                <w:szCs w:val="18"/>
              </w:rPr>
              <w:t>$TVL if can double-spend</w:t>
            </w:r>
          </w:p>
        </w:tc>
        <w:tc>
          <w:tcPr>
            <w:tcW w:w="0" w:type="auto"/>
            <w:vAlign w:val="center"/>
            <w:hideMark/>
          </w:tcPr>
          <w:p w14:paraId="35955C7B" w14:textId="77777777" w:rsidR="00404521" w:rsidRPr="00602E4B" w:rsidRDefault="00404521">
            <w:pPr>
              <w:rPr>
                <w:rFonts w:ascii="Inter" w:hAnsi="Inter"/>
                <w:sz w:val="18"/>
                <w:szCs w:val="18"/>
              </w:rPr>
            </w:pPr>
            <w:r w:rsidRPr="00602E4B">
              <w:rPr>
                <w:rFonts w:ascii="Inter" w:hAnsi="Inter"/>
                <w:sz w:val="18"/>
                <w:szCs w:val="18"/>
              </w:rPr>
              <w:t>Low (high cost)</w:t>
            </w:r>
          </w:p>
        </w:tc>
      </w:tr>
      <w:tr w:rsidR="00404521" w:rsidRPr="00602E4B" w14:paraId="245A59F3" w14:textId="77777777">
        <w:trPr>
          <w:tblCellSpacing w:w="15" w:type="dxa"/>
        </w:trPr>
        <w:tc>
          <w:tcPr>
            <w:tcW w:w="0" w:type="auto"/>
            <w:vAlign w:val="center"/>
            <w:hideMark/>
          </w:tcPr>
          <w:p w14:paraId="1639C087" w14:textId="77777777" w:rsidR="00404521" w:rsidRPr="00602E4B" w:rsidRDefault="00404521">
            <w:pPr>
              <w:rPr>
                <w:rFonts w:ascii="Inter" w:hAnsi="Inter"/>
                <w:sz w:val="18"/>
                <w:szCs w:val="18"/>
              </w:rPr>
            </w:pPr>
            <w:r w:rsidRPr="00602E4B">
              <w:rPr>
                <w:rFonts w:ascii="Inter" w:hAnsi="Inter"/>
                <w:sz w:val="18"/>
                <w:szCs w:val="18"/>
              </w:rPr>
              <w:t>Bridge exploit</w:t>
            </w:r>
          </w:p>
        </w:tc>
        <w:tc>
          <w:tcPr>
            <w:tcW w:w="0" w:type="auto"/>
            <w:vAlign w:val="center"/>
            <w:hideMark/>
          </w:tcPr>
          <w:p w14:paraId="409BA7C7" w14:textId="77777777" w:rsidR="00404521" w:rsidRPr="00602E4B" w:rsidRDefault="00404521">
            <w:pPr>
              <w:rPr>
                <w:rFonts w:ascii="Inter" w:hAnsi="Inter"/>
                <w:sz w:val="18"/>
                <w:szCs w:val="18"/>
              </w:rPr>
            </w:pPr>
            <w:r w:rsidRPr="00602E4B">
              <w:rPr>
                <w:rFonts w:ascii="Inter" w:hAnsi="Inter"/>
                <w:sz w:val="18"/>
                <w:szCs w:val="18"/>
              </w:rPr>
              <w:t>Corrupt 51+ bridge relayers</w:t>
            </w:r>
          </w:p>
        </w:tc>
        <w:tc>
          <w:tcPr>
            <w:tcW w:w="0" w:type="auto"/>
            <w:vAlign w:val="center"/>
            <w:hideMark/>
          </w:tcPr>
          <w:p w14:paraId="2E8041A1" w14:textId="77777777" w:rsidR="00404521" w:rsidRPr="00602E4B" w:rsidRDefault="00404521">
            <w:pPr>
              <w:rPr>
                <w:rFonts w:ascii="Inter" w:hAnsi="Inter"/>
                <w:sz w:val="18"/>
                <w:szCs w:val="18"/>
              </w:rPr>
            </w:pPr>
            <w:r w:rsidRPr="00602E4B">
              <w:rPr>
                <w:rFonts w:ascii="Inter" w:hAnsi="Inter"/>
                <w:sz w:val="18"/>
                <w:szCs w:val="18"/>
              </w:rPr>
              <w:t>Bridge TVL</w:t>
            </w:r>
          </w:p>
        </w:tc>
        <w:tc>
          <w:tcPr>
            <w:tcW w:w="0" w:type="auto"/>
            <w:vAlign w:val="center"/>
            <w:hideMark/>
          </w:tcPr>
          <w:p w14:paraId="09628A25" w14:textId="77777777" w:rsidR="00404521" w:rsidRPr="00602E4B" w:rsidRDefault="00404521">
            <w:pPr>
              <w:rPr>
                <w:rFonts w:ascii="Inter" w:hAnsi="Inter"/>
                <w:sz w:val="18"/>
                <w:szCs w:val="18"/>
              </w:rPr>
            </w:pPr>
            <w:r w:rsidRPr="00602E4B">
              <w:rPr>
                <w:rFonts w:ascii="Inter" w:hAnsi="Inter"/>
                <w:sz w:val="18"/>
                <w:szCs w:val="18"/>
              </w:rPr>
              <w:t>Medium</w:t>
            </w:r>
          </w:p>
        </w:tc>
      </w:tr>
      <w:tr w:rsidR="00404521" w:rsidRPr="00602E4B" w14:paraId="21CAD423" w14:textId="77777777">
        <w:trPr>
          <w:tblCellSpacing w:w="15" w:type="dxa"/>
        </w:trPr>
        <w:tc>
          <w:tcPr>
            <w:tcW w:w="0" w:type="auto"/>
            <w:vAlign w:val="center"/>
            <w:hideMark/>
          </w:tcPr>
          <w:p w14:paraId="39399512" w14:textId="77777777" w:rsidR="00404521" w:rsidRPr="00602E4B" w:rsidRDefault="00404521">
            <w:pPr>
              <w:rPr>
                <w:rFonts w:ascii="Inter" w:hAnsi="Inter"/>
                <w:sz w:val="18"/>
                <w:szCs w:val="18"/>
              </w:rPr>
            </w:pPr>
            <w:r w:rsidRPr="00602E4B">
              <w:rPr>
                <w:rFonts w:ascii="Inter" w:hAnsi="Inter"/>
                <w:sz w:val="18"/>
                <w:szCs w:val="18"/>
              </w:rPr>
              <w:t>MEV extraction</w:t>
            </w:r>
          </w:p>
        </w:tc>
        <w:tc>
          <w:tcPr>
            <w:tcW w:w="0" w:type="auto"/>
            <w:vAlign w:val="center"/>
            <w:hideMark/>
          </w:tcPr>
          <w:p w14:paraId="7118AC8D" w14:textId="77777777" w:rsidR="00404521" w:rsidRPr="00602E4B" w:rsidRDefault="00404521">
            <w:pPr>
              <w:rPr>
                <w:rFonts w:ascii="Inter" w:hAnsi="Inter"/>
                <w:sz w:val="18"/>
                <w:szCs w:val="18"/>
              </w:rPr>
            </w:pPr>
            <w:r w:rsidRPr="00602E4B">
              <w:rPr>
                <w:rFonts w:ascii="Inter" w:hAnsi="Inter"/>
                <w:sz w:val="18"/>
                <w:szCs w:val="18"/>
              </w:rPr>
              <w:t>Control leader selection</w:t>
            </w:r>
          </w:p>
        </w:tc>
        <w:tc>
          <w:tcPr>
            <w:tcW w:w="0" w:type="auto"/>
            <w:vAlign w:val="center"/>
            <w:hideMark/>
          </w:tcPr>
          <w:p w14:paraId="5AA09555" w14:textId="77777777" w:rsidR="00404521" w:rsidRPr="00602E4B" w:rsidRDefault="00404521">
            <w:pPr>
              <w:rPr>
                <w:rFonts w:ascii="Inter" w:hAnsi="Inter"/>
                <w:sz w:val="18"/>
                <w:szCs w:val="18"/>
              </w:rPr>
            </w:pPr>
            <w:r w:rsidRPr="00602E4B">
              <w:rPr>
                <w:rFonts w:ascii="Inter" w:hAnsi="Inter"/>
                <w:sz w:val="18"/>
                <w:szCs w:val="18"/>
              </w:rPr>
              <w:t>$thousands per block</w:t>
            </w:r>
          </w:p>
        </w:tc>
        <w:tc>
          <w:tcPr>
            <w:tcW w:w="0" w:type="auto"/>
            <w:vAlign w:val="center"/>
            <w:hideMark/>
          </w:tcPr>
          <w:p w14:paraId="5D8DBE4F" w14:textId="77777777" w:rsidR="00404521" w:rsidRPr="00602E4B" w:rsidRDefault="00404521">
            <w:pPr>
              <w:rPr>
                <w:rFonts w:ascii="Inter" w:hAnsi="Inter"/>
                <w:sz w:val="18"/>
                <w:szCs w:val="18"/>
              </w:rPr>
            </w:pPr>
            <w:r w:rsidRPr="00602E4B">
              <w:rPr>
                <w:rFonts w:ascii="Inter" w:hAnsi="Inter"/>
                <w:sz w:val="18"/>
                <w:szCs w:val="18"/>
              </w:rPr>
              <w:t>High (not malicious)</w:t>
            </w:r>
          </w:p>
        </w:tc>
      </w:tr>
      <w:tr w:rsidR="00404521" w:rsidRPr="00602E4B" w14:paraId="55A986CE" w14:textId="77777777">
        <w:trPr>
          <w:tblCellSpacing w:w="15" w:type="dxa"/>
        </w:trPr>
        <w:tc>
          <w:tcPr>
            <w:tcW w:w="0" w:type="auto"/>
            <w:vAlign w:val="center"/>
            <w:hideMark/>
          </w:tcPr>
          <w:p w14:paraId="7D390AB8" w14:textId="77777777" w:rsidR="00404521" w:rsidRPr="00602E4B" w:rsidRDefault="00404521">
            <w:pPr>
              <w:rPr>
                <w:rFonts w:ascii="Inter" w:hAnsi="Inter"/>
                <w:sz w:val="18"/>
                <w:szCs w:val="18"/>
              </w:rPr>
            </w:pPr>
            <w:r w:rsidRPr="00602E4B">
              <w:rPr>
                <w:rFonts w:ascii="Inter" w:hAnsi="Inter"/>
                <w:sz w:val="18"/>
                <w:szCs w:val="18"/>
              </w:rPr>
              <w:t>Censorship</w:t>
            </w:r>
          </w:p>
        </w:tc>
        <w:tc>
          <w:tcPr>
            <w:tcW w:w="0" w:type="auto"/>
            <w:vAlign w:val="center"/>
            <w:hideMark/>
          </w:tcPr>
          <w:p w14:paraId="105D240A" w14:textId="77777777" w:rsidR="00404521" w:rsidRPr="00602E4B" w:rsidRDefault="00404521">
            <w:pPr>
              <w:rPr>
                <w:rFonts w:ascii="Inter" w:hAnsi="Inter"/>
                <w:sz w:val="18"/>
                <w:szCs w:val="18"/>
              </w:rPr>
            </w:pPr>
            <w:r w:rsidRPr="00602E4B">
              <w:rPr>
                <w:rFonts w:ascii="Inter" w:hAnsi="Inter"/>
                <w:sz w:val="18"/>
                <w:szCs w:val="18"/>
              </w:rPr>
              <w:t>Single malicious leader</w:t>
            </w:r>
          </w:p>
        </w:tc>
        <w:tc>
          <w:tcPr>
            <w:tcW w:w="0" w:type="auto"/>
            <w:vAlign w:val="center"/>
            <w:hideMark/>
          </w:tcPr>
          <w:p w14:paraId="603C5C63" w14:textId="77777777" w:rsidR="00404521" w:rsidRPr="00602E4B" w:rsidRDefault="00404521">
            <w:pPr>
              <w:rPr>
                <w:rFonts w:ascii="Inter" w:hAnsi="Inter"/>
                <w:sz w:val="18"/>
                <w:szCs w:val="18"/>
              </w:rPr>
            </w:pPr>
            <w:r w:rsidRPr="00602E4B">
              <w:rPr>
                <w:rFonts w:ascii="Inter" w:hAnsi="Inter"/>
                <w:sz w:val="18"/>
                <w:szCs w:val="18"/>
              </w:rPr>
              <w:t>Political/ideological</w:t>
            </w:r>
          </w:p>
        </w:tc>
        <w:tc>
          <w:tcPr>
            <w:tcW w:w="0" w:type="auto"/>
            <w:vAlign w:val="center"/>
            <w:hideMark/>
          </w:tcPr>
          <w:p w14:paraId="06B12A1E" w14:textId="77777777" w:rsidR="00404521" w:rsidRPr="00602E4B" w:rsidRDefault="00404521">
            <w:pPr>
              <w:rPr>
                <w:rFonts w:ascii="Inter" w:hAnsi="Inter"/>
                <w:sz w:val="18"/>
                <w:szCs w:val="18"/>
              </w:rPr>
            </w:pPr>
            <w:r w:rsidRPr="00602E4B">
              <w:rPr>
                <w:rFonts w:ascii="Inter" w:hAnsi="Inter"/>
                <w:sz w:val="18"/>
                <w:szCs w:val="18"/>
              </w:rPr>
              <w:t>Medium</w:t>
            </w:r>
          </w:p>
        </w:tc>
      </w:tr>
    </w:tbl>
    <w:p w14:paraId="63A578BB"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Required Analysis:</w:t>
      </w:r>
      <w:r w:rsidRPr="00602E4B">
        <w:rPr>
          <w:rFonts w:ascii="Inter" w:hAnsi="Inter"/>
          <w:sz w:val="18"/>
          <w:szCs w:val="18"/>
        </w:rPr>
        <w:t xml:space="preserve"> For each attack type, calculate:</w:t>
      </w:r>
    </w:p>
    <w:p w14:paraId="5E158D5A" w14:textId="77777777" w:rsidR="00404521" w:rsidRPr="00602E4B" w:rsidRDefault="00404521">
      <w:pPr>
        <w:pStyle w:val="whitespace-normal"/>
        <w:numPr>
          <w:ilvl w:val="0"/>
          <w:numId w:val="268"/>
        </w:numPr>
        <w:rPr>
          <w:rFonts w:ascii="Inter" w:hAnsi="Inter"/>
          <w:sz w:val="18"/>
          <w:szCs w:val="18"/>
        </w:rPr>
      </w:pPr>
      <w:r w:rsidRPr="00602E4B">
        <w:rPr>
          <w:rFonts w:ascii="Inter" w:hAnsi="Inter"/>
          <w:sz w:val="18"/>
          <w:szCs w:val="18"/>
        </w:rPr>
        <w:t>Minimum capital required</w:t>
      </w:r>
    </w:p>
    <w:p w14:paraId="7BDC935A" w14:textId="77777777" w:rsidR="00404521" w:rsidRPr="00602E4B" w:rsidRDefault="00404521">
      <w:pPr>
        <w:pStyle w:val="whitespace-normal"/>
        <w:numPr>
          <w:ilvl w:val="0"/>
          <w:numId w:val="268"/>
        </w:numPr>
        <w:rPr>
          <w:rFonts w:ascii="Inter" w:hAnsi="Inter"/>
          <w:sz w:val="18"/>
          <w:szCs w:val="18"/>
        </w:rPr>
      </w:pPr>
      <w:r w:rsidRPr="00602E4B">
        <w:rPr>
          <w:rFonts w:ascii="Inter" w:hAnsi="Inter"/>
          <w:sz w:val="18"/>
          <w:szCs w:val="18"/>
        </w:rPr>
        <w:lastRenderedPageBreak/>
        <w:t>Expected slashing cost</w:t>
      </w:r>
    </w:p>
    <w:p w14:paraId="580DE5D8" w14:textId="77777777" w:rsidR="00404521" w:rsidRPr="00602E4B" w:rsidRDefault="00404521">
      <w:pPr>
        <w:pStyle w:val="whitespace-normal"/>
        <w:numPr>
          <w:ilvl w:val="0"/>
          <w:numId w:val="268"/>
        </w:numPr>
        <w:rPr>
          <w:rFonts w:ascii="Inter" w:hAnsi="Inter"/>
          <w:sz w:val="18"/>
          <w:szCs w:val="18"/>
        </w:rPr>
      </w:pPr>
      <w:r w:rsidRPr="00602E4B">
        <w:rPr>
          <w:rFonts w:ascii="Inter" w:hAnsi="Inter"/>
          <w:sz w:val="18"/>
          <w:szCs w:val="18"/>
        </w:rPr>
        <w:t>Probability of success</w:t>
      </w:r>
    </w:p>
    <w:p w14:paraId="28377CF1" w14:textId="77777777" w:rsidR="00404521" w:rsidRPr="00602E4B" w:rsidRDefault="00404521">
      <w:pPr>
        <w:pStyle w:val="whitespace-normal"/>
        <w:numPr>
          <w:ilvl w:val="0"/>
          <w:numId w:val="268"/>
        </w:numPr>
        <w:rPr>
          <w:rFonts w:ascii="Inter" w:hAnsi="Inter"/>
          <w:sz w:val="18"/>
          <w:szCs w:val="18"/>
        </w:rPr>
      </w:pPr>
      <w:r w:rsidRPr="00602E4B">
        <w:rPr>
          <w:rFonts w:ascii="Inter" w:hAnsi="Inter"/>
          <w:sz w:val="18"/>
          <w:szCs w:val="18"/>
        </w:rPr>
        <w:t>Expected profit</w:t>
      </w:r>
    </w:p>
    <w:p w14:paraId="73C0EB7C" w14:textId="77777777" w:rsidR="00404521" w:rsidRPr="00602E4B" w:rsidRDefault="00404521" w:rsidP="00404521">
      <w:pPr>
        <w:pStyle w:val="whitespace-normal"/>
        <w:rPr>
          <w:rFonts w:ascii="Inter" w:hAnsi="Inter"/>
          <w:sz w:val="18"/>
          <w:szCs w:val="18"/>
        </w:rPr>
      </w:pPr>
      <w:r w:rsidRPr="00602E4B">
        <w:rPr>
          <w:rFonts w:ascii="Inter" w:hAnsi="Inter"/>
          <w:sz w:val="18"/>
          <w:szCs w:val="18"/>
        </w:rPr>
        <w:t xml:space="preserve">Ensure: </w:t>
      </w:r>
      <w:r w:rsidRPr="00602E4B">
        <w:rPr>
          <w:rStyle w:val="Strong"/>
          <w:rFonts w:ascii="Inter" w:eastAsiaTheme="majorEastAsia" w:hAnsi="Inter"/>
          <w:sz w:val="18"/>
          <w:szCs w:val="18"/>
        </w:rPr>
        <w:t>Attack Cost &gt; Expected Profit</w:t>
      </w:r>
      <w:r w:rsidRPr="00602E4B">
        <w:rPr>
          <w:rFonts w:ascii="Inter" w:hAnsi="Inter"/>
          <w:sz w:val="18"/>
          <w:szCs w:val="18"/>
        </w:rPr>
        <w:t xml:space="preserve"> for all attacks</w:t>
      </w:r>
    </w:p>
    <w:p w14:paraId="4B16EE41" w14:textId="77777777" w:rsidR="00404521" w:rsidRPr="00602E4B" w:rsidRDefault="00404521" w:rsidP="00404521">
      <w:pPr>
        <w:pStyle w:val="Heading2"/>
        <w:rPr>
          <w:rFonts w:ascii="Inter" w:hAnsi="Inter"/>
          <w:sz w:val="18"/>
          <w:szCs w:val="18"/>
        </w:rPr>
      </w:pPr>
      <w:r w:rsidRPr="00602E4B">
        <w:rPr>
          <w:rFonts w:ascii="Inter" w:hAnsi="Inter"/>
          <w:sz w:val="18"/>
          <w:szCs w:val="18"/>
        </w:rPr>
        <w:t>16.5 Governance Mechanisms</w:t>
      </w:r>
    </w:p>
    <w:p w14:paraId="49BF1758" w14:textId="77777777" w:rsidR="00404521" w:rsidRPr="00602E4B" w:rsidRDefault="00404521" w:rsidP="00404521">
      <w:pPr>
        <w:pStyle w:val="Heading3"/>
        <w:rPr>
          <w:rFonts w:ascii="Inter" w:hAnsi="Inter"/>
          <w:sz w:val="18"/>
          <w:szCs w:val="18"/>
        </w:rPr>
      </w:pPr>
      <w:r w:rsidRPr="00602E4B">
        <w:rPr>
          <w:rFonts w:ascii="Inter" w:hAnsi="Inter"/>
          <w:sz w:val="18"/>
          <w:szCs w:val="18"/>
        </w:rPr>
        <w:t>Parameter Update Safety</w:t>
      </w:r>
    </w:p>
    <w:p w14:paraId="42EF5BBE"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Categories by Risk:</w:t>
      </w:r>
    </w:p>
    <w:p w14:paraId="739F5A84"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Critical (14-epoch time-lock):</w:t>
      </w:r>
    </w:p>
    <w:p w14:paraId="436079A2" w14:textId="77777777" w:rsidR="00404521" w:rsidRPr="00602E4B" w:rsidRDefault="00404521">
      <w:pPr>
        <w:pStyle w:val="whitespace-normal"/>
        <w:numPr>
          <w:ilvl w:val="0"/>
          <w:numId w:val="269"/>
        </w:numPr>
        <w:rPr>
          <w:rFonts w:ascii="Inter" w:hAnsi="Inter"/>
          <w:sz w:val="18"/>
          <w:szCs w:val="18"/>
        </w:rPr>
      </w:pPr>
      <w:r w:rsidRPr="00602E4B">
        <w:rPr>
          <w:rFonts w:ascii="Inter" w:hAnsi="Inter"/>
          <w:sz w:val="18"/>
          <w:szCs w:val="18"/>
        </w:rPr>
        <w:t>Quorum threshold (τ)</w:t>
      </w:r>
    </w:p>
    <w:p w14:paraId="6727031B" w14:textId="77777777" w:rsidR="00404521" w:rsidRPr="00602E4B" w:rsidRDefault="00404521">
      <w:pPr>
        <w:pStyle w:val="whitespace-normal"/>
        <w:numPr>
          <w:ilvl w:val="0"/>
          <w:numId w:val="269"/>
        </w:numPr>
        <w:rPr>
          <w:rFonts w:ascii="Inter" w:hAnsi="Inter"/>
          <w:sz w:val="18"/>
          <w:szCs w:val="18"/>
        </w:rPr>
      </w:pPr>
      <w:r w:rsidRPr="00602E4B">
        <w:rPr>
          <w:rFonts w:ascii="Inter" w:hAnsi="Inter"/>
          <w:sz w:val="18"/>
          <w:szCs w:val="18"/>
        </w:rPr>
        <w:t>Committee size (m)</w:t>
      </w:r>
    </w:p>
    <w:p w14:paraId="5EAF190B" w14:textId="77777777" w:rsidR="00404521" w:rsidRPr="00602E4B" w:rsidRDefault="00404521">
      <w:pPr>
        <w:pStyle w:val="whitespace-normal"/>
        <w:numPr>
          <w:ilvl w:val="0"/>
          <w:numId w:val="269"/>
        </w:numPr>
        <w:rPr>
          <w:rFonts w:ascii="Inter" w:hAnsi="Inter"/>
          <w:sz w:val="18"/>
          <w:szCs w:val="18"/>
        </w:rPr>
      </w:pPr>
      <w:r w:rsidRPr="00602E4B">
        <w:rPr>
          <w:rFonts w:ascii="Inter" w:hAnsi="Inter"/>
          <w:sz w:val="18"/>
          <w:szCs w:val="18"/>
        </w:rPr>
        <w:t>Slashing rates</w:t>
      </w:r>
    </w:p>
    <w:p w14:paraId="7E60ACF5" w14:textId="77777777" w:rsidR="00404521" w:rsidRPr="00602E4B" w:rsidRDefault="00404521">
      <w:pPr>
        <w:pStyle w:val="whitespace-normal"/>
        <w:numPr>
          <w:ilvl w:val="0"/>
          <w:numId w:val="269"/>
        </w:numPr>
        <w:rPr>
          <w:rFonts w:ascii="Inter" w:hAnsi="Inter"/>
          <w:sz w:val="18"/>
          <w:szCs w:val="18"/>
        </w:rPr>
      </w:pPr>
      <w:r w:rsidRPr="00602E4B">
        <w:rPr>
          <w:rFonts w:ascii="Inter" w:hAnsi="Inter"/>
          <w:sz w:val="18"/>
          <w:szCs w:val="18"/>
        </w:rPr>
        <w:t>Bridge confirmation requirements</w:t>
      </w:r>
    </w:p>
    <w:p w14:paraId="5DD83DC5"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Important (7-epoch time-lock):</w:t>
      </w:r>
    </w:p>
    <w:p w14:paraId="4BC697B1" w14:textId="77777777" w:rsidR="00404521" w:rsidRPr="00602E4B" w:rsidRDefault="00404521">
      <w:pPr>
        <w:pStyle w:val="whitespace-normal"/>
        <w:numPr>
          <w:ilvl w:val="0"/>
          <w:numId w:val="270"/>
        </w:numPr>
        <w:rPr>
          <w:rFonts w:ascii="Inter" w:hAnsi="Inter"/>
          <w:sz w:val="18"/>
          <w:szCs w:val="18"/>
        </w:rPr>
      </w:pPr>
      <w:r w:rsidRPr="00602E4B">
        <w:rPr>
          <w:rFonts w:ascii="Inter" w:hAnsi="Inter"/>
          <w:sz w:val="18"/>
          <w:szCs w:val="18"/>
        </w:rPr>
        <w:t>Epoch length</w:t>
      </w:r>
    </w:p>
    <w:p w14:paraId="1CB63513" w14:textId="77777777" w:rsidR="00404521" w:rsidRPr="00602E4B" w:rsidRDefault="00404521">
      <w:pPr>
        <w:pStyle w:val="whitespace-normal"/>
        <w:numPr>
          <w:ilvl w:val="0"/>
          <w:numId w:val="270"/>
        </w:numPr>
        <w:rPr>
          <w:rFonts w:ascii="Inter" w:hAnsi="Inter"/>
          <w:sz w:val="18"/>
          <w:szCs w:val="18"/>
        </w:rPr>
      </w:pPr>
      <w:r w:rsidRPr="00602E4B">
        <w:rPr>
          <w:rFonts w:ascii="Inter" w:hAnsi="Inter"/>
          <w:sz w:val="18"/>
          <w:szCs w:val="18"/>
        </w:rPr>
        <w:t>Timeout parameters</w:t>
      </w:r>
    </w:p>
    <w:p w14:paraId="151ED03A" w14:textId="77777777" w:rsidR="00404521" w:rsidRPr="00602E4B" w:rsidRDefault="00404521">
      <w:pPr>
        <w:pStyle w:val="whitespace-normal"/>
        <w:numPr>
          <w:ilvl w:val="0"/>
          <w:numId w:val="270"/>
        </w:numPr>
        <w:rPr>
          <w:rFonts w:ascii="Inter" w:hAnsi="Inter"/>
          <w:sz w:val="18"/>
          <w:szCs w:val="18"/>
        </w:rPr>
      </w:pPr>
      <w:r w:rsidRPr="00602E4B">
        <w:rPr>
          <w:rFonts w:ascii="Inter" w:hAnsi="Inter"/>
          <w:sz w:val="18"/>
          <w:szCs w:val="18"/>
        </w:rPr>
        <w:t>Minimum stake requirements</w:t>
      </w:r>
    </w:p>
    <w:p w14:paraId="5A270EFF"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Routine (3-epoch time-lock):</w:t>
      </w:r>
    </w:p>
    <w:p w14:paraId="277722E2" w14:textId="77777777" w:rsidR="00404521" w:rsidRPr="00602E4B" w:rsidRDefault="00404521">
      <w:pPr>
        <w:pStyle w:val="whitespace-normal"/>
        <w:numPr>
          <w:ilvl w:val="0"/>
          <w:numId w:val="271"/>
        </w:numPr>
        <w:rPr>
          <w:rFonts w:ascii="Inter" w:hAnsi="Inter"/>
          <w:sz w:val="18"/>
          <w:szCs w:val="18"/>
        </w:rPr>
      </w:pPr>
      <w:r w:rsidRPr="00602E4B">
        <w:rPr>
          <w:rFonts w:ascii="Inter" w:hAnsi="Inter"/>
          <w:sz w:val="18"/>
          <w:szCs w:val="18"/>
        </w:rPr>
        <w:t>Gas limits</w:t>
      </w:r>
    </w:p>
    <w:p w14:paraId="2081EE34" w14:textId="77777777" w:rsidR="00404521" w:rsidRPr="00602E4B" w:rsidRDefault="00404521">
      <w:pPr>
        <w:pStyle w:val="whitespace-normal"/>
        <w:numPr>
          <w:ilvl w:val="0"/>
          <w:numId w:val="271"/>
        </w:numPr>
        <w:rPr>
          <w:rFonts w:ascii="Inter" w:hAnsi="Inter"/>
          <w:sz w:val="18"/>
          <w:szCs w:val="18"/>
        </w:rPr>
      </w:pPr>
      <w:r w:rsidRPr="00602E4B">
        <w:rPr>
          <w:rFonts w:ascii="Inter" w:hAnsi="Inter"/>
          <w:sz w:val="18"/>
          <w:szCs w:val="18"/>
        </w:rPr>
        <w:t>Fee parameters</w:t>
      </w:r>
    </w:p>
    <w:p w14:paraId="339BF9EA" w14:textId="77777777" w:rsidR="00404521" w:rsidRPr="00602E4B" w:rsidRDefault="00404521">
      <w:pPr>
        <w:pStyle w:val="whitespace-normal"/>
        <w:numPr>
          <w:ilvl w:val="0"/>
          <w:numId w:val="271"/>
        </w:numPr>
        <w:rPr>
          <w:rFonts w:ascii="Inter" w:hAnsi="Inter"/>
          <w:sz w:val="18"/>
          <w:szCs w:val="18"/>
        </w:rPr>
      </w:pPr>
      <w:r w:rsidRPr="00602E4B">
        <w:rPr>
          <w:rFonts w:ascii="Inter" w:hAnsi="Inter"/>
          <w:sz w:val="18"/>
          <w:szCs w:val="18"/>
        </w:rPr>
        <w:t>Diversity penalty strength</w:t>
      </w:r>
    </w:p>
    <w:p w14:paraId="01CF4241" w14:textId="77777777" w:rsidR="00404521" w:rsidRPr="00602E4B" w:rsidRDefault="00404521" w:rsidP="00404521">
      <w:pPr>
        <w:pStyle w:val="Heading3"/>
        <w:rPr>
          <w:rFonts w:ascii="Inter" w:hAnsi="Inter"/>
          <w:sz w:val="18"/>
          <w:szCs w:val="18"/>
        </w:rPr>
      </w:pPr>
      <w:r w:rsidRPr="00602E4B">
        <w:rPr>
          <w:rFonts w:ascii="Inter" w:hAnsi="Inter"/>
          <w:sz w:val="18"/>
          <w:szCs w:val="18"/>
        </w:rPr>
        <w:t>Emergency Response Procedures</w:t>
      </w:r>
    </w:p>
    <w:p w14:paraId="072D6C97"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Scenario Planning Required:</w:t>
      </w:r>
    </w:p>
    <w:p w14:paraId="74ABA071" w14:textId="77777777" w:rsidR="00404521" w:rsidRPr="00602E4B" w:rsidRDefault="00404521">
      <w:pPr>
        <w:pStyle w:val="whitespace-normal"/>
        <w:numPr>
          <w:ilvl w:val="0"/>
          <w:numId w:val="272"/>
        </w:numPr>
        <w:rPr>
          <w:rFonts w:ascii="Inter" w:hAnsi="Inter"/>
          <w:sz w:val="18"/>
          <w:szCs w:val="18"/>
        </w:rPr>
      </w:pPr>
      <w:r w:rsidRPr="00602E4B">
        <w:rPr>
          <w:rStyle w:val="Strong"/>
          <w:rFonts w:ascii="Inter" w:eastAsiaTheme="majorEastAsia" w:hAnsi="Inter"/>
          <w:sz w:val="18"/>
          <w:szCs w:val="18"/>
        </w:rPr>
        <w:t>Critical Smart Contract Bug</w:t>
      </w:r>
      <w:r w:rsidRPr="00602E4B">
        <w:rPr>
          <w:rFonts w:ascii="Inter" w:hAnsi="Inter"/>
          <w:sz w:val="18"/>
          <w:szCs w:val="18"/>
        </w:rPr>
        <w:t xml:space="preserve"> </w:t>
      </w:r>
    </w:p>
    <w:p w14:paraId="7736F9BC"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Who can pause the contract?</w:t>
      </w:r>
    </w:p>
    <w:p w14:paraId="1317AB65"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How fast can we deploy a fix?</w:t>
      </w:r>
    </w:p>
    <w:p w14:paraId="0E16EC2E"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What happens to funds during pause?</w:t>
      </w:r>
    </w:p>
    <w:p w14:paraId="206F53D0" w14:textId="77777777" w:rsidR="00404521" w:rsidRPr="00602E4B" w:rsidRDefault="00404521">
      <w:pPr>
        <w:pStyle w:val="whitespace-normal"/>
        <w:numPr>
          <w:ilvl w:val="0"/>
          <w:numId w:val="272"/>
        </w:numPr>
        <w:rPr>
          <w:rFonts w:ascii="Inter" w:hAnsi="Inter"/>
          <w:sz w:val="18"/>
          <w:szCs w:val="18"/>
        </w:rPr>
      </w:pPr>
      <w:r w:rsidRPr="00602E4B">
        <w:rPr>
          <w:rStyle w:val="Strong"/>
          <w:rFonts w:ascii="Inter" w:eastAsiaTheme="majorEastAsia" w:hAnsi="Inter"/>
          <w:sz w:val="18"/>
          <w:szCs w:val="18"/>
        </w:rPr>
        <w:t>External Chain Compromise</w:t>
      </w:r>
      <w:r w:rsidRPr="00602E4B">
        <w:rPr>
          <w:rFonts w:ascii="Inter" w:hAnsi="Inter"/>
          <w:sz w:val="18"/>
          <w:szCs w:val="18"/>
        </w:rPr>
        <w:t xml:space="preserve"> </w:t>
      </w:r>
    </w:p>
    <w:p w14:paraId="69EF27C1"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If Ethereum is 51% attacked, what do we do?</w:t>
      </w:r>
    </w:p>
    <w:p w14:paraId="16D5051C"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Automatic bridge pause triggers</w:t>
      </w:r>
    </w:p>
    <w:p w14:paraId="0531CF87"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Recovery procedures</w:t>
      </w:r>
    </w:p>
    <w:p w14:paraId="62F3250A" w14:textId="77777777" w:rsidR="00404521" w:rsidRPr="00602E4B" w:rsidRDefault="00404521">
      <w:pPr>
        <w:pStyle w:val="whitespace-normal"/>
        <w:numPr>
          <w:ilvl w:val="0"/>
          <w:numId w:val="272"/>
        </w:numPr>
        <w:rPr>
          <w:rFonts w:ascii="Inter" w:hAnsi="Inter"/>
          <w:sz w:val="18"/>
          <w:szCs w:val="18"/>
        </w:rPr>
      </w:pPr>
      <w:r w:rsidRPr="00602E4B">
        <w:rPr>
          <w:rStyle w:val="Strong"/>
          <w:rFonts w:ascii="Inter" w:eastAsiaTheme="majorEastAsia" w:hAnsi="Inter"/>
          <w:sz w:val="18"/>
          <w:szCs w:val="18"/>
        </w:rPr>
        <w:t>Validator Cartel Detection</w:t>
      </w:r>
      <w:r w:rsidRPr="00602E4B">
        <w:rPr>
          <w:rFonts w:ascii="Inter" w:hAnsi="Inter"/>
          <w:sz w:val="18"/>
          <w:szCs w:val="18"/>
        </w:rPr>
        <w:t xml:space="preserve"> </w:t>
      </w:r>
    </w:p>
    <w:p w14:paraId="24E0D6E9"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How do we detect coordinated misbehavior?</w:t>
      </w:r>
    </w:p>
    <w:p w14:paraId="60A18029"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What governance actions are available?</w:t>
      </w:r>
    </w:p>
    <w:p w14:paraId="2EBE84BB" w14:textId="77777777" w:rsidR="00404521" w:rsidRPr="00602E4B" w:rsidRDefault="00404521">
      <w:pPr>
        <w:pStyle w:val="whitespace-normal"/>
        <w:numPr>
          <w:ilvl w:val="1"/>
          <w:numId w:val="272"/>
        </w:numPr>
        <w:rPr>
          <w:rFonts w:ascii="Inter" w:hAnsi="Inter"/>
          <w:sz w:val="18"/>
          <w:szCs w:val="18"/>
        </w:rPr>
      </w:pPr>
      <w:r w:rsidRPr="00602E4B">
        <w:rPr>
          <w:rFonts w:ascii="Inter" w:hAnsi="Inter"/>
          <w:sz w:val="18"/>
          <w:szCs w:val="18"/>
        </w:rPr>
        <w:t>Can we forcibly remove validators?</w:t>
      </w:r>
    </w:p>
    <w:p w14:paraId="5DF6B99F" w14:textId="77777777" w:rsidR="00404521" w:rsidRPr="00602E4B" w:rsidRDefault="00404521" w:rsidP="00404521">
      <w:pPr>
        <w:pStyle w:val="Heading3"/>
        <w:rPr>
          <w:rFonts w:ascii="Inter" w:hAnsi="Inter"/>
          <w:sz w:val="18"/>
          <w:szCs w:val="18"/>
        </w:rPr>
      </w:pPr>
      <w:r w:rsidRPr="00602E4B">
        <w:rPr>
          <w:rFonts w:ascii="Inter" w:hAnsi="Inter"/>
          <w:sz w:val="18"/>
          <w:szCs w:val="18"/>
        </w:rPr>
        <w:t>DAO Structure Optimization</w:t>
      </w:r>
    </w:p>
    <w:p w14:paraId="5D3BF1BC"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Questions:</w:t>
      </w:r>
    </w:p>
    <w:p w14:paraId="5FB5A57E" w14:textId="77777777" w:rsidR="00404521" w:rsidRPr="00602E4B" w:rsidRDefault="00404521">
      <w:pPr>
        <w:pStyle w:val="whitespace-normal"/>
        <w:numPr>
          <w:ilvl w:val="0"/>
          <w:numId w:val="273"/>
        </w:numPr>
        <w:rPr>
          <w:rFonts w:ascii="Inter" w:hAnsi="Inter"/>
          <w:sz w:val="18"/>
          <w:szCs w:val="18"/>
        </w:rPr>
      </w:pPr>
      <w:r w:rsidRPr="00602E4B">
        <w:rPr>
          <w:rFonts w:ascii="Inter" w:hAnsi="Inter"/>
          <w:sz w:val="18"/>
          <w:szCs w:val="18"/>
        </w:rPr>
        <w:t>Is single unified DAO optimal, or should we have specialized sub-DAOs?</w:t>
      </w:r>
    </w:p>
    <w:p w14:paraId="569AB7B3" w14:textId="77777777" w:rsidR="00404521" w:rsidRPr="00602E4B" w:rsidRDefault="00404521">
      <w:pPr>
        <w:pStyle w:val="whitespace-normal"/>
        <w:numPr>
          <w:ilvl w:val="0"/>
          <w:numId w:val="273"/>
        </w:numPr>
        <w:rPr>
          <w:rFonts w:ascii="Inter" w:hAnsi="Inter"/>
          <w:sz w:val="18"/>
          <w:szCs w:val="18"/>
        </w:rPr>
      </w:pPr>
      <w:r w:rsidRPr="00602E4B">
        <w:rPr>
          <w:rFonts w:ascii="Inter" w:hAnsi="Inter"/>
          <w:sz w:val="18"/>
          <w:szCs w:val="18"/>
        </w:rPr>
        <w:t>What voting mechanisms prevent plutocracy?</w:t>
      </w:r>
    </w:p>
    <w:p w14:paraId="08864192" w14:textId="77777777" w:rsidR="00404521" w:rsidRPr="00602E4B" w:rsidRDefault="00404521">
      <w:pPr>
        <w:pStyle w:val="whitespace-normal"/>
        <w:numPr>
          <w:ilvl w:val="0"/>
          <w:numId w:val="273"/>
        </w:numPr>
        <w:rPr>
          <w:rFonts w:ascii="Inter" w:hAnsi="Inter"/>
          <w:sz w:val="18"/>
          <w:szCs w:val="18"/>
        </w:rPr>
      </w:pPr>
      <w:r w:rsidRPr="00602E4B">
        <w:rPr>
          <w:rFonts w:ascii="Inter" w:hAnsi="Inter"/>
          <w:sz w:val="18"/>
          <w:szCs w:val="18"/>
        </w:rPr>
        <w:t>How do we ensure sufficient voter participation?</w:t>
      </w:r>
    </w:p>
    <w:p w14:paraId="218E34F7"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Proposed Research:</w:t>
      </w:r>
    </w:p>
    <w:p w14:paraId="6792A0AD" w14:textId="77777777" w:rsidR="00404521" w:rsidRPr="00602E4B" w:rsidRDefault="00404521">
      <w:pPr>
        <w:pStyle w:val="whitespace-normal"/>
        <w:numPr>
          <w:ilvl w:val="0"/>
          <w:numId w:val="274"/>
        </w:numPr>
        <w:rPr>
          <w:rFonts w:ascii="Inter" w:hAnsi="Inter"/>
          <w:sz w:val="18"/>
          <w:szCs w:val="18"/>
        </w:rPr>
      </w:pPr>
      <w:r w:rsidRPr="00602E4B">
        <w:rPr>
          <w:rFonts w:ascii="Inter" w:hAnsi="Inter"/>
          <w:sz w:val="18"/>
          <w:szCs w:val="18"/>
        </w:rPr>
        <w:lastRenderedPageBreak/>
        <w:t>Comparative analysis of other DAO structures (MakerDAO, Compound, Aave)</w:t>
      </w:r>
    </w:p>
    <w:p w14:paraId="7F2AE87B" w14:textId="77777777" w:rsidR="00404521" w:rsidRPr="00602E4B" w:rsidRDefault="00404521">
      <w:pPr>
        <w:pStyle w:val="whitespace-normal"/>
        <w:numPr>
          <w:ilvl w:val="0"/>
          <w:numId w:val="274"/>
        </w:numPr>
        <w:rPr>
          <w:rFonts w:ascii="Inter" w:hAnsi="Inter"/>
          <w:sz w:val="18"/>
          <w:szCs w:val="18"/>
        </w:rPr>
      </w:pPr>
      <w:r w:rsidRPr="00602E4B">
        <w:rPr>
          <w:rFonts w:ascii="Inter" w:hAnsi="Inter"/>
          <w:sz w:val="18"/>
          <w:szCs w:val="18"/>
        </w:rPr>
        <w:t>Simulation of voter turnout under different mechanisms</w:t>
      </w:r>
    </w:p>
    <w:p w14:paraId="2C25BC82" w14:textId="77777777" w:rsidR="00404521" w:rsidRPr="00602E4B" w:rsidRDefault="00404521">
      <w:pPr>
        <w:pStyle w:val="whitespace-normal"/>
        <w:numPr>
          <w:ilvl w:val="0"/>
          <w:numId w:val="274"/>
        </w:numPr>
        <w:rPr>
          <w:rFonts w:ascii="Inter" w:hAnsi="Inter"/>
          <w:sz w:val="18"/>
          <w:szCs w:val="18"/>
        </w:rPr>
      </w:pPr>
      <w:r w:rsidRPr="00602E4B">
        <w:rPr>
          <w:rFonts w:ascii="Inter" w:hAnsi="Inter"/>
          <w:sz w:val="18"/>
          <w:szCs w:val="18"/>
        </w:rPr>
        <w:t>Game-theoretic analysis of governance attacks</w:t>
      </w:r>
    </w:p>
    <w:p w14:paraId="3EBD8A70" w14:textId="77777777" w:rsidR="00404521" w:rsidRPr="00602E4B" w:rsidRDefault="00404521" w:rsidP="00404521">
      <w:pPr>
        <w:pStyle w:val="Heading2"/>
        <w:rPr>
          <w:rFonts w:ascii="Inter" w:hAnsi="Inter"/>
          <w:sz w:val="18"/>
          <w:szCs w:val="18"/>
        </w:rPr>
      </w:pPr>
      <w:r w:rsidRPr="00602E4B">
        <w:rPr>
          <w:rFonts w:ascii="Inter" w:hAnsi="Inter"/>
          <w:sz w:val="18"/>
          <w:szCs w:val="18"/>
        </w:rPr>
        <w:t>16.6 MEV Mitigation (Expanded)</w:t>
      </w:r>
    </w:p>
    <w:p w14:paraId="0874C1E8" w14:textId="77777777" w:rsidR="00404521" w:rsidRPr="00602E4B" w:rsidRDefault="00404521" w:rsidP="00404521">
      <w:pPr>
        <w:pStyle w:val="Heading3"/>
        <w:rPr>
          <w:rFonts w:ascii="Inter" w:hAnsi="Inter"/>
          <w:sz w:val="18"/>
          <w:szCs w:val="18"/>
        </w:rPr>
      </w:pPr>
      <w:r w:rsidRPr="00602E4B">
        <w:rPr>
          <w:rFonts w:ascii="Inter" w:hAnsi="Inter"/>
          <w:sz w:val="18"/>
          <w:szCs w:val="18"/>
        </w:rPr>
        <w:t>MEV in PoSy Context</w:t>
      </w:r>
    </w:p>
    <w:p w14:paraId="023FA53F"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Sources of MEV:</w:t>
      </w:r>
    </w:p>
    <w:p w14:paraId="5EB30BB2" w14:textId="77777777" w:rsidR="00404521" w:rsidRPr="00602E4B" w:rsidRDefault="00404521">
      <w:pPr>
        <w:pStyle w:val="whitespace-normal"/>
        <w:numPr>
          <w:ilvl w:val="0"/>
          <w:numId w:val="275"/>
        </w:numPr>
        <w:rPr>
          <w:rFonts w:ascii="Inter" w:hAnsi="Inter"/>
          <w:sz w:val="18"/>
          <w:szCs w:val="18"/>
        </w:rPr>
      </w:pPr>
      <w:r w:rsidRPr="00602E4B">
        <w:rPr>
          <w:rStyle w:val="Strong"/>
          <w:rFonts w:ascii="Inter" w:eastAsiaTheme="majorEastAsia" w:hAnsi="Inter"/>
          <w:sz w:val="18"/>
          <w:szCs w:val="18"/>
        </w:rPr>
        <w:t>Transaction Ordering:</w:t>
      </w:r>
      <w:r w:rsidRPr="00602E4B">
        <w:rPr>
          <w:rFonts w:ascii="Inter" w:hAnsi="Inter"/>
          <w:sz w:val="18"/>
          <w:szCs w:val="18"/>
        </w:rPr>
        <w:t xml:space="preserve"> Leader controls transaction order</w:t>
      </w:r>
    </w:p>
    <w:p w14:paraId="15D49325" w14:textId="77777777" w:rsidR="00404521" w:rsidRPr="00602E4B" w:rsidRDefault="00404521">
      <w:pPr>
        <w:pStyle w:val="whitespace-normal"/>
        <w:numPr>
          <w:ilvl w:val="0"/>
          <w:numId w:val="275"/>
        </w:numPr>
        <w:rPr>
          <w:rFonts w:ascii="Inter" w:hAnsi="Inter"/>
          <w:sz w:val="18"/>
          <w:szCs w:val="18"/>
        </w:rPr>
      </w:pPr>
      <w:r w:rsidRPr="00602E4B">
        <w:rPr>
          <w:rStyle w:val="Strong"/>
          <w:rFonts w:ascii="Inter" w:eastAsiaTheme="majorEastAsia" w:hAnsi="Inter"/>
          <w:sz w:val="18"/>
          <w:szCs w:val="18"/>
        </w:rPr>
        <w:t>Bridge Arbitrage:</w:t>
      </w:r>
      <w:r w:rsidRPr="00602E4B">
        <w:rPr>
          <w:rFonts w:ascii="Inter" w:hAnsi="Inter"/>
          <w:sz w:val="18"/>
          <w:szCs w:val="18"/>
        </w:rPr>
        <w:t xml:space="preserve"> Cross-chain price differences</w:t>
      </w:r>
    </w:p>
    <w:p w14:paraId="171DB701" w14:textId="77777777" w:rsidR="00404521" w:rsidRPr="00602E4B" w:rsidRDefault="00404521">
      <w:pPr>
        <w:pStyle w:val="whitespace-normal"/>
        <w:numPr>
          <w:ilvl w:val="0"/>
          <w:numId w:val="275"/>
        </w:numPr>
        <w:rPr>
          <w:rFonts w:ascii="Inter" w:hAnsi="Inter"/>
          <w:sz w:val="18"/>
          <w:szCs w:val="18"/>
        </w:rPr>
      </w:pPr>
      <w:r w:rsidRPr="00602E4B">
        <w:rPr>
          <w:rStyle w:val="Strong"/>
          <w:rFonts w:ascii="Inter" w:eastAsiaTheme="majorEastAsia" w:hAnsi="Inter"/>
          <w:sz w:val="18"/>
          <w:szCs w:val="18"/>
        </w:rPr>
        <w:t>Liquidations:</w:t>
      </w:r>
      <w:r w:rsidRPr="00602E4B">
        <w:rPr>
          <w:rFonts w:ascii="Inter" w:hAnsi="Inter"/>
          <w:sz w:val="18"/>
          <w:szCs w:val="18"/>
        </w:rPr>
        <w:t xml:space="preserve"> DeFi positions on Synergy</w:t>
      </w:r>
    </w:p>
    <w:p w14:paraId="6A025C8E" w14:textId="77777777" w:rsidR="00404521" w:rsidRPr="00602E4B" w:rsidRDefault="00404521">
      <w:pPr>
        <w:pStyle w:val="whitespace-normal"/>
        <w:numPr>
          <w:ilvl w:val="0"/>
          <w:numId w:val="275"/>
        </w:numPr>
        <w:rPr>
          <w:rFonts w:ascii="Inter" w:hAnsi="Inter"/>
          <w:sz w:val="18"/>
          <w:szCs w:val="18"/>
        </w:rPr>
      </w:pPr>
      <w:r w:rsidRPr="00602E4B">
        <w:rPr>
          <w:rStyle w:val="Strong"/>
          <w:rFonts w:ascii="Inter" w:eastAsiaTheme="majorEastAsia" w:hAnsi="Inter"/>
          <w:sz w:val="18"/>
          <w:szCs w:val="18"/>
        </w:rPr>
        <w:t>Sandwich Attacks:</w:t>
      </w:r>
      <w:r w:rsidRPr="00602E4B">
        <w:rPr>
          <w:rFonts w:ascii="Inter" w:hAnsi="Inter"/>
          <w:sz w:val="18"/>
          <w:szCs w:val="18"/>
        </w:rPr>
        <w:t xml:space="preserve"> Front-run and back-run user trades</w:t>
      </w:r>
    </w:p>
    <w:p w14:paraId="77A5A074" w14:textId="77777777" w:rsidR="00404521" w:rsidRPr="00602E4B" w:rsidRDefault="00404521" w:rsidP="00404521">
      <w:pPr>
        <w:pStyle w:val="Heading3"/>
        <w:rPr>
          <w:rFonts w:ascii="Inter" w:hAnsi="Inter"/>
          <w:sz w:val="18"/>
          <w:szCs w:val="18"/>
        </w:rPr>
      </w:pPr>
      <w:r w:rsidRPr="00602E4B">
        <w:rPr>
          <w:rFonts w:ascii="Inter" w:hAnsi="Inter"/>
          <w:sz w:val="18"/>
          <w:szCs w:val="18"/>
        </w:rPr>
        <w:t>Proposed Mitigation Strategies</w:t>
      </w:r>
    </w:p>
    <w:p w14:paraId="28097F6C"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1. Encrypted Mempools (Threshold Encryption):</w:t>
      </w:r>
    </w:p>
    <w:p w14:paraId="0F6A20B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Transaction Flow:</w:t>
      </w:r>
    </w:p>
    <w:p w14:paraId="7574BA3B"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1. User submits encrypted transaction to mempool</w:t>
      </w:r>
    </w:p>
    <w:p w14:paraId="1A194F6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2. Leader includes encrypted tx in block proposal</w:t>
      </w:r>
    </w:p>
    <w:p w14:paraId="58085139"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3. Committee votes on block with encrypted txs</w:t>
      </w:r>
    </w:p>
    <w:p w14:paraId="5220EEFE"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4. After finalization, threshold key released</w:t>
      </w:r>
    </w:p>
    <w:p w14:paraId="547D66B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5. Transactions decrypted and executed</w:t>
      </w:r>
    </w:p>
    <w:p w14:paraId="69D9FED3"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6B11D305"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Pros: Complete MEV elimination</w:t>
      </w:r>
    </w:p>
    <w:p w14:paraId="25D95603"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Cons: Complexity, latency (need extra round for decryption)</w:t>
      </w:r>
    </w:p>
    <w:p w14:paraId="1DC579D9"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2. Commit-Reveal Scheme:</w:t>
      </w:r>
    </w:p>
    <w:p w14:paraId="3BE03B9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Round N: Leader commits to transaction order (hash)</w:t>
      </w:r>
    </w:p>
    <w:p w14:paraId="245C08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Round N+1: Leader reveals actual transactions</w:t>
      </w:r>
    </w:p>
    <w:p w14:paraId="79C5740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Committee verifies reveal matches commit</w:t>
      </w:r>
    </w:p>
    <w:p w14:paraId="2700ACE0"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5FF4C4BF"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Pros: Simpler than encryption</w:t>
      </w:r>
    </w:p>
    <w:p w14:paraId="4C2CB624"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Cons: Only prevents last-minute reordering</w:t>
      </w:r>
    </w:p>
    <w:p w14:paraId="6A546C5A"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3. Fair Ordering Service:</w:t>
      </w:r>
    </w:p>
    <w:p w14:paraId="43CD9A6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Transactions timestamped by distributed network of nodes</w:t>
      </w:r>
    </w:p>
    <w:p w14:paraId="41A935D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Leader must include transactions in timestamp order</w:t>
      </w:r>
    </w:p>
    <w:p w14:paraId="13842DF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Committee verifies ordering</w:t>
      </w:r>
    </w:p>
    <w:p w14:paraId="50E40591"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56B6654A"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Pros: Provable fairness</w:t>
      </w:r>
    </w:p>
    <w:p w14:paraId="2E58AB04"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Cons: Centralization risk in timestamp network</w:t>
      </w:r>
    </w:p>
    <w:p w14:paraId="1AA577D8"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4. MEV Auction (MEV-Boost Style):</w:t>
      </w:r>
    </w:p>
    <w:p w14:paraId="58F36692"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Searchers bid for transaction ordering rights</w:t>
      </w:r>
    </w:p>
    <w:p w14:paraId="0CB2C55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MEV revenue distributed to:</w:t>
      </w:r>
    </w:p>
    <w:p w14:paraId="414A177D"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Validators (compensation)</w:t>
      </w:r>
    </w:p>
    <w:p w14:paraId="5273F1A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Users (via fee rebates)</w:t>
      </w:r>
    </w:p>
    <w:p w14:paraId="450B3677"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Treasury (public goods)</w:t>
      </w:r>
    </w:p>
    <w:p w14:paraId="5A354B0C"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p>
    <w:p w14:paraId="498CE0B4" w14:textId="77777777" w:rsidR="00404521" w:rsidRPr="00602E4B" w:rsidRDefault="00404521" w:rsidP="0040452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Pros: Captures MEV value for ecosystem</w:t>
      </w:r>
    </w:p>
    <w:p w14:paraId="3C952EF6" w14:textId="77777777" w:rsidR="00404521" w:rsidRPr="00602E4B" w:rsidRDefault="00404521" w:rsidP="0040452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Cons: Doesn't eliminate MEV, just redistributes</w:t>
      </w:r>
    </w:p>
    <w:p w14:paraId="4237577A" w14:textId="77777777" w:rsidR="00404521" w:rsidRPr="00602E4B" w:rsidRDefault="00404521" w:rsidP="00404521">
      <w:pPr>
        <w:pStyle w:val="whitespace-normal"/>
        <w:rPr>
          <w:rFonts w:ascii="Inter" w:hAnsi="Inter"/>
          <w:sz w:val="18"/>
          <w:szCs w:val="18"/>
        </w:rPr>
      </w:pPr>
      <w:r w:rsidRPr="00602E4B">
        <w:rPr>
          <w:rStyle w:val="Strong"/>
          <w:rFonts w:ascii="Inter" w:eastAsiaTheme="majorEastAsia" w:hAnsi="Inter"/>
          <w:sz w:val="18"/>
          <w:szCs w:val="18"/>
        </w:rPr>
        <w:t>Recommendation for Initial Implementation:</w:t>
      </w:r>
    </w:p>
    <w:p w14:paraId="6023C16E" w14:textId="77777777" w:rsidR="00404521" w:rsidRPr="00602E4B" w:rsidRDefault="00404521">
      <w:pPr>
        <w:pStyle w:val="whitespace-normal"/>
        <w:numPr>
          <w:ilvl w:val="0"/>
          <w:numId w:val="276"/>
        </w:numPr>
        <w:rPr>
          <w:rFonts w:ascii="Inter" w:hAnsi="Inter"/>
          <w:sz w:val="18"/>
          <w:szCs w:val="18"/>
        </w:rPr>
      </w:pPr>
      <w:r w:rsidRPr="00602E4B">
        <w:rPr>
          <w:rFonts w:ascii="Inter" w:hAnsi="Inter"/>
          <w:sz w:val="18"/>
          <w:szCs w:val="18"/>
        </w:rPr>
        <w:t>Start with MEV auction approach (proven, lower complexity)</w:t>
      </w:r>
    </w:p>
    <w:p w14:paraId="56C07832" w14:textId="77777777" w:rsidR="00404521" w:rsidRPr="00602E4B" w:rsidRDefault="00404521">
      <w:pPr>
        <w:pStyle w:val="whitespace-normal"/>
        <w:numPr>
          <w:ilvl w:val="0"/>
          <w:numId w:val="276"/>
        </w:numPr>
        <w:rPr>
          <w:rFonts w:ascii="Inter" w:hAnsi="Inter"/>
          <w:sz w:val="18"/>
          <w:szCs w:val="18"/>
        </w:rPr>
      </w:pPr>
      <w:r w:rsidRPr="00602E4B">
        <w:rPr>
          <w:rFonts w:ascii="Inter" w:hAnsi="Inter"/>
          <w:sz w:val="18"/>
          <w:szCs w:val="18"/>
        </w:rPr>
        <w:t>Research threshold encryption for future upgrade</w:t>
      </w:r>
    </w:p>
    <w:p w14:paraId="30CFEAD6" w14:textId="77777777" w:rsidR="00404521" w:rsidRPr="00602E4B" w:rsidRDefault="00404521">
      <w:pPr>
        <w:pStyle w:val="whitespace-normal"/>
        <w:numPr>
          <w:ilvl w:val="0"/>
          <w:numId w:val="276"/>
        </w:numPr>
        <w:rPr>
          <w:rFonts w:ascii="Inter" w:hAnsi="Inter"/>
          <w:sz w:val="18"/>
          <w:szCs w:val="18"/>
        </w:rPr>
      </w:pPr>
      <w:r w:rsidRPr="00602E4B">
        <w:rPr>
          <w:rFonts w:ascii="Inter" w:hAnsi="Inter"/>
          <w:sz w:val="18"/>
          <w:szCs w:val="18"/>
        </w:rPr>
        <w:t>Monitor MEV levels and adjust strategy as needed</w:t>
      </w:r>
    </w:p>
    <w:p w14:paraId="3370D0F6" w14:textId="77777777" w:rsidR="00404521" w:rsidRPr="00602E4B" w:rsidRDefault="00035578" w:rsidP="00404521">
      <w:pPr>
        <w:rPr>
          <w:rFonts w:ascii="Inter" w:hAnsi="Inter"/>
          <w:sz w:val="18"/>
          <w:szCs w:val="18"/>
        </w:rPr>
      </w:pPr>
      <w:r>
        <w:pict w14:anchorId="535D8C39">
          <v:rect id="Rectangle 23"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8AA184" w14:textId="77777777" w:rsidR="00390AD2" w:rsidRPr="00602E4B" w:rsidRDefault="00390AD2" w:rsidP="00390AD2">
      <w:pPr>
        <w:spacing w:before="100" w:beforeAutospacing="1" w:after="100" w:afterAutospacing="1"/>
        <w:outlineLvl w:val="0"/>
        <w:rPr>
          <w:rFonts w:ascii="Inter" w:hAnsi="Inter"/>
          <w:b/>
          <w:bCs/>
          <w:kern w:val="36"/>
          <w:sz w:val="18"/>
          <w:szCs w:val="18"/>
        </w:rPr>
      </w:pPr>
      <w:r w:rsidRPr="00602E4B">
        <w:rPr>
          <w:rFonts w:ascii="Inter" w:hAnsi="Inter"/>
          <w:b/>
          <w:bCs/>
          <w:kern w:val="36"/>
          <w:sz w:val="18"/>
          <w:szCs w:val="18"/>
        </w:rPr>
        <w:t>17. Implementation Roadmap</w:t>
      </w:r>
    </w:p>
    <w:p w14:paraId="2263038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The development and deployment of Synergy Network will proceed through well-defined phases, each with specific deliverables and success criteria. This roadmap balances ambitious timelines with necessary security precautions and integrates both the PoSy consensus layer and SUIP interoperability features.</w:t>
      </w:r>
    </w:p>
    <w:p w14:paraId="4B8AD27E"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17.1 Phase 0: Testnet Beta (v0.1) - Q4 2025</w:t>
      </w:r>
    </w:p>
    <w:p w14:paraId="27BA091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Timeline:</w:t>
      </w:r>
      <w:r w:rsidRPr="00602E4B">
        <w:rPr>
          <w:rFonts w:ascii="Inter" w:hAnsi="Inter"/>
          <w:sz w:val="18"/>
          <w:szCs w:val="18"/>
        </w:rPr>
        <w:t xml:space="preserve"> November 15, 2025 - December 31, 2025</w:t>
      </w:r>
    </w:p>
    <w:p w14:paraId="26FA63C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Core Consensus Features:</w:t>
      </w:r>
    </w:p>
    <w:p w14:paraId="6ED1E51D" w14:textId="77777777" w:rsidR="00390AD2" w:rsidRPr="00602E4B" w:rsidRDefault="00390AD2">
      <w:pPr>
        <w:numPr>
          <w:ilvl w:val="0"/>
          <w:numId w:val="277"/>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Stake-weighted validator selection (Equation 1 implementation)</w:t>
      </w:r>
    </w:p>
    <w:p w14:paraId="054F68FF" w14:textId="77777777" w:rsidR="00390AD2" w:rsidRPr="00602E4B" w:rsidRDefault="00390AD2">
      <w:pPr>
        <w:numPr>
          <w:ilvl w:val="0"/>
          <w:numId w:val="277"/>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Reputation-based weight adjustments (Equation 5 - simplified model)</w:t>
      </w:r>
    </w:p>
    <w:p w14:paraId="527BC1D9" w14:textId="77777777" w:rsidR="00390AD2" w:rsidRPr="00602E4B" w:rsidRDefault="00390AD2">
      <w:pPr>
        <w:numPr>
          <w:ilvl w:val="0"/>
          <w:numId w:val="277"/>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Three-phase commit protocol (PREPARE → PRECOMMIT → COMMIT)</w:t>
      </w:r>
    </w:p>
    <w:p w14:paraId="70C8790C" w14:textId="77777777" w:rsidR="00390AD2" w:rsidRPr="00602E4B" w:rsidRDefault="00390AD2">
      <w:pPr>
        <w:numPr>
          <w:ilvl w:val="0"/>
          <w:numId w:val="277"/>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Bitmap-based QCs with individual signatures</w:t>
      </w:r>
    </w:p>
    <w:p w14:paraId="55D8ABAE" w14:textId="77777777" w:rsidR="00390AD2" w:rsidRPr="00602E4B" w:rsidRDefault="00390AD2">
      <w:pPr>
        <w:numPr>
          <w:ilvl w:val="0"/>
          <w:numId w:val="277"/>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Basic slashing for equivocation (Equation 7)</w:t>
      </w:r>
    </w:p>
    <w:p w14:paraId="743F28D2" w14:textId="77777777" w:rsidR="00390AD2" w:rsidRPr="00602E4B" w:rsidRDefault="00390AD2">
      <w:pPr>
        <w:numPr>
          <w:ilvl w:val="0"/>
          <w:numId w:val="277"/>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Role separation framework (consensus, relayer, witness roles defined)</w:t>
      </w:r>
    </w:p>
    <w:p w14:paraId="360DEEB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Simplified Design Decisions:</w:t>
      </w:r>
    </w:p>
    <w:p w14:paraId="4F8C7218" w14:textId="77777777" w:rsidR="00390AD2" w:rsidRPr="00602E4B" w:rsidRDefault="00390AD2">
      <w:pPr>
        <w:numPr>
          <w:ilvl w:val="0"/>
          <w:numId w:val="278"/>
        </w:numPr>
        <w:spacing w:before="100" w:beforeAutospacing="1" w:after="100" w:afterAutospacing="1"/>
        <w:rPr>
          <w:rFonts w:ascii="Inter" w:hAnsi="Inter"/>
          <w:sz w:val="18"/>
          <w:szCs w:val="18"/>
        </w:rPr>
      </w:pPr>
      <w:r w:rsidRPr="00602E4B">
        <w:rPr>
          <w:rFonts w:ascii="Inter" w:hAnsi="Inter"/>
          <w:sz w:val="18"/>
          <w:szCs w:val="18"/>
        </w:rPr>
        <w:t>α = β = 1, γ = 0 (linear stake × reputation, no contribution factor)</w:t>
      </w:r>
    </w:p>
    <w:p w14:paraId="5A01EDB7" w14:textId="77777777" w:rsidR="00390AD2" w:rsidRPr="00602E4B" w:rsidRDefault="00390AD2">
      <w:pPr>
        <w:numPr>
          <w:ilvl w:val="0"/>
          <w:numId w:val="278"/>
        </w:numPr>
        <w:spacing w:before="100" w:beforeAutospacing="1" w:after="100" w:afterAutospacing="1"/>
        <w:rPr>
          <w:rFonts w:ascii="Inter" w:hAnsi="Inter"/>
          <w:sz w:val="18"/>
          <w:szCs w:val="18"/>
        </w:rPr>
      </w:pPr>
      <w:r w:rsidRPr="00602E4B">
        <w:rPr>
          <w:rFonts w:ascii="Inter" w:hAnsi="Inter"/>
          <w:sz w:val="18"/>
          <w:szCs w:val="18"/>
        </w:rPr>
        <w:t>Fixed committee size m = 100 (smaller for early testing)</w:t>
      </w:r>
    </w:p>
    <w:p w14:paraId="17096E02" w14:textId="77777777" w:rsidR="00390AD2" w:rsidRPr="00602E4B" w:rsidRDefault="00390AD2">
      <w:pPr>
        <w:numPr>
          <w:ilvl w:val="0"/>
          <w:numId w:val="278"/>
        </w:numPr>
        <w:spacing w:before="100" w:beforeAutospacing="1" w:after="100" w:afterAutospacing="1"/>
        <w:rPr>
          <w:rFonts w:ascii="Inter" w:hAnsi="Inter"/>
          <w:sz w:val="18"/>
          <w:szCs w:val="18"/>
        </w:rPr>
      </w:pPr>
      <w:r w:rsidRPr="00602E4B">
        <w:rPr>
          <w:rFonts w:ascii="Inter" w:hAnsi="Inter"/>
          <w:sz w:val="18"/>
          <w:szCs w:val="18"/>
        </w:rPr>
        <w:t>No diversity penalties yet (sample uniformly by weight)</w:t>
      </w:r>
    </w:p>
    <w:p w14:paraId="5FCE051D" w14:textId="77777777" w:rsidR="00390AD2" w:rsidRPr="00602E4B" w:rsidRDefault="00390AD2">
      <w:pPr>
        <w:numPr>
          <w:ilvl w:val="0"/>
          <w:numId w:val="278"/>
        </w:numPr>
        <w:spacing w:before="100" w:beforeAutospacing="1" w:after="100" w:afterAutospacing="1"/>
        <w:rPr>
          <w:rFonts w:ascii="Inter" w:hAnsi="Inter"/>
          <w:sz w:val="18"/>
          <w:szCs w:val="18"/>
        </w:rPr>
      </w:pPr>
      <w:r w:rsidRPr="00602E4B">
        <w:rPr>
          <w:rFonts w:ascii="Inter" w:hAnsi="Inter"/>
          <w:sz w:val="18"/>
          <w:szCs w:val="18"/>
        </w:rPr>
        <w:t>Manual epoch transitions (governance-triggered)</w:t>
      </w:r>
    </w:p>
    <w:p w14:paraId="7DA700D3" w14:textId="77777777" w:rsidR="00390AD2" w:rsidRPr="00602E4B" w:rsidRDefault="00390AD2">
      <w:pPr>
        <w:numPr>
          <w:ilvl w:val="0"/>
          <w:numId w:val="278"/>
        </w:numPr>
        <w:spacing w:before="100" w:beforeAutospacing="1" w:after="100" w:afterAutospacing="1"/>
        <w:rPr>
          <w:rFonts w:ascii="Inter" w:hAnsi="Inter"/>
          <w:sz w:val="18"/>
          <w:szCs w:val="18"/>
        </w:rPr>
      </w:pPr>
      <w:r w:rsidRPr="00602E4B">
        <w:rPr>
          <w:rFonts w:ascii="Inter" w:hAnsi="Inter"/>
          <w:sz w:val="18"/>
          <w:szCs w:val="18"/>
        </w:rPr>
        <w:t>Simple timeout T₀ = 2s with no exponential backoff initially</w:t>
      </w:r>
    </w:p>
    <w:p w14:paraId="0AD78FF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Initial Interoperability Features:</w:t>
      </w:r>
    </w:p>
    <w:p w14:paraId="0ABA02F8" w14:textId="77777777" w:rsidR="00390AD2" w:rsidRPr="00602E4B" w:rsidRDefault="00390AD2">
      <w:pPr>
        <w:numPr>
          <w:ilvl w:val="0"/>
          <w:numId w:val="279"/>
        </w:numPr>
        <w:spacing w:before="100" w:beforeAutospacing="1" w:after="100" w:afterAutospacing="1"/>
        <w:rPr>
          <w:rFonts w:ascii="Inter" w:hAnsi="Inter"/>
          <w:sz w:val="18"/>
          <w:szCs w:val="18"/>
        </w:rPr>
      </w:pPr>
      <w:r w:rsidRPr="00602E4B">
        <w:rPr>
          <w:rFonts w:ascii="Inter" w:hAnsi="Inter"/>
          <w:sz w:val="18"/>
          <w:szCs w:val="18"/>
        </w:rPr>
        <w:t>Basic UMA address generation (Bech32m encoding)</w:t>
      </w:r>
    </w:p>
    <w:p w14:paraId="1D10A595" w14:textId="77777777" w:rsidR="00390AD2" w:rsidRPr="00602E4B" w:rsidRDefault="00390AD2">
      <w:pPr>
        <w:numPr>
          <w:ilvl w:val="0"/>
          <w:numId w:val="279"/>
        </w:numPr>
        <w:spacing w:before="100" w:beforeAutospacing="1" w:after="100" w:afterAutospacing="1"/>
        <w:rPr>
          <w:rFonts w:ascii="Inter" w:hAnsi="Inter"/>
          <w:sz w:val="18"/>
          <w:szCs w:val="18"/>
        </w:rPr>
      </w:pPr>
      <w:r w:rsidRPr="00602E4B">
        <w:rPr>
          <w:rFonts w:ascii="Inter" w:hAnsi="Inter"/>
          <w:sz w:val="18"/>
          <w:szCs w:val="18"/>
        </w:rPr>
        <w:t>Ethereum bridge smart contract deployment (testnet)</w:t>
      </w:r>
    </w:p>
    <w:p w14:paraId="22AD1587" w14:textId="77777777" w:rsidR="00390AD2" w:rsidRPr="00602E4B" w:rsidRDefault="00390AD2">
      <w:pPr>
        <w:numPr>
          <w:ilvl w:val="0"/>
          <w:numId w:val="279"/>
        </w:numPr>
        <w:spacing w:before="100" w:beforeAutospacing="1" w:after="100" w:afterAutospacing="1"/>
        <w:rPr>
          <w:rFonts w:ascii="Inter" w:hAnsi="Inter"/>
          <w:sz w:val="18"/>
          <w:szCs w:val="18"/>
        </w:rPr>
      </w:pPr>
      <w:r w:rsidRPr="00602E4B">
        <w:rPr>
          <w:rFonts w:ascii="Inter" w:hAnsi="Inter"/>
          <w:sz w:val="18"/>
          <w:szCs w:val="18"/>
        </w:rPr>
        <w:t>Single-chain witness registry (Ethereum only)</w:t>
      </w:r>
    </w:p>
    <w:p w14:paraId="651FB20F" w14:textId="77777777" w:rsidR="00390AD2" w:rsidRPr="00602E4B" w:rsidRDefault="00390AD2">
      <w:pPr>
        <w:numPr>
          <w:ilvl w:val="0"/>
          <w:numId w:val="279"/>
        </w:numPr>
        <w:spacing w:before="100" w:beforeAutospacing="1" w:after="100" w:afterAutospacing="1"/>
        <w:rPr>
          <w:rFonts w:ascii="Inter" w:hAnsi="Inter"/>
          <w:sz w:val="18"/>
          <w:szCs w:val="18"/>
        </w:rPr>
      </w:pPr>
      <w:r w:rsidRPr="00602E4B">
        <w:rPr>
          <w:rFonts w:ascii="Inter" w:hAnsi="Inter"/>
          <w:sz w:val="18"/>
          <w:szCs w:val="18"/>
        </w:rPr>
        <w:t>Preliminary MPC relayer network (5-7 nodes minimum)</w:t>
      </w:r>
    </w:p>
    <w:p w14:paraId="0BFED75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Infrastructure:</w:t>
      </w:r>
    </w:p>
    <w:p w14:paraId="4A991CE5" w14:textId="77777777" w:rsidR="00390AD2" w:rsidRPr="00602E4B" w:rsidRDefault="00390AD2">
      <w:pPr>
        <w:numPr>
          <w:ilvl w:val="0"/>
          <w:numId w:val="280"/>
        </w:numPr>
        <w:spacing w:before="100" w:beforeAutospacing="1" w:after="100" w:afterAutospacing="1"/>
        <w:rPr>
          <w:rFonts w:ascii="Inter" w:hAnsi="Inter"/>
          <w:sz w:val="18"/>
          <w:szCs w:val="18"/>
        </w:rPr>
      </w:pPr>
      <w:r w:rsidRPr="00602E4B">
        <w:rPr>
          <w:rFonts w:ascii="Inter" w:hAnsi="Inter"/>
          <w:sz w:val="18"/>
          <w:szCs w:val="18"/>
        </w:rPr>
        <w:t>Single-region testnet deployment (AWS us-east-1)</w:t>
      </w:r>
    </w:p>
    <w:p w14:paraId="6EF65EAC" w14:textId="77777777" w:rsidR="00390AD2" w:rsidRPr="00602E4B" w:rsidRDefault="00390AD2">
      <w:pPr>
        <w:numPr>
          <w:ilvl w:val="0"/>
          <w:numId w:val="280"/>
        </w:numPr>
        <w:spacing w:before="100" w:beforeAutospacing="1" w:after="100" w:afterAutospacing="1"/>
        <w:rPr>
          <w:rFonts w:ascii="Inter" w:hAnsi="Inter"/>
          <w:sz w:val="18"/>
          <w:szCs w:val="18"/>
        </w:rPr>
      </w:pPr>
      <w:r w:rsidRPr="00602E4B">
        <w:rPr>
          <w:rFonts w:ascii="Inter" w:hAnsi="Inter"/>
          <w:sz w:val="18"/>
          <w:szCs w:val="18"/>
        </w:rPr>
        <w:t>50 validators (mix of team-operated and early community validators)</w:t>
      </w:r>
    </w:p>
    <w:p w14:paraId="7C9AD262" w14:textId="77777777" w:rsidR="00390AD2" w:rsidRPr="00602E4B" w:rsidRDefault="00390AD2">
      <w:pPr>
        <w:numPr>
          <w:ilvl w:val="0"/>
          <w:numId w:val="280"/>
        </w:numPr>
        <w:spacing w:before="100" w:beforeAutospacing="1" w:after="100" w:afterAutospacing="1"/>
        <w:rPr>
          <w:rFonts w:ascii="Inter" w:hAnsi="Inter"/>
          <w:sz w:val="18"/>
          <w:szCs w:val="18"/>
        </w:rPr>
      </w:pPr>
      <w:r w:rsidRPr="00602E4B">
        <w:rPr>
          <w:rFonts w:ascii="Inter" w:hAnsi="Inter"/>
          <w:sz w:val="18"/>
          <w:szCs w:val="18"/>
        </w:rPr>
        <w:t>Faucet for test SNRG tokens</w:t>
      </w:r>
    </w:p>
    <w:p w14:paraId="5A85FB00" w14:textId="77777777" w:rsidR="00390AD2" w:rsidRPr="00602E4B" w:rsidRDefault="00390AD2">
      <w:pPr>
        <w:numPr>
          <w:ilvl w:val="0"/>
          <w:numId w:val="280"/>
        </w:numPr>
        <w:spacing w:before="100" w:beforeAutospacing="1" w:after="100" w:afterAutospacing="1"/>
        <w:rPr>
          <w:rFonts w:ascii="Inter" w:hAnsi="Inter"/>
          <w:sz w:val="18"/>
          <w:szCs w:val="18"/>
        </w:rPr>
      </w:pPr>
      <w:r w:rsidRPr="00602E4B">
        <w:rPr>
          <w:rFonts w:ascii="Inter" w:hAnsi="Inter"/>
          <w:sz w:val="18"/>
          <w:szCs w:val="18"/>
        </w:rPr>
        <w:t>Basic block explorer with consensus visualizations</w:t>
      </w:r>
    </w:p>
    <w:p w14:paraId="60FB2383" w14:textId="77777777" w:rsidR="00390AD2" w:rsidRPr="00602E4B" w:rsidRDefault="00390AD2">
      <w:pPr>
        <w:numPr>
          <w:ilvl w:val="0"/>
          <w:numId w:val="280"/>
        </w:numPr>
        <w:spacing w:before="100" w:beforeAutospacing="1" w:after="100" w:afterAutospacing="1"/>
        <w:rPr>
          <w:rFonts w:ascii="Inter" w:hAnsi="Inter"/>
          <w:sz w:val="18"/>
          <w:szCs w:val="18"/>
        </w:rPr>
      </w:pPr>
      <w:r w:rsidRPr="00602E4B">
        <w:rPr>
          <w:rFonts w:ascii="Inter" w:hAnsi="Inter"/>
          <w:sz w:val="18"/>
          <w:szCs w:val="18"/>
        </w:rPr>
        <w:lastRenderedPageBreak/>
        <w:t>Validator monitoring dashboard showing uptime and voting patterns</w:t>
      </w:r>
    </w:p>
    <w:p w14:paraId="1D8E43B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Success Metrics:</w:t>
      </w:r>
    </w:p>
    <w:p w14:paraId="75C979C1" w14:textId="77777777" w:rsidR="00390AD2" w:rsidRPr="00602E4B" w:rsidRDefault="00390AD2">
      <w:pPr>
        <w:numPr>
          <w:ilvl w:val="0"/>
          <w:numId w:val="281"/>
        </w:numPr>
        <w:spacing w:before="100" w:beforeAutospacing="1" w:after="100" w:afterAutospacing="1"/>
        <w:rPr>
          <w:rFonts w:ascii="Inter" w:hAnsi="Inter"/>
          <w:sz w:val="18"/>
          <w:szCs w:val="18"/>
        </w:rPr>
      </w:pPr>
      <w:r w:rsidRPr="00602E4B">
        <w:rPr>
          <w:rFonts w:ascii="Inter" w:hAnsi="Inter"/>
          <w:sz w:val="18"/>
          <w:szCs w:val="18"/>
        </w:rPr>
        <w:t>Sustained 2-second block times for 24+ consecutive hours</w:t>
      </w:r>
    </w:p>
    <w:p w14:paraId="4D50E7FC" w14:textId="77777777" w:rsidR="00390AD2" w:rsidRPr="00602E4B" w:rsidRDefault="00390AD2">
      <w:pPr>
        <w:numPr>
          <w:ilvl w:val="0"/>
          <w:numId w:val="281"/>
        </w:numPr>
        <w:spacing w:before="100" w:beforeAutospacing="1" w:after="100" w:afterAutospacing="1"/>
        <w:rPr>
          <w:rFonts w:ascii="Inter" w:hAnsi="Inter"/>
          <w:sz w:val="18"/>
          <w:szCs w:val="18"/>
        </w:rPr>
      </w:pPr>
      <w:r w:rsidRPr="00602E4B">
        <w:rPr>
          <w:rFonts w:ascii="Inter" w:hAnsi="Inter"/>
          <w:sz w:val="18"/>
          <w:szCs w:val="18"/>
        </w:rPr>
        <w:t>Block finalization rate &gt; 95%</w:t>
      </w:r>
    </w:p>
    <w:p w14:paraId="33E08697" w14:textId="77777777" w:rsidR="00390AD2" w:rsidRPr="00602E4B" w:rsidRDefault="00390AD2">
      <w:pPr>
        <w:numPr>
          <w:ilvl w:val="0"/>
          <w:numId w:val="281"/>
        </w:numPr>
        <w:spacing w:before="100" w:beforeAutospacing="1" w:after="100" w:afterAutospacing="1"/>
        <w:rPr>
          <w:rFonts w:ascii="Inter" w:hAnsi="Inter"/>
          <w:sz w:val="18"/>
          <w:szCs w:val="18"/>
        </w:rPr>
      </w:pPr>
      <w:r w:rsidRPr="00602E4B">
        <w:rPr>
          <w:rFonts w:ascii="Inter" w:hAnsi="Inter"/>
          <w:sz w:val="18"/>
          <w:szCs w:val="18"/>
        </w:rPr>
        <w:t>Zero safety violations (no conflicting blocks finalized)</w:t>
      </w:r>
    </w:p>
    <w:p w14:paraId="479812BE" w14:textId="77777777" w:rsidR="00390AD2" w:rsidRPr="00602E4B" w:rsidRDefault="00390AD2">
      <w:pPr>
        <w:numPr>
          <w:ilvl w:val="0"/>
          <w:numId w:val="281"/>
        </w:numPr>
        <w:spacing w:before="100" w:beforeAutospacing="1" w:after="100" w:afterAutospacing="1"/>
        <w:rPr>
          <w:rFonts w:ascii="Inter" w:hAnsi="Inter"/>
          <w:sz w:val="18"/>
          <w:szCs w:val="18"/>
        </w:rPr>
      </w:pPr>
      <w:r w:rsidRPr="00602E4B">
        <w:rPr>
          <w:rFonts w:ascii="Inter" w:hAnsi="Inter"/>
          <w:sz w:val="18"/>
          <w:szCs w:val="18"/>
        </w:rPr>
        <w:t>Successful validator set changes across at least 3 epoch transitions</w:t>
      </w:r>
    </w:p>
    <w:p w14:paraId="3013CC3B" w14:textId="77777777" w:rsidR="00390AD2" w:rsidRPr="00602E4B" w:rsidRDefault="00390AD2">
      <w:pPr>
        <w:numPr>
          <w:ilvl w:val="0"/>
          <w:numId w:val="281"/>
        </w:numPr>
        <w:spacing w:before="100" w:beforeAutospacing="1" w:after="100" w:afterAutospacing="1"/>
        <w:rPr>
          <w:rFonts w:ascii="Inter" w:hAnsi="Inter"/>
          <w:sz w:val="18"/>
          <w:szCs w:val="18"/>
        </w:rPr>
      </w:pPr>
      <w:r w:rsidRPr="00602E4B">
        <w:rPr>
          <w:rFonts w:ascii="Inter" w:hAnsi="Inter"/>
          <w:sz w:val="18"/>
          <w:szCs w:val="18"/>
        </w:rPr>
        <w:t>At least 10 successful cross-chain test transactions (Ethereum ↔ Synergy)</w:t>
      </w:r>
    </w:p>
    <w:p w14:paraId="028EB8A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Deliverables:</w:t>
      </w:r>
    </w:p>
    <w:p w14:paraId="384F4BAB" w14:textId="77777777" w:rsidR="00390AD2" w:rsidRPr="00602E4B" w:rsidRDefault="00390AD2">
      <w:pPr>
        <w:numPr>
          <w:ilvl w:val="0"/>
          <w:numId w:val="282"/>
        </w:numPr>
        <w:spacing w:before="100" w:beforeAutospacing="1" w:after="100" w:afterAutospacing="1"/>
        <w:rPr>
          <w:rFonts w:ascii="Inter" w:hAnsi="Inter"/>
          <w:sz w:val="18"/>
          <w:szCs w:val="18"/>
        </w:rPr>
      </w:pPr>
      <w:r w:rsidRPr="00602E4B">
        <w:rPr>
          <w:rFonts w:ascii="Inter" w:hAnsi="Inter"/>
          <w:sz w:val="18"/>
          <w:szCs w:val="18"/>
        </w:rPr>
        <w:t>Public testnet accessible via RPC endpoints</w:t>
      </w:r>
    </w:p>
    <w:p w14:paraId="5516A6E7" w14:textId="77777777" w:rsidR="00390AD2" w:rsidRPr="00602E4B" w:rsidRDefault="00390AD2">
      <w:pPr>
        <w:numPr>
          <w:ilvl w:val="0"/>
          <w:numId w:val="282"/>
        </w:numPr>
        <w:spacing w:before="100" w:beforeAutospacing="1" w:after="100" w:afterAutospacing="1"/>
        <w:rPr>
          <w:rFonts w:ascii="Inter" w:hAnsi="Inter"/>
          <w:sz w:val="18"/>
          <w:szCs w:val="18"/>
        </w:rPr>
      </w:pPr>
      <w:r w:rsidRPr="00602E4B">
        <w:rPr>
          <w:rFonts w:ascii="Inter" w:hAnsi="Inter"/>
          <w:sz w:val="18"/>
          <w:szCs w:val="18"/>
        </w:rPr>
        <w:t>Testnet faucet web interface</w:t>
      </w:r>
    </w:p>
    <w:p w14:paraId="610DDD35" w14:textId="77777777" w:rsidR="00390AD2" w:rsidRPr="00602E4B" w:rsidRDefault="00390AD2">
      <w:pPr>
        <w:numPr>
          <w:ilvl w:val="0"/>
          <w:numId w:val="282"/>
        </w:numPr>
        <w:spacing w:before="100" w:beforeAutospacing="1" w:after="100" w:afterAutospacing="1"/>
        <w:rPr>
          <w:rFonts w:ascii="Inter" w:hAnsi="Inter"/>
          <w:sz w:val="18"/>
          <w:szCs w:val="18"/>
        </w:rPr>
      </w:pPr>
      <w:r w:rsidRPr="00602E4B">
        <w:rPr>
          <w:rFonts w:ascii="Inter" w:hAnsi="Inter"/>
          <w:sz w:val="18"/>
          <w:szCs w:val="18"/>
        </w:rPr>
        <w:t>Basic wallet application supporting UMA addresses</w:t>
      </w:r>
    </w:p>
    <w:p w14:paraId="6BEC2CAB" w14:textId="77777777" w:rsidR="00390AD2" w:rsidRPr="00602E4B" w:rsidRDefault="00390AD2">
      <w:pPr>
        <w:numPr>
          <w:ilvl w:val="0"/>
          <w:numId w:val="282"/>
        </w:numPr>
        <w:spacing w:before="100" w:beforeAutospacing="1" w:after="100" w:afterAutospacing="1"/>
        <w:rPr>
          <w:rFonts w:ascii="Inter" w:hAnsi="Inter"/>
          <w:sz w:val="18"/>
          <w:szCs w:val="18"/>
        </w:rPr>
      </w:pPr>
      <w:r w:rsidRPr="00602E4B">
        <w:rPr>
          <w:rFonts w:ascii="Inter" w:hAnsi="Inter"/>
          <w:sz w:val="18"/>
          <w:szCs w:val="18"/>
        </w:rPr>
        <w:t>Developer documentation for consensus participation</w:t>
      </w:r>
    </w:p>
    <w:p w14:paraId="5E7A83F8" w14:textId="77777777" w:rsidR="00390AD2" w:rsidRPr="00602E4B" w:rsidRDefault="00390AD2">
      <w:pPr>
        <w:numPr>
          <w:ilvl w:val="0"/>
          <w:numId w:val="282"/>
        </w:numPr>
        <w:spacing w:before="100" w:beforeAutospacing="1" w:after="100" w:afterAutospacing="1"/>
        <w:rPr>
          <w:rFonts w:ascii="Inter" w:hAnsi="Inter"/>
          <w:sz w:val="18"/>
          <w:szCs w:val="18"/>
        </w:rPr>
      </w:pPr>
      <w:r w:rsidRPr="00602E4B">
        <w:rPr>
          <w:rFonts w:ascii="Inter" w:hAnsi="Inter"/>
          <w:sz w:val="18"/>
          <w:szCs w:val="18"/>
        </w:rPr>
        <w:t>Initial security threat model documentation</w:t>
      </w:r>
    </w:p>
    <w:p w14:paraId="1D25B7DC" w14:textId="77777777" w:rsidR="00390AD2" w:rsidRPr="00602E4B" w:rsidRDefault="00035578" w:rsidP="00390AD2">
      <w:pPr>
        <w:rPr>
          <w:rFonts w:ascii="Inter" w:hAnsi="Inter"/>
          <w:sz w:val="18"/>
          <w:szCs w:val="18"/>
        </w:rPr>
      </w:pPr>
      <w:r>
        <w:pict w14:anchorId="7ABB1EEC">
          <v:rect id="Rectangle 21"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B0B2293"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17.2 Phase 1: Full Testnet (v0.5) - Q1-Q2 2026</w:t>
      </w:r>
    </w:p>
    <w:p w14:paraId="053A4F5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Timeline:</w:t>
      </w:r>
      <w:r w:rsidRPr="00602E4B">
        <w:rPr>
          <w:rFonts w:ascii="Inter" w:hAnsi="Inter"/>
          <w:sz w:val="18"/>
          <w:szCs w:val="18"/>
        </w:rPr>
        <w:t xml:space="preserve"> January 1, 2026 - June 30, 2026</w:t>
      </w:r>
    </w:p>
    <w:p w14:paraId="2901E88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Advanced Consensus Features:</w:t>
      </w:r>
    </w:p>
    <w:p w14:paraId="4942B140" w14:textId="77777777" w:rsidR="00390AD2" w:rsidRPr="00602E4B" w:rsidRDefault="00390AD2">
      <w:pPr>
        <w:numPr>
          <w:ilvl w:val="0"/>
          <w:numId w:val="28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Diversity-corrected committee sampling (Equation 4 fully implemented)</w:t>
      </w:r>
    </w:p>
    <w:p w14:paraId="1E96CA28" w14:textId="77777777" w:rsidR="00390AD2" w:rsidRPr="00602E4B" w:rsidRDefault="00390AD2">
      <w:pPr>
        <w:numPr>
          <w:ilvl w:val="0"/>
          <w:numId w:val="28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Exponential timeout backoff (Equation 8)</w:t>
      </w:r>
    </w:p>
    <w:p w14:paraId="19D61535" w14:textId="77777777" w:rsidR="00390AD2" w:rsidRPr="00602E4B" w:rsidRDefault="00390AD2">
      <w:pPr>
        <w:numPr>
          <w:ilvl w:val="0"/>
          <w:numId w:val="28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Comprehensive slashing system (invalid proposals, censorship detection)</w:t>
      </w:r>
    </w:p>
    <w:p w14:paraId="44F86054" w14:textId="77777777" w:rsidR="00390AD2" w:rsidRPr="00602E4B" w:rsidRDefault="00390AD2">
      <w:pPr>
        <w:numPr>
          <w:ilvl w:val="0"/>
          <w:numId w:val="28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On-chain parameter governance contracts</w:t>
      </w:r>
    </w:p>
    <w:p w14:paraId="07945AB3" w14:textId="77777777" w:rsidR="00390AD2" w:rsidRPr="00602E4B" w:rsidRDefault="00390AD2">
      <w:pPr>
        <w:numPr>
          <w:ilvl w:val="0"/>
          <w:numId w:val="28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Automated epoch transitions with threshold randomness beacon</w:t>
      </w:r>
    </w:p>
    <w:p w14:paraId="616832E2" w14:textId="77777777" w:rsidR="00390AD2" w:rsidRPr="00602E4B" w:rsidRDefault="00390AD2">
      <w:pPr>
        <w:numPr>
          <w:ilvl w:val="0"/>
          <w:numId w:val="28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Full reputation system with all components (uptime, correctness, latency, contribution)</w:t>
      </w:r>
    </w:p>
    <w:p w14:paraId="7574E83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Enhanced Mechanisms:</w:t>
      </w:r>
    </w:p>
    <w:p w14:paraId="20FE215D" w14:textId="77777777" w:rsidR="00390AD2" w:rsidRPr="00602E4B" w:rsidRDefault="00390AD2">
      <w:pPr>
        <w:numPr>
          <w:ilvl w:val="0"/>
          <w:numId w:val="284"/>
        </w:numPr>
        <w:spacing w:before="100" w:beforeAutospacing="1" w:after="100" w:afterAutospacing="1"/>
        <w:rPr>
          <w:rFonts w:ascii="Inter" w:hAnsi="Inter"/>
          <w:sz w:val="18"/>
          <w:szCs w:val="18"/>
        </w:rPr>
      </w:pPr>
      <w:r w:rsidRPr="00602E4B">
        <w:rPr>
          <w:rFonts w:ascii="Inter" w:hAnsi="Inter"/>
          <w:sz w:val="18"/>
          <w:szCs w:val="18"/>
        </w:rPr>
        <w:t>Operator cohort tracking (ASN, geographic region, organizational affiliation)</w:t>
      </w:r>
    </w:p>
    <w:p w14:paraId="50529EE9" w14:textId="77777777" w:rsidR="00390AD2" w:rsidRPr="00602E4B" w:rsidRDefault="00390AD2">
      <w:pPr>
        <w:numPr>
          <w:ilvl w:val="0"/>
          <w:numId w:val="284"/>
        </w:numPr>
        <w:spacing w:before="100" w:beforeAutospacing="1" w:after="100" w:afterAutospacing="1"/>
        <w:rPr>
          <w:rFonts w:ascii="Inter" w:hAnsi="Inter"/>
          <w:sz w:val="18"/>
          <w:szCs w:val="18"/>
        </w:rPr>
      </w:pPr>
      <w:r w:rsidRPr="00602E4B">
        <w:rPr>
          <w:rFonts w:ascii="Inter" w:hAnsi="Inter"/>
          <w:sz w:val="18"/>
          <w:szCs w:val="18"/>
        </w:rPr>
        <w:t>Punctuality rewards implementation (Equation 6)</w:t>
      </w:r>
    </w:p>
    <w:p w14:paraId="0CA73E58" w14:textId="77777777" w:rsidR="00390AD2" w:rsidRPr="00602E4B" w:rsidRDefault="00390AD2">
      <w:pPr>
        <w:numPr>
          <w:ilvl w:val="0"/>
          <w:numId w:val="284"/>
        </w:numPr>
        <w:spacing w:before="100" w:beforeAutospacing="1" w:after="100" w:afterAutospacing="1"/>
        <w:rPr>
          <w:rFonts w:ascii="Inter" w:hAnsi="Inter"/>
          <w:sz w:val="18"/>
          <w:szCs w:val="18"/>
        </w:rPr>
      </w:pPr>
      <w:r w:rsidRPr="00602E4B">
        <w:rPr>
          <w:rFonts w:ascii="Inter" w:hAnsi="Inter"/>
          <w:sz w:val="18"/>
          <w:szCs w:val="18"/>
        </w:rPr>
        <w:t>Reputation micro-bonuses for top performers</w:t>
      </w:r>
    </w:p>
    <w:p w14:paraId="070F6673" w14:textId="77777777" w:rsidR="00390AD2" w:rsidRPr="00602E4B" w:rsidRDefault="00390AD2">
      <w:pPr>
        <w:numPr>
          <w:ilvl w:val="0"/>
          <w:numId w:val="284"/>
        </w:numPr>
        <w:spacing w:before="100" w:beforeAutospacing="1" w:after="100" w:afterAutospacing="1"/>
        <w:rPr>
          <w:rFonts w:ascii="Inter" w:hAnsi="Inter"/>
          <w:sz w:val="18"/>
          <w:szCs w:val="18"/>
        </w:rPr>
      </w:pPr>
      <w:r w:rsidRPr="00602E4B">
        <w:rPr>
          <w:rFonts w:ascii="Inter" w:hAnsi="Inter"/>
          <w:sz w:val="18"/>
          <w:szCs w:val="18"/>
        </w:rPr>
        <w:t>Complete jail and unbonding state machine</w:t>
      </w:r>
    </w:p>
    <w:p w14:paraId="74DA1142" w14:textId="77777777" w:rsidR="00390AD2" w:rsidRPr="00602E4B" w:rsidRDefault="00390AD2">
      <w:pPr>
        <w:numPr>
          <w:ilvl w:val="0"/>
          <w:numId w:val="284"/>
        </w:numPr>
        <w:spacing w:before="100" w:beforeAutospacing="1" w:after="100" w:afterAutospacing="1"/>
        <w:rPr>
          <w:rFonts w:ascii="Inter" w:hAnsi="Inter"/>
          <w:sz w:val="18"/>
          <w:szCs w:val="18"/>
        </w:rPr>
      </w:pPr>
      <w:r w:rsidRPr="00602E4B">
        <w:rPr>
          <w:rFonts w:ascii="Inter" w:hAnsi="Inter"/>
          <w:sz w:val="18"/>
          <w:szCs w:val="18"/>
        </w:rPr>
        <w:t>Evidence submission system with whistleblower rewards (20% of slashed funds)</w:t>
      </w:r>
    </w:p>
    <w:p w14:paraId="6CD4F5C1"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Multi-Chain Bridge Expansion:</w:t>
      </w:r>
    </w:p>
    <w:p w14:paraId="40E4D2CB" w14:textId="77777777" w:rsidR="00390AD2" w:rsidRPr="00602E4B" w:rsidRDefault="00390AD2">
      <w:pPr>
        <w:numPr>
          <w:ilvl w:val="0"/>
          <w:numId w:val="285"/>
        </w:numPr>
        <w:spacing w:before="100" w:beforeAutospacing="1" w:after="100" w:afterAutospacing="1"/>
        <w:rPr>
          <w:rFonts w:ascii="Inter" w:hAnsi="Inter"/>
          <w:sz w:val="18"/>
          <w:szCs w:val="18"/>
        </w:rPr>
      </w:pPr>
      <w:r w:rsidRPr="00602E4B">
        <w:rPr>
          <w:rFonts w:ascii="Inter" w:hAnsi="Inter"/>
          <w:sz w:val="18"/>
          <w:szCs w:val="18"/>
        </w:rPr>
        <w:t>Ethereum (mainnet and testnet integration)</w:t>
      </w:r>
    </w:p>
    <w:p w14:paraId="25777BF5" w14:textId="77777777" w:rsidR="00390AD2" w:rsidRPr="00602E4B" w:rsidRDefault="00390AD2">
      <w:pPr>
        <w:numPr>
          <w:ilvl w:val="0"/>
          <w:numId w:val="285"/>
        </w:numPr>
        <w:spacing w:before="100" w:beforeAutospacing="1" w:after="100" w:afterAutospacing="1"/>
        <w:rPr>
          <w:rFonts w:ascii="Inter" w:hAnsi="Inter"/>
          <w:sz w:val="18"/>
          <w:szCs w:val="18"/>
        </w:rPr>
      </w:pPr>
      <w:r w:rsidRPr="00602E4B">
        <w:rPr>
          <w:rFonts w:ascii="Inter" w:hAnsi="Inter"/>
          <w:sz w:val="18"/>
          <w:szCs w:val="18"/>
        </w:rPr>
        <w:t>Binance Smart Chain (BNB) bridge</w:t>
      </w:r>
    </w:p>
    <w:p w14:paraId="73DB210B" w14:textId="77777777" w:rsidR="00390AD2" w:rsidRPr="00602E4B" w:rsidRDefault="00390AD2">
      <w:pPr>
        <w:numPr>
          <w:ilvl w:val="0"/>
          <w:numId w:val="285"/>
        </w:numPr>
        <w:spacing w:before="100" w:beforeAutospacing="1" w:after="100" w:afterAutospacing="1"/>
        <w:rPr>
          <w:rFonts w:ascii="Inter" w:hAnsi="Inter"/>
          <w:sz w:val="18"/>
          <w:szCs w:val="18"/>
        </w:rPr>
      </w:pPr>
      <w:r w:rsidRPr="00602E4B">
        <w:rPr>
          <w:rFonts w:ascii="Inter" w:hAnsi="Inter"/>
          <w:sz w:val="18"/>
          <w:szCs w:val="18"/>
        </w:rPr>
        <w:t>Polygon bridge</w:t>
      </w:r>
    </w:p>
    <w:p w14:paraId="388FA84B" w14:textId="77777777" w:rsidR="00390AD2" w:rsidRPr="00602E4B" w:rsidRDefault="00390AD2">
      <w:pPr>
        <w:numPr>
          <w:ilvl w:val="0"/>
          <w:numId w:val="285"/>
        </w:numPr>
        <w:spacing w:before="100" w:beforeAutospacing="1" w:after="100" w:afterAutospacing="1"/>
        <w:rPr>
          <w:rFonts w:ascii="Inter" w:hAnsi="Inter"/>
          <w:sz w:val="18"/>
          <w:szCs w:val="18"/>
        </w:rPr>
      </w:pPr>
      <w:r w:rsidRPr="00602E4B">
        <w:rPr>
          <w:rFonts w:ascii="Inter" w:hAnsi="Inter"/>
          <w:sz w:val="18"/>
          <w:szCs w:val="18"/>
        </w:rPr>
        <w:t>Solana integration (SPL token support)</w:t>
      </w:r>
    </w:p>
    <w:p w14:paraId="7A38247A" w14:textId="77777777" w:rsidR="00390AD2" w:rsidRPr="00602E4B" w:rsidRDefault="00390AD2">
      <w:pPr>
        <w:numPr>
          <w:ilvl w:val="0"/>
          <w:numId w:val="285"/>
        </w:numPr>
        <w:spacing w:before="100" w:beforeAutospacing="1" w:after="100" w:afterAutospacing="1"/>
        <w:rPr>
          <w:rFonts w:ascii="Inter" w:hAnsi="Inter"/>
          <w:sz w:val="18"/>
          <w:szCs w:val="18"/>
        </w:rPr>
      </w:pPr>
      <w:r w:rsidRPr="00602E4B">
        <w:rPr>
          <w:rFonts w:ascii="Inter" w:hAnsi="Inter"/>
          <w:sz w:val="18"/>
          <w:szCs w:val="18"/>
        </w:rPr>
        <w:t>Bitcoin bridge (initial UTXO monitoring and threshold custody)</w:t>
      </w:r>
    </w:p>
    <w:p w14:paraId="56DC575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Cross-Chain Features:</w:t>
      </w:r>
    </w:p>
    <w:p w14:paraId="5E0FFB46" w14:textId="77777777" w:rsidR="00390AD2" w:rsidRPr="00602E4B" w:rsidRDefault="00390AD2">
      <w:pPr>
        <w:numPr>
          <w:ilvl w:val="0"/>
          <w:numId w:val="286"/>
        </w:numPr>
        <w:spacing w:before="100" w:beforeAutospacing="1" w:after="100" w:afterAutospacing="1"/>
        <w:rPr>
          <w:rFonts w:ascii="Inter" w:hAnsi="Inter"/>
          <w:sz w:val="18"/>
          <w:szCs w:val="18"/>
        </w:rPr>
      </w:pPr>
      <w:r w:rsidRPr="00602E4B">
        <w:rPr>
          <w:rFonts w:ascii="Inter" w:hAnsi="Inter"/>
          <w:sz w:val="18"/>
          <w:szCs w:val="18"/>
        </w:rPr>
        <w:t>Hash Time-Lock Contracts (HTLC) for atomic swaps</w:t>
      </w:r>
    </w:p>
    <w:p w14:paraId="262795A2" w14:textId="77777777" w:rsidR="00390AD2" w:rsidRPr="00602E4B" w:rsidRDefault="00390AD2">
      <w:pPr>
        <w:numPr>
          <w:ilvl w:val="0"/>
          <w:numId w:val="286"/>
        </w:numPr>
        <w:spacing w:before="100" w:beforeAutospacing="1" w:after="100" w:afterAutospacing="1"/>
        <w:rPr>
          <w:rFonts w:ascii="Inter" w:hAnsi="Inter"/>
          <w:sz w:val="18"/>
          <w:szCs w:val="18"/>
        </w:rPr>
      </w:pPr>
      <w:r w:rsidRPr="00602E4B">
        <w:rPr>
          <w:rFonts w:ascii="Inter" w:hAnsi="Inter"/>
          <w:sz w:val="18"/>
          <w:szCs w:val="18"/>
        </w:rPr>
        <w:t>MPC Relayer network expansion (15-20 nodes across multiple operators)</w:t>
      </w:r>
    </w:p>
    <w:p w14:paraId="57A41C3A" w14:textId="77777777" w:rsidR="00390AD2" w:rsidRPr="00602E4B" w:rsidRDefault="00390AD2">
      <w:pPr>
        <w:numPr>
          <w:ilvl w:val="0"/>
          <w:numId w:val="286"/>
        </w:numPr>
        <w:spacing w:before="100" w:beforeAutospacing="1" w:after="100" w:afterAutospacing="1"/>
        <w:rPr>
          <w:rFonts w:ascii="Inter" w:hAnsi="Inter"/>
          <w:sz w:val="18"/>
          <w:szCs w:val="18"/>
        </w:rPr>
      </w:pPr>
      <w:r w:rsidRPr="00602E4B">
        <w:rPr>
          <w:rFonts w:ascii="Inter" w:hAnsi="Inter"/>
          <w:sz w:val="18"/>
          <w:szCs w:val="18"/>
        </w:rPr>
        <w:t>Witness registry contracts for all supported chains</w:t>
      </w:r>
    </w:p>
    <w:p w14:paraId="4DDBB5A3" w14:textId="77777777" w:rsidR="00390AD2" w:rsidRPr="00602E4B" w:rsidRDefault="00390AD2">
      <w:pPr>
        <w:numPr>
          <w:ilvl w:val="0"/>
          <w:numId w:val="286"/>
        </w:numPr>
        <w:spacing w:before="100" w:beforeAutospacing="1" w:after="100" w:afterAutospacing="1"/>
        <w:rPr>
          <w:rFonts w:ascii="Inter" w:hAnsi="Inter"/>
          <w:sz w:val="18"/>
          <w:szCs w:val="18"/>
        </w:rPr>
      </w:pPr>
      <w:r w:rsidRPr="00602E4B">
        <w:rPr>
          <w:rFonts w:ascii="Inter" w:hAnsi="Inter"/>
          <w:sz w:val="18"/>
          <w:szCs w:val="18"/>
        </w:rPr>
        <w:t>CrossChainSwap smart contract deployment</w:t>
      </w:r>
    </w:p>
    <w:p w14:paraId="00D3FC85" w14:textId="77777777" w:rsidR="00390AD2" w:rsidRPr="00602E4B" w:rsidRDefault="00390AD2">
      <w:pPr>
        <w:numPr>
          <w:ilvl w:val="0"/>
          <w:numId w:val="286"/>
        </w:numPr>
        <w:spacing w:before="100" w:beforeAutospacing="1" w:after="100" w:afterAutospacing="1"/>
        <w:rPr>
          <w:rFonts w:ascii="Inter" w:hAnsi="Inter"/>
          <w:sz w:val="18"/>
          <w:szCs w:val="18"/>
        </w:rPr>
      </w:pPr>
      <w:r w:rsidRPr="00602E4B">
        <w:rPr>
          <w:rFonts w:ascii="Inter" w:hAnsi="Inter"/>
          <w:sz w:val="18"/>
          <w:szCs w:val="18"/>
        </w:rPr>
        <w:t>Basic uDEX liquidity pools for instant swaps</w:t>
      </w:r>
    </w:p>
    <w:p w14:paraId="5F8B26A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lastRenderedPageBreak/>
        <w:t>Network Expansion:</w:t>
      </w:r>
    </w:p>
    <w:p w14:paraId="785782B4" w14:textId="77777777" w:rsidR="00390AD2" w:rsidRPr="00602E4B" w:rsidRDefault="00390AD2">
      <w:pPr>
        <w:numPr>
          <w:ilvl w:val="0"/>
          <w:numId w:val="287"/>
        </w:numPr>
        <w:spacing w:before="100" w:beforeAutospacing="1" w:after="100" w:afterAutospacing="1"/>
        <w:rPr>
          <w:rFonts w:ascii="Inter" w:hAnsi="Inter"/>
          <w:sz w:val="18"/>
          <w:szCs w:val="18"/>
        </w:rPr>
      </w:pPr>
      <w:r w:rsidRPr="00602E4B">
        <w:rPr>
          <w:rFonts w:ascii="Inter" w:hAnsi="Inter"/>
          <w:sz w:val="18"/>
          <w:szCs w:val="18"/>
        </w:rPr>
        <w:t>Multi-region deployment (North America, Europe, Asia)</w:t>
      </w:r>
    </w:p>
    <w:p w14:paraId="503E201C" w14:textId="77777777" w:rsidR="00390AD2" w:rsidRPr="00602E4B" w:rsidRDefault="00390AD2">
      <w:pPr>
        <w:numPr>
          <w:ilvl w:val="0"/>
          <w:numId w:val="287"/>
        </w:numPr>
        <w:spacing w:before="100" w:beforeAutospacing="1" w:after="100" w:afterAutospacing="1"/>
        <w:rPr>
          <w:rFonts w:ascii="Inter" w:hAnsi="Inter"/>
          <w:sz w:val="18"/>
          <w:szCs w:val="18"/>
        </w:rPr>
      </w:pPr>
      <w:r w:rsidRPr="00602E4B">
        <w:rPr>
          <w:rFonts w:ascii="Inter" w:hAnsi="Inter"/>
          <w:sz w:val="18"/>
          <w:szCs w:val="18"/>
        </w:rPr>
        <w:t>200+ active validators (target for scaling tests)</w:t>
      </w:r>
    </w:p>
    <w:p w14:paraId="7A62C196" w14:textId="77777777" w:rsidR="00390AD2" w:rsidRPr="00602E4B" w:rsidRDefault="00390AD2">
      <w:pPr>
        <w:numPr>
          <w:ilvl w:val="0"/>
          <w:numId w:val="287"/>
        </w:numPr>
        <w:spacing w:before="100" w:beforeAutospacing="1" w:after="100" w:afterAutospacing="1"/>
        <w:rPr>
          <w:rFonts w:ascii="Inter" w:hAnsi="Inter"/>
          <w:sz w:val="18"/>
          <w:szCs w:val="18"/>
        </w:rPr>
      </w:pPr>
      <w:r w:rsidRPr="00602E4B">
        <w:rPr>
          <w:rFonts w:ascii="Inter" w:hAnsi="Inter"/>
          <w:sz w:val="18"/>
          <w:szCs w:val="18"/>
        </w:rPr>
        <w:t>Geographic distribution tracking and diversity enforcement</w:t>
      </w:r>
    </w:p>
    <w:p w14:paraId="39A99B84" w14:textId="77777777" w:rsidR="00390AD2" w:rsidRPr="00602E4B" w:rsidRDefault="00390AD2">
      <w:pPr>
        <w:numPr>
          <w:ilvl w:val="0"/>
          <w:numId w:val="287"/>
        </w:numPr>
        <w:spacing w:before="100" w:beforeAutospacing="1" w:after="100" w:afterAutospacing="1"/>
        <w:rPr>
          <w:rFonts w:ascii="Inter" w:hAnsi="Inter"/>
          <w:sz w:val="18"/>
          <w:szCs w:val="18"/>
        </w:rPr>
      </w:pPr>
      <w:r w:rsidRPr="00602E4B">
        <w:rPr>
          <w:rFonts w:ascii="Inter" w:hAnsi="Inter"/>
          <w:sz w:val="18"/>
          <w:szCs w:val="18"/>
        </w:rPr>
        <w:t>Chaos engineering test suite (network partitions, Byzantine node simulations)</w:t>
      </w:r>
    </w:p>
    <w:p w14:paraId="3ABFF2BE" w14:textId="77777777" w:rsidR="00390AD2" w:rsidRPr="00602E4B" w:rsidRDefault="00390AD2">
      <w:pPr>
        <w:numPr>
          <w:ilvl w:val="0"/>
          <w:numId w:val="287"/>
        </w:numPr>
        <w:spacing w:before="100" w:beforeAutospacing="1" w:after="100" w:afterAutospacing="1"/>
        <w:rPr>
          <w:rFonts w:ascii="Inter" w:hAnsi="Inter"/>
          <w:sz w:val="18"/>
          <w:szCs w:val="18"/>
        </w:rPr>
      </w:pPr>
      <w:r w:rsidRPr="00602E4B">
        <w:rPr>
          <w:rFonts w:ascii="Inter" w:hAnsi="Inter"/>
          <w:sz w:val="18"/>
          <w:szCs w:val="18"/>
        </w:rPr>
        <w:t>Public validator onboarding program with comprehensive documentation</w:t>
      </w:r>
    </w:p>
    <w:p w14:paraId="70D02A0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Developer Tools:</w:t>
      </w:r>
    </w:p>
    <w:p w14:paraId="7CEA3C6A" w14:textId="77777777" w:rsidR="00390AD2" w:rsidRPr="00602E4B" w:rsidRDefault="00390AD2">
      <w:pPr>
        <w:numPr>
          <w:ilvl w:val="0"/>
          <w:numId w:val="288"/>
        </w:numPr>
        <w:spacing w:before="100" w:beforeAutospacing="1" w:after="100" w:afterAutospacing="1"/>
        <w:rPr>
          <w:rFonts w:ascii="Inter" w:hAnsi="Inter"/>
          <w:sz w:val="18"/>
          <w:szCs w:val="18"/>
        </w:rPr>
      </w:pPr>
      <w:r w:rsidRPr="00602E4B">
        <w:rPr>
          <w:rFonts w:ascii="Inter" w:hAnsi="Inter"/>
          <w:sz w:val="18"/>
          <w:szCs w:val="18"/>
        </w:rPr>
        <w:t>JSON-RPC API for consensus and state queries</w:t>
      </w:r>
    </w:p>
    <w:p w14:paraId="411CACE9" w14:textId="77777777" w:rsidR="00390AD2" w:rsidRPr="00602E4B" w:rsidRDefault="00390AD2">
      <w:pPr>
        <w:numPr>
          <w:ilvl w:val="0"/>
          <w:numId w:val="288"/>
        </w:numPr>
        <w:spacing w:before="100" w:beforeAutospacing="1" w:after="100" w:afterAutospacing="1"/>
        <w:rPr>
          <w:rFonts w:ascii="Inter" w:hAnsi="Inter"/>
          <w:sz w:val="18"/>
          <w:szCs w:val="18"/>
        </w:rPr>
      </w:pPr>
      <w:r w:rsidRPr="00602E4B">
        <w:rPr>
          <w:rFonts w:ascii="Inter" w:hAnsi="Inter"/>
          <w:sz w:val="18"/>
          <w:szCs w:val="18"/>
        </w:rPr>
        <w:t>WebSocket subscriptions for real-time block and transaction events</w:t>
      </w:r>
    </w:p>
    <w:p w14:paraId="042250F9" w14:textId="77777777" w:rsidR="00390AD2" w:rsidRPr="00602E4B" w:rsidRDefault="00390AD2">
      <w:pPr>
        <w:numPr>
          <w:ilvl w:val="0"/>
          <w:numId w:val="288"/>
        </w:numPr>
        <w:spacing w:before="100" w:beforeAutospacing="1" w:after="100" w:afterAutospacing="1"/>
        <w:rPr>
          <w:rFonts w:ascii="Inter" w:hAnsi="Inter"/>
          <w:sz w:val="18"/>
          <w:szCs w:val="18"/>
        </w:rPr>
      </w:pPr>
      <w:r w:rsidRPr="00602E4B">
        <w:rPr>
          <w:rFonts w:ascii="Inter" w:hAnsi="Inter"/>
          <w:sz w:val="18"/>
          <w:szCs w:val="18"/>
        </w:rPr>
        <w:t>CLI tools for validator operations (registration, key management, monitoring)</w:t>
      </w:r>
    </w:p>
    <w:p w14:paraId="33890A45" w14:textId="77777777" w:rsidR="00390AD2" w:rsidRPr="00602E4B" w:rsidRDefault="00390AD2">
      <w:pPr>
        <w:numPr>
          <w:ilvl w:val="0"/>
          <w:numId w:val="288"/>
        </w:numPr>
        <w:spacing w:before="100" w:beforeAutospacing="1" w:after="100" w:afterAutospacing="1"/>
        <w:rPr>
          <w:rFonts w:ascii="Inter" w:hAnsi="Inter"/>
          <w:sz w:val="18"/>
          <w:szCs w:val="18"/>
        </w:rPr>
      </w:pPr>
      <w:r w:rsidRPr="00602E4B">
        <w:rPr>
          <w:rFonts w:ascii="Inter" w:hAnsi="Inter"/>
          <w:sz w:val="18"/>
          <w:szCs w:val="18"/>
        </w:rPr>
        <w:t>Integration test framework for DApp developers</w:t>
      </w:r>
    </w:p>
    <w:p w14:paraId="2B5BBA2E" w14:textId="77777777" w:rsidR="00390AD2" w:rsidRPr="00602E4B" w:rsidRDefault="00390AD2">
      <w:pPr>
        <w:numPr>
          <w:ilvl w:val="0"/>
          <w:numId w:val="288"/>
        </w:numPr>
        <w:spacing w:before="100" w:beforeAutospacing="1" w:after="100" w:afterAutospacing="1"/>
        <w:rPr>
          <w:rFonts w:ascii="Inter" w:hAnsi="Inter"/>
          <w:sz w:val="18"/>
          <w:szCs w:val="18"/>
        </w:rPr>
      </w:pPr>
      <w:r w:rsidRPr="00602E4B">
        <w:rPr>
          <w:rFonts w:ascii="Inter" w:hAnsi="Inter"/>
          <w:sz w:val="18"/>
          <w:szCs w:val="18"/>
        </w:rPr>
        <w:t>SDK releases for JavaScript, Python, and Rust</w:t>
      </w:r>
    </w:p>
    <w:p w14:paraId="79024AA1"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UMA Enhancements:</w:t>
      </w:r>
    </w:p>
    <w:p w14:paraId="67F5ED1C" w14:textId="77777777" w:rsidR="00390AD2" w:rsidRPr="00602E4B" w:rsidRDefault="00390AD2">
      <w:pPr>
        <w:numPr>
          <w:ilvl w:val="0"/>
          <w:numId w:val="289"/>
        </w:numPr>
        <w:spacing w:before="100" w:beforeAutospacing="1" w:after="100" w:afterAutospacing="1"/>
        <w:rPr>
          <w:rFonts w:ascii="Inter" w:hAnsi="Inter"/>
          <w:sz w:val="18"/>
          <w:szCs w:val="18"/>
        </w:rPr>
      </w:pPr>
      <w:r w:rsidRPr="00602E4B">
        <w:rPr>
          <w:rFonts w:ascii="Inter" w:hAnsi="Inter"/>
          <w:sz w:val="18"/>
          <w:szCs w:val="18"/>
        </w:rPr>
        <w:t>Key rotation mechanism (user-initiated and DAO-approved)</w:t>
      </w:r>
    </w:p>
    <w:p w14:paraId="6096374B" w14:textId="77777777" w:rsidR="00390AD2" w:rsidRPr="00602E4B" w:rsidRDefault="00390AD2">
      <w:pPr>
        <w:numPr>
          <w:ilvl w:val="0"/>
          <w:numId w:val="289"/>
        </w:numPr>
        <w:spacing w:before="100" w:beforeAutospacing="1" w:after="100" w:afterAutospacing="1"/>
        <w:rPr>
          <w:rFonts w:ascii="Inter" w:hAnsi="Inter"/>
          <w:sz w:val="18"/>
          <w:szCs w:val="18"/>
        </w:rPr>
      </w:pPr>
      <w:r w:rsidRPr="00602E4B">
        <w:rPr>
          <w:rFonts w:ascii="Inter" w:hAnsi="Inter"/>
          <w:sz w:val="18"/>
          <w:szCs w:val="18"/>
        </w:rPr>
        <w:t>Social recovery system with guardian nominations</w:t>
      </w:r>
    </w:p>
    <w:p w14:paraId="7DD41634" w14:textId="77777777" w:rsidR="00390AD2" w:rsidRPr="00602E4B" w:rsidRDefault="00390AD2">
      <w:pPr>
        <w:numPr>
          <w:ilvl w:val="0"/>
          <w:numId w:val="289"/>
        </w:numPr>
        <w:spacing w:before="100" w:beforeAutospacing="1" w:after="100" w:afterAutospacing="1"/>
        <w:rPr>
          <w:rFonts w:ascii="Inter" w:hAnsi="Inter"/>
          <w:sz w:val="18"/>
          <w:szCs w:val="18"/>
        </w:rPr>
      </w:pPr>
      <w:r w:rsidRPr="00602E4B">
        <w:rPr>
          <w:rFonts w:ascii="Inter" w:hAnsi="Inter"/>
          <w:sz w:val="18"/>
          <w:szCs w:val="18"/>
        </w:rPr>
        <w:t>Multi-signature UMA support (shared accounts)</w:t>
      </w:r>
    </w:p>
    <w:p w14:paraId="4C64C08D" w14:textId="77777777" w:rsidR="00390AD2" w:rsidRPr="00602E4B" w:rsidRDefault="00390AD2">
      <w:pPr>
        <w:numPr>
          <w:ilvl w:val="0"/>
          <w:numId w:val="289"/>
        </w:numPr>
        <w:spacing w:before="100" w:beforeAutospacing="1" w:after="100" w:afterAutospacing="1"/>
        <w:rPr>
          <w:rFonts w:ascii="Inter" w:hAnsi="Inter"/>
          <w:sz w:val="18"/>
          <w:szCs w:val="18"/>
        </w:rPr>
      </w:pPr>
      <w:r w:rsidRPr="00602E4B">
        <w:rPr>
          <w:rFonts w:ascii="Inter" w:hAnsi="Inter"/>
          <w:sz w:val="18"/>
          <w:szCs w:val="18"/>
        </w:rPr>
        <w:t>Synergy Naming System (SNS) integration (.syn domains)</w:t>
      </w:r>
    </w:p>
    <w:p w14:paraId="503BBE35" w14:textId="77777777" w:rsidR="00390AD2" w:rsidRPr="00602E4B" w:rsidRDefault="00390AD2">
      <w:pPr>
        <w:numPr>
          <w:ilvl w:val="0"/>
          <w:numId w:val="289"/>
        </w:numPr>
        <w:spacing w:before="100" w:beforeAutospacing="1" w:after="100" w:afterAutospacing="1"/>
        <w:rPr>
          <w:rFonts w:ascii="Inter" w:hAnsi="Inter"/>
          <w:sz w:val="18"/>
          <w:szCs w:val="18"/>
        </w:rPr>
      </w:pPr>
      <w:r w:rsidRPr="00602E4B">
        <w:rPr>
          <w:rFonts w:ascii="Inter" w:hAnsi="Inter"/>
          <w:sz w:val="18"/>
          <w:szCs w:val="18"/>
        </w:rPr>
        <w:t>Cross-chain address mapping verification</w:t>
      </w:r>
    </w:p>
    <w:p w14:paraId="1EFCE10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Governance Activation:</w:t>
      </w:r>
    </w:p>
    <w:p w14:paraId="66529BD8" w14:textId="77777777" w:rsidR="00390AD2" w:rsidRPr="00602E4B" w:rsidRDefault="00390AD2">
      <w:pPr>
        <w:numPr>
          <w:ilvl w:val="0"/>
          <w:numId w:val="290"/>
        </w:numPr>
        <w:spacing w:before="100" w:beforeAutospacing="1" w:after="100" w:afterAutospacing="1"/>
        <w:rPr>
          <w:rFonts w:ascii="Inter" w:hAnsi="Inter"/>
          <w:sz w:val="18"/>
          <w:szCs w:val="18"/>
        </w:rPr>
      </w:pPr>
      <w:r w:rsidRPr="00602E4B">
        <w:rPr>
          <w:rFonts w:ascii="Inter" w:hAnsi="Inter"/>
          <w:sz w:val="18"/>
          <w:szCs w:val="18"/>
        </w:rPr>
        <w:t>Full DAO governance contracts deployed</w:t>
      </w:r>
    </w:p>
    <w:p w14:paraId="0A318B6F" w14:textId="77777777" w:rsidR="00390AD2" w:rsidRPr="00602E4B" w:rsidRDefault="00390AD2">
      <w:pPr>
        <w:numPr>
          <w:ilvl w:val="0"/>
          <w:numId w:val="290"/>
        </w:numPr>
        <w:spacing w:before="100" w:beforeAutospacing="1" w:after="100" w:afterAutospacing="1"/>
        <w:rPr>
          <w:rFonts w:ascii="Inter" w:hAnsi="Inter"/>
          <w:sz w:val="18"/>
          <w:szCs w:val="18"/>
        </w:rPr>
      </w:pPr>
      <w:r w:rsidRPr="00602E4B">
        <w:rPr>
          <w:rFonts w:ascii="Inter" w:hAnsi="Inter"/>
          <w:sz w:val="18"/>
          <w:szCs w:val="18"/>
        </w:rPr>
        <w:t>Synergy Score calculation for vote weighting</w:t>
      </w:r>
    </w:p>
    <w:p w14:paraId="29BECC43" w14:textId="77777777" w:rsidR="00390AD2" w:rsidRPr="00602E4B" w:rsidRDefault="00390AD2">
      <w:pPr>
        <w:numPr>
          <w:ilvl w:val="0"/>
          <w:numId w:val="290"/>
        </w:numPr>
        <w:spacing w:before="100" w:beforeAutospacing="1" w:after="100" w:afterAutospacing="1"/>
        <w:rPr>
          <w:rFonts w:ascii="Inter" w:hAnsi="Inter"/>
          <w:sz w:val="18"/>
          <w:szCs w:val="18"/>
        </w:rPr>
      </w:pPr>
      <w:r w:rsidRPr="00602E4B">
        <w:rPr>
          <w:rFonts w:ascii="Inter" w:hAnsi="Inter"/>
          <w:sz w:val="18"/>
          <w:szCs w:val="18"/>
        </w:rPr>
        <w:t>Quadratic voting implementation</w:t>
      </w:r>
    </w:p>
    <w:p w14:paraId="17AEDCE4" w14:textId="77777777" w:rsidR="00390AD2" w:rsidRPr="00602E4B" w:rsidRDefault="00390AD2">
      <w:pPr>
        <w:numPr>
          <w:ilvl w:val="0"/>
          <w:numId w:val="290"/>
        </w:numPr>
        <w:spacing w:before="100" w:beforeAutospacing="1" w:after="100" w:afterAutospacing="1"/>
        <w:rPr>
          <w:rFonts w:ascii="Inter" w:hAnsi="Inter"/>
          <w:sz w:val="18"/>
          <w:szCs w:val="18"/>
        </w:rPr>
      </w:pPr>
      <w:r w:rsidRPr="00602E4B">
        <w:rPr>
          <w:rFonts w:ascii="Inter" w:hAnsi="Inter"/>
          <w:sz w:val="18"/>
          <w:szCs w:val="18"/>
        </w:rPr>
        <w:t>Treasury management contracts</w:t>
      </w:r>
    </w:p>
    <w:p w14:paraId="2A5CD34C" w14:textId="77777777" w:rsidR="00390AD2" w:rsidRPr="00602E4B" w:rsidRDefault="00390AD2">
      <w:pPr>
        <w:numPr>
          <w:ilvl w:val="0"/>
          <w:numId w:val="290"/>
        </w:numPr>
        <w:spacing w:before="100" w:beforeAutospacing="1" w:after="100" w:afterAutospacing="1"/>
        <w:rPr>
          <w:rFonts w:ascii="Inter" w:hAnsi="Inter"/>
          <w:sz w:val="18"/>
          <w:szCs w:val="18"/>
        </w:rPr>
      </w:pPr>
      <w:r w:rsidRPr="00602E4B">
        <w:rPr>
          <w:rFonts w:ascii="Inter" w:hAnsi="Inter"/>
          <w:sz w:val="18"/>
          <w:szCs w:val="18"/>
        </w:rPr>
        <w:t>Emergency Security Council formation (5-of-7 multi-sig)</w:t>
      </w:r>
    </w:p>
    <w:p w14:paraId="4622D47D" w14:textId="77777777" w:rsidR="00390AD2" w:rsidRPr="00602E4B" w:rsidRDefault="00390AD2">
      <w:pPr>
        <w:numPr>
          <w:ilvl w:val="0"/>
          <w:numId w:val="290"/>
        </w:numPr>
        <w:spacing w:before="100" w:beforeAutospacing="1" w:after="100" w:afterAutospacing="1"/>
        <w:rPr>
          <w:rFonts w:ascii="Inter" w:hAnsi="Inter"/>
          <w:sz w:val="18"/>
          <w:szCs w:val="18"/>
        </w:rPr>
      </w:pPr>
      <w:r w:rsidRPr="00602E4B">
        <w:rPr>
          <w:rFonts w:ascii="Inter" w:hAnsi="Inter"/>
          <w:sz w:val="18"/>
          <w:szCs w:val="18"/>
        </w:rPr>
        <w:t>Tiered governance system (normal proposals vs emergency actions)</w:t>
      </w:r>
    </w:p>
    <w:p w14:paraId="413E9CF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Success Metrics:</w:t>
      </w:r>
    </w:p>
    <w:p w14:paraId="1A19B775" w14:textId="77777777" w:rsidR="00390AD2" w:rsidRPr="00602E4B" w:rsidRDefault="00390AD2">
      <w:pPr>
        <w:numPr>
          <w:ilvl w:val="0"/>
          <w:numId w:val="291"/>
        </w:numPr>
        <w:spacing w:before="100" w:beforeAutospacing="1" w:after="100" w:afterAutospacing="1"/>
        <w:rPr>
          <w:rFonts w:ascii="Inter" w:hAnsi="Inter"/>
          <w:sz w:val="18"/>
          <w:szCs w:val="18"/>
        </w:rPr>
      </w:pPr>
      <w:r w:rsidRPr="00602E4B">
        <w:rPr>
          <w:rFonts w:ascii="Inter" w:hAnsi="Inter"/>
          <w:sz w:val="18"/>
          <w:szCs w:val="18"/>
        </w:rPr>
        <w:t>Network survives simulated attacks with 20% Byzantine validators</w:t>
      </w:r>
    </w:p>
    <w:p w14:paraId="679FCEA8" w14:textId="77777777" w:rsidR="00390AD2" w:rsidRPr="00602E4B" w:rsidRDefault="00390AD2">
      <w:pPr>
        <w:numPr>
          <w:ilvl w:val="0"/>
          <w:numId w:val="291"/>
        </w:numPr>
        <w:spacing w:before="100" w:beforeAutospacing="1" w:after="100" w:afterAutospacing="1"/>
        <w:rPr>
          <w:rFonts w:ascii="Inter" w:hAnsi="Inter"/>
          <w:sz w:val="18"/>
          <w:szCs w:val="18"/>
        </w:rPr>
      </w:pPr>
      <w:r w:rsidRPr="00602E4B">
        <w:rPr>
          <w:rFonts w:ascii="Inter" w:hAnsi="Inter"/>
          <w:sz w:val="18"/>
          <w:szCs w:val="18"/>
        </w:rPr>
        <w:t>Committee diversity Gini coefficient &lt; 0.3</w:t>
      </w:r>
    </w:p>
    <w:p w14:paraId="78C7E3FC" w14:textId="77777777" w:rsidR="00390AD2" w:rsidRPr="00602E4B" w:rsidRDefault="00390AD2">
      <w:pPr>
        <w:numPr>
          <w:ilvl w:val="0"/>
          <w:numId w:val="291"/>
        </w:numPr>
        <w:spacing w:before="100" w:beforeAutospacing="1" w:after="100" w:afterAutospacing="1"/>
        <w:rPr>
          <w:rFonts w:ascii="Inter" w:hAnsi="Inter"/>
          <w:sz w:val="18"/>
          <w:szCs w:val="18"/>
        </w:rPr>
      </w:pPr>
      <w:r w:rsidRPr="00602E4B">
        <w:rPr>
          <w:rFonts w:ascii="Inter" w:hAnsi="Inter"/>
          <w:sz w:val="18"/>
          <w:szCs w:val="18"/>
        </w:rPr>
        <w:t>Timeout backoff successfully stabilizes network under DDoS simulation</w:t>
      </w:r>
    </w:p>
    <w:p w14:paraId="27823C66" w14:textId="77777777" w:rsidR="00390AD2" w:rsidRPr="00602E4B" w:rsidRDefault="00390AD2">
      <w:pPr>
        <w:numPr>
          <w:ilvl w:val="0"/>
          <w:numId w:val="291"/>
        </w:numPr>
        <w:spacing w:before="100" w:beforeAutospacing="1" w:after="100" w:afterAutospacing="1"/>
        <w:rPr>
          <w:rFonts w:ascii="Inter" w:hAnsi="Inter"/>
          <w:sz w:val="18"/>
          <w:szCs w:val="18"/>
        </w:rPr>
      </w:pPr>
      <w:r w:rsidRPr="00602E4B">
        <w:rPr>
          <w:rFonts w:ascii="Inter" w:hAnsi="Inter"/>
          <w:sz w:val="18"/>
          <w:szCs w:val="18"/>
        </w:rPr>
        <w:t>At least 5 successful parameter governance votes</w:t>
      </w:r>
    </w:p>
    <w:p w14:paraId="4A53E6A7" w14:textId="77777777" w:rsidR="00390AD2" w:rsidRPr="00602E4B" w:rsidRDefault="00390AD2">
      <w:pPr>
        <w:numPr>
          <w:ilvl w:val="0"/>
          <w:numId w:val="291"/>
        </w:numPr>
        <w:spacing w:before="100" w:beforeAutospacing="1" w:after="100" w:afterAutospacing="1"/>
        <w:rPr>
          <w:rFonts w:ascii="Inter" w:hAnsi="Inter"/>
          <w:sz w:val="18"/>
          <w:szCs w:val="18"/>
        </w:rPr>
      </w:pPr>
      <w:r w:rsidRPr="00602E4B">
        <w:rPr>
          <w:rFonts w:ascii="Inter" w:hAnsi="Inter"/>
          <w:sz w:val="18"/>
          <w:szCs w:val="18"/>
        </w:rPr>
        <w:t>1000+ cross-chain transactions across all supported bridges</w:t>
      </w:r>
    </w:p>
    <w:p w14:paraId="0FC46718" w14:textId="77777777" w:rsidR="00390AD2" w:rsidRPr="00602E4B" w:rsidRDefault="00390AD2">
      <w:pPr>
        <w:numPr>
          <w:ilvl w:val="0"/>
          <w:numId w:val="291"/>
        </w:numPr>
        <w:spacing w:before="100" w:beforeAutospacing="1" w:after="100" w:afterAutospacing="1"/>
        <w:rPr>
          <w:rFonts w:ascii="Inter" w:hAnsi="Inter"/>
          <w:sz w:val="18"/>
          <w:szCs w:val="18"/>
        </w:rPr>
      </w:pPr>
      <w:r w:rsidRPr="00602E4B">
        <w:rPr>
          <w:rFonts w:ascii="Inter" w:hAnsi="Inter"/>
          <w:sz w:val="18"/>
          <w:szCs w:val="18"/>
        </w:rPr>
        <w:t>Bridge relayer uptime &gt; 99%</w:t>
      </w:r>
    </w:p>
    <w:p w14:paraId="7CB3AFB3" w14:textId="77777777" w:rsidR="00390AD2" w:rsidRPr="00602E4B" w:rsidRDefault="00390AD2">
      <w:pPr>
        <w:numPr>
          <w:ilvl w:val="0"/>
          <w:numId w:val="291"/>
        </w:numPr>
        <w:spacing w:before="100" w:beforeAutospacing="1" w:after="100" w:afterAutospacing="1"/>
        <w:rPr>
          <w:rFonts w:ascii="Inter" w:hAnsi="Inter"/>
          <w:sz w:val="18"/>
          <w:szCs w:val="18"/>
        </w:rPr>
      </w:pPr>
      <w:r w:rsidRPr="00602E4B">
        <w:rPr>
          <w:rFonts w:ascii="Inter" w:hAnsi="Inter"/>
          <w:sz w:val="18"/>
          <w:szCs w:val="18"/>
        </w:rPr>
        <w:t>Average cross-chain transaction finality &lt; 5 minutes (excluding external chain confirmation time)</w:t>
      </w:r>
    </w:p>
    <w:p w14:paraId="146857C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Security Milestones:</w:t>
      </w:r>
    </w:p>
    <w:p w14:paraId="01FBF012" w14:textId="77777777" w:rsidR="00390AD2" w:rsidRPr="00602E4B" w:rsidRDefault="00390AD2">
      <w:pPr>
        <w:numPr>
          <w:ilvl w:val="0"/>
          <w:numId w:val="292"/>
        </w:numPr>
        <w:spacing w:before="100" w:beforeAutospacing="1" w:after="100" w:afterAutospacing="1"/>
        <w:rPr>
          <w:rFonts w:ascii="Inter" w:hAnsi="Inter"/>
          <w:sz w:val="18"/>
          <w:szCs w:val="18"/>
        </w:rPr>
      </w:pPr>
      <w:r w:rsidRPr="00602E4B">
        <w:rPr>
          <w:rFonts w:ascii="Inter" w:hAnsi="Inter"/>
          <w:sz w:val="18"/>
          <w:szCs w:val="18"/>
        </w:rPr>
        <w:t>First comprehensive security audit by external firm (completed by March 2026)</w:t>
      </w:r>
    </w:p>
    <w:p w14:paraId="39358B4D" w14:textId="77777777" w:rsidR="00390AD2" w:rsidRPr="00602E4B" w:rsidRDefault="00390AD2">
      <w:pPr>
        <w:numPr>
          <w:ilvl w:val="0"/>
          <w:numId w:val="292"/>
        </w:numPr>
        <w:spacing w:before="100" w:beforeAutospacing="1" w:after="100" w:afterAutospacing="1"/>
        <w:rPr>
          <w:rFonts w:ascii="Inter" w:hAnsi="Inter"/>
          <w:sz w:val="18"/>
          <w:szCs w:val="18"/>
        </w:rPr>
      </w:pPr>
      <w:r w:rsidRPr="00602E4B">
        <w:rPr>
          <w:rFonts w:ascii="Inter" w:hAnsi="Inter"/>
          <w:sz w:val="18"/>
          <w:szCs w:val="18"/>
        </w:rPr>
        <w:t>Penetration testing of bridge contracts and relayer network</w:t>
      </w:r>
    </w:p>
    <w:p w14:paraId="562DDB9F" w14:textId="77777777" w:rsidR="00390AD2" w:rsidRPr="00602E4B" w:rsidRDefault="00390AD2">
      <w:pPr>
        <w:numPr>
          <w:ilvl w:val="0"/>
          <w:numId w:val="292"/>
        </w:numPr>
        <w:spacing w:before="100" w:beforeAutospacing="1" w:after="100" w:afterAutospacing="1"/>
        <w:rPr>
          <w:rFonts w:ascii="Inter" w:hAnsi="Inter"/>
          <w:sz w:val="18"/>
          <w:szCs w:val="18"/>
        </w:rPr>
      </w:pPr>
      <w:r w:rsidRPr="00602E4B">
        <w:rPr>
          <w:rFonts w:ascii="Inter" w:hAnsi="Inter"/>
          <w:sz w:val="18"/>
          <w:szCs w:val="18"/>
        </w:rPr>
        <w:t>Formal verification of critical smart contracts (BridgeValidator, CrossChainSwap)</w:t>
      </w:r>
    </w:p>
    <w:p w14:paraId="384F3AA7" w14:textId="77777777" w:rsidR="00390AD2" w:rsidRPr="00602E4B" w:rsidRDefault="00390AD2">
      <w:pPr>
        <w:numPr>
          <w:ilvl w:val="0"/>
          <w:numId w:val="292"/>
        </w:numPr>
        <w:spacing w:before="100" w:beforeAutospacing="1" w:after="100" w:afterAutospacing="1"/>
        <w:rPr>
          <w:rFonts w:ascii="Inter" w:hAnsi="Inter"/>
          <w:sz w:val="18"/>
          <w:szCs w:val="18"/>
        </w:rPr>
      </w:pPr>
      <w:r w:rsidRPr="00602E4B">
        <w:rPr>
          <w:rFonts w:ascii="Inter" w:hAnsi="Inter"/>
          <w:sz w:val="18"/>
          <w:szCs w:val="18"/>
        </w:rPr>
        <w:t>Bug bounty program launch with tiered rewards</w:t>
      </w:r>
    </w:p>
    <w:p w14:paraId="5289F4FB" w14:textId="77777777" w:rsidR="00390AD2" w:rsidRPr="00602E4B" w:rsidRDefault="00390AD2">
      <w:pPr>
        <w:numPr>
          <w:ilvl w:val="0"/>
          <w:numId w:val="292"/>
        </w:numPr>
        <w:spacing w:before="100" w:beforeAutospacing="1" w:after="100" w:afterAutospacing="1"/>
        <w:rPr>
          <w:rFonts w:ascii="Inter" w:hAnsi="Inter"/>
          <w:sz w:val="18"/>
          <w:szCs w:val="18"/>
        </w:rPr>
      </w:pPr>
      <w:r w:rsidRPr="00602E4B">
        <w:rPr>
          <w:rFonts w:ascii="Inter" w:hAnsi="Inter"/>
          <w:sz w:val="18"/>
          <w:szCs w:val="18"/>
        </w:rPr>
        <w:t>Incident response playbook documentation</w:t>
      </w:r>
    </w:p>
    <w:p w14:paraId="118812A2" w14:textId="77777777" w:rsidR="00390AD2" w:rsidRPr="00602E4B" w:rsidRDefault="00035578" w:rsidP="00390AD2">
      <w:pPr>
        <w:rPr>
          <w:rFonts w:ascii="Inter" w:hAnsi="Inter"/>
          <w:sz w:val="18"/>
          <w:szCs w:val="18"/>
        </w:rPr>
      </w:pPr>
      <w:r>
        <w:pict w14:anchorId="7601802F">
          <v:rect id="Rectangle 19"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3F9556"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17.3 Phase 2: Mainnet Beta (v1.0) - Q3 2026</w:t>
      </w:r>
    </w:p>
    <w:p w14:paraId="1E50DED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Timeline:</w:t>
      </w:r>
      <w:r w:rsidRPr="00602E4B">
        <w:rPr>
          <w:rFonts w:ascii="Inter" w:hAnsi="Inter"/>
          <w:sz w:val="18"/>
          <w:szCs w:val="18"/>
        </w:rPr>
        <w:t xml:space="preserve"> July 1, 2026 - December 31, 2026</w:t>
      </w:r>
    </w:p>
    <w:p w14:paraId="1F815C0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lastRenderedPageBreak/>
        <w:t>Production Readiness:</w:t>
      </w:r>
    </w:p>
    <w:p w14:paraId="40B38F45" w14:textId="77777777" w:rsidR="00390AD2" w:rsidRPr="00602E4B" w:rsidRDefault="00390AD2">
      <w:pPr>
        <w:numPr>
          <w:ilvl w:val="0"/>
          <w:numId w:val="29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Complete security audit by 2+ independent firms</w:t>
      </w:r>
    </w:p>
    <w:p w14:paraId="438C1C0A" w14:textId="77777777" w:rsidR="00390AD2" w:rsidRPr="00602E4B" w:rsidRDefault="00390AD2">
      <w:pPr>
        <w:numPr>
          <w:ilvl w:val="0"/>
          <w:numId w:val="29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Formal verification of core safety properties (using TLA+)</w:t>
      </w:r>
    </w:p>
    <w:p w14:paraId="711C7A88" w14:textId="77777777" w:rsidR="00390AD2" w:rsidRPr="00602E4B" w:rsidRDefault="00390AD2">
      <w:pPr>
        <w:numPr>
          <w:ilvl w:val="0"/>
          <w:numId w:val="29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Performance optimization achieving 2x throughput vs testnet</w:t>
      </w:r>
    </w:p>
    <w:p w14:paraId="6C959782" w14:textId="77777777" w:rsidR="00390AD2" w:rsidRPr="00602E4B" w:rsidRDefault="00390AD2">
      <w:pPr>
        <w:numPr>
          <w:ilvl w:val="0"/>
          <w:numId w:val="29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Optional BLS signature aggregation for efficiency</w:t>
      </w:r>
    </w:p>
    <w:p w14:paraId="41E249D7" w14:textId="77777777" w:rsidR="00390AD2" w:rsidRPr="00602E4B" w:rsidRDefault="00390AD2">
      <w:pPr>
        <w:numPr>
          <w:ilvl w:val="0"/>
          <w:numId w:val="293"/>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Light client protocol specification and implementation</w:t>
      </w:r>
    </w:p>
    <w:p w14:paraId="2137A17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Mainnet Genesis:</w:t>
      </w:r>
    </w:p>
    <w:p w14:paraId="6E39017A" w14:textId="77777777" w:rsidR="00390AD2" w:rsidRPr="00602E4B" w:rsidRDefault="00390AD2">
      <w:pPr>
        <w:numPr>
          <w:ilvl w:val="0"/>
          <w:numId w:val="294"/>
        </w:numPr>
        <w:spacing w:before="100" w:beforeAutospacing="1" w:after="100" w:afterAutospacing="1"/>
        <w:rPr>
          <w:rFonts w:ascii="Inter" w:hAnsi="Inter"/>
          <w:sz w:val="18"/>
          <w:szCs w:val="18"/>
        </w:rPr>
      </w:pPr>
      <w:r w:rsidRPr="00602E4B">
        <w:rPr>
          <w:rFonts w:ascii="Inter" w:hAnsi="Inter"/>
          <w:sz w:val="18"/>
          <w:szCs w:val="18"/>
        </w:rPr>
        <w:t>Target genesis date: July 1, 2026</w:t>
      </w:r>
    </w:p>
    <w:p w14:paraId="1BFAA394" w14:textId="77777777" w:rsidR="00390AD2" w:rsidRPr="00602E4B" w:rsidRDefault="00390AD2">
      <w:pPr>
        <w:numPr>
          <w:ilvl w:val="0"/>
          <w:numId w:val="294"/>
        </w:numPr>
        <w:spacing w:before="100" w:beforeAutospacing="1" w:after="100" w:afterAutospacing="1"/>
        <w:rPr>
          <w:rFonts w:ascii="Inter" w:hAnsi="Inter"/>
          <w:sz w:val="18"/>
          <w:szCs w:val="18"/>
        </w:rPr>
      </w:pPr>
      <w:r w:rsidRPr="00602E4B">
        <w:rPr>
          <w:rFonts w:ascii="Inter" w:hAnsi="Inter"/>
          <w:sz w:val="18"/>
          <w:szCs w:val="18"/>
        </w:rPr>
        <w:t>Initial validator set: 200-300 validators (application and approval process)</w:t>
      </w:r>
    </w:p>
    <w:p w14:paraId="79621AC9" w14:textId="77777777" w:rsidR="00390AD2" w:rsidRPr="00602E4B" w:rsidRDefault="00390AD2">
      <w:pPr>
        <w:numPr>
          <w:ilvl w:val="0"/>
          <w:numId w:val="294"/>
        </w:numPr>
        <w:spacing w:before="100" w:beforeAutospacing="1" w:after="100" w:afterAutospacing="1"/>
        <w:rPr>
          <w:rFonts w:ascii="Inter" w:hAnsi="Inter"/>
          <w:sz w:val="18"/>
          <w:szCs w:val="18"/>
        </w:rPr>
      </w:pPr>
      <w:r w:rsidRPr="00602E4B">
        <w:rPr>
          <w:rFonts w:ascii="Inter" w:hAnsi="Inter"/>
          <w:sz w:val="18"/>
          <w:szCs w:val="18"/>
        </w:rPr>
        <w:t>Genesis token distribution to validators and early supporters</w:t>
      </w:r>
    </w:p>
    <w:p w14:paraId="43AA8FCC" w14:textId="77777777" w:rsidR="00390AD2" w:rsidRPr="00602E4B" w:rsidRDefault="00390AD2">
      <w:pPr>
        <w:numPr>
          <w:ilvl w:val="0"/>
          <w:numId w:val="294"/>
        </w:numPr>
        <w:spacing w:before="100" w:beforeAutospacing="1" w:after="100" w:afterAutospacing="1"/>
        <w:rPr>
          <w:rFonts w:ascii="Inter" w:hAnsi="Inter"/>
          <w:sz w:val="18"/>
          <w:szCs w:val="18"/>
        </w:rPr>
      </w:pPr>
      <w:r w:rsidRPr="00602E4B">
        <w:rPr>
          <w:rFonts w:ascii="Inter" w:hAnsi="Inter"/>
          <w:sz w:val="18"/>
          <w:szCs w:val="18"/>
        </w:rPr>
        <w:t>Real economic incentives begin (actual SNRG tokens with value)</w:t>
      </w:r>
    </w:p>
    <w:p w14:paraId="015B6BD7" w14:textId="77777777" w:rsidR="00390AD2" w:rsidRPr="00602E4B" w:rsidRDefault="00390AD2">
      <w:pPr>
        <w:numPr>
          <w:ilvl w:val="0"/>
          <w:numId w:val="294"/>
        </w:numPr>
        <w:spacing w:before="100" w:beforeAutospacing="1" w:after="100" w:afterAutospacing="1"/>
        <w:rPr>
          <w:rFonts w:ascii="Inter" w:hAnsi="Inter"/>
          <w:sz w:val="18"/>
          <w:szCs w:val="18"/>
        </w:rPr>
      </w:pPr>
      <w:r w:rsidRPr="00602E4B">
        <w:rPr>
          <w:rFonts w:ascii="Inter" w:hAnsi="Inter"/>
          <w:sz w:val="18"/>
          <w:szCs w:val="18"/>
        </w:rPr>
        <w:t>Inflation schedule activation (block rewards start at R₀ = 10 SNRG)</w:t>
      </w:r>
    </w:p>
    <w:p w14:paraId="2B44CBB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Bridge Security Hardening:</w:t>
      </w:r>
    </w:p>
    <w:p w14:paraId="0947A5DE" w14:textId="77777777" w:rsidR="00390AD2" w:rsidRPr="00602E4B" w:rsidRDefault="00390AD2">
      <w:pPr>
        <w:numPr>
          <w:ilvl w:val="0"/>
          <w:numId w:val="295"/>
        </w:numPr>
        <w:spacing w:before="100" w:beforeAutospacing="1" w:after="100" w:afterAutospacing="1"/>
        <w:rPr>
          <w:rFonts w:ascii="Inter" w:hAnsi="Inter"/>
          <w:sz w:val="18"/>
          <w:szCs w:val="18"/>
        </w:rPr>
      </w:pPr>
      <w:r w:rsidRPr="00602E4B">
        <w:rPr>
          <w:rFonts w:ascii="Inter" w:hAnsi="Inter"/>
          <w:sz w:val="18"/>
          <w:szCs w:val="18"/>
        </w:rPr>
        <w:t>Rate limits on bridge transfers (e.g., $1M per day per chain initially)</w:t>
      </w:r>
    </w:p>
    <w:p w14:paraId="1CB2DCBA" w14:textId="77777777" w:rsidR="00390AD2" w:rsidRPr="00602E4B" w:rsidRDefault="00390AD2">
      <w:pPr>
        <w:numPr>
          <w:ilvl w:val="0"/>
          <w:numId w:val="295"/>
        </w:numPr>
        <w:spacing w:before="100" w:beforeAutospacing="1" w:after="100" w:afterAutospacing="1"/>
        <w:rPr>
          <w:rFonts w:ascii="Inter" w:hAnsi="Inter"/>
          <w:sz w:val="18"/>
          <w:szCs w:val="18"/>
        </w:rPr>
      </w:pPr>
      <w:r w:rsidRPr="00602E4B">
        <w:rPr>
          <w:rFonts w:ascii="Inter" w:hAnsi="Inter"/>
          <w:sz w:val="18"/>
          <w:szCs w:val="18"/>
        </w:rPr>
        <w:t>Circuit breaker implementation for abnormal activity detection</w:t>
      </w:r>
    </w:p>
    <w:p w14:paraId="14CA87B4" w14:textId="77777777" w:rsidR="00390AD2" w:rsidRPr="00602E4B" w:rsidRDefault="00390AD2">
      <w:pPr>
        <w:numPr>
          <w:ilvl w:val="0"/>
          <w:numId w:val="295"/>
        </w:numPr>
        <w:spacing w:before="100" w:beforeAutospacing="1" w:after="100" w:afterAutospacing="1"/>
        <w:rPr>
          <w:rFonts w:ascii="Inter" w:hAnsi="Inter"/>
          <w:sz w:val="18"/>
          <w:szCs w:val="18"/>
        </w:rPr>
      </w:pPr>
      <w:r w:rsidRPr="00602E4B">
        <w:rPr>
          <w:rFonts w:ascii="Inter" w:hAnsi="Inter"/>
          <w:sz w:val="18"/>
          <w:szCs w:val="18"/>
        </w:rPr>
        <w:t xml:space="preserve">Multi-tiered confirmation requirements based on transfer value: </w:t>
      </w:r>
    </w:p>
    <w:p w14:paraId="38C4C218" w14:textId="77777777" w:rsidR="00390AD2" w:rsidRPr="00602E4B" w:rsidRDefault="00390AD2">
      <w:pPr>
        <w:numPr>
          <w:ilvl w:val="1"/>
          <w:numId w:val="295"/>
        </w:numPr>
        <w:spacing w:before="100" w:beforeAutospacing="1" w:after="100" w:afterAutospacing="1"/>
        <w:rPr>
          <w:rFonts w:ascii="Inter" w:hAnsi="Inter"/>
          <w:sz w:val="18"/>
          <w:szCs w:val="18"/>
        </w:rPr>
      </w:pPr>
      <w:r w:rsidRPr="00602E4B">
        <w:rPr>
          <w:rFonts w:ascii="Inter" w:hAnsi="Inter"/>
          <w:sz w:val="18"/>
          <w:szCs w:val="18"/>
        </w:rPr>
        <w:t>&lt; $10K: Standard confirmation depth</w:t>
      </w:r>
    </w:p>
    <w:p w14:paraId="6F56EFAA" w14:textId="77777777" w:rsidR="00390AD2" w:rsidRPr="00602E4B" w:rsidRDefault="00390AD2">
      <w:pPr>
        <w:numPr>
          <w:ilvl w:val="1"/>
          <w:numId w:val="295"/>
        </w:numPr>
        <w:spacing w:before="100" w:beforeAutospacing="1" w:after="100" w:afterAutospacing="1"/>
        <w:rPr>
          <w:rFonts w:ascii="Inter" w:hAnsi="Inter"/>
          <w:sz w:val="18"/>
          <w:szCs w:val="18"/>
        </w:rPr>
      </w:pPr>
      <w:r w:rsidRPr="00602E4B">
        <w:rPr>
          <w:rFonts w:ascii="Inter" w:hAnsi="Inter"/>
          <w:sz w:val="18"/>
          <w:szCs w:val="18"/>
        </w:rPr>
        <w:t>$10K - $100K: Extended confirmation depth + witness attestations</w:t>
      </w:r>
    </w:p>
    <w:p w14:paraId="7535464A" w14:textId="77777777" w:rsidR="00390AD2" w:rsidRPr="00602E4B" w:rsidRDefault="00390AD2">
      <w:pPr>
        <w:numPr>
          <w:ilvl w:val="1"/>
          <w:numId w:val="295"/>
        </w:numPr>
        <w:spacing w:before="100" w:beforeAutospacing="1" w:after="100" w:afterAutospacing="1"/>
        <w:rPr>
          <w:rFonts w:ascii="Inter" w:hAnsi="Inter"/>
          <w:sz w:val="18"/>
          <w:szCs w:val="18"/>
        </w:rPr>
      </w:pPr>
      <w:r w:rsidRPr="00602E4B">
        <w:rPr>
          <w:rFonts w:ascii="Inter" w:hAnsi="Inter"/>
          <w:sz w:val="18"/>
          <w:szCs w:val="18"/>
        </w:rPr>
        <w:t>$100K: Maximum confirmation depth + Security Council notification</w:t>
      </w:r>
    </w:p>
    <w:p w14:paraId="17D6768D" w14:textId="77777777" w:rsidR="00390AD2" w:rsidRPr="00602E4B" w:rsidRDefault="00390AD2">
      <w:pPr>
        <w:numPr>
          <w:ilvl w:val="0"/>
          <w:numId w:val="295"/>
        </w:numPr>
        <w:spacing w:before="100" w:beforeAutospacing="1" w:after="100" w:afterAutospacing="1"/>
        <w:rPr>
          <w:rFonts w:ascii="Inter" w:hAnsi="Inter"/>
          <w:sz w:val="18"/>
          <w:szCs w:val="18"/>
        </w:rPr>
      </w:pPr>
      <w:r w:rsidRPr="00602E4B">
        <w:rPr>
          <w:rFonts w:ascii="Inter" w:hAnsi="Inter"/>
          <w:sz w:val="18"/>
          <w:szCs w:val="18"/>
        </w:rPr>
        <w:t>Emergency pause mechanisms for each bridge independently</w:t>
      </w:r>
    </w:p>
    <w:p w14:paraId="198EC7D5" w14:textId="77777777" w:rsidR="00390AD2" w:rsidRPr="00602E4B" w:rsidRDefault="00390AD2">
      <w:pPr>
        <w:numPr>
          <w:ilvl w:val="0"/>
          <w:numId w:val="295"/>
        </w:numPr>
        <w:spacing w:before="100" w:beforeAutospacing="1" w:after="100" w:afterAutospacing="1"/>
        <w:rPr>
          <w:rFonts w:ascii="Inter" w:hAnsi="Inter"/>
          <w:sz w:val="18"/>
          <w:szCs w:val="18"/>
        </w:rPr>
      </w:pPr>
      <w:r w:rsidRPr="00602E4B">
        <w:rPr>
          <w:rFonts w:ascii="Inter" w:hAnsi="Inter"/>
          <w:sz w:val="18"/>
          <w:szCs w:val="18"/>
        </w:rPr>
        <w:t>Insurance fund establishment from bridge fees</w:t>
      </w:r>
    </w:p>
    <w:p w14:paraId="1594EA3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Economic Launch:</w:t>
      </w:r>
    </w:p>
    <w:p w14:paraId="0CEAA796" w14:textId="77777777" w:rsidR="00390AD2" w:rsidRPr="00602E4B" w:rsidRDefault="00390AD2">
      <w:pPr>
        <w:numPr>
          <w:ilvl w:val="0"/>
          <w:numId w:val="296"/>
        </w:numPr>
        <w:spacing w:before="100" w:beforeAutospacing="1" w:after="100" w:afterAutospacing="1"/>
        <w:rPr>
          <w:rFonts w:ascii="Inter" w:hAnsi="Inter"/>
          <w:sz w:val="18"/>
          <w:szCs w:val="18"/>
        </w:rPr>
      </w:pPr>
      <w:r w:rsidRPr="00602E4B">
        <w:rPr>
          <w:rFonts w:ascii="Inter" w:hAnsi="Inter"/>
          <w:sz w:val="18"/>
          <w:szCs w:val="18"/>
        </w:rPr>
        <w:t>Real SNRG token economics go live</w:t>
      </w:r>
    </w:p>
    <w:p w14:paraId="212BEA47" w14:textId="77777777" w:rsidR="00390AD2" w:rsidRPr="00602E4B" w:rsidRDefault="00390AD2">
      <w:pPr>
        <w:numPr>
          <w:ilvl w:val="0"/>
          <w:numId w:val="296"/>
        </w:numPr>
        <w:spacing w:before="100" w:beforeAutospacing="1" w:after="100" w:afterAutospacing="1"/>
        <w:rPr>
          <w:rFonts w:ascii="Inter" w:hAnsi="Inter"/>
          <w:sz w:val="18"/>
          <w:szCs w:val="18"/>
        </w:rPr>
      </w:pPr>
      <w:r w:rsidRPr="00602E4B">
        <w:rPr>
          <w:rFonts w:ascii="Inter" w:hAnsi="Inter"/>
          <w:sz w:val="18"/>
          <w:szCs w:val="18"/>
        </w:rPr>
        <w:t>Fee market activation with dynamic gas pricing</w:t>
      </w:r>
    </w:p>
    <w:p w14:paraId="2CC775E5" w14:textId="77777777" w:rsidR="00390AD2" w:rsidRPr="00602E4B" w:rsidRDefault="00390AD2">
      <w:pPr>
        <w:numPr>
          <w:ilvl w:val="0"/>
          <w:numId w:val="296"/>
        </w:numPr>
        <w:spacing w:before="100" w:beforeAutospacing="1" w:after="100" w:afterAutospacing="1"/>
        <w:rPr>
          <w:rFonts w:ascii="Inter" w:hAnsi="Inter"/>
          <w:sz w:val="18"/>
          <w:szCs w:val="18"/>
        </w:rPr>
      </w:pPr>
      <w:r w:rsidRPr="00602E4B">
        <w:rPr>
          <w:rFonts w:ascii="Inter" w:hAnsi="Inter"/>
          <w:sz w:val="18"/>
          <w:szCs w:val="18"/>
        </w:rPr>
        <w:t>Staking rewards distribution begins</w:t>
      </w:r>
    </w:p>
    <w:p w14:paraId="7B028C55" w14:textId="77777777" w:rsidR="00390AD2" w:rsidRPr="00602E4B" w:rsidRDefault="00390AD2">
      <w:pPr>
        <w:numPr>
          <w:ilvl w:val="0"/>
          <w:numId w:val="296"/>
        </w:numPr>
        <w:spacing w:before="100" w:beforeAutospacing="1" w:after="100" w:afterAutospacing="1"/>
        <w:rPr>
          <w:rFonts w:ascii="Inter" w:hAnsi="Inter"/>
          <w:sz w:val="18"/>
          <w:szCs w:val="18"/>
        </w:rPr>
      </w:pPr>
      <w:r w:rsidRPr="00602E4B">
        <w:rPr>
          <w:rFonts w:ascii="Inter" w:hAnsi="Inter"/>
          <w:sz w:val="18"/>
          <w:szCs w:val="18"/>
        </w:rPr>
        <w:t>Bridge fee collection and distribution to relayers</w:t>
      </w:r>
    </w:p>
    <w:p w14:paraId="2BCE9749" w14:textId="77777777" w:rsidR="00390AD2" w:rsidRPr="00602E4B" w:rsidRDefault="00390AD2">
      <w:pPr>
        <w:numPr>
          <w:ilvl w:val="0"/>
          <w:numId w:val="296"/>
        </w:numPr>
        <w:spacing w:before="100" w:beforeAutospacing="1" w:after="100" w:afterAutospacing="1"/>
        <w:rPr>
          <w:rFonts w:ascii="Inter" w:hAnsi="Inter"/>
          <w:sz w:val="18"/>
          <w:szCs w:val="18"/>
        </w:rPr>
      </w:pPr>
      <w:r w:rsidRPr="00602E4B">
        <w:rPr>
          <w:rFonts w:ascii="Inter" w:hAnsi="Inter"/>
          <w:sz w:val="18"/>
          <w:szCs w:val="18"/>
        </w:rPr>
        <w:t>Treasury accumulation from protocol fees (30% of slashing, transaction fees)</w:t>
      </w:r>
    </w:p>
    <w:p w14:paraId="2F8E8F7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Monitoring and Operations:</w:t>
      </w:r>
    </w:p>
    <w:p w14:paraId="0B2331DC" w14:textId="77777777" w:rsidR="00390AD2" w:rsidRPr="00602E4B" w:rsidRDefault="00390AD2">
      <w:pPr>
        <w:numPr>
          <w:ilvl w:val="0"/>
          <w:numId w:val="297"/>
        </w:numPr>
        <w:spacing w:before="100" w:beforeAutospacing="1" w:after="100" w:afterAutospacing="1"/>
        <w:rPr>
          <w:rFonts w:ascii="Inter" w:hAnsi="Inter"/>
          <w:sz w:val="18"/>
          <w:szCs w:val="18"/>
        </w:rPr>
      </w:pPr>
      <w:r w:rsidRPr="00602E4B">
        <w:rPr>
          <w:rFonts w:ascii="Inter" w:hAnsi="Inter"/>
          <w:sz w:val="18"/>
          <w:szCs w:val="18"/>
        </w:rPr>
        <w:t>24/7 network monitoring via Prometheus and Grafana dashboards</w:t>
      </w:r>
    </w:p>
    <w:p w14:paraId="603C8608" w14:textId="77777777" w:rsidR="00390AD2" w:rsidRPr="00602E4B" w:rsidRDefault="00390AD2">
      <w:pPr>
        <w:numPr>
          <w:ilvl w:val="0"/>
          <w:numId w:val="297"/>
        </w:numPr>
        <w:spacing w:before="100" w:beforeAutospacing="1" w:after="100" w:afterAutospacing="1"/>
        <w:rPr>
          <w:rFonts w:ascii="Inter" w:hAnsi="Inter"/>
          <w:sz w:val="18"/>
          <w:szCs w:val="18"/>
        </w:rPr>
      </w:pPr>
      <w:r w:rsidRPr="00602E4B">
        <w:rPr>
          <w:rFonts w:ascii="Inter" w:hAnsi="Inter"/>
          <w:sz w:val="18"/>
          <w:szCs w:val="18"/>
        </w:rPr>
        <w:t xml:space="preserve">Automated alerting system for anomalies: </w:t>
      </w:r>
    </w:p>
    <w:p w14:paraId="0CEEDB31" w14:textId="77777777" w:rsidR="00390AD2" w:rsidRPr="00602E4B" w:rsidRDefault="00390AD2">
      <w:pPr>
        <w:numPr>
          <w:ilvl w:val="1"/>
          <w:numId w:val="297"/>
        </w:numPr>
        <w:spacing w:before="100" w:beforeAutospacing="1" w:after="100" w:afterAutospacing="1"/>
        <w:rPr>
          <w:rFonts w:ascii="Inter" w:hAnsi="Inter"/>
          <w:sz w:val="18"/>
          <w:szCs w:val="18"/>
        </w:rPr>
      </w:pPr>
      <w:r w:rsidRPr="00602E4B">
        <w:rPr>
          <w:rFonts w:ascii="Inter" w:hAnsi="Inter"/>
          <w:sz w:val="18"/>
          <w:szCs w:val="18"/>
        </w:rPr>
        <w:t>Unusual voting patterns</w:t>
      </w:r>
    </w:p>
    <w:p w14:paraId="425BAB10" w14:textId="77777777" w:rsidR="00390AD2" w:rsidRPr="00602E4B" w:rsidRDefault="00390AD2">
      <w:pPr>
        <w:numPr>
          <w:ilvl w:val="1"/>
          <w:numId w:val="297"/>
        </w:numPr>
        <w:spacing w:before="100" w:beforeAutospacing="1" w:after="100" w:afterAutospacing="1"/>
        <w:rPr>
          <w:rFonts w:ascii="Inter" w:hAnsi="Inter"/>
          <w:sz w:val="18"/>
          <w:szCs w:val="18"/>
        </w:rPr>
      </w:pPr>
      <w:r w:rsidRPr="00602E4B">
        <w:rPr>
          <w:rFonts w:ascii="Inter" w:hAnsi="Inter"/>
          <w:sz w:val="18"/>
          <w:szCs w:val="18"/>
        </w:rPr>
        <w:t>Bridge activity spikes</w:t>
      </w:r>
    </w:p>
    <w:p w14:paraId="51BE4A7F" w14:textId="77777777" w:rsidR="00390AD2" w:rsidRPr="00602E4B" w:rsidRDefault="00390AD2">
      <w:pPr>
        <w:numPr>
          <w:ilvl w:val="1"/>
          <w:numId w:val="297"/>
        </w:numPr>
        <w:spacing w:before="100" w:beforeAutospacing="1" w:after="100" w:afterAutospacing="1"/>
        <w:rPr>
          <w:rFonts w:ascii="Inter" w:hAnsi="Inter"/>
          <w:sz w:val="18"/>
          <w:szCs w:val="18"/>
        </w:rPr>
      </w:pPr>
      <w:r w:rsidRPr="00602E4B">
        <w:rPr>
          <w:rFonts w:ascii="Inter" w:hAnsi="Inter"/>
          <w:sz w:val="18"/>
          <w:szCs w:val="18"/>
        </w:rPr>
        <w:t>Validator performance degradation</w:t>
      </w:r>
    </w:p>
    <w:p w14:paraId="0C3CC122" w14:textId="77777777" w:rsidR="00390AD2" w:rsidRPr="00602E4B" w:rsidRDefault="00390AD2">
      <w:pPr>
        <w:numPr>
          <w:ilvl w:val="1"/>
          <w:numId w:val="297"/>
        </w:numPr>
        <w:spacing w:before="100" w:beforeAutospacing="1" w:after="100" w:afterAutospacing="1"/>
        <w:rPr>
          <w:rFonts w:ascii="Inter" w:hAnsi="Inter"/>
          <w:sz w:val="18"/>
          <w:szCs w:val="18"/>
        </w:rPr>
      </w:pPr>
      <w:r w:rsidRPr="00602E4B">
        <w:rPr>
          <w:rFonts w:ascii="Inter" w:hAnsi="Inter"/>
          <w:sz w:val="18"/>
          <w:szCs w:val="18"/>
        </w:rPr>
        <w:t>Network partition detection</w:t>
      </w:r>
    </w:p>
    <w:p w14:paraId="11C9E469" w14:textId="77777777" w:rsidR="00390AD2" w:rsidRPr="00602E4B" w:rsidRDefault="00390AD2">
      <w:pPr>
        <w:numPr>
          <w:ilvl w:val="0"/>
          <w:numId w:val="297"/>
        </w:numPr>
        <w:spacing w:before="100" w:beforeAutospacing="1" w:after="100" w:afterAutospacing="1"/>
        <w:rPr>
          <w:rFonts w:ascii="Inter" w:hAnsi="Inter"/>
          <w:sz w:val="18"/>
          <w:szCs w:val="18"/>
        </w:rPr>
      </w:pPr>
      <w:r w:rsidRPr="00602E4B">
        <w:rPr>
          <w:rFonts w:ascii="Inter" w:hAnsi="Inter"/>
          <w:sz w:val="18"/>
          <w:szCs w:val="18"/>
        </w:rPr>
        <w:t>Incident response team on standby</w:t>
      </w:r>
    </w:p>
    <w:p w14:paraId="094C4652" w14:textId="77777777" w:rsidR="00390AD2" w:rsidRPr="00602E4B" w:rsidRDefault="00390AD2">
      <w:pPr>
        <w:numPr>
          <w:ilvl w:val="0"/>
          <w:numId w:val="297"/>
        </w:numPr>
        <w:spacing w:before="100" w:beforeAutospacing="1" w:after="100" w:afterAutospacing="1"/>
        <w:rPr>
          <w:rFonts w:ascii="Inter" w:hAnsi="Inter"/>
          <w:sz w:val="18"/>
          <w:szCs w:val="18"/>
        </w:rPr>
      </w:pPr>
      <w:r w:rsidRPr="00602E4B">
        <w:rPr>
          <w:rFonts w:ascii="Inter" w:hAnsi="Inter"/>
          <w:sz w:val="18"/>
          <w:szCs w:val="18"/>
        </w:rPr>
        <w:t>Weekly validator community calls</w:t>
      </w:r>
    </w:p>
    <w:p w14:paraId="4E3277C7" w14:textId="77777777" w:rsidR="00390AD2" w:rsidRPr="00602E4B" w:rsidRDefault="00390AD2">
      <w:pPr>
        <w:numPr>
          <w:ilvl w:val="0"/>
          <w:numId w:val="297"/>
        </w:numPr>
        <w:spacing w:before="100" w:beforeAutospacing="1" w:after="100" w:afterAutospacing="1"/>
        <w:rPr>
          <w:rFonts w:ascii="Inter" w:hAnsi="Inter"/>
          <w:sz w:val="18"/>
          <w:szCs w:val="18"/>
        </w:rPr>
      </w:pPr>
      <w:r w:rsidRPr="00602E4B">
        <w:rPr>
          <w:rFonts w:ascii="Inter" w:hAnsi="Inter"/>
          <w:sz w:val="18"/>
          <w:szCs w:val="18"/>
        </w:rPr>
        <w:t>Public transparency reports (monthly network statistics)</w:t>
      </w:r>
    </w:p>
    <w:p w14:paraId="0129EBC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User Experience Enhancements:</w:t>
      </w:r>
    </w:p>
    <w:p w14:paraId="40470D01" w14:textId="77777777" w:rsidR="00390AD2" w:rsidRPr="00602E4B" w:rsidRDefault="00390AD2">
      <w:pPr>
        <w:numPr>
          <w:ilvl w:val="0"/>
          <w:numId w:val="298"/>
        </w:numPr>
        <w:spacing w:before="100" w:beforeAutospacing="1" w:after="100" w:afterAutospacing="1"/>
        <w:rPr>
          <w:rFonts w:ascii="Inter" w:hAnsi="Inter"/>
          <w:sz w:val="18"/>
          <w:szCs w:val="18"/>
        </w:rPr>
      </w:pPr>
      <w:r w:rsidRPr="00602E4B">
        <w:rPr>
          <w:rFonts w:ascii="Inter" w:hAnsi="Inter"/>
          <w:sz w:val="18"/>
          <w:szCs w:val="18"/>
        </w:rPr>
        <w:t>Synergy Wallet v1.0 release (desktop and mobile)</w:t>
      </w:r>
    </w:p>
    <w:p w14:paraId="00CAC5CC" w14:textId="77777777" w:rsidR="00390AD2" w:rsidRPr="00602E4B" w:rsidRDefault="00390AD2">
      <w:pPr>
        <w:numPr>
          <w:ilvl w:val="0"/>
          <w:numId w:val="298"/>
        </w:numPr>
        <w:spacing w:before="100" w:beforeAutospacing="1" w:after="100" w:afterAutospacing="1"/>
        <w:rPr>
          <w:rFonts w:ascii="Inter" w:hAnsi="Inter"/>
          <w:sz w:val="18"/>
          <w:szCs w:val="18"/>
        </w:rPr>
      </w:pPr>
      <w:r w:rsidRPr="00602E4B">
        <w:rPr>
          <w:rFonts w:ascii="Inter" w:hAnsi="Inter"/>
          <w:sz w:val="18"/>
          <w:szCs w:val="18"/>
        </w:rPr>
        <w:t>Unified portfolio view showing assets across all chains</w:t>
      </w:r>
    </w:p>
    <w:p w14:paraId="7E12C74C" w14:textId="77777777" w:rsidR="00390AD2" w:rsidRPr="00602E4B" w:rsidRDefault="00390AD2">
      <w:pPr>
        <w:numPr>
          <w:ilvl w:val="0"/>
          <w:numId w:val="298"/>
        </w:numPr>
        <w:spacing w:before="100" w:beforeAutospacing="1" w:after="100" w:afterAutospacing="1"/>
        <w:rPr>
          <w:rFonts w:ascii="Inter" w:hAnsi="Inter"/>
          <w:sz w:val="18"/>
          <w:szCs w:val="18"/>
        </w:rPr>
      </w:pPr>
      <w:r w:rsidRPr="00602E4B">
        <w:rPr>
          <w:rFonts w:ascii="Inter" w:hAnsi="Inter"/>
          <w:sz w:val="18"/>
          <w:szCs w:val="18"/>
        </w:rPr>
        <w:t>Transaction status tracking with real-time confirmation updates</w:t>
      </w:r>
    </w:p>
    <w:p w14:paraId="3174A48D" w14:textId="77777777" w:rsidR="00390AD2" w:rsidRPr="00602E4B" w:rsidRDefault="00390AD2">
      <w:pPr>
        <w:numPr>
          <w:ilvl w:val="0"/>
          <w:numId w:val="298"/>
        </w:numPr>
        <w:spacing w:before="100" w:beforeAutospacing="1" w:after="100" w:afterAutospacing="1"/>
        <w:rPr>
          <w:rFonts w:ascii="Inter" w:hAnsi="Inter"/>
          <w:sz w:val="18"/>
          <w:szCs w:val="18"/>
        </w:rPr>
      </w:pPr>
      <w:r w:rsidRPr="00602E4B">
        <w:rPr>
          <w:rFonts w:ascii="Inter" w:hAnsi="Inter"/>
          <w:sz w:val="18"/>
          <w:szCs w:val="18"/>
        </w:rPr>
        <w:t>One-click cross-chain swaps via uDEX</w:t>
      </w:r>
    </w:p>
    <w:p w14:paraId="62D9707D" w14:textId="77777777" w:rsidR="00390AD2" w:rsidRPr="00602E4B" w:rsidRDefault="00390AD2">
      <w:pPr>
        <w:numPr>
          <w:ilvl w:val="0"/>
          <w:numId w:val="298"/>
        </w:numPr>
        <w:spacing w:before="100" w:beforeAutospacing="1" w:after="100" w:afterAutospacing="1"/>
        <w:rPr>
          <w:rFonts w:ascii="Inter" w:hAnsi="Inter"/>
          <w:sz w:val="18"/>
          <w:szCs w:val="18"/>
        </w:rPr>
      </w:pPr>
      <w:r w:rsidRPr="00602E4B">
        <w:rPr>
          <w:rFonts w:ascii="Inter" w:hAnsi="Inter"/>
          <w:sz w:val="18"/>
          <w:szCs w:val="18"/>
        </w:rPr>
        <w:t>Gas fee estimation and optimization for cross-chain operations</w:t>
      </w:r>
    </w:p>
    <w:p w14:paraId="4ABD5F4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AI-AIVM Prototype (Phase 0):</w:t>
      </w:r>
    </w:p>
    <w:p w14:paraId="5DFBED0B" w14:textId="77777777" w:rsidR="00390AD2" w:rsidRPr="00602E4B" w:rsidRDefault="00390AD2">
      <w:pPr>
        <w:numPr>
          <w:ilvl w:val="0"/>
          <w:numId w:val="299"/>
        </w:numPr>
        <w:spacing w:before="100" w:beforeAutospacing="1" w:after="100" w:afterAutospacing="1"/>
        <w:rPr>
          <w:rFonts w:ascii="Inter" w:hAnsi="Inter"/>
          <w:sz w:val="18"/>
          <w:szCs w:val="18"/>
        </w:rPr>
      </w:pPr>
      <w:r w:rsidRPr="00602E4B">
        <w:rPr>
          <w:rFonts w:ascii="Inter" w:hAnsi="Inter"/>
          <w:sz w:val="18"/>
          <w:szCs w:val="18"/>
        </w:rPr>
        <w:lastRenderedPageBreak/>
        <w:t>Neural Execution Core (NEC) deployment on limited validator subset</w:t>
      </w:r>
    </w:p>
    <w:p w14:paraId="24C1B430" w14:textId="77777777" w:rsidR="00390AD2" w:rsidRPr="00602E4B" w:rsidRDefault="00390AD2">
      <w:pPr>
        <w:numPr>
          <w:ilvl w:val="0"/>
          <w:numId w:val="299"/>
        </w:numPr>
        <w:spacing w:before="100" w:beforeAutospacing="1" w:after="100" w:afterAutospacing="1"/>
        <w:rPr>
          <w:rFonts w:ascii="Inter" w:hAnsi="Inter"/>
          <w:sz w:val="18"/>
          <w:szCs w:val="18"/>
        </w:rPr>
      </w:pPr>
      <w:r w:rsidRPr="00602E4B">
        <w:rPr>
          <w:rFonts w:ascii="Inter" w:hAnsi="Inter"/>
          <w:sz w:val="18"/>
          <w:szCs w:val="18"/>
        </w:rPr>
        <w:t>Interoperability Intelligence Layer (IIL) initial testing</w:t>
      </w:r>
    </w:p>
    <w:p w14:paraId="362A4C36" w14:textId="77777777" w:rsidR="00390AD2" w:rsidRPr="00602E4B" w:rsidRDefault="00390AD2">
      <w:pPr>
        <w:numPr>
          <w:ilvl w:val="0"/>
          <w:numId w:val="299"/>
        </w:numPr>
        <w:spacing w:before="100" w:beforeAutospacing="1" w:after="100" w:afterAutospacing="1"/>
        <w:rPr>
          <w:rFonts w:ascii="Inter" w:hAnsi="Inter"/>
          <w:sz w:val="18"/>
          <w:szCs w:val="18"/>
        </w:rPr>
      </w:pPr>
      <w:r w:rsidRPr="00602E4B">
        <w:rPr>
          <w:rFonts w:ascii="Inter" w:hAnsi="Inter"/>
          <w:sz w:val="18"/>
          <w:szCs w:val="18"/>
        </w:rPr>
        <w:t>Security Cognition Engine (SCE) anomaly detection baseline establishment</w:t>
      </w:r>
    </w:p>
    <w:p w14:paraId="0FBA84FE" w14:textId="77777777" w:rsidR="00390AD2" w:rsidRPr="00602E4B" w:rsidRDefault="00390AD2">
      <w:pPr>
        <w:numPr>
          <w:ilvl w:val="0"/>
          <w:numId w:val="299"/>
        </w:numPr>
        <w:spacing w:before="100" w:beforeAutospacing="1" w:after="100" w:afterAutospacing="1"/>
        <w:rPr>
          <w:rFonts w:ascii="Inter" w:hAnsi="Inter"/>
          <w:sz w:val="18"/>
          <w:szCs w:val="18"/>
        </w:rPr>
      </w:pPr>
      <w:r w:rsidRPr="00602E4B">
        <w:rPr>
          <w:rFonts w:ascii="Inter" w:hAnsi="Inter"/>
          <w:sz w:val="18"/>
          <w:szCs w:val="18"/>
        </w:rPr>
        <w:t>Data collection for machine learning model training</w:t>
      </w:r>
    </w:p>
    <w:p w14:paraId="018CC1CB" w14:textId="77777777" w:rsidR="00390AD2" w:rsidRPr="00602E4B" w:rsidRDefault="00390AD2">
      <w:pPr>
        <w:numPr>
          <w:ilvl w:val="0"/>
          <w:numId w:val="299"/>
        </w:numPr>
        <w:spacing w:before="100" w:beforeAutospacing="1" w:after="100" w:afterAutospacing="1"/>
        <w:rPr>
          <w:rFonts w:ascii="Inter" w:hAnsi="Inter"/>
          <w:sz w:val="18"/>
          <w:szCs w:val="18"/>
        </w:rPr>
      </w:pPr>
      <w:r w:rsidRPr="00602E4B">
        <w:rPr>
          <w:rFonts w:ascii="Inter" w:hAnsi="Inter"/>
          <w:sz w:val="18"/>
          <w:szCs w:val="18"/>
        </w:rPr>
        <w:t>Performance benchmarking vs standard AIVM</w:t>
      </w:r>
    </w:p>
    <w:p w14:paraId="0FF3411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Success Metrics:</w:t>
      </w:r>
    </w:p>
    <w:p w14:paraId="0214FFFA" w14:textId="77777777" w:rsidR="00390AD2" w:rsidRPr="00602E4B" w:rsidRDefault="00390AD2">
      <w:pPr>
        <w:numPr>
          <w:ilvl w:val="0"/>
          <w:numId w:val="300"/>
        </w:numPr>
        <w:spacing w:before="100" w:beforeAutospacing="1" w:after="100" w:afterAutospacing="1"/>
        <w:rPr>
          <w:rFonts w:ascii="Inter" w:hAnsi="Inter"/>
          <w:sz w:val="18"/>
          <w:szCs w:val="18"/>
        </w:rPr>
      </w:pPr>
      <w:r w:rsidRPr="00602E4B">
        <w:rPr>
          <w:rFonts w:ascii="Inter" w:hAnsi="Inter"/>
          <w:sz w:val="18"/>
          <w:szCs w:val="18"/>
        </w:rPr>
        <w:t>30-day uptime &gt; 99.9% (excluding planned maintenance)</w:t>
      </w:r>
    </w:p>
    <w:p w14:paraId="7AACD905" w14:textId="77777777" w:rsidR="00390AD2" w:rsidRPr="00602E4B" w:rsidRDefault="00390AD2">
      <w:pPr>
        <w:numPr>
          <w:ilvl w:val="0"/>
          <w:numId w:val="300"/>
        </w:numPr>
        <w:spacing w:before="100" w:beforeAutospacing="1" w:after="100" w:afterAutospacing="1"/>
        <w:rPr>
          <w:rFonts w:ascii="Inter" w:hAnsi="Inter"/>
          <w:sz w:val="18"/>
          <w:szCs w:val="18"/>
        </w:rPr>
      </w:pPr>
      <w:r w:rsidRPr="00602E4B">
        <w:rPr>
          <w:rFonts w:ascii="Inter" w:hAnsi="Inter"/>
          <w:sz w:val="18"/>
          <w:szCs w:val="18"/>
        </w:rPr>
        <w:t>Total Value Locked (TVL) in bridges &gt; $50M equivalent</w:t>
      </w:r>
    </w:p>
    <w:p w14:paraId="540E8A0B" w14:textId="77777777" w:rsidR="00390AD2" w:rsidRPr="00602E4B" w:rsidRDefault="00390AD2">
      <w:pPr>
        <w:numPr>
          <w:ilvl w:val="0"/>
          <w:numId w:val="300"/>
        </w:numPr>
        <w:spacing w:before="100" w:beforeAutospacing="1" w:after="100" w:afterAutospacing="1"/>
        <w:rPr>
          <w:rFonts w:ascii="Inter" w:hAnsi="Inter"/>
          <w:sz w:val="18"/>
          <w:szCs w:val="18"/>
        </w:rPr>
      </w:pPr>
      <w:r w:rsidRPr="00602E4B">
        <w:rPr>
          <w:rFonts w:ascii="Inter" w:hAnsi="Inter"/>
          <w:sz w:val="18"/>
          <w:szCs w:val="18"/>
        </w:rPr>
        <w:t>No critical security incidents (severity 1-2)</w:t>
      </w:r>
    </w:p>
    <w:p w14:paraId="4CD2AC79" w14:textId="77777777" w:rsidR="00390AD2" w:rsidRPr="00602E4B" w:rsidRDefault="00390AD2">
      <w:pPr>
        <w:numPr>
          <w:ilvl w:val="0"/>
          <w:numId w:val="300"/>
        </w:numPr>
        <w:spacing w:before="100" w:beforeAutospacing="1" w:after="100" w:afterAutospacing="1"/>
        <w:rPr>
          <w:rFonts w:ascii="Inter" w:hAnsi="Inter"/>
          <w:sz w:val="18"/>
          <w:szCs w:val="18"/>
        </w:rPr>
      </w:pPr>
      <w:r w:rsidRPr="00602E4B">
        <w:rPr>
          <w:rFonts w:ascii="Inter" w:hAnsi="Inter"/>
          <w:sz w:val="18"/>
          <w:szCs w:val="18"/>
        </w:rPr>
        <w:t>Validator set decentralization: Nakamoto coefficient &gt; 10</w:t>
      </w:r>
    </w:p>
    <w:p w14:paraId="492F8E0D" w14:textId="77777777" w:rsidR="00390AD2" w:rsidRPr="00602E4B" w:rsidRDefault="00390AD2">
      <w:pPr>
        <w:numPr>
          <w:ilvl w:val="0"/>
          <w:numId w:val="300"/>
        </w:numPr>
        <w:spacing w:before="100" w:beforeAutospacing="1" w:after="100" w:afterAutospacing="1"/>
        <w:rPr>
          <w:rFonts w:ascii="Inter" w:hAnsi="Inter"/>
          <w:sz w:val="18"/>
          <w:szCs w:val="18"/>
        </w:rPr>
      </w:pPr>
      <w:r w:rsidRPr="00602E4B">
        <w:rPr>
          <w:rFonts w:ascii="Inter" w:hAnsi="Inter"/>
          <w:sz w:val="18"/>
          <w:szCs w:val="18"/>
        </w:rPr>
        <w:t>Geographic distribution: No single region &gt; 30% of validator weight</w:t>
      </w:r>
    </w:p>
    <w:p w14:paraId="4069585F" w14:textId="77777777" w:rsidR="00390AD2" w:rsidRPr="00602E4B" w:rsidRDefault="00390AD2">
      <w:pPr>
        <w:numPr>
          <w:ilvl w:val="0"/>
          <w:numId w:val="300"/>
        </w:numPr>
        <w:spacing w:before="100" w:beforeAutospacing="1" w:after="100" w:afterAutospacing="1"/>
        <w:rPr>
          <w:rFonts w:ascii="Inter" w:hAnsi="Inter"/>
          <w:sz w:val="18"/>
          <w:szCs w:val="18"/>
        </w:rPr>
      </w:pPr>
      <w:r w:rsidRPr="00602E4B">
        <w:rPr>
          <w:rFonts w:ascii="Inter" w:hAnsi="Inter"/>
          <w:sz w:val="18"/>
          <w:szCs w:val="18"/>
        </w:rPr>
        <w:t>Average transaction finality &lt; 6 seconds on Synergy</w:t>
      </w:r>
    </w:p>
    <w:p w14:paraId="24701193" w14:textId="77777777" w:rsidR="00390AD2" w:rsidRPr="00602E4B" w:rsidRDefault="00390AD2">
      <w:pPr>
        <w:numPr>
          <w:ilvl w:val="0"/>
          <w:numId w:val="300"/>
        </w:numPr>
        <w:spacing w:before="100" w:beforeAutospacing="1" w:after="100" w:afterAutospacing="1"/>
        <w:rPr>
          <w:rFonts w:ascii="Inter" w:hAnsi="Inter"/>
          <w:sz w:val="18"/>
          <w:szCs w:val="18"/>
        </w:rPr>
      </w:pPr>
      <w:r w:rsidRPr="00602E4B">
        <w:rPr>
          <w:rFonts w:ascii="Inter" w:hAnsi="Inter"/>
          <w:sz w:val="18"/>
          <w:szCs w:val="18"/>
        </w:rPr>
        <w:t>Daily active addresses &gt; 1,000</w:t>
      </w:r>
    </w:p>
    <w:p w14:paraId="7A5EFEC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Risk Mitigation:</w:t>
      </w:r>
    </w:p>
    <w:p w14:paraId="29620CD7" w14:textId="77777777" w:rsidR="00390AD2" w:rsidRPr="00602E4B" w:rsidRDefault="00390AD2">
      <w:pPr>
        <w:numPr>
          <w:ilvl w:val="0"/>
          <w:numId w:val="301"/>
        </w:numPr>
        <w:spacing w:before="100" w:beforeAutospacing="1" w:after="100" w:afterAutospacing="1"/>
        <w:rPr>
          <w:rFonts w:ascii="Inter" w:hAnsi="Inter"/>
          <w:sz w:val="18"/>
          <w:szCs w:val="18"/>
        </w:rPr>
      </w:pPr>
      <w:r w:rsidRPr="00602E4B">
        <w:rPr>
          <w:rFonts w:ascii="Inter" w:hAnsi="Inter"/>
          <w:sz w:val="18"/>
          <w:szCs w:val="18"/>
        </w:rPr>
        <w:t>Beta designation allows for potential rollbacks if critical issues discovered</w:t>
      </w:r>
    </w:p>
    <w:p w14:paraId="31934C14" w14:textId="77777777" w:rsidR="00390AD2" w:rsidRPr="00602E4B" w:rsidRDefault="00390AD2">
      <w:pPr>
        <w:numPr>
          <w:ilvl w:val="0"/>
          <w:numId w:val="301"/>
        </w:numPr>
        <w:spacing w:before="100" w:beforeAutospacing="1" w:after="100" w:afterAutospacing="1"/>
        <w:rPr>
          <w:rFonts w:ascii="Inter" w:hAnsi="Inter"/>
          <w:sz w:val="18"/>
          <w:szCs w:val="18"/>
        </w:rPr>
      </w:pPr>
      <w:r w:rsidRPr="00602E4B">
        <w:rPr>
          <w:rFonts w:ascii="Inter" w:hAnsi="Inter"/>
          <w:sz w:val="18"/>
          <w:szCs w:val="18"/>
        </w:rPr>
        <w:t>Guardian mode: Core team retains emergency override capability (time-limited, expires Dec 31, 2026)</w:t>
      </w:r>
    </w:p>
    <w:p w14:paraId="7ADA690A" w14:textId="77777777" w:rsidR="00390AD2" w:rsidRPr="00602E4B" w:rsidRDefault="00390AD2">
      <w:pPr>
        <w:numPr>
          <w:ilvl w:val="0"/>
          <w:numId w:val="301"/>
        </w:numPr>
        <w:spacing w:before="100" w:beforeAutospacing="1" w:after="100" w:afterAutospacing="1"/>
        <w:rPr>
          <w:rFonts w:ascii="Inter" w:hAnsi="Inter"/>
          <w:sz w:val="18"/>
          <w:szCs w:val="18"/>
        </w:rPr>
      </w:pPr>
      <w:r w:rsidRPr="00602E4B">
        <w:rPr>
          <w:rFonts w:ascii="Inter" w:hAnsi="Inter"/>
          <w:sz w:val="18"/>
          <w:szCs w:val="18"/>
        </w:rPr>
        <w:t>Phased feature rollout (not all features enabled on day 1)</w:t>
      </w:r>
    </w:p>
    <w:p w14:paraId="27FC934E" w14:textId="77777777" w:rsidR="00390AD2" w:rsidRPr="00602E4B" w:rsidRDefault="00390AD2">
      <w:pPr>
        <w:numPr>
          <w:ilvl w:val="0"/>
          <w:numId w:val="301"/>
        </w:numPr>
        <w:spacing w:before="100" w:beforeAutospacing="1" w:after="100" w:afterAutospacing="1"/>
        <w:rPr>
          <w:rFonts w:ascii="Inter" w:hAnsi="Inter"/>
          <w:sz w:val="18"/>
          <w:szCs w:val="18"/>
        </w:rPr>
      </w:pPr>
      <w:r w:rsidRPr="00602E4B">
        <w:rPr>
          <w:rFonts w:ascii="Inter" w:hAnsi="Inter"/>
          <w:sz w:val="18"/>
          <w:szCs w:val="18"/>
        </w:rPr>
        <w:t>Conservative initial bridge limits that can be raised gradually</w:t>
      </w:r>
    </w:p>
    <w:p w14:paraId="1FABD5C1" w14:textId="77777777" w:rsidR="00390AD2" w:rsidRPr="00602E4B" w:rsidRDefault="00390AD2">
      <w:pPr>
        <w:numPr>
          <w:ilvl w:val="0"/>
          <w:numId w:val="301"/>
        </w:numPr>
        <w:spacing w:before="100" w:beforeAutospacing="1" w:after="100" w:afterAutospacing="1"/>
        <w:rPr>
          <w:rFonts w:ascii="Inter" w:hAnsi="Inter"/>
          <w:sz w:val="18"/>
          <w:szCs w:val="18"/>
        </w:rPr>
      </w:pPr>
      <w:r w:rsidRPr="00602E4B">
        <w:rPr>
          <w:rFonts w:ascii="Inter" w:hAnsi="Inter"/>
          <w:sz w:val="18"/>
          <w:szCs w:val="18"/>
        </w:rPr>
        <w:t>Continuous security monitoring with automated threat response</w:t>
      </w:r>
    </w:p>
    <w:p w14:paraId="1E340C5B" w14:textId="77777777" w:rsidR="00390AD2" w:rsidRPr="00602E4B" w:rsidRDefault="00035578" w:rsidP="00390AD2">
      <w:pPr>
        <w:rPr>
          <w:rFonts w:ascii="Inter" w:hAnsi="Inter"/>
          <w:sz w:val="18"/>
          <w:szCs w:val="18"/>
        </w:rPr>
      </w:pPr>
      <w:r>
        <w:pict w14:anchorId="642209CC">
          <v:rect id="Rectangle 17"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CABE39"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17.4 Phase 3: Mainnet Stable (v1.5) - Q4 2026 - Q1 2027</w:t>
      </w:r>
    </w:p>
    <w:p w14:paraId="75F06F4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Timeline:</w:t>
      </w:r>
      <w:r w:rsidRPr="00602E4B">
        <w:rPr>
          <w:rFonts w:ascii="Inter" w:hAnsi="Inter"/>
          <w:sz w:val="18"/>
          <w:szCs w:val="18"/>
        </w:rPr>
        <w:t xml:space="preserve"> October 1, 2026 - March 31, 2027</w:t>
      </w:r>
    </w:p>
    <w:p w14:paraId="23E9666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Advanced Feature Activation:</w:t>
      </w:r>
    </w:p>
    <w:p w14:paraId="4C099FFB" w14:textId="77777777" w:rsidR="00390AD2" w:rsidRPr="00602E4B" w:rsidRDefault="00390AD2">
      <w:pPr>
        <w:numPr>
          <w:ilvl w:val="0"/>
          <w:numId w:val="302"/>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Contribution factor enabled (γ gradually increased from 0 → 0.5)</w:t>
      </w:r>
    </w:p>
    <w:p w14:paraId="284B4CFB" w14:textId="77777777" w:rsidR="00390AD2" w:rsidRPr="00602E4B" w:rsidRDefault="00390AD2">
      <w:pPr>
        <w:numPr>
          <w:ilvl w:val="0"/>
          <w:numId w:val="302"/>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Adaptive committee sizing (m adjustable via governance between 100-300)</w:t>
      </w:r>
    </w:p>
    <w:p w14:paraId="6BD50921" w14:textId="77777777" w:rsidR="00390AD2" w:rsidRPr="00602E4B" w:rsidRDefault="00390AD2">
      <w:pPr>
        <w:numPr>
          <w:ilvl w:val="0"/>
          <w:numId w:val="302"/>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MEV resistance mechanisms (encrypted mempool, threshold encryption for transaction ordering)</w:t>
      </w:r>
    </w:p>
    <w:p w14:paraId="66CC2FEC" w14:textId="77777777" w:rsidR="00390AD2" w:rsidRPr="00602E4B" w:rsidRDefault="00390AD2">
      <w:pPr>
        <w:numPr>
          <w:ilvl w:val="0"/>
          <w:numId w:val="302"/>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Enhanced bridge security with additional fraud proof mechanisms</w:t>
      </w:r>
    </w:p>
    <w:p w14:paraId="42575104" w14:textId="77777777" w:rsidR="00390AD2" w:rsidRPr="00602E4B" w:rsidRDefault="00390AD2">
      <w:pPr>
        <w:numPr>
          <w:ilvl w:val="0"/>
          <w:numId w:val="302"/>
        </w:numPr>
        <w:spacing w:before="100" w:beforeAutospacing="1" w:after="100" w:afterAutospacing="1"/>
        <w:rPr>
          <w:rFonts w:ascii="Inter" w:hAnsi="Inter"/>
          <w:sz w:val="18"/>
          <w:szCs w:val="18"/>
        </w:rPr>
      </w:pPr>
      <w:r w:rsidRPr="00602E4B">
        <w:rPr>
          <w:rFonts w:ascii="Apple Color Emoji" w:hAnsi="Apple Color Emoji" w:cs="Apple Color Emoji"/>
          <w:sz w:val="18"/>
          <w:szCs w:val="18"/>
        </w:rPr>
        <w:t>✅</w:t>
      </w:r>
      <w:r w:rsidRPr="00602E4B">
        <w:rPr>
          <w:rFonts w:ascii="Inter" w:hAnsi="Inter"/>
          <w:sz w:val="18"/>
          <w:szCs w:val="18"/>
        </w:rPr>
        <w:t xml:space="preserve"> Validator key rotation protocol (automated and secure)</w:t>
      </w:r>
    </w:p>
    <w:p w14:paraId="2ACBEFF4"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Contribution System Rollout:</w:t>
      </w:r>
    </w:p>
    <w:p w14:paraId="6CC133E3" w14:textId="77777777" w:rsidR="00390AD2" w:rsidRPr="00602E4B" w:rsidRDefault="00390AD2">
      <w:pPr>
        <w:numPr>
          <w:ilvl w:val="0"/>
          <w:numId w:val="303"/>
        </w:numPr>
        <w:spacing w:before="100" w:beforeAutospacing="1" w:after="100" w:afterAutospacing="1"/>
        <w:rPr>
          <w:rFonts w:ascii="Inter" w:hAnsi="Inter"/>
          <w:sz w:val="18"/>
          <w:szCs w:val="18"/>
        </w:rPr>
      </w:pPr>
      <w:r w:rsidRPr="00602E4B">
        <w:rPr>
          <w:rFonts w:ascii="Inter" w:hAnsi="Inter"/>
          <w:sz w:val="18"/>
          <w:szCs w:val="18"/>
        </w:rPr>
        <w:t>Phase 3a (Oct-Nov 2026): γ = 0.1, limited contribution categories</w:t>
      </w:r>
    </w:p>
    <w:p w14:paraId="4AF079E9" w14:textId="77777777" w:rsidR="00390AD2" w:rsidRPr="00602E4B" w:rsidRDefault="00390AD2">
      <w:pPr>
        <w:numPr>
          <w:ilvl w:val="0"/>
          <w:numId w:val="303"/>
        </w:numPr>
        <w:spacing w:before="100" w:beforeAutospacing="1" w:after="100" w:afterAutospacing="1"/>
        <w:rPr>
          <w:rFonts w:ascii="Inter" w:hAnsi="Inter"/>
          <w:sz w:val="18"/>
          <w:szCs w:val="18"/>
        </w:rPr>
      </w:pPr>
      <w:r w:rsidRPr="00602E4B">
        <w:rPr>
          <w:rFonts w:ascii="Inter" w:hAnsi="Inter"/>
          <w:sz w:val="18"/>
          <w:szCs w:val="18"/>
        </w:rPr>
        <w:t>Phase 3b (Dec 2026 - Jan 2027): γ = 0.3, full contribution tracking</w:t>
      </w:r>
    </w:p>
    <w:p w14:paraId="0681AF72" w14:textId="77777777" w:rsidR="00390AD2" w:rsidRPr="00602E4B" w:rsidRDefault="00390AD2">
      <w:pPr>
        <w:numPr>
          <w:ilvl w:val="0"/>
          <w:numId w:val="303"/>
        </w:numPr>
        <w:spacing w:before="100" w:beforeAutospacing="1" w:after="100" w:afterAutospacing="1"/>
        <w:rPr>
          <w:rFonts w:ascii="Inter" w:hAnsi="Inter"/>
          <w:sz w:val="18"/>
          <w:szCs w:val="18"/>
        </w:rPr>
      </w:pPr>
      <w:r w:rsidRPr="00602E4B">
        <w:rPr>
          <w:rFonts w:ascii="Inter" w:hAnsi="Inter"/>
          <w:sz w:val="18"/>
          <w:szCs w:val="18"/>
        </w:rPr>
        <w:t>Phase 3c (Feb-Mar 2027): γ = 0.5, reputation-adjusted contribution bonuses</w:t>
      </w:r>
    </w:p>
    <w:p w14:paraId="38346D0D" w14:textId="77777777" w:rsidR="00390AD2" w:rsidRPr="00602E4B" w:rsidRDefault="00390AD2">
      <w:pPr>
        <w:numPr>
          <w:ilvl w:val="0"/>
          <w:numId w:val="303"/>
        </w:numPr>
        <w:spacing w:before="100" w:beforeAutospacing="1" w:after="100" w:afterAutospacing="1"/>
        <w:rPr>
          <w:rFonts w:ascii="Inter" w:hAnsi="Inter"/>
          <w:sz w:val="18"/>
          <w:szCs w:val="18"/>
        </w:rPr>
      </w:pPr>
      <w:r w:rsidRPr="00602E4B">
        <w:rPr>
          <w:rFonts w:ascii="Inter" w:hAnsi="Inter"/>
          <w:sz w:val="18"/>
          <w:szCs w:val="18"/>
        </w:rPr>
        <w:t>On-chain contribution verification and peer review system</w:t>
      </w:r>
    </w:p>
    <w:p w14:paraId="4E484DE2" w14:textId="77777777" w:rsidR="00390AD2" w:rsidRPr="00602E4B" w:rsidRDefault="00390AD2">
      <w:pPr>
        <w:numPr>
          <w:ilvl w:val="0"/>
          <w:numId w:val="303"/>
        </w:numPr>
        <w:spacing w:before="100" w:beforeAutospacing="1" w:after="100" w:afterAutospacing="1"/>
        <w:rPr>
          <w:rFonts w:ascii="Inter" w:hAnsi="Inter"/>
          <w:sz w:val="18"/>
          <w:szCs w:val="18"/>
        </w:rPr>
      </w:pPr>
      <w:r w:rsidRPr="00602E4B">
        <w:rPr>
          <w:rFonts w:ascii="Inter" w:hAnsi="Inter"/>
          <w:sz w:val="18"/>
          <w:szCs w:val="18"/>
        </w:rPr>
        <w:t>Quarterly contribution score updates</w:t>
      </w:r>
    </w:p>
    <w:p w14:paraId="46E0BFDA" w14:textId="77777777" w:rsidR="00390AD2" w:rsidRPr="00602E4B" w:rsidRDefault="00390AD2">
      <w:pPr>
        <w:numPr>
          <w:ilvl w:val="0"/>
          <w:numId w:val="303"/>
        </w:numPr>
        <w:spacing w:before="100" w:beforeAutospacing="1" w:after="100" w:afterAutospacing="1"/>
        <w:rPr>
          <w:rFonts w:ascii="Inter" w:hAnsi="Inter"/>
          <w:sz w:val="18"/>
          <w:szCs w:val="18"/>
        </w:rPr>
      </w:pPr>
      <w:r w:rsidRPr="00602E4B">
        <w:rPr>
          <w:rFonts w:ascii="Inter" w:hAnsi="Inter"/>
          <w:sz w:val="18"/>
          <w:szCs w:val="18"/>
        </w:rPr>
        <w:t>Transparent governance process for contribution assessment</w:t>
      </w:r>
    </w:p>
    <w:p w14:paraId="372CE57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Ecosystem Development:</w:t>
      </w:r>
    </w:p>
    <w:p w14:paraId="506CB756" w14:textId="77777777" w:rsidR="00390AD2" w:rsidRPr="00602E4B" w:rsidRDefault="00390AD2">
      <w:pPr>
        <w:numPr>
          <w:ilvl w:val="0"/>
          <w:numId w:val="304"/>
        </w:numPr>
        <w:spacing w:before="100" w:beforeAutospacing="1" w:after="100" w:afterAutospacing="1"/>
        <w:rPr>
          <w:rFonts w:ascii="Inter" w:hAnsi="Inter"/>
          <w:sz w:val="18"/>
          <w:szCs w:val="18"/>
        </w:rPr>
      </w:pPr>
      <w:r w:rsidRPr="00602E4B">
        <w:rPr>
          <w:rFonts w:ascii="Inter" w:hAnsi="Inter"/>
          <w:sz w:val="18"/>
          <w:szCs w:val="18"/>
        </w:rPr>
        <w:t xml:space="preserve">Official SDK releases: </w:t>
      </w:r>
    </w:p>
    <w:p w14:paraId="75C250A8" w14:textId="77777777" w:rsidR="00390AD2" w:rsidRPr="00602E4B" w:rsidRDefault="00390AD2">
      <w:pPr>
        <w:numPr>
          <w:ilvl w:val="1"/>
          <w:numId w:val="304"/>
        </w:numPr>
        <w:spacing w:before="100" w:beforeAutospacing="1" w:after="100" w:afterAutospacing="1"/>
        <w:rPr>
          <w:rFonts w:ascii="Inter" w:hAnsi="Inter"/>
          <w:sz w:val="18"/>
          <w:szCs w:val="18"/>
        </w:rPr>
      </w:pPr>
      <w:r w:rsidRPr="00602E4B">
        <w:rPr>
          <w:rFonts w:ascii="Inter" w:hAnsi="Inter"/>
          <w:sz w:val="18"/>
          <w:szCs w:val="18"/>
        </w:rPr>
        <w:t>JavaScript/TypeScript SDK for web applications</w:t>
      </w:r>
    </w:p>
    <w:p w14:paraId="3A9D24E2" w14:textId="77777777" w:rsidR="00390AD2" w:rsidRPr="00602E4B" w:rsidRDefault="00390AD2">
      <w:pPr>
        <w:numPr>
          <w:ilvl w:val="1"/>
          <w:numId w:val="304"/>
        </w:numPr>
        <w:spacing w:before="100" w:beforeAutospacing="1" w:after="100" w:afterAutospacing="1"/>
        <w:rPr>
          <w:rFonts w:ascii="Inter" w:hAnsi="Inter"/>
          <w:sz w:val="18"/>
          <w:szCs w:val="18"/>
        </w:rPr>
      </w:pPr>
      <w:r w:rsidRPr="00602E4B">
        <w:rPr>
          <w:rFonts w:ascii="Inter" w:hAnsi="Inter"/>
          <w:sz w:val="18"/>
          <w:szCs w:val="18"/>
        </w:rPr>
        <w:t>Python SDK for backend services</w:t>
      </w:r>
    </w:p>
    <w:p w14:paraId="399CC280" w14:textId="77777777" w:rsidR="00390AD2" w:rsidRPr="00602E4B" w:rsidRDefault="00390AD2">
      <w:pPr>
        <w:numPr>
          <w:ilvl w:val="1"/>
          <w:numId w:val="304"/>
        </w:numPr>
        <w:spacing w:before="100" w:beforeAutospacing="1" w:after="100" w:afterAutospacing="1"/>
        <w:rPr>
          <w:rFonts w:ascii="Inter" w:hAnsi="Inter"/>
          <w:sz w:val="18"/>
          <w:szCs w:val="18"/>
        </w:rPr>
      </w:pPr>
      <w:r w:rsidRPr="00602E4B">
        <w:rPr>
          <w:rFonts w:ascii="Inter" w:hAnsi="Inter"/>
          <w:sz w:val="18"/>
          <w:szCs w:val="18"/>
        </w:rPr>
        <w:t>Rust SDK for performance-critical applications</w:t>
      </w:r>
    </w:p>
    <w:p w14:paraId="4DDE7E84" w14:textId="77777777" w:rsidR="00390AD2" w:rsidRPr="00602E4B" w:rsidRDefault="00390AD2">
      <w:pPr>
        <w:numPr>
          <w:ilvl w:val="0"/>
          <w:numId w:val="304"/>
        </w:numPr>
        <w:spacing w:before="100" w:beforeAutospacing="1" w:after="100" w:afterAutospacing="1"/>
        <w:rPr>
          <w:rFonts w:ascii="Inter" w:hAnsi="Inter"/>
          <w:sz w:val="18"/>
          <w:szCs w:val="18"/>
        </w:rPr>
      </w:pPr>
      <w:r w:rsidRPr="00602E4B">
        <w:rPr>
          <w:rFonts w:ascii="Inter" w:hAnsi="Inter"/>
          <w:sz w:val="18"/>
          <w:szCs w:val="18"/>
        </w:rPr>
        <w:t xml:space="preserve">DeFi protocol deployments: </w:t>
      </w:r>
    </w:p>
    <w:p w14:paraId="6BA87BDF" w14:textId="77777777" w:rsidR="00390AD2" w:rsidRPr="00602E4B" w:rsidRDefault="00390AD2">
      <w:pPr>
        <w:numPr>
          <w:ilvl w:val="1"/>
          <w:numId w:val="304"/>
        </w:numPr>
        <w:spacing w:before="100" w:beforeAutospacing="1" w:after="100" w:afterAutospacing="1"/>
        <w:rPr>
          <w:rFonts w:ascii="Inter" w:hAnsi="Inter"/>
          <w:sz w:val="18"/>
          <w:szCs w:val="18"/>
        </w:rPr>
      </w:pPr>
      <w:r w:rsidRPr="00602E4B">
        <w:rPr>
          <w:rFonts w:ascii="Inter" w:hAnsi="Inter"/>
          <w:sz w:val="18"/>
          <w:szCs w:val="18"/>
        </w:rPr>
        <w:t>Native DEX (uDEX) with advanced AMM curves</w:t>
      </w:r>
    </w:p>
    <w:p w14:paraId="39A505C2" w14:textId="77777777" w:rsidR="00390AD2" w:rsidRPr="00602E4B" w:rsidRDefault="00390AD2">
      <w:pPr>
        <w:numPr>
          <w:ilvl w:val="1"/>
          <w:numId w:val="304"/>
        </w:numPr>
        <w:spacing w:before="100" w:beforeAutospacing="1" w:after="100" w:afterAutospacing="1"/>
        <w:rPr>
          <w:rFonts w:ascii="Inter" w:hAnsi="Inter"/>
          <w:sz w:val="18"/>
          <w:szCs w:val="18"/>
        </w:rPr>
      </w:pPr>
      <w:r w:rsidRPr="00602E4B">
        <w:rPr>
          <w:rFonts w:ascii="Inter" w:hAnsi="Inter"/>
          <w:sz w:val="18"/>
          <w:szCs w:val="18"/>
        </w:rPr>
        <w:t>Lending/borrowing protocols utilizing cross-chain collateral</w:t>
      </w:r>
    </w:p>
    <w:p w14:paraId="0ADAC4F6" w14:textId="77777777" w:rsidR="00390AD2" w:rsidRPr="00602E4B" w:rsidRDefault="00390AD2">
      <w:pPr>
        <w:numPr>
          <w:ilvl w:val="1"/>
          <w:numId w:val="304"/>
        </w:numPr>
        <w:spacing w:before="100" w:beforeAutospacing="1" w:after="100" w:afterAutospacing="1"/>
        <w:rPr>
          <w:rFonts w:ascii="Inter" w:hAnsi="Inter"/>
          <w:sz w:val="18"/>
          <w:szCs w:val="18"/>
        </w:rPr>
      </w:pPr>
      <w:r w:rsidRPr="00602E4B">
        <w:rPr>
          <w:rFonts w:ascii="Inter" w:hAnsi="Inter"/>
          <w:sz w:val="18"/>
          <w:szCs w:val="18"/>
        </w:rPr>
        <w:lastRenderedPageBreak/>
        <w:t>Stablecoin issuance (Synergy-native algorithmic stablecoin)</w:t>
      </w:r>
    </w:p>
    <w:p w14:paraId="05C2D0E9" w14:textId="77777777" w:rsidR="00390AD2" w:rsidRPr="00602E4B" w:rsidRDefault="00390AD2">
      <w:pPr>
        <w:numPr>
          <w:ilvl w:val="0"/>
          <w:numId w:val="304"/>
        </w:numPr>
        <w:spacing w:before="100" w:beforeAutospacing="1" w:after="100" w:afterAutospacing="1"/>
        <w:rPr>
          <w:rFonts w:ascii="Inter" w:hAnsi="Inter"/>
          <w:sz w:val="18"/>
          <w:szCs w:val="18"/>
        </w:rPr>
      </w:pPr>
      <w:r w:rsidRPr="00602E4B">
        <w:rPr>
          <w:rFonts w:ascii="Inter" w:hAnsi="Inter"/>
          <w:sz w:val="18"/>
          <w:szCs w:val="18"/>
        </w:rPr>
        <w:t>NFT marketplace with cross-chain provenance tracking</w:t>
      </w:r>
    </w:p>
    <w:p w14:paraId="1DD52F52" w14:textId="77777777" w:rsidR="00390AD2" w:rsidRPr="00602E4B" w:rsidRDefault="00390AD2">
      <w:pPr>
        <w:numPr>
          <w:ilvl w:val="0"/>
          <w:numId w:val="304"/>
        </w:numPr>
        <w:spacing w:before="100" w:beforeAutospacing="1" w:after="100" w:afterAutospacing="1"/>
        <w:rPr>
          <w:rFonts w:ascii="Inter" w:hAnsi="Inter"/>
          <w:sz w:val="18"/>
          <w:szCs w:val="18"/>
        </w:rPr>
      </w:pPr>
      <w:r w:rsidRPr="00602E4B">
        <w:rPr>
          <w:rFonts w:ascii="Inter" w:hAnsi="Inter"/>
          <w:sz w:val="18"/>
          <w:szCs w:val="18"/>
        </w:rPr>
        <w:t>DAO governance platform for other projects</w:t>
      </w:r>
    </w:p>
    <w:p w14:paraId="16852AD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AI-AIVM Full Deployment (Phases 1-3):</w:t>
      </w:r>
    </w:p>
    <w:p w14:paraId="0DCA4478" w14:textId="77777777" w:rsidR="00390AD2" w:rsidRPr="00602E4B" w:rsidRDefault="00390AD2">
      <w:pPr>
        <w:numPr>
          <w:ilvl w:val="0"/>
          <w:numId w:val="305"/>
        </w:numPr>
        <w:spacing w:before="100" w:beforeAutospacing="1" w:after="100" w:afterAutospacing="1"/>
        <w:rPr>
          <w:rFonts w:ascii="Inter" w:hAnsi="Inter"/>
          <w:sz w:val="18"/>
          <w:szCs w:val="18"/>
        </w:rPr>
      </w:pPr>
      <w:r w:rsidRPr="00602E4B">
        <w:rPr>
          <w:rFonts w:ascii="Inter" w:hAnsi="Inter"/>
          <w:b/>
          <w:bCs/>
          <w:sz w:val="18"/>
          <w:szCs w:val="18"/>
        </w:rPr>
        <w:t>Phase 1 - Reinforcement Deployment (Oct-Nov 2026):</w:t>
      </w:r>
      <w:r w:rsidRPr="00602E4B">
        <w:rPr>
          <w:rFonts w:ascii="Inter" w:hAnsi="Inter"/>
          <w:sz w:val="18"/>
          <w:szCs w:val="18"/>
        </w:rPr>
        <w:t xml:space="preserve"> </w:t>
      </w:r>
    </w:p>
    <w:p w14:paraId="23B15D74"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AI learning feedback loops for consensus validation</w:t>
      </w:r>
    </w:p>
    <w:p w14:paraId="665AE4E9"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Adaptive transaction routing based on network conditions</w:t>
      </w:r>
    </w:p>
    <w:p w14:paraId="480C9A35"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Predictive block validation timing</w:t>
      </w:r>
    </w:p>
    <w:p w14:paraId="2684BBBF" w14:textId="77777777" w:rsidR="00390AD2" w:rsidRPr="00602E4B" w:rsidRDefault="00390AD2">
      <w:pPr>
        <w:numPr>
          <w:ilvl w:val="0"/>
          <w:numId w:val="305"/>
        </w:numPr>
        <w:spacing w:before="100" w:beforeAutospacing="1" w:after="100" w:afterAutospacing="1"/>
        <w:rPr>
          <w:rFonts w:ascii="Inter" w:hAnsi="Inter"/>
          <w:sz w:val="18"/>
          <w:szCs w:val="18"/>
        </w:rPr>
      </w:pPr>
      <w:r w:rsidRPr="00602E4B">
        <w:rPr>
          <w:rFonts w:ascii="Inter" w:hAnsi="Inter"/>
          <w:b/>
          <w:bCs/>
          <w:sz w:val="18"/>
          <w:szCs w:val="18"/>
        </w:rPr>
        <w:t>Phase 2 - Security Cognition Integration (Dec 2026 - Jan 2027):</w:t>
      </w:r>
      <w:r w:rsidRPr="00602E4B">
        <w:rPr>
          <w:rFonts w:ascii="Inter" w:hAnsi="Inter"/>
          <w:sz w:val="18"/>
          <w:szCs w:val="18"/>
        </w:rPr>
        <w:t xml:space="preserve"> </w:t>
      </w:r>
    </w:p>
    <w:p w14:paraId="4D2355B8"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Aegis post-quantum framework integration with live AIVM</w:t>
      </w:r>
    </w:p>
    <w:p w14:paraId="5F9C4AAF"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Real-time threat detection and automated response</w:t>
      </w:r>
    </w:p>
    <w:p w14:paraId="09EA096C"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Anomaly-based slashing recommendations to governance</w:t>
      </w:r>
    </w:p>
    <w:p w14:paraId="727832A6" w14:textId="77777777" w:rsidR="00390AD2" w:rsidRPr="00602E4B" w:rsidRDefault="00390AD2">
      <w:pPr>
        <w:numPr>
          <w:ilvl w:val="0"/>
          <w:numId w:val="305"/>
        </w:numPr>
        <w:spacing w:before="100" w:beforeAutospacing="1" w:after="100" w:afterAutospacing="1"/>
        <w:rPr>
          <w:rFonts w:ascii="Inter" w:hAnsi="Inter"/>
          <w:sz w:val="18"/>
          <w:szCs w:val="18"/>
        </w:rPr>
      </w:pPr>
      <w:r w:rsidRPr="00602E4B">
        <w:rPr>
          <w:rFonts w:ascii="Inter" w:hAnsi="Inter"/>
          <w:b/>
          <w:bCs/>
          <w:sz w:val="18"/>
          <w:szCs w:val="18"/>
        </w:rPr>
        <w:t>Phase 3 - DAO Synchronization (Feb-Mar 2027):</w:t>
      </w:r>
      <w:r w:rsidRPr="00602E4B">
        <w:rPr>
          <w:rFonts w:ascii="Inter" w:hAnsi="Inter"/>
          <w:sz w:val="18"/>
          <w:szCs w:val="18"/>
        </w:rPr>
        <w:t xml:space="preserve"> </w:t>
      </w:r>
    </w:p>
    <w:p w14:paraId="083BEFE9"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Autonomous Governance Learning (AGL) subsystem launch</w:t>
      </w:r>
    </w:p>
    <w:p w14:paraId="7E6F7CCE"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AI-powered proposal analysis and impact assessment</w:t>
      </w:r>
    </w:p>
    <w:p w14:paraId="1613EFC3"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Predictive voting outcome modeling (advisory only)</w:t>
      </w:r>
    </w:p>
    <w:p w14:paraId="15E1C829" w14:textId="77777777" w:rsidR="00390AD2" w:rsidRPr="00602E4B" w:rsidRDefault="00390AD2">
      <w:pPr>
        <w:numPr>
          <w:ilvl w:val="1"/>
          <w:numId w:val="305"/>
        </w:numPr>
        <w:spacing w:before="100" w:beforeAutospacing="1" w:after="100" w:afterAutospacing="1"/>
        <w:rPr>
          <w:rFonts w:ascii="Inter" w:hAnsi="Inter"/>
          <w:sz w:val="18"/>
          <w:szCs w:val="18"/>
        </w:rPr>
      </w:pPr>
      <w:r w:rsidRPr="00602E4B">
        <w:rPr>
          <w:rFonts w:ascii="Inter" w:hAnsi="Inter"/>
          <w:sz w:val="18"/>
          <w:szCs w:val="18"/>
        </w:rPr>
        <w:t>Governance efficiency recommendations to DAO</w:t>
      </w:r>
    </w:p>
    <w:p w14:paraId="11C888D7"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Full Decentralization Transition:</w:t>
      </w:r>
    </w:p>
    <w:p w14:paraId="55365F92" w14:textId="77777777" w:rsidR="00390AD2" w:rsidRPr="00602E4B" w:rsidRDefault="00390AD2">
      <w:pPr>
        <w:numPr>
          <w:ilvl w:val="0"/>
          <w:numId w:val="306"/>
        </w:numPr>
        <w:spacing w:before="100" w:beforeAutospacing="1" w:after="100" w:afterAutospacing="1"/>
        <w:rPr>
          <w:rFonts w:ascii="Inter" w:hAnsi="Inter"/>
          <w:sz w:val="18"/>
          <w:szCs w:val="18"/>
        </w:rPr>
      </w:pPr>
      <w:r w:rsidRPr="00602E4B">
        <w:rPr>
          <w:rFonts w:ascii="Inter" w:hAnsi="Inter"/>
          <w:sz w:val="18"/>
          <w:szCs w:val="18"/>
        </w:rPr>
        <w:t>Guardian mode sunset (emergency override powers removed by Jan 1, 2027)</w:t>
      </w:r>
    </w:p>
    <w:p w14:paraId="21FD381C" w14:textId="77777777" w:rsidR="00390AD2" w:rsidRPr="00602E4B" w:rsidRDefault="00390AD2">
      <w:pPr>
        <w:numPr>
          <w:ilvl w:val="0"/>
          <w:numId w:val="306"/>
        </w:numPr>
        <w:spacing w:before="100" w:beforeAutospacing="1" w:after="100" w:afterAutospacing="1"/>
        <w:rPr>
          <w:rFonts w:ascii="Inter" w:hAnsi="Inter"/>
          <w:sz w:val="18"/>
          <w:szCs w:val="18"/>
        </w:rPr>
      </w:pPr>
      <w:r w:rsidRPr="00602E4B">
        <w:rPr>
          <w:rFonts w:ascii="Inter" w:hAnsi="Inter"/>
          <w:sz w:val="18"/>
          <w:szCs w:val="18"/>
        </w:rPr>
        <w:t>Security Council powers codified and limited by DAO constitution</w:t>
      </w:r>
    </w:p>
    <w:p w14:paraId="0A5E5C5F" w14:textId="77777777" w:rsidR="00390AD2" w:rsidRPr="00602E4B" w:rsidRDefault="00390AD2">
      <w:pPr>
        <w:numPr>
          <w:ilvl w:val="0"/>
          <w:numId w:val="306"/>
        </w:numPr>
        <w:spacing w:before="100" w:beforeAutospacing="1" w:after="100" w:afterAutospacing="1"/>
        <w:rPr>
          <w:rFonts w:ascii="Inter" w:hAnsi="Inter"/>
          <w:sz w:val="18"/>
          <w:szCs w:val="18"/>
        </w:rPr>
      </w:pPr>
      <w:r w:rsidRPr="00602E4B">
        <w:rPr>
          <w:rFonts w:ascii="Inter" w:hAnsi="Inter"/>
          <w:sz w:val="18"/>
          <w:szCs w:val="18"/>
        </w:rPr>
        <w:t>All protocol upgrades require standard governance approval</w:t>
      </w:r>
    </w:p>
    <w:p w14:paraId="610A65F4" w14:textId="77777777" w:rsidR="00390AD2" w:rsidRPr="00602E4B" w:rsidRDefault="00390AD2">
      <w:pPr>
        <w:numPr>
          <w:ilvl w:val="0"/>
          <w:numId w:val="306"/>
        </w:numPr>
        <w:spacing w:before="100" w:beforeAutospacing="1" w:after="100" w:afterAutospacing="1"/>
        <w:rPr>
          <w:rFonts w:ascii="Inter" w:hAnsi="Inter"/>
          <w:sz w:val="18"/>
          <w:szCs w:val="18"/>
        </w:rPr>
      </w:pPr>
      <w:r w:rsidRPr="00602E4B">
        <w:rPr>
          <w:rFonts w:ascii="Inter" w:hAnsi="Inter"/>
          <w:sz w:val="18"/>
          <w:szCs w:val="18"/>
        </w:rPr>
        <w:t>Treasury fully controlled by DAO (no team discretion)</w:t>
      </w:r>
    </w:p>
    <w:p w14:paraId="66F61961" w14:textId="77777777" w:rsidR="00390AD2" w:rsidRPr="00602E4B" w:rsidRDefault="00390AD2">
      <w:pPr>
        <w:numPr>
          <w:ilvl w:val="0"/>
          <w:numId w:val="306"/>
        </w:numPr>
        <w:spacing w:before="100" w:beforeAutospacing="1" w:after="100" w:afterAutospacing="1"/>
        <w:rPr>
          <w:rFonts w:ascii="Inter" w:hAnsi="Inter"/>
          <w:sz w:val="18"/>
          <w:szCs w:val="18"/>
        </w:rPr>
      </w:pPr>
      <w:r w:rsidRPr="00602E4B">
        <w:rPr>
          <w:rFonts w:ascii="Inter" w:hAnsi="Inter"/>
          <w:sz w:val="18"/>
          <w:szCs w:val="18"/>
        </w:rPr>
        <w:t>Validator set completely permissionless (anyone meeting stake requirements can join)</w:t>
      </w:r>
    </w:p>
    <w:p w14:paraId="0A3892F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Long-Term Sustainability Initiatives:</w:t>
      </w:r>
    </w:p>
    <w:p w14:paraId="376B5A83" w14:textId="77777777" w:rsidR="00390AD2" w:rsidRPr="00602E4B" w:rsidRDefault="00390AD2">
      <w:pPr>
        <w:numPr>
          <w:ilvl w:val="0"/>
          <w:numId w:val="307"/>
        </w:numPr>
        <w:spacing w:before="100" w:beforeAutospacing="1" w:after="100" w:afterAutospacing="1"/>
        <w:rPr>
          <w:rFonts w:ascii="Inter" w:hAnsi="Inter"/>
          <w:sz w:val="18"/>
          <w:szCs w:val="18"/>
        </w:rPr>
      </w:pPr>
      <w:r w:rsidRPr="00602E4B">
        <w:rPr>
          <w:rFonts w:ascii="Inter" w:hAnsi="Inter"/>
          <w:sz w:val="18"/>
          <w:szCs w:val="18"/>
        </w:rPr>
        <w:t xml:space="preserve">Transition toward fee-based revenue model: </w:t>
      </w:r>
    </w:p>
    <w:p w14:paraId="2C7C1754" w14:textId="77777777" w:rsidR="00390AD2" w:rsidRPr="00602E4B" w:rsidRDefault="00390AD2">
      <w:pPr>
        <w:numPr>
          <w:ilvl w:val="1"/>
          <w:numId w:val="307"/>
        </w:numPr>
        <w:spacing w:before="100" w:beforeAutospacing="1" w:after="100" w:afterAutospacing="1"/>
        <w:rPr>
          <w:rFonts w:ascii="Inter" w:hAnsi="Inter"/>
          <w:sz w:val="18"/>
          <w:szCs w:val="18"/>
        </w:rPr>
      </w:pPr>
      <w:r w:rsidRPr="00602E4B">
        <w:rPr>
          <w:rFonts w:ascii="Inter" w:hAnsi="Inter"/>
          <w:sz w:val="18"/>
          <w:szCs w:val="18"/>
        </w:rPr>
        <w:t>Year 1: Block subsidy 70%, Fees 30%</w:t>
      </w:r>
    </w:p>
    <w:p w14:paraId="2F97ACC9" w14:textId="77777777" w:rsidR="00390AD2" w:rsidRPr="00602E4B" w:rsidRDefault="00390AD2">
      <w:pPr>
        <w:numPr>
          <w:ilvl w:val="1"/>
          <w:numId w:val="307"/>
        </w:numPr>
        <w:spacing w:before="100" w:beforeAutospacing="1" w:after="100" w:afterAutospacing="1"/>
        <w:rPr>
          <w:rFonts w:ascii="Inter" w:hAnsi="Inter"/>
          <w:sz w:val="18"/>
          <w:szCs w:val="18"/>
        </w:rPr>
      </w:pPr>
      <w:r w:rsidRPr="00602E4B">
        <w:rPr>
          <w:rFonts w:ascii="Inter" w:hAnsi="Inter"/>
          <w:sz w:val="18"/>
          <w:szCs w:val="18"/>
        </w:rPr>
        <w:t>Year 2 target: Block subsidy 55%, Fees 45%</w:t>
      </w:r>
    </w:p>
    <w:p w14:paraId="68CC687E" w14:textId="77777777" w:rsidR="00390AD2" w:rsidRPr="00602E4B" w:rsidRDefault="00390AD2">
      <w:pPr>
        <w:numPr>
          <w:ilvl w:val="0"/>
          <w:numId w:val="307"/>
        </w:numPr>
        <w:spacing w:before="100" w:beforeAutospacing="1" w:after="100" w:afterAutospacing="1"/>
        <w:rPr>
          <w:rFonts w:ascii="Inter" w:hAnsi="Inter"/>
          <w:sz w:val="18"/>
          <w:szCs w:val="18"/>
        </w:rPr>
      </w:pPr>
      <w:r w:rsidRPr="00602E4B">
        <w:rPr>
          <w:rFonts w:ascii="Inter" w:hAnsi="Inter"/>
          <w:sz w:val="18"/>
          <w:szCs w:val="18"/>
        </w:rPr>
        <w:t>Validator profitability analysis and optimization</w:t>
      </w:r>
    </w:p>
    <w:p w14:paraId="04D1A2F0" w14:textId="77777777" w:rsidR="00390AD2" w:rsidRPr="00602E4B" w:rsidRDefault="00390AD2">
      <w:pPr>
        <w:numPr>
          <w:ilvl w:val="0"/>
          <w:numId w:val="307"/>
        </w:numPr>
        <w:spacing w:before="100" w:beforeAutospacing="1" w:after="100" w:afterAutospacing="1"/>
        <w:rPr>
          <w:rFonts w:ascii="Inter" w:hAnsi="Inter"/>
          <w:sz w:val="18"/>
          <w:szCs w:val="18"/>
        </w:rPr>
      </w:pPr>
      <w:r w:rsidRPr="00602E4B">
        <w:rPr>
          <w:rFonts w:ascii="Inter" w:hAnsi="Inter"/>
          <w:sz w:val="18"/>
          <w:szCs w:val="18"/>
        </w:rPr>
        <w:t xml:space="preserve">Geographic distribution targets enforced via diversity penalties: </w:t>
      </w:r>
    </w:p>
    <w:p w14:paraId="796479A5" w14:textId="77777777" w:rsidR="00390AD2" w:rsidRPr="00602E4B" w:rsidRDefault="00390AD2">
      <w:pPr>
        <w:numPr>
          <w:ilvl w:val="1"/>
          <w:numId w:val="307"/>
        </w:numPr>
        <w:spacing w:before="100" w:beforeAutospacing="1" w:after="100" w:afterAutospacing="1"/>
        <w:rPr>
          <w:rFonts w:ascii="Inter" w:hAnsi="Inter"/>
          <w:sz w:val="18"/>
          <w:szCs w:val="18"/>
        </w:rPr>
      </w:pPr>
      <w:r w:rsidRPr="00602E4B">
        <w:rPr>
          <w:rFonts w:ascii="Inter" w:hAnsi="Inter"/>
          <w:sz w:val="18"/>
          <w:szCs w:val="18"/>
        </w:rPr>
        <w:t>No single country &gt; 30% of validator weight</w:t>
      </w:r>
    </w:p>
    <w:p w14:paraId="1E9BB271" w14:textId="77777777" w:rsidR="00390AD2" w:rsidRPr="00602E4B" w:rsidRDefault="00390AD2">
      <w:pPr>
        <w:numPr>
          <w:ilvl w:val="1"/>
          <w:numId w:val="307"/>
        </w:numPr>
        <w:spacing w:before="100" w:beforeAutospacing="1" w:after="100" w:afterAutospacing="1"/>
        <w:rPr>
          <w:rFonts w:ascii="Inter" w:hAnsi="Inter"/>
          <w:sz w:val="18"/>
          <w:szCs w:val="18"/>
        </w:rPr>
      </w:pPr>
      <w:r w:rsidRPr="00602E4B">
        <w:rPr>
          <w:rFonts w:ascii="Inter" w:hAnsi="Inter"/>
          <w:sz w:val="18"/>
          <w:szCs w:val="18"/>
        </w:rPr>
        <w:t>No single ASN &gt; 15% of validator weight</w:t>
      </w:r>
    </w:p>
    <w:p w14:paraId="56196A7F" w14:textId="77777777" w:rsidR="00390AD2" w:rsidRPr="00602E4B" w:rsidRDefault="00390AD2">
      <w:pPr>
        <w:numPr>
          <w:ilvl w:val="1"/>
          <w:numId w:val="307"/>
        </w:numPr>
        <w:spacing w:before="100" w:beforeAutospacing="1" w:after="100" w:afterAutospacing="1"/>
        <w:rPr>
          <w:rFonts w:ascii="Inter" w:hAnsi="Inter"/>
          <w:sz w:val="18"/>
          <w:szCs w:val="18"/>
        </w:rPr>
      </w:pPr>
      <w:r w:rsidRPr="00602E4B">
        <w:rPr>
          <w:rFonts w:ascii="Inter" w:hAnsi="Inter"/>
          <w:sz w:val="18"/>
          <w:szCs w:val="18"/>
        </w:rPr>
        <w:t>Minimum 5 continents represented</w:t>
      </w:r>
    </w:p>
    <w:p w14:paraId="281774FC" w14:textId="77777777" w:rsidR="00390AD2" w:rsidRPr="00602E4B" w:rsidRDefault="00390AD2">
      <w:pPr>
        <w:numPr>
          <w:ilvl w:val="0"/>
          <w:numId w:val="307"/>
        </w:numPr>
        <w:spacing w:before="100" w:beforeAutospacing="1" w:after="100" w:afterAutospacing="1"/>
        <w:rPr>
          <w:rFonts w:ascii="Inter" w:hAnsi="Inter"/>
          <w:sz w:val="18"/>
          <w:szCs w:val="18"/>
        </w:rPr>
      </w:pPr>
      <w:r w:rsidRPr="00602E4B">
        <w:rPr>
          <w:rFonts w:ascii="Inter" w:hAnsi="Inter"/>
          <w:sz w:val="18"/>
          <w:szCs w:val="18"/>
        </w:rPr>
        <w:t>Research grants program for protocol improvements</w:t>
      </w:r>
    </w:p>
    <w:p w14:paraId="26EFC22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Bridge Expansion:</w:t>
      </w:r>
    </w:p>
    <w:p w14:paraId="56F78358" w14:textId="77777777" w:rsidR="00390AD2" w:rsidRPr="00602E4B" w:rsidRDefault="00390AD2">
      <w:pPr>
        <w:numPr>
          <w:ilvl w:val="0"/>
          <w:numId w:val="308"/>
        </w:numPr>
        <w:spacing w:before="100" w:beforeAutospacing="1" w:after="100" w:afterAutospacing="1"/>
        <w:rPr>
          <w:rFonts w:ascii="Inter" w:hAnsi="Inter"/>
          <w:sz w:val="18"/>
          <w:szCs w:val="18"/>
        </w:rPr>
      </w:pPr>
      <w:r w:rsidRPr="00602E4B">
        <w:rPr>
          <w:rFonts w:ascii="Inter" w:hAnsi="Inter"/>
          <w:sz w:val="18"/>
          <w:szCs w:val="18"/>
        </w:rPr>
        <w:t xml:space="preserve">Additional blockchain integrations (priority based on TVL and community demand): </w:t>
      </w:r>
    </w:p>
    <w:p w14:paraId="70769D82" w14:textId="77777777" w:rsidR="00390AD2" w:rsidRPr="00602E4B" w:rsidRDefault="00390AD2">
      <w:pPr>
        <w:numPr>
          <w:ilvl w:val="1"/>
          <w:numId w:val="308"/>
        </w:numPr>
        <w:spacing w:before="100" w:beforeAutospacing="1" w:after="100" w:afterAutospacing="1"/>
        <w:rPr>
          <w:rFonts w:ascii="Inter" w:hAnsi="Inter"/>
          <w:sz w:val="18"/>
          <w:szCs w:val="18"/>
        </w:rPr>
      </w:pPr>
      <w:r w:rsidRPr="00602E4B">
        <w:rPr>
          <w:rFonts w:ascii="Inter" w:hAnsi="Inter"/>
          <w:sz w:val="18"/>
          <w:szCs w:val="18"/>
        </w:rPr>
        <w:t>Cosmos Hub (IBC integration)</w:t>
      </w:r>
    </w:p>
    <w:p w14:paraId="11857C91" w14:textId="77777777" w:rsidR="00390AD2" w:rsidRPr="00602E4B" w:rsidRDefault="00390AD2">
      <w:pPr>
        <w:numPr>
          <w:ilvl w:val="1"/>
          <w:numId w:val="308"/>
        </w:numPr>
        <w:spacing w:before="100" w:beforeAutospacing="1" w:after="100" w:afterAutospacing="1"/>
        <w:rPr>
          <w:rFonts w:ascii="Inter" w:hAnsi="Inter"/>
          <w:sz w:val="18"/>
          <w:szCs w:val="18"/>
        </w:rPr>
      </w:pPr>
      <w:r w:rsidRPr="00602E4B">
        <w:rPr>
          <w:rFonts w:ascii="Inter" w:hAnsi="Inter"/>
          <w:sz w:val="18"/>
          <w:szCs w:val="18"/>
        </w:rPr>
        <w:t>Avalanche C-Chain</w:t>
      </w:r>
    </w:p>
    <w:p w14:paraId="49086F36" w14:textId="77777777" w:rsidR="00390AD2" w:rsidRPr="00602E4B" w:rsidRDefault="00390AD2">
      <w:pPr>
        <w:numPr>
          <w:ilvl w:val="1"/>
          <w:numId w:val="308"/>
        </w:numPr>
        <w:spacing w:before="100" w:beforeAutospacing="1" w:after="100" w:afterAutospacing="1"/>
        <w:rPr>
          <w:rFonts w:ascii="Inter" w:hAnsi="Inter"/>
          <w:sz w:val="18"/>
          <w:szCs w:val="18"/>
        </w:rPr>
      </w:pPr>
      <w:r w:rsidRPr="00602E4B">
        <w:rPr>
          <w:rFonts w:ascii="Inter" w:hAnsi="Inter"/>
          <w:sz w:val="18"/>
          <w:szCs w:val="18"/>
        </w:rPr>
        <w:t>Arbitrum and Optimism (Ethereum L2s)</w:t>
      </w:r>
    </w:p>
    <w:p w14:paraId="639F4EB8" w14:textId="77777777" w:rsidR="00390AD2" w:rsidRPr="00602E4B" w:rsidRDefault="00390AD2">
      <w:pPr>
        <w:numPr>
          <w:ilvl w:val="1"/>
          <w:numId w:val="308"/>
        </w:numPr>
        <w:spacing w:before="100" w:beforeAutospacing="1" w:after="100" w:afterAutospacing="1"/>
        <w:rPr>
          <w:rFonts w:ascii="Inter" w:hAnsi="Inter"/>
          <w:sz w:val="18"/>
          <w:szCs w:val="18"/>
        </w:rPr>
      </w:pPr>
      <w:r w:rsidRPr="00602E4B">
        <w:rPr>
          <w:rFonts w:ascii="Inter" w:hAnsi="Inter"/>
          <w:sz w:val="18"/>
          <w:szCs w:val="18"/>
        </w:rPr>
        <w:t>Polkadot (via XCM)</w:t>
      </w:r>
    </w:p>
    <w:p w14:paraId="719BDC75" w14:textId="77777777" w:rsidR="00390AD2" w:rsidRPr="00602E4B" w:rsidRDefault="00390AD2">
      <w:pPr>
        <w:numPr>
          <w:ilvl w:val="0"/>
          <w:numId w:val="308"/>
        </w:numPr>
        <w:spacing w:before="100" w:beforeAutospacing="1" w:after="100" w:afterAutospacing="1"/>
        <w:rPr>
          <w:rFonts w:ascii="Inter" w:hAnsi="Inter"/>
          <w:sz w:val="18"/>
          <w:szCs w:val="18"/>
        </w:rPr>
      </w:pPr>
      <w:r w:rsidRPr="00602E4B">
        <w:rPr>
          <w:rFonts w:ascii="Inter" w:hAnsi="Inter"/>
          <w:sz w:val="18"/>
          <w:szCs w:val="18"/>
        </w:rPr>
        <w:t>Cross-chain messaging protocol for arbitrary data transfer (beyond just asset swaps)</w:t>
      </w:r>
    </w:p>
    <w:p w14:paraId="036558C3" w14:textId="77777777" w:rsidR="00390AD2" w:rsidRPr="00602E4B" w:rsidRDefault="00390AD2">
      <w:pPr>
        <w:numPr>
          <w:ilvl w:val="0"/>
          <w:numId w:val="308"/>
        </w:numPr>
        <w:spacing w:before="100" w:beforeAutospacing="1" w:after="100" w:afterAutospacing="1"/>
        <w:rPr>
          <w:rFonts w:ascii="Inter" w:hAnsi="Inter"/>
          <w:sz w:val="18"/>
          <w:szCs w:val="18"/>
        </w:rPr>
      </w:pPr>
      <w:r w:rsidRPr="00602E4B">
        <w:rPr>
          <w:rFonts w:ascii="Inter" w:hAnsi="Inter"/>
          <w:sz w:val="18"/>
          <w:szCs w:val="18"/>
        </w:rPr>
        <w:t>Decentralized oracle network integration for price feeds and external data</w:t>
      </w:r>
    </w:p>
    <w:p w14:paraId="620AE5A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Success Metrics:</w:t>
      </w:r>
    </w:p>
    <w:p w14:paraId="571986C5" w14:textId="77777777" w:rsidR="00390AD2" w:rsidRPr="00602E4B" w:rsidRDefault="00390AD2">
      <w:pPr>
        <w:numPr>
          <w:ilvl w:val="0"/>
          <w:numId w:val="309"/>
        </w:numPr>
        <w:spacing w:before="100" w:beforeAutospacing="1" w:after="100" w:afterAutospacing="1"/>
        <w:rPr>
          <w:rFonts w:ascii="Inter" w:hAnsi="Inter"/>
          <w:sz w:val="18"/>
          <w:szCs w:val="18"/>
        </w:rPr>
      </w:pPr>
      <w:r w:rsidRPr="00602E4B">
        <w:rPr>
          <w:rFonts w:ascii="Inter" w:hAnsi="Inter"/>
          <w:sz w:val="18"/>
          <w:szCs w:val="18"/>
        </w:rPr>
        <w:t>Full decentralization achieved (no central points of control)</w:t>
      </w:r>
    </w:p>
    <w:p w14:paraId="09540F82" w14:textId="77777777" w:rsidR="00390AD2" w:rsidRPr="00602E4B" w:rsidRDefault="00390AD2">
      <w:pPr>
        <w:numPr>
          <w:ilvl w:val="0"/>
          <w:numId w:val="309"/>
        </w:numPr>
        <w:spacing w:before="100" w:beforeAutospacing="1" w:after="100" w:afterAutospacing="1"/>
        <w:rPr>
          <w:rFonts w:ascii="Inter" w:hAnsi="Inter"/>
          <w:sz w:val="18"/>
          <w:szCs w:val="18"/>
        </w:rPr>
      </w:pPr>
      <w:r w:rsidRPr="00602E4B">
        <w:rPr>
          <w:rFonts w:ascii="Inter" w:hAnsi="Inter"/>
          <w:sz w:val="18"/>
          <w:szCs w:val="18"/>
        </w:rPr>
        <w:t>TVL across all bridges &gt; $500M</w:t>
      </w:r>
    </w:p>
    <w:p w14:paraId="78E39CD4" w14:textId="77777777" w:rsidR="00390AD2" w:rsidRPr="00602E4B" w:rsidRDefault="00390AD2">
      <w:pPr>
        <w:numPr>
          <w:ilvl w:val="0"/>
          <w:numId w:val="309"/>
        </w:numPr>
        <w:spacing w:before="100" w:beforeAutospacing="1" w:after="100" w:afterAutospacing="1"/>
        <w:rPr>
          <w:rFonts w:ascii="Inter" w:hAnsi="Inter"/>
          <w:sz w:val="18"/>
          <w:szCs w:val="18"/>
        </w:rPr>
      </w:pPr>
      <w:r w:rsidRPr="00602E4B">
        <w:rPr>
          <w:rFonts w:ascii="Inter" w:hAnsi="Inter"/>
          <w:sz w:val="18"/>
          <w:szCs w:val="18"/>
        </w:rPr>
        <w:t>Daily transaction volume &gt; 100,000</w:t>
      </w:r>
    </w:p>
    <w:p w14:paraId="4F047078" w14:textId="77777777" w:rsidR="00390AD2" w:rsidRPr="00602E4B" w:rsidRDefault="00390AD2">
      <w:pPr>
        <w:numPr>
          <w:ilvl w:val="0"/>
          <w:numId w:val="309"/>
        </w:numPr>
        <w:spacing w:before="100" w:beforeAutospacing="1" w:after="100" w:afterAutospacing="1"/>
        <w:rPr>
          <w:rFonts w:ascii="Inter" w:hAnsi="Inter"/>
          <w:sz w:val="18"/>
          <w:szCs w:val="18"/>
        </w:rPr>
      </w:pPr>
      <w:r w:rsidRPr="00602E4B">
        <w:rPr>
          <w:rFonts w:ascii="Inter" w:hAnsi="Inter"/>
          <w:sz w:val="18"/>
          <w:szCs w:val="18"/>
        </w:rPr>
        <w:t>Active developer community (100+ projects building on Synergy)</w:t>
      </w:r>
    </w:p>
    <w:p w14:paraId="785B8461" w14:textId="77777777" w:rsidR="00390AD2" w:rsidRPr="00602E4B" w:rsidRDefault="00390AD2">
      <w:pPr>
        <w:numPr>
          <w:ilvl w:val="0"/>
          <w:numId w:val="309"/>
        </w:numPr>
        <w:spacing w:before="100" w:beforeAutospacing="1" w:after="100" w:afterAutospacing="1"/>
        <w:rPr>
          <w:rFonts w:ascii="Inter" w:hAnsi="Inter"/>
          <w:sz w:val="18"/>
          <w:szCs w:val="18"/>
        </w:rPr>
      </w:pPr>
      <w:r w:rsidRPr="00602E4B">
        <w:rPr>
          <w:rFonts w:ascii="Inter" w:hAnsi="Inter"/>
          <w:sz w:val="18"/>
          <w:szCs w:val="18"/>
        </w:rPr>
        <w:t>Contribution system engagement (50%+ of validators participate)</w:t>
      </w:r>
    </w:p>
    <w:p w14:paraId="69F286CE" w14:textId="77777777" w:rsidR="00390AD2" w:rsidRPr="00602E4B" w:rsidRDefault="00390AD2">
      <w:pPr>
        <w:numPr>
          <w:ilvl w:val="0"/>
          <w:numId w:val="309"/>
        </w:numPr>
        <w:spacing w:before="100" w:beforeAutospacing="1" w:after="100" w:afterAutospacing="1"/>
        <w:rPr>
          <w:rFonts w:ascii="Inter" w:hAnsi="Inter"/>
          <w:sz w:val="18"/>
          <w:szCs w:val="18"/>
        </w:rPr>
      </w:pPr>
      <w:r w:rsidRPr="00602E4B">
        <w:rPr>
          <w:rFonts w:ascii="Inter" w:hAnsi="Inter"/>
          <w:sz w:val="18"/>
          <w:szCs w:val="18"/>
        </w:rPr>
        <w:t>AI-AIVM demonstrating measurable improvements in network performance</w:t>
      </w:r>
    </w:p>
    <w:p w14:paraId="182A798F" w14:textId="77777777" w:rsidR="00390AD2" w:rsidRPr="00602E4B" w:rsidRDefault="00390AD2">
      <w:pPr>
        <w:numPr>
          <w:ilvl w:val="0"/>
          <w:numId w:val="309"/>
        </w:numPr>
        <w:spacing w:before="100" w:beforeAutospacing="1" w:after="100" w:afterAutospacing="1"/>
        <w:rPr>
          <w:rFonts w:ascii="Inter" w:hAnsi="Inter"/>
          <w:sz w:val="18"/>
          <w:szCs w:val="18"/>
        </w:rPr>
      </w:pPr>
      <w:r w:rsidRPr="00602E4B">
        <w:rPr>
          <w:rFonts w:ascii="Inter" w:hAnsi="Inter"/>
          <w:sz w:val="18"/>
          <w:szCs w:val="18"/>
        </w:rPr>
        <w:t>Zero successful governance attacks or exploits</w:t>
      </w:r>
    </w:p>
    <w:p w14:paraId="30862BEE" w14:textId="77777777" w:rsidR="00390AD2" w:rsidRPr="00602E4B" w:rsidRDefault="00035578" w:rsidP="00390AD2">
      <w:pPr>
        <w:rPr>
          <w:rFonts w:ascii="Inter" w:hAnsi="Inter"/>
          <w:sz w:val="18"/>
          <w:szCs w:val="18"/>
        </w:rPr>
      </w:pPr>
      <w:r>
        <w:pict w14:anchorId="4595B1F9">
          <v:rect id="Rectangle 15"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502028"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17.5 Integration with SUIP Timeline</w:t>
      </w:r>
    </w:p>
    <w:p w14:paraId="6AEE581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The Synergy Universal Interoperability Protocol (SUIP) is integrated throughout the implementation phases above, with specific interoperability milestones aligned to the PoSy consensus development:</w:t>
      </w:r>
    </w:p>
    <w:p w14:paraId="54B5BDE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Phase 0 (Testnet Beta):</w:t>
      </w:r>
    </w:p>
    <w:p w14:paraId="5B43EBA9" w14:textId="77777777" w:rsidR="00390AD2" w:rsidRPr="00602E4B" w:rsidRDefault="00390AD2">
      <w:pPr>
        <w:numPr>
          <w:ilvl w:val="0"/>
          <w:numId w:val="310"/>
        </w:numPr>
        <w:spacing w:before="100" w:beforeAutospacing="1" w:after="100" w:afterAutospacing="1"/>
        <w:rPr>
          <w:rFonts w:ascii="Inter" w:hAnsi="Inter"/>
          <w:sz w:val="18"/>
          <w:szCs w:val="18"/>
        </w:rPr>
      </w:pPr>
      <w:r w:rsidRPr="00602E4B">
        <w:rPr>
          <w:rFonts w:ascii="Inter" w:hAnsi="Inter"/>
          <w:sz w:val="18"/>
          <w:szCs w:val="18"/>
        </w:rPr>
        <w:t>Layer 3 (Interoperability): Basic UMA and single-chain bridge</w:t>
      </w:r>
    </w:p>
    <w:p w14:paraId="57B4A5EF" w14:textId="77777777" w:rsidR="00390AD2" w:rsidRPr="00602E4B" w:rsidRDefault="00390AD2">
      <w:pPr>
        <w:numPr>
          <w:ilvl w:val="0"/>
          <w:numId w:val="310"/>
        </w:numPr>
        <w:spacing w:before="100" w:beforeAutospacing="1" w:after="100" w:afterAutospacing="1"/>
        <w:rPr>
          <w:rFonts w:ascii="Inter" w:hAnsi="Inter"/>
          <w:sz w:val="18"/>
          <w:szCs w:val="18"/>
        </w:rPr>
      </w:pPr>
      <w:r w:rsidRPr="00602E4B">
        <w:rPr>
          <w:rFonts w:ascii="Inter" w:hAnsi="Inter"/>
          <w:sz w:val="18"/>
          <w:szCs w:val="18"/>
        </w:rPr>
        <w:t>Layer 4 (Governance): Governance contracts deployed but limited functionality</w:t>
      </w:r>
    </w:p>
    <w:p w14:paraId="484E9F1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Phase 1 (Full Testnet):</w:t>
      </w:r>
    </w:p>
    <w:p w14:paraId="0B3AD47C" w14:textId="77777777" w:rsidR="00390AD2" w:rsidRPr="00602E4B" w:rsidRDefault="00390AD2">
      <w:pPr>
        <w:numPr>
          <w:ilvl w:val="0"/>
          <w:numId w:val="311"/>
        </w:numPr>
        <w:spacing w:before="100" w:beforeAutospacing="1" w:after="100" w:afterAutospacing="1"/>
        <w:rPr>
          <w:rFonts w:ascii="Inter" w:hAnsi="Inter"/>
          <w:sz w:val="18"/>
          <w:szCs w:val="18"/>
        </w:rPr>
      </w:pPr>
      <w:r w:rsidRPr="00602E4B">
        <w:rPr>
          <w:rFonts w:ascii="Inter" w:hAnsi="Inter"/>
          <w:sz w:val="18"/>
          <w:szCs w:val="18"/>
        </w:rPr>
        <w:t>Layer 3: Multi-chain bridge network operational (5 chains)</w:t>
      </w:r>
    </w:p>
    <w:p w14:paraId="6AF64E52" w14:textId="77777777" w:rsidR="00390AD2" w:rsidRPr="00602E4B" w:rsidRDefault="00390AD2">
      <w:pPr>
        <w:numPr>
          <w:ilvl w:val="0"/>
          <w:numId w:val="311"/>
        </w:numPr>
        <w:spacing w:before="100" w:beforeAutospacing="1" w:after="100" w:afterAutospacing="1"/>
        <w:rPr>
          <w:rFonts w:ascii="Inter" w:hAnsi="Inter"/>
          <w:sz w:val="18"/>
          <w:szCs w:val="18"/>
        </w:rPr>
      </w:pPr>
      <w:r w:rsidRPr="00602E4B">
        <w:rPr>
          <w:rFonts w:ascii="Inter" w:hAnsi="Inter"/>
          <w:sz w:val="18"/>
          <w:szCs w:val="18"/>
        </w:rPr>
        <w:t>Layer 3: Full witness registry and MPC relayer network</w:t>
      </w:r>
    </w:p>
    <w:p w14:paraId="06277F40" w14:textId="77777777" w:rsidR="00390AD2" w:rsidRPr="00602E4B" w:rsidRDefault="00390AD2">
      <w:pPr>
        <w:numPr>
          <w:ilvl w:val="0"/>
          <w:numId w:val="311"/>
        </w:numPr>
        <w:spacing w:before="100" w:beforeAutospacing="1" w:after="100" w:afterAutospacing="1"/>
        <w:rPr>
          <w:rFonts w:ascii="Inter" w:hAnsi="Inter"/>
          <w:sz w:val="18"/>
          <w:szCs w:val="18"/>
        </w:rPr>
      </w:pPr>
      <w:r w:rsidRPr="00602E4B">
        <w:rPr>
          <w:rFonts w:ascii="Inter" w:hAnsi="Inter"/>
          <w:sz w:val="18"/>
          <w:szCs w:val="18"/>
        </w:rPr>
        <w:t>Layer 3: HTLC atomic swap contracts</w:t>
      </w:r>
    </w:p>
    <w:p w14:paraId="34497D76" w14:textId="77777777" w:rsidR="00390AD2" w:rsidRPr="00602E4B" w:rsidRDefault="00390AD2">
      <w:pPr>
        <w:numPr>
          <w:ilvl w:val="0"/>
          <w:numId w:val="311"/>
        </w:numPr>
        <w:spacing w:before="100" w:beforeAutospacing="1" w:after="100" w:afterAutospacing="1"/>
        <w:rPr>
          <w:rFonts w:ascii="Inter" w:hAnsi="Inter"/>
          <w:sz w:val="18"/>
          <w:szCs w:val="18"/>
        </w:rPr>
      </w:pPr>
      <w:r w:rsidRPr="00602E4B">
        <w:rPr>
          <w:rFonts w:ascii="Inter" w:hAnsi="Inter"/>
          <w:sz w:val="18"/>
          <w:szCs w:val="18"/>
        </w:rPr>
        <w:t>Layer 4: Complete DAO governance with tiered mechanisms</w:t>
      </w:r>
    </w:p>
    <w:p w14:paraId="025EEF1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Phase 2 (Mainnet Beta):</w:t>
      </w:r>
    </w:p>
    <w:p w14:paraId="0F06E2F5" w14:textId="77777777" w:rsidR="00390AD2" w:rsidRPr="00602E4B" w:rsidRDefault="00390AD2">
      <w:pPr>
        <w:numPr>
          <w:ilvl w:val="0"/>
          <w:numId w:val="312"/>
        </w:numPr>
        <w:spacing w:before="100" w:beforeAutospacing="1" w:after="100" w:afterAutospacing="1"/>
        <w:rPr>
          <w:rFonts w:ascii="Inter" w:hAnsi="Inter"/>
          <w:sz w:val="18"/>
          <w:szCs w:val="18"/>
        </w:rPr>
      </w:pPr>
      <w:r w:rsidRPr="00602E4B">
        <w:rPr>
          <w:rFonts w:ascii="Inter" w:hAnsi="Inter"/>
          <w:sz w:val="18"/>
          <w:szCs w:val="18"/>
        </w:rPr>
        <w:t>Layer 3: Production bridge security with rate limits and circuit breakers</w:t>
      </w:r>
    </w:p>
    <w:p w14:paraId="163D7AD2" w14:textId="77777777" w:rsidR="00390AD2" w:rsidRPr="00602E4B" w:rsidRDefault="00390AD2">
      <w:pPr>
        <w:numPr>
          <w:ilvl w:val="0"/>
          <w:numId w:val="312"/>
        </w:numPr>
        <w:spacing w:before="100" w:beforeAutospacing="1" w:after="100" w:afterAutospacing="1"/>
        <w:rPr>
          <w:rFonts w:ascii="Inter" w:hAnsi="Inter"/>
          <w:sz w:val="18"/>
          <w:szCs w:val="18"/>
        </w:rPr>
      </w:pPr>
      <w:r w:rsidRPr="00602E4B">
        <w:rPr>
          <w:rFonts w:ascii="Inter" w:hAnsi="Inter"/>
          <w:sz w:val="18"/>
          <w:szCs w:val="18"/>
        </w:rPr>
        <w:t>Layer 3: Real economic value flowing through cross-chain transfers</w:t>
      </w:r>
    </w:p>
    <w:p w14:paraId="4F9D7C0A" w14:textId="77777777" w:rsidR="00390AD2" w:rsidRPr="00602E4B" w:rsidRDefault="00390AD2">
      <w:pPr>
        <w:numPr>
          <w:ilvl w:val="0"/>
          <w:numId w:val="312"/>
        </w:numPr>
        <w:spacing w:before="100" w:beforeAutospacing="1" w:after="100" w:afterAutospacing="1"/>
        <w:rPr>
          <w:rFonts w:ascii="Inter" w:hAnsi="Inter"/>
          <w:sz w:val="18"/>
          <w:szCs w:val="18"/>
        </w:rPr>
      </w:pPr>
      <w:r w:rsidRPr="00602E4B">
        <w:rPr>
          <w:rFonts w:ascii="Inter" w:hAnsi="Inter"/>
          <w:sz w:val="18"/>
          <w:szCs w:val="18"/>
        </w:rPr>
        <w:t>Layer 4: Treasury management and real-world governance decisions</w:t>
      </w:r>
    </w:p>
    <w:p w14:paraId="67AC7CD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Phase 3 (Mainnet Stable):</w:t>
      </w:r>
    </w:p>
    <w:p w14:paraId="5F3E7C47" w14:textId="77777777" w:rsidR="00390AD2" w:rsidRPr="00602E4B" w:rsidRDefault="00390AD2">
      <w:pPr>
        <w:numPr>
          <w:ilvl w:val="0"/>
          <w:numId w:val="313"/>
        </w:numPr>
        <w:spacing w:before="100" w:beforeAutospacing="1" w:after="100" w:afterAutospacing="1"/>
        <w:rPr>
          <w:rFonts w:ascii="Inter" w:hAnsi="Inter"/>
          <w:sz w:val="18"/>
          <w:szCs w:val="18"/>
        </w:rPr>
      </w:pPr>
      <w:r w:rsidRPr="00602E4B">
        <w:rPr>
          <w:rFonts w:ascii="Inter" w:hAnsi="Inter"/>
          <w:sz w:val="18"/>
          <w:szCs w:val="18"/>
        </w:rPr>
        <w:t>Layer 3: Advanced interoperability features (arbitrary message passing, oracle integration)</w:t>
      </w:r>
    </w:p>
    <w:p w14:paraId="7B329BC3" w14:textId="77777777" w:rsidR="00390AD2" w:rsidRPr="00602E4B" w:rsidRDefault="00390AD2">
      <w:pPr>
        <w:numPr>
          <w:ilvl w:val="0"/>
          <w:numId w:val="313"/>
        </w:numPr>
        <w:spacing w:before="100" w:beforeAutospacing="1" w:after="100" w:afterAutospacing="1"/>
        <w:rPr>
          <w:rFonts w:ascii="Inter" w:hAnsi="Inter"/>
          <w:sz w:val="18"/>
          <w:szCs w:val="18"/>
        </w:rPr>
      </w:pPr>
      <w:r w:rsidRPr="00602E4B">
        <w:rPr>
          <w:rFonts w:ascii="Inter" w:hAnsi="Inter"/>
          <w:sz w:val="18"/>
          <w:szCs w:val="18"/>
        </w:rPr>
        <w:t>Layer 3: Additional chain integrations based on community demand</w:t>
      </w:r>
    </w:p>
    <w:p w14:paraId="5F8E7E3A" w14:textId="77777777" w:rsidR="00390AD2" w:rsidRPr="00602E4B" w:rsidRDefault="00390AD2">
      <w:pPr>
        <w:numPr>
          <w:ilvl w:val="0"/>
          <w:numId w:val="313"/>
        </w:numPr>
        <w:spacing w:before="100" w:beforeAutospacing="1" w:after="100" w:afterAutospacing="1"/>
        <w:rPr>
          <w:rFonts w:ascii="Inter" w:hAnsi="Inter"/>
          <w:sz w:val="18"/>
          <w:szCs w:val="18"/>
        </w:rPr>
      </w:pPr>
      <w:r w:rsidRPr="00602E4B">
        <w:rPr>
          <w:rFonts w:ascii="Inter" w:hAnsi="Inter"/>
          <w:sz w:val="18"/>
          <w:szCs w:val="18"/>
        </w:rPr>
        <w:t>Layer 4: Fully decentralized governance with AI-assisted analytics</w:t>
      </w:r>
    </w:p>
    <w:p w14:paraId="788D509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Integration Checkpoints:</w:t>
      </w:r>
      <w:r w:rsidRPr="00602E4B">
        <w:rPr>
          <w:rFonts w:ascii="Inter" w:hAnsi="Inter"/>
          <w:sz w:val="18"/>
          <w:szCs w:val="18"/>
        </w:rPr>
        <w:t xml:space="preserve"> Each phase includes verification that all four layers (PoSy Consensus, AIVM Execution, SUIP Interoperability, DAO Governance) work cohesively:</w:t>
      </w:r>
    </w:p>
    <w:p w14:paraId="605A4CD5" w14:textId="77777777" w:rsidR="00390AD2" w:rsidRPr="00602E4B" w:rsidRDefault="00390AD2">
      <w:pPr>
        <w:numPr>
          <w:ilvl w:val="0"/>
          <w:numId w:val="314"/>
        </w:numPr>
        <w:spacing w:before="100" w:beforeAutospacing="1" w:after="100" w:afterAutospacing="1"/>
        <w:rPr>
          <w:rFonts w:ascii="Inter" w:hAnsi="Inter"/>
          <w:sz w:val="18"/>
          <w:szCs w:val="18"/>
        </w:rPr>
      </w:pPr>
      <w:r w:rsidRPr="00602E4B">
        <w:rPr>
          <w:rFonts w:ascii="Inter" w:hAnsi="Inter"/>
          <w:sz w:val="18"/>
          <w:szCs w:val="18"/>
        </w:rPr>
        <w:t>Cross-layer testing (e.g., governance proposals affecting bridge parameters)</w:t>
      </w:r>
    </w:p>
    <w:p w14:paraId="03427142" w14:textId="77777777" w:rsidR="00390AD2" w:rsidRPr="00602E4B" w:rsidRDefault="00390AD2">
      <w:pPr>
        <w:numPr>
          <w:ilvl w:val="0"/>
          <w:numId w:val="314"/>
        </w:numPr>
        <w:spacing w:before="100" w:beforeAutospacing="1" w:after="100" w:afterAutospacing="1"/>
        <w:rPr>
          <w:rFonts w:ascii="Inter" w:hAnsi="Inter"/>
          <w:sz w:val="18"/>
          <w:szCs w:val="18"/>
        </w:rPr>
      </w:pPr>
      <w:r w:rsidRPr="00602E4B">
        <w:rPr>
          <w:rFonts w:ascii="Inter" w:hAnsi="Inter"/>
          <w:sz w:val="18"/>
          <w:szCs w:val="18"/>
        </w:rPr>
        <w:t>End-to-end user flows (e.g., cross-chain swap initiated from wallet)</w:t>
      </w:r>
    </w:p>
    <w:p w14:paraId="26FF9757" w14:textId="77777777" w:rsidR="00390AD2" w:rsidRPr="00602E4B" w:rsidRDefault="00390AD2">
      <w:pPr>
        <w:numPr>
          <w:ilvl w:val="0"/>
          <w:numId w:val="314"/>
        </w:numPr>
        <w:spacing w:before="100" w:beforeAutospacing="1" w:after="100" w:afterAutospacing="1"/>
        <w:rPr>
          <w:rFonts w:ascii="Inter" w:hAnsi="Inter"/>
          <w:sz w:val="18"/>
          <w:szCs w:val="18"/>
        </w:rPr>
      </w:pPr>
      <w:r w:rsidRPr="00602E4B">
        <w:rPr>
          <w:rFonts w:ascii="Inter" w:hAnsi="Inter"/>
          <w:sz w:val="18"/>
          <w:szCs w:val="18"/>
        </w:rPr>
        <w:t>Security audits covering interactions between layers</w:t>
      </w:r>
    </w:p>
    <w:p w14:paraId="365DBE73" w14:textId="77777777" w:rsidR="00390AD2" w:rsidRPr="00602E4B" w:rsidRDefault="00390AD2">
      <w:pPr>
        <w:numPr>
          <w:ilvl w:val="0"/>
          <w:numId w:val="314"/>
        </w:numPr>
        <w:spacing w:before="100" w:beforeAutospacing="1" w:after="100" w:afterAutospacing="1"/>
        <w:rPr>
          <w:rFonts w:ascii="Inter" w:hAnsi="Inter"/>
          <w:sz w:val="18"/>
          <w:szCs w:val="18"/>
        </w:rPr>
      </w:pPr>
      <w:r w:rsidRPr="00602E4B">
        <w:rPr>
          <w:rFonts w:ascii="Inter" w:hAnsi="Inter"/>
          <w:sz w:val="18"/>
          <w:szCs w:val="18"/>
        </w:rPr>
        <w:t>Performance benchmarks for integrated operations</w:t>
      </w:r>
    </w:p>
    <w:p w14:paraId="45600417"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This integrated timeline ensures that Synergy Network launches as a complete, production-ready universal interoperability platform by Q1 2027, with all components working harmoniously to deliver the vision of seamless multi-chain interaction.</w:t>
      </w:r>
    </w:p>
    <w:p w14:paraId="51D1844A" w14:textId="77777777" w:rsidR="00390AD2" w:rsidRPr="00602E4B" w:rsidRDefault="00035578" w:rsidP="00390AD2">
      <w:pPr>
        <w:rPr>
          <w:rFonts w:ascii="Inter" w:hAnsi="Inter"/>
          <w:sz w:val="18"/>
          <w:szCs w:val="18"/>
        </w:rPr>
      </w:pPr>
      <w:r>
        <w:pict w14:anchorId="2C11E14E">
          <v:rect id="Rectangle 13"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E55BD8" w14:textId="77777777" w:rsidR="00390AD2" w:rsidRPr="00602E4B" w:rsidRDefault="00390AD2" w:rsidP="00390AD2">
      <w:pPr>
        <w:spacing w:before="100" w:beforeAutospacing="1" w:after="100" w:afterAutospacing="1"/>
        <w:outlineLvl w:val="0"/>
        <w:rPr>
          <w:rFonts w:ascii="Inter" w:hAnsi="Inter"/>
          <w:b/>
          <w:bCs/>
          <w:kern w:val="36"/>
          <w:sz w:val="18"/>
          <w:szCs w:val="18"/>
        </w:rPr>
      </w:pPr>
      <w:r w:rsidRPr="00602E4B">
        <w:rPr>
          <w:rFonts w:ascii="Inter" w:hAnsi="Inter"/>
          <w:b/>
          <w:bCs/>
          <w:kern w:val="36"/>
          <w:sz w:val="18"/>
          <w:szCs w:val="18"/>
        </w:rPr>
        <w:t>18. Security Considerations</w:t>
      </w:r>
    </w:p>
    <w:p w14:paraId="57010D5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Security is paramount in Synergy Network's design, particularly given the complexity of cross-chain operations and the high value at stake in bridge contracts. This section details the comprehensive security framework, threat models, and mitigation strategies.</w:t>
      </w:r>
    </w:p>
    <w:p w14:paraId="5E689778"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18.1 Threat Model</w:t>
      </w:r>
    </w:p>
    <w:p w14:paraId="6D87CC87"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The Synergy Network security model considers threats at multiple layers and from various adversarial actors with different capabilities and motivations.</w:t>
      </w:r>
    </w:p>
    <w:p w14:paraId="0DBE5381"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Network-Level Threats</w:t>
      </w:r>
    </w:p>
    <w:p w14:paraId="5996241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lastRenderedPageBreak/>
        <w:t>Sybil Attacks:</w:t>
      </w:r>
      <w:r w:rsidRPr="00602E4B">
        <w:rPr>
          <w:rFonts w:ascii="Inter" w:hAnsi="Inter"/>
          <w:sz w:val="18"/>
          <w:szCs w:val="18"/>
        </w:rPr>
        <w:t xml:space="preserve"> An adversary creates multiple validator identities to gain disproportionate influence in consensus or governance.</w:t>
      </w:r>
    </w:p>
    <w:p w14:paraId="6FF3C1A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Registering numerous validators with minimum stake to manipulate committee selection or voting outcomes.</w:t>
      </w:r>
    </w:p>
    <w:p w14:paraId="7559E794"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HIGH - Could compromise consensus safety if attacker controls ≥ 1/3 of committee weight.</w:t>
      </w:r>
    </w:p>
    <w:p w14:paraId="151621F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0D21A453" w14:textId="77777777" w:rsidR="00390AD2" w:rsidRPr="00602E4B" w:rsidRDefault="00390AD2">
      <w:pPr>
        <w:numPr>
          <w:ilvl w:val="0"/>
          <w:numId w:val="315"/>
        </w:numPr>
        <w:spacing w:before="100" w:beforeAutospacing="1" w:after="100" w:afterAutospacing="1"/>
        <w:rPr>
          <w:rFonts w:ascii="Inter" w:hAnsi="Inter"/>
          <w:sz w:val="18"/>
          <w:szCs w:val="18"/>
        </w:rPr>
      </w:pPr>
      <w:r w:rsidRPr="00602E4B">
        <w:rPr>
          <w:rFonts w:ascii="Inter" w:hAnsi="Inter"/>
          <w:sz w:val="18"/>
          <w:szCs w:val="18"/>
        </w:rPr>
        <w:t>Minimum stake requirement of 10,000 SNRG per validator (economic barrier)</w:t>
      </w:r>
    </w:p>
    <w:p w14:paraId="5EA9C257" w14:textId="77777777" w:rsidR="00390AD2" w:rsidRPr="00602E4B" w:rsidRDefault="00390AD2">
      <w:pPr>
        <w:numPr>
          <w:ilvl w:val="0"/>
          <w:numId w:val="315"/>
        </w:numPr>
        <w:spacing w:before="100" w:beforeAutospacing="1" w:after="100" w:afterAutospacing="1"/>
        <w:rPr>
          <w:rFonts w:ascii="Inter" w:hAnsi="Inter"/>
          <w:sz w:val="18"/>
          <w:szCs w:val="18"/>
        </w:rPr>
      </w:pPr>
      <w:r w:rsidRPr="00602E4B">
        <w:rPr>
          <w:rFonts w:ascii="Inter" w:hAnsi="Inter"/>
          <w:sz w:val="18"/>
          <w:szCs w:val="18"/>
        </w:rPr>
        <w:t>Diversity penalties (Equation 4) automatically reduce weight of validators from same operator cohort</w:t>
      </w:r>
    </w:p>
    <w:p w14:paraId="31917AAB" w14:textId="77777777" w:rsidR="00390AD2" w:rsidRPr="00602E4B" w:rsidRDefault="00390AD2">
      <w:pPr>
        <w:numPr>
          <w:ilvl w:val="0"/>
          <w:numId w:val="315"/>
        </w:numPr>
        <w:spacing w:before="100" w:beforeAutospacing="1" w:after="100" w:afterAutospacing="1"/>
        <w:rPr>
          <w:rFonts w:ascii="Inter" w:hAnsi="Inter"/>
          <w:sz w:val="18"/>
          <w:szCs w:val="18"/>
        </w:rPr>
      </w:pPr>
      <w:r w:rsidRPr="00602E4B">
        <w:rPr>
          <w:rFonts w:ascii="Inter" w:hAnsi="Inter"/>
          <w:sz w:val="18"/>
          <w:szCs w:val="18"/>
        </w:rPr>
        <w:t>Operator cohort verification using multi-source attestation (ASN, geographic region, latency triangulation, voting correlation analysis)</w:t>
      </w:r>
    </w:p>
    <w:p w14:paraId="351BBDA6" w14:textId="77777777" w:rsidR="00390AD2" w:rsidRPr="00602E4B" w:rsidRDefault="00390AD2">
      <w:pPr>
        <w:numPr>
          <w:ilvl w:val="0"/>
          <w:numId w:val="315"/>
        </w:numPr>
        <w:spacing w:before="100" w:beforeAutospacing="1" w:after="100" w:afterAutospacing="1"/>
        <w:rPr>
          <w:rFonts w:ascii="Inter" w:hAnsi="Inter"/>
          <w:sz w:val="18"/>
          <w:szCs w:val="18"/>
        </w:rPr>
      </w:pPr>
      <w:r w:rsidRPr="00602E4B">
        <w:rPr>
          <w:rFonts w:ascii="Inter" w:hAnsi="Inter"/>
          <w:sz w:val="18"/>
          <w:szCs w:val="18"/>
        </w:rPr>
        <w:t>Reputation system (Equation 5) requires time investment - new validators start at R₀ = 0.8, must earn higher reputation</w:t>
      </w:r>
    </w:p>
    <w:p w14:paraId="044766BF" w14:textId="77777777" w:rsidR="00390AD2" w:rsidRPr="00602E4B" w:rsidRDefault="00390AD2">
      <w:pPr>
        <w:numPr>
          <w:ilvl w:val="0"/>
          <w:numId w:val="315"/>
        </w:numPr>
        <w:spacing w:before="100" w:beforeAutospacing="1" w:after="100" w:afterAutospacing="1"/>
        <w:rPr>
          <w:rFonts w:ascii="Inter" w:hAnsi="Inter"/>
          <w:sz w:val="18"/>
          <w:szCs w:val="18"/>
        </w:rPr>
      </w:pPr>
      <w:r w:rsidRPr="00602E4B">
        <w:rPr>
          <w:rFonts w:ascii="Inter" w:hAnsi="Inter"/>
          <w:sz w:val="18"/>
          <w:szCs w:val="18"/>
        </w:rPr>
        <w:t>Committee overflow probability (Equation 9) shows that with proper stake distribution, probability of Byzantine majority is &lt; 0.5%</w:t>
      </w:r>
    </w:p>
    <w:p w14:paraId="423D4DE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Eclipse Attacks:</w:t>
      </w:r>
      <w:r w:rsidRPr="00602E4B">
        <w:rPr>
          <w:rFonts w:ascii="Inter" w:hAnsi="Inter"/>
          <w:sz w:val="18"/>
          <w:szCs w:val="18"/>
        </w:rPr>
        <w:t xml:space="preserve"> An adversary isolates honest validators by controlling their network connections, preventing them from receiving blocks or participating in consensus.</w:t>
      </w:r>
    </w:p>
    <w:p w14:paraId="44E290A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Manipulating peer-to-peer network topology to partition validators.</w:t>
      </w:r>
    </w:p>
    <w:p w14:paraId="42D51D0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MEDIUM - Could cause temporary liveness issues but cannot violate safety (finalized blocks remain finalized).</w:t>
      </w:r>
    </w:p>
    <w:p w14:paraId="04C8849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1B9475C5" w14:textId="77777777" w:rsidR="00390AD2" w:rsidRPr="00602E4B" w:rsidRDefault="00390AD2">
      <w:pPr>
        <w:numPr>
          <w:ilvl w:val="0"/>
          <w:numId w:val="316"/>
        </w:numPr>
        <w:spacing w:before="100" w:beforeAutospacing="1" w:after="100" w:afterAutospacing="1"/>
        <w:rPr>
          <w:rFonts w:ascii="Inter" w:hAnsi="Inter"/>
          <w:sz w:val="18"/>
          <w:szCs w:val="18"/>
        </w:rPr>
      </w:pPr>
      <w:r w:rsidRPr="00602E4B">
        <w:rPr>
          <w:rFonts w:ascii="Inter" w:hAnsi="Inter"/>
          <w:sz w:val="18"/>
          <w:szCs w:val="18"/>
        </w:rPr>
        <w:t>Validators maintain connections to multiple randomly selected peers</w:t>
      </w:r>
    </w:p>
    <w:p w14:paraId="2976CE46" w14:textId="77777777" w:rsidR="00390AD2" w:rsidRPr="00602E4B" w:rsidRDefault="00390AD2">
      <w:pPr>
        <w:numPr>
          <w:ilvl w:val="0"/>
          <w:numId w:val="316"/>
        </w:numPr>
        <w:spacing w:before="100" w:beforeAutospacing="1" w:after="100" w:afterAutospacing="1"/>
        <w:rPr>
          <w:rFonts w:ascii="Inter" w:hAnsi="Inter"/>
          <w:sz w:val="18"/>
          <w:szCs w:val="18"/>
        </w:rPr>
      </w:pPr>
      <w:r w:rsidRPr="00602E4B">
        <w:rPr>
          <w:rFonts w:ascii="Inter" w:hAnsi="Inter"/>
          <w:sz w:val="18"/>
          <w:szCs w:val="18"/>
        </w:rPr>
        <w:t>Periodic peer shuffling every epoch</w:t>
      </w:r>
    </w:p>
    <w:p w14:paraId="4DD426C0" w14:textId="77777777" w:rsidR="00390AD2" w:rsidRPr="00602E4B" w:rsidRDefault="00390AD2">
      <w:pPr>
        <w:numPr>
          <w:ilvl w:val="0"/>
          <w:numId w:val="316"/>
        </w:numPr>
        <w:spacing w:before="100" w:beforeAutospacing="1" w:after="100" w:afterAutospacing="1"/>
        <w:rPr>
          <w:rFonts w:ascii="Inter" w:hAnsi="Inter"/>
          <w:sz w:val="18"/>
          <w:szCs w:val="18"/>
        </w:rPr>
      </w:pPr>
      <w:r w:rsidRPr="00602E4B">
        <w:rPr>
          <w:rFonts w:ascii="Inter" w:hAnsi="Inter"/>
          <w:sz w:val="18"/>
          <w:szCs w:val="18"/>
        </w:rPr>
        <w:t>Reputation penalties for unresponsive nodes incentivize reliable connectivity</w:t>
      </w:r>
    </w:p>
    <w:p w14:paraId="5EDF6CFD" w14:textId="77777777" w:rsidR="00390AD2" w:rsidRPr="00602E4B" w:rsidRDefault="00390AD2">
      <w:pPr>
        <w:numPr>
          <w:ilvl w:val="0"/>
          <w:numId w:val="316"/>
        </w:numPr>
        <w:spacing w:before="100" w:beforeAutospacing="1" w:after="100" w:afterAutospacing="1"/>
        <w:rPr>
          <w:rFonts w:ascii="Inter" w:hAnsi="Inter"/>
          <w:sz w:val="18"/>
          <w:szCs w:val="18"/>
        </w:rPr>
      </w:pPr>
      <w:r w:rsidRPr="00602E4B">
        <w:rPr>
          <w:rFonts w:ascii="Inter" w:hAnsi="Inter"/>
          <w:sz w:val="18"/>
          <w:szCs w:val="18"/>
        </w:rPr>
        <w:t>Validators can configure static peer lists for critical connections</w:t>
      </w:r>
    </w:p>
    <w:p w14:paraId="3C650C90" w14:textId="77777777" w:rsidR="00390AD2" w:rsidRPr="00602E4B" w:rsidRDefault="00390AD2">
      <w:pPr>
        <w:numPr>
          <w:ilvl w:val="0"/>
          <w:numId w:val="316"/>
        </w:numPr>
        <w:spacing w:before="100" w:beforeAutospacing="1" w:after="100" w:afterAutospacing="1"/>
        <w:rPr>
          <w:rFonts w:ascii="Inter" w:hAnsi="Inter"/>
          <w:sz w:val="18"/>
          <w:szCs w:val="18"/>
        </w:rPr>
      </w:pPr>
      <w:r w:rsidRPr="00602E4B">
        <w:rPr>
          <w:rFonts w:ascii="Inter" w:hAnsi="Inter"/>
          <w:sz w:val="18"/>
          <w:szCs w:val="18"/>
        </w:rPr>
        <w:t>Gossip protocol ensures redundant message propagation</w:t>
      </w:r>
    </w:p>
    <w:p w14:paraId="0B9FC45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Distributed Denial of Service (DDoS):</w:t>
      </w:r>
      <w:r w:rsidRPr="00602E4B">
        <w:rPr>
          <w:rFonts w:ascii="Inter" w:hAnsi="Inter"/>
          <w:sz w:val="18"/>
          <w:szCs w:val="18"/>
        </w:rPr>
        <w:t xml:space="preserve"> An adversary floods validators with traffic to prevent block production or consensus participation.</w:t>
      </w:r>
    </w:p>
    <w:p w14:paraId="0B3AD5E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Volumetric attacks (bandwidth exhaustion), application-layer attacks (resource exhaustion).</w:t>
      </w:r>
    </w:p>
    <w:p w14:paraId="6B2DCD0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MEDIUM - Can degrade performance but exponential timeout backoff maintains liveness.</w:t>
      </w:r>
    </w:p>
    <w:p w14:paraId="571F368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637C6AC1" w14:textId="77777777" w:rsidR="00390AD2" w:rsidRPr="00602E4B" w:rsidRDefault="00390AD2">
      <w:pPr>
        <w:numPr>
          <w:ilvl w:val="0"/>
          <w:numId w:val="317"/>
        </w:numPr>
        <w:spacing w:before="100" w:beforeAutospacing="1" w:after="100" w:afterAutospacing="1"/>
        <w:rPr>
          <w:rFonts w:ascii="Inter" w:hAnsi="Inter"/>
          <w:sz w:val="18"/>
          <w:szCs w:val="18"/>
        </w:rPr>
      </w:pPr>
      <w:r w:rsidRPr="00602E4B">
        <w:rPr>
          <w:rFonts w:ascii="Inter" w:hAnsi="Inter"/>
          <w:sz w:val="18"/>
          <w:szCs w:val="18"/>
        </w:rPr>
        <w:t>Rate limiting on message processing (prioritizing authenticated validator messages)</w:t>
      </w:r>
    </w:p>
    <w:p w14:paraId="37185C69" w14:textId="77777777" w:rsidR="00390AD2" w:rsidRPr="00602E4B" w:rsidRDefault="00390AD2">
      <w:pPr>
        <w:numPr>
          <w:ilvl w:val="0"/>
          <w:numId w:val="317"/>
        </w:numPr>
        <w:spacing w:before="100" w:beforeAutospacing="1" w:after="100" w:afterAutospacing="1"/>
        <w:rPr>
          <w:rFonts w:ascii="Inter" w:hAnsi="Inter"/>
          <w:sz w:val="18"/>
          <w:szCs w:val="18"/>
        </w:rPr>
      </w:pPr>
      <w:r w:rsidRPr="00602E4B">
        <w:rPr>
          <w:rFonts w:ascii="Inter" w:hAnsi="Inter"/>
          <w:sz w:val="18"/>
          <w:szCs w:val="18"/>
        </w:rPr>
        <w:t>Priority queuing (committee members and leaders get priority)</w:t>
      </w:r>
    </w:p>
    <w:p w14:paraId="3C9DEA02" w14:textId="77777777" w:rsidR="00390AD2" w:rsidRPr="00602E4B" w:rsidRDefault="00390AD2">
      <w:pPr>
        <w:numPr>
          <w:ilvl w:val="0"/>
          <w:numId w:val="317"/>
        </w:numPr>
        <w:spacing w:before="100" w:beforeAutospacing="1" w:after="100" w:afterAutospacing="1"/>
        <w:rPr>
          <w:rFonts w:ascii="Inter" w:hAnsi="Inter"/>
          <w:sz w:val="18"/>
          <w:szCs w:val="18"/>
        </w:rPr>
      </w:pPr>
      <w:r w:rsidRPr="00602E4B">
        <w:rPr>
          <w:rFonts w:ascii="Inter" w:hAnsi="Inter"/>
          <w:sz w:val="18"/>
          <w:szCs w:val="18"/>
        </w:rPr>
        <w:t>Exponential timeout backoff (Equation 8) reduces wasted effort during congestion</w:t>
      </w:r>
    </w:p>
    <w:p w14:paraId="11271B9B" w14:textId="77777777" w:rsidR="00390AD2" w:rsidRPr="00602E4B" w:rsidRDefault="00390AD2">
      <w:pPr>
        <w:numPr>
          <w:ilvl w:val="0"/>
          <w:numId w:val="317"/>
        </w:numPr>
        <w:spacing w:before="100" w:beforeAutospacing="1" w:after="100" w:afterAutospacing="1"/>
        <w:rPr>
          <w:rFonts w:ascii="Inter" w:hAnsi="Inter"/>
          <w:sz w:val="18"/>
          <w:szCs w:val="18"/>
        </w:rPr>
      </w:pPr>
      <w:r w:rsidRPr="00602E4B">
        <w:rPr>
          <w:rFonts w:ascii="Inter" w:hAnsi="Inter"/>
          <w:sz w:val="18"/>
          <w:szCs w:val="18"/>
        </w:rPr>
        <w:t>Infrastructure-level DDoS protection (CloudFlare, AWS Shield for public endpoints)</w:t>
      </w:r>
    </w:p>
    <w:p w14:paraId="245ACAB9" w14:textId="77777777" w:rsidR="00390AD2" w:rsidRPr="00602E4B" w:rsidRDefault="00390AD2">
      <w:pPr>
        <w:numPr>
          <w:ilvl w:val="0"/>
          <w:numId w:val="317"/>
        </w:numPr>
        <w:spacing w:before="100" w:beforeAutospacing="1" w:after="100" w:afterAutospacing="1"/>
        <w:rPr>
          <w:rFonts w:ascii="Inter" w:hAnsi="Inter"/>
          <w:sz w:val="18"/>
          <w:szCs w:val="18"/>
        </w:rPr>
      </w:pPr>
      <w:r w:rsidRPr="00602E4B">
        <w:rPr>
          <w:rFonts w:ascii="Inter" w:hAnsi="Inter"/>
          <w:sz w:val="18"/>
          <w:szCs w:val="18"/>
        </w:rPr>
        <w:t>Specialized validator roles reduce attack surface (consensus nodes don't expose external chain RPC endpoints)</w:t>
      </w:r>
    </w:p>
    <w:p w14:paraId="4A1FE4A3"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Validator-Level Threats</w:t>
      </w:r>
    </w:p>
    <w:p w14:paraId="44931B5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Private Key Compromise:</w:t>
      </w:r>
      <w:r w:rsidRPr="00602E4B">
        <w:rPr>
          <w:rFonts w:ascii="Inter" w:hAnsi="Inter"/>
          <w:sz w:val="18"/>
          <w:szCs w:val="18"/>
        </w:rPr>
        <w:t xml:space="preserve"> An adversary gains access to a validator's signing keys through theft, hacking, or social engineering.</w:t>
      </w:r>
    </w:p>
    <w:p w14:paraId="5A8D393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Exploiting validator infrastructure, phishing, insider threats.</w:t>
      </w:r>
    </w:p>
    <w:p w14:paraId="76D9C86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lastRenderedPageBreak/>
        <w:t>Threat Severity:</w:t>
      </w:r>
      <w:r w:rsidRPr="00602E4B">
        <w:rPr>
          <w:rFonts w:ascii="Inter" w:hAnsi="Inter"/>
          <w:sz w:val="18"/>
          <w:szCs w:val="18"/>
        </w:rPr>
        <w:t xml:space="preserve"> HIGH for individual validator, MEDIUM for network (depends on number compromised).</w:t>
      </w:r>
    </w:p>
    <w:p w14:paraId="1BEAF3B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1F93649B" w14:textId="77777777" w:rsidR="00390AD2" w:rsidRPr="00602E4B" w:rsidRDefault="00390AD2">
      <w:pPr>
        <w:numPr>
          <w:ilvl w:val="0"/>
          <w:numId w:val="318"/>
        </w:numPr>
        <w:spacing w:before="100" w:beforeAutospacing="1" w:after="100" w:afterAutospacing="1"/>
        <w:rPr>
          <w:rFonts w:ascii="Inter" w:hAnsi="Inter"/>
          <w:sz w:val="18"/>
          <w:szCs w:val="18"/>
        </w:rPr>
      </w:pPr>
      <w:r w:rsidRPr="00602E4B">
        <w:rPr>
          <w:rFonts w:ascii="Inter" w:hAnsi="Inter"/>
          <w:sz w:val="18"/>
          <w:szCs w:val="18"/>
        </w:rPr>
        <w:t>Hardware Security Modules (HSM) recommended for key storage</w:t>
      </w:r>
    </w:p>
    <w:p w14:paraId="74875497" w14:textId="77777777" w:rsidR="00390AD2" w:rsidRPr="00602E4B" w:rsidRDefault="00390AD2">
      <w:pPr>
        <w:numPr>
          <w:ilvl w:val="0"/>
          <w:numId w:val="318"/>
        </w:numPr>
        <w:spacing w:before="100" w:beforeAutospacing="1" w:after="100" w:afterAutospacing="1"/>
        <w:rPr>
          <w:rFonts w:ascii="Inter" w:hAnsi="Inter"/>
          <w:sz w:val="18"/>
          <w:szCs w:val="18"/>
        </w:rPr>
      </w:pPr>
      <w:r w:rsidRPr="00602E4B">
        <w:rPr>
          <w:rFonts w:ascii="Inter" w:hAnsi="Inter"/>
          <w:sz w:val="18"/>
          <w:szCs w:val="18"/>
        </w:rPr>
        <w:t>Key rotation protocol allows validators to update keys periodically</w:t>
      </w:r>
    </w:p>
    <w:p w14:paraId="06C50D3C" w14:textId="77777777" w:rsidR="00390AD2" w:rsidRPr="00602E4B" w:rsidRDefault="00390AD2">
      <w:pPr>
        <w:numPr>
          <w:ilvl w:val="0"/>
          <w:numId w:val="318"/>
        </w:numPr>
        <w:spacing w:before="100" w:beforeAutospacing="1" w:after="100" w:afterAutospacing="1"/>
        <w:rPr>
          <w:rFonts w:ascii="Inter" w:hAnsi="Inter"/>
          <w:sz w:val="18"/>
          <w:szCs w:val="18"/>
        </w:rPr>
      </w:pPr>
      <w:r w:rsidRPr="00602E4B">
        <w:rPr>
          <w:rFonts w:ascii="Inter" w:hAnsi="Inter"/>
          <w:sz w:val="18"/>
          <w:szCs w:val="18"/>
        </w:rPr>
        <w:t>Jail mechanism removes compromised validators once detected</w:t>
      </w:r>
    </w:p>
    <w:p w14:paraId="50996B52" w14:textId="77777777" w:rsidR="00390AD2" w:rsidRPr="00602E4B" w:rsidRDefault="00390AD2">
      <w:pPr>
        <w:numPr>
          <w:ilvl w:val="0"/>
          <w:numId w:val="318"/>
        </w:numPr>
        <w:spacing w:before="100" w:beforeAutospacing="1" w:after="100" w:afterAutospacing="1"/>
        <w:rPr>
          <w:rFonts w:ascii="Inter" w:hAnsi="Inter"/>
          <w:sz w:val="18"/>
          <w:szCs w:val="18"/>
        </w:rPr>
      </w:pPr>
      <w:r w:rsidRPr="00602E4B">
        <w:rPr>
          <w:rFonts w:ascii="Inter" w:hAnsi="Inter"/>
          <w:sz w:val="18"/>
          <w:szCs w:val="18"/>
        </w:rPr>
        <w:t>Threshold signatures for bridge operations mean no single key controls assets</w:t>
      </w:r>
    </w:p>
    <w:p w14:paraId="28B70F4B" w14:textId="77777777" w:rsidR="00390AD2" w:rsidRPr="00602E4B" w:rsidRDefault="00390AD2">
      <w:pPr>
        <w:numPr>
          <w:ilvl w:val="0"/>
          <w:numId w:val="318"/>
        </w:numPr>
        <w:spacing w:before="100" w:beforeAutospacing="1" w:after="100" w:afterAutospacing="1"/>
        <w:rPr>
          <w:rFonts w:ascii="Inter" w:hAnsi="Inter"/>
          <w:sz w:val="18"/>
          <w:szCs w:val="18"/>
        </w:rPr>
      </w:pPr>
      <w:r w:rsidRPr="00602E4B">
        <w:rPr>
          <w:rFonts w:ascii="Inter" w:hAnsi="Inter"/>
          <w:sz w:val="18"/>
          <w:szCs w:val="18"/>
        </w:rPr>
        <w:t>Slashing creates economic disincentive for key theft (slashed amount exceeds typical ransom)</w:t>
      </w:r>
    </w:p>
    <w:p w14:paraId="11D2764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Validator Collusion:</w:t>
      </w:r>
      <w:r w:rsidRPr="00602E4B">
        <w:rPr>
          <w:rFonts w:ascii="Inter" w:hAnsi="Inter"/>
          <w:sz w:val="18"/>
          <w:szCs w:val="18"/>
        </w:rPr>
        <w:t xml:space="preserve"> Multiple validators coordinate to manipulate consensus, censor transactions, or extract MEV.</w:t>
      </w:r>
    </w:p>
    <w:p w14:paraId="521161C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Off-chain coordination among validators to act as a cartel.</w:t>
      </w:r>
    </w:p>
    <w:p w14:paraId="7FE2030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HIGH if collusion exceeds 1/3 of committee weight.</w:t>
      </w:r>
    </w:p>
    <w:p w14:paraId="1C9A6881"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6AA7CB3E" w14:textId="77777777" w:rsidR="00390AD2" w:rsidRPr="00602E4B" w:rsidRDefault="00390AD2">
      <w:pPr>
        <w:numPr>
          <w:ilvl w:val="0"/>
          <w:numId w:val="319"/>
        </w:numPr>
        <w:spacing w:before="100" w:beforeAutospacing="1" w:after="100" w:afterAutospacing="1"/>
        <w:rPr>
          <w:rFonts w:ascii="Inter" w:hAnsi="Inter"/>
          <w:sz w:val="18"/>
          <w:szCs w:val="18"/>
        </w:rPr>
      </w:pPr>
      <w:r w:rsidRPr="00602E4B">
        <w:rPr>
          <w:rFonts w:ascii="Inter" w:hAnsi="Inter"/>
          <w:sz w:val="18"/>
          <w:szCs w:val="18"/>
        </w:rPr>
        <w:t>Randomized committee selection via VRF makes advance coordination difficult</w:t>
      </w:r>
    </w:p>
    <w:p w14:paraId="422CF412" w14:textId="77777777" w:rsidR="00390AD2" w:rsidRPr="00602E4B" w:rsidRDefault="00390AD2">
      <w:pPr>
        <w:numPr>
          <w:ilvl w:val="0"/>
          <w:numId w:val="319"/>
        </w:numPr>
        <w:spacing w:before="100" w:beforeAutospacing="1" w:after="100" w:afterAutospacing="1"/>
        <w:rPr>
          <w:rFonts w:ascii="Inter" w:hAnsi="Inter"/>
          <w:sz w:val="18"/>
          <w:szCs w:val="18"/>
        </w:rPr>
      </w:pPr>
      <w:r w:rsidRPr="00602E4B">
        <w:rPr>
          <w:rFonts w:ascii="Inter" w:hAnsi="Inter"/>
          <w:sz w:val="18"/>
          <w:szCs w:val="18"/>
        </w:rPr>
        <w:t>Diversity penalties (Equation 4) automatically penalize validators that repeatedly serve together</w:t>
      </w:r>
    </w:p>
    <w:p w14:paraId="519C3B9E" w14:textId="77777777" w:rsidR="00390AD2" w:rsidRPr="00602E4B" w:rsidRDefault="00390AD2">
      <w:pPr>
        <w:numPr>
          <w:ilvl w:val="0"/>
          <w:numId w:val="319"/>
        </w:numPr>
        <w:spacing w:before="100" w:beforeAutospacing="1" w:after="100" w:afterAutospacing="1"/>
        <w:rPr>
          <w:rFonts w:ascii="Inter" w:hAnsi="Inter"/>
          <w:sz w:val="18"/>
          <w:szCs w:val="18"/>
        </w:rPr>
      </w:pPr>
      <w:r w:rsidRPr="00602E4B">
        <w:rPr>
          <w:rFonts w:ascii="Inter" w:hAnsi="Inter"/>
          <w:sz w:val="18"/>
          <w:szCs w:val="18"/>
        </w:rPr>
        <w:t>Economic incentives align toward honest behavior (slashing + reputation loss &gt; MEV gains)</w:t>
      </w:r>
    </w:p>
    <w:p w14:paraId="71A7F782" w14:textId="77777777" w:rsidR="00390AD2" w:rsidRPr="00602E4B" w:rsidRDefault="00390AD2">
      <w:pPr>
        <w:numPr>
          <w:ilvl w:val="0"/>
          <w:numId w:val="319"/>
        </w:numPr>
        <w:spacing w:before="100" w:beforeAutospacing="1" w:after="100" w:afterAutospacing="1"/>
        <w:rPr>
          <w:rFonts w:ascii="Inter" w:hAnsi="Inter"/>
          <w:sz w:val="18"/>
          <w:szCs w:val="18"/>
        </w:rPr>
      </w:pPr>
      <w:r w:rsidRPr="00602E4B">
        <w:rPr>
          <w:rFonts w:ascii="Inter" w:hAnsi="Inter"/>
          <w:sz w:val="18"/>
          <w:szCs w:val="18"/>
        </w:rPr>
        <w:t>Transparent on-chain voting creates audit trail for detecting coordinated behavior</w:t>
      </w:r>
    </w:p>
    <w:p w14:paraId="53CF31A2" w14:textId="77777777" w:rsidR="00390AD2" w:rsidRPr="00602E4B" w:rsidRDefault="00390AD2">
      <w:pPr>
        <w:numPr>
          <w:ilvl w:val="0"/>
          <w:numId w:val="319"/>
        </w:numPr>
        <w:spacing w:before="100" w:beforeAutospacing="1" w:after="100" w:afterAutospacing="1"/>
        <w:rPr>
          <w:rFonts w:ascii="Inter" w:hAnsi="Inter"/>
          <w:sz w:val="18"/>
          <w:szCs w:val="18"/>
        </w:rPr>
      </w:pPr>
      <w:r w:rsidRPr="00602E4B">
        <w:rPr>
          <w:rFonts w:ascii="Inter" w:hAnsi="Inter"/>
          <w:sz w:val="18"/>
          <w:szCs w:val="18"/>
        </w:rPr>
        <w:t>Geographic and organizational diversity requirements reduce likelihood of effective coordination</w:t>
      </w:r>
    </w:p>
    <w:p w14:paraId="4EAFF3F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Bribery and Extortion:</w:t>
      </w:r>
      <w:r w:rsidRPr="00602E4B">
        <w:rPr>
          <w:rFonts w:ascii="Inter" w:hAnsi="Inter"/>
          <w:sz w:val="18"/>
          <w:szCs w:val="18"/>
        </w:rPr>
        <w:t xml:space="preserve"> An adversary pays or coerces validators to misbehave (vote for invalid blocks, sign false bridge attestations).</w:t>
      </w:r>
    </w:p>
    <w:p w14:paraId="4F2FE61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Offering payments greater than honest rewards, or threatening physical/legal harm.</w:t>
      </w:r>
    </w:p>
    <w:p w14:paraId="7B9B98A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MEDIUM - Difficult to execute at scale, economically irrational for most scenarios.</w:t>
      </w:r>
    </w:p>
    <w:p w14:paraId="1B3C791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79FE3E32" w14:textId="77777777" w:rsidR="00390AD2" w:rsidRPr="00602E4B" w:rsidRDefault="00390AD2">
      <w:pPr>
        <w:numPr>
          <w:ilvl w:val="0"/>
          <w:numId w:val="320"/>
        </w:numPr>
        <w:spacing w:before="100" w:beforeAutospacing="1" w:after="100" w:afterAutospacing="1"/>
        <w:rPr>
          <w:rFonts w:ascii="Inter" w:hAnsi="Inter"/>
          <w:sz w:val="18"/>
          <w:szCs w:val="18"/>
        </w:rPr>
      </w:pPr>
      <w:r w:rsidRPr="00602E4B">
        <w:rPr>
          <w:rFonts w:ascii="Inter" w:hAnsi="Inter"/>
          <w:sz w:val="18"/>
          <w:szCs w:val="18"/>
        </w:rPr>
        <w:t>High slashing penalties (Equation 7) mean bribe must exceed slash amount + reputation loss + future earnings</w:t>
      </w:r>
    </w:p>
    <w:p w14:paraId="29A4F203" w14:textId="77777777" w:rsidR="00390AD2" w:rsidRPr="00602E4B" w:rsidRDefault="00390AD2">
      <w:pPr>
        <w:numPr>
          <w:ilvl w:val="0"/>
          <w:numId w:val="320"/>
        </w:numPr>
        <w:spacing w:before="100" w:beforeAutospacing="1" w:after="100" w:afterAutospacing="1"/>
        <w:rPr>
          <w:rFonts w:ascii="Inter" w:hAnsi="Inter"/>
          <w:sz w:val="18"/>
          <w:szCs w:val="18"/>
        </w:rPr>
      </w:pPr>
      <w:r w:rsidRPr="00602E4B">
        <w:rPr>
          <w:rFonts w:ascii="Inter" w:hAnsi="Inter"/>
          <w:sz w:val="18"/>
          <w:szCs w:val="18"/>
        </w:rPr>
        <w:t>Reputation damage is permanent and difficult to quantify, creating uncertainty for would-be bribe-takers</w:t>
      </w:r>
    </w:p>
    <w:p w14:paraId="37E51B82" w14:textId="77777777" w:rsidR="00390AD2" w:rsidRPr="00602E4B" w:rsidRDefault="00390AD2">
      <w:pPr>
        <w:numPr>
          <w:ilvl w:val="0"/>
          <w:numId w:val="320"/>
        </w:numPr>
        <w:spacing w:before="100" w:beforeAutospacing="1" w:after="100" w:afterAutospacing="1"/>
        <w:rPr>
          <w:rFonts w:ascii="Inter" w:hAnsi="Inter"/>
          <w:sz w:val="18"/>
          <w:szCs w:val="18"/>
        </w:rPr>
      </w:pPr>
      <w:r w:rsidRPr="00602E4B">
        <w:rPr>
          <w:rFonts w:ascii="Inter" w:hAnsi="Inter"/>
          <w:sz w:val="18"/>
          <w:szCs w:val="18"/>
        </w:rPr>
        <w:t>Transparent voting reveals who accepted bribes (they can be identified and ejected via governance)</w:t>
      </w:r>
    </w:p>
    <w:p w14:paraId="6B5D0977" w14:textId="77777777" w:rsidR="00390AD2" w:rsidRPr="00602E4B" w:rsidRDefault="00390AD2">
      <w:pPr>
        <w:numPr>
          <w:ilvl w:val="0"/>
          <w:numId w:val="320"/>
        </w:numPr>
        <w:spacing w:before="100" w:beforeAutospacing="1" w:after="100" w:afterAutospacing="1"/>
        <w:rPr>
          <w:rFonts w:ascii="Inter" w:hAnsi="Inter"/>
          <w:sz w:val="18"/>
          <w:szCs w:val="18"/>
        </w:rPr>
      </w:pPr>
      <w:r w:rsidRPr="00602E4B">
        <w:rPr>
          <w:rFonts w:ascii="Inter" w:hAnsi="Inter"/>
          <w:sz w:val="18"/>
          <w:szCs w:val="18"/>
        </w:rPr>
        <w:t>For critical operations (high-value bridge transfers), require higher thresholds (3/4 instead of 2/3)</w:t>
      </w:r>
    </w:p>
    <w:p w14:paraId="6B40FFC2"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Protocol-Level Threats</w:t>
      </w:r>
    </w:p>
    <w:p w14:paraId="37A0941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Long-Range Attacks:</w:t>
      </w:r>
      <w:r w:rsidRPr="00602E4B">
        <w:rPr>
          <w:rFonts w:ascii="Inter" w:hAnsi="Inter"/>
          <w:sz w:val="18"/>
          <w:szCs w:val="18"/>
        </w:rPr>
        <w:t xml:space="preserve"> An adversary with historical validator keys attempts to create an alternative chain history.</w:t>
      </w:r>
    </w:p>
    <w:p w14:paraId="265EDFE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Using old keys that have since been unstaked to fork the chain from deep in the past.</w:t>
      </w:r>
    </w:p>
    <w:p w14:paraId="20C0395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LOW - Mitigated by weak subjectivity checkpoints.</w:t>
      </w:r>
    </w:p>
    <w:p w14:paraId="0964C70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7A350EA4" w14:textId="77777777" w:rsidR="00390AD2" w:rsidRPr="00602E4B" w:rsidRDefault="00390AD2">
      <w:pPr>
        <w:numPr>
          <w:ilvl w:val="0"/>
          <w:numId w:val="321"/>
        </w:numPr>
        <w:spacing w:before="100" w:beforeAutospacing="1" w:after="100" w:afterAutospacing="1"/>
        <w:rPr>
          <w:rFonts w:ascii="Inter" w:hAnsi="Inter"/>
          <w:sz w:val="18"/>
          <w:szCs w:val="18"/>
        </w:rPr>
      </w:pPr>
      <w:r w:rsidRPr="00602E4B">
        <w:rPr>
          <w:rFonts w:ascii="Inter" w:hAnsi="Inter"/>
          <w:sz w:val="18"/>
          <w:szCs w:val="18"/>
        </w:rPr>
        <w:t>New nodes checkpoint recent finalized state (weak subjectivity)</w:t>
      </w:r>
    </w:p>
    <w:p w14:paraId="607FB05F" w14:textId="77777777" w:rsidR="00390AD2" w:rsidRPr="00602E4B" w:rsidRDefault="00390AD2">
      <w:pPr>
        <w:numPr>
          <w:ilvl w:val="0"/>
          <w:numId w:val="321"/>
        </w:numPr>
        <w:spacing w:before="100" w:beforeAutospacing="1" w:after="100" w:afterAutospacing="1"/>
        <w:rPr>
          <w:rFonts w:ascii="Inter" w:hAnsi="Inter"/>
          <w:sz w:val="18"/>
          <w:szCs w:val="18"/>
        </w:rPr>
      </w:pPr>
      <w:r w:rsidRPr="00602E4B">
        <w:rPr>
          <w:rFonts w:ascii="Inter" w:hAnsi="Inter"/>
          <w:sz w:val="18"/>
          <w:szCs w:val="18"/>
        </w:rPr>
        <w:t>Unbonding period (U = 21 epochs ≈ 5 days) keeps validators accountable after exit</w:t>
      </w:r>
    </w:p>
    <w:p w14:paraId="1D9E2406" w14:textId="77777777" w:rsidR="00390AD2" w:rsidRPr="00602E4B" w:rsidRDefault="00390AD2">
      <w:pPr>
        <w:numPr>
          <w:ilvl w:val="0"/>
          <w:numId w:val="321"/>
        </w:numPr>
        <w:spacing w:before="100" w:beforeAutospacing="1" w:after="100" w:afterAutospacing="1"/>
        <w:rPr>
          <w:rFonts w:ascii="Inter" w:hAnsi="Inter"/>
          <w:sz w:val="18"/>
          <w:szCs w:val="18"/>
        </w:rPr>
      </w:pPr>
      <w:r w:rsidRPr="00602E4B">
        <w:rPr>
          <w:rFonts w:ascii="Inter" w:hAnsi="Inter"/>
          <w:sz w:val="18"/>
          <w:szCs w:val="18"/>
        </w:rPr>
        <w:t>Evidence validity window expires old slashing evidence</w:t>
      </w:r>
    </w:p>
    <w:p w14:paraId="56D8C927" w14:textId="77777777" w:rsidR="00390AD2" w:rsidRPr="00602E4B" w:rsidRDefault="00390AD2">
      <w:pPr>
        <w:numPr>
          <w:ilvl w:val="0"/>
          <w:numId w:val="321"/>
        </w:numPr>
        <w:spacing w:before="100" w:beforeAutospacing="1" w:after="100" w:afterAutospacing="1"/>
        <w:rPr>
          <w:rFonts w:ascii="Inter" w:hAnsi="Inter"/>
          <w:sz w:val="18"/>
          <w:szCs w:val="18"/>
        </w:rPr>
      </w:pPr>
      <w:r w:rsidRPr="00602E4B">
        <w:rPr>
          <w:rFonts w:ascii="Inter" w:hAnsi="Inter"/>
          <w:sz w:val="18"/>
          <w:szCs w:val="18"/>
        </w:rPr>
        <w:t>Social consensus and checkpoints shared through official channels</w:t>
      </w:r>
    </w:p>
    <w:p w14:paraId="55A9C83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lastRenderedPageBreak/>
        <w:t>Nothing-at-Stake:</w:t>
      </w:r>
      <w:r w:rsidRPr="00602E4B">
        <w:rPr>
          <w:rFonts w:ascii="Inter" w:hAnsi="Inter"/>
          <w:sz w:val="18"/>
          <w:szCs w:val="18"/>
        </w:rPr>
        <w:t xml:space="preserve"> Validators vote for multiple conflicting blocks since voting costs nothing.</w:t>
      </w:r>
    </w:p>
    <w:p w14:paraId="6D73BBA7"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Voting on all forks to maximize reward probability.</w:t>
      </w:r>
    </w:p>
    <w:p w14:paraId="0BF2DA4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ELIMINATED by design.</w:t>
      </w:r>
    </w:p>
    <w:p w14:paraId="7EAD6D5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5E48E412" w14:textId="77777777" w:rsidR="00390AD2" w:rsidRPr="00602E4B" w:rsidRDefault="00390AD2">
      <w:pPr>
        <w:numPr>
          <w:ilvl w:val="0"/>
          <w:numId w:val="322"/>
        </w:numPr>
        <w:spacing w:before="100" w:beforeAutospacing="1" w:after="100" w:afterAutospacing="1"/>
        <w:rPr>
          <w:rFonts w:ascii="Inter" w:hAnsi="Inter"/>
          <w:sz w:val="18"/>
          <w:szCs w:val="18"/>
        </w:rPr>
      </w:pPr>
      <w:r w:rsidRPr="00602E4B">
        <w:rPr>
          <w:rFonts w:ascii="Inter" w:hAnsi="Inter"/>
          <w:sz w:val="18"/>
          <w:szCs w:val="18"/>
        </w:rPr>
        <w:t>Slashing for equivocation (Equation 7) makes voting on conflicting blocks costly</w:t>
      </w:r>
    </w:p>
    <w:p w14:paraId="2D62603B" w14:textId="77777777" w:rsidR="00390AD2" w:rsidRPr="00602E4B" w:rsidRDefault="00390AD2">
      <w:pPr>
        <w:numPr>
          <w:ilvl w:val="0"/>
          <w:numId w:val="322"/>
        </w:numPr>
        <w:spacing w:before="100" w:beforeAutospacing="1" w:after="100" w:afterAutospacing="1"/>
        <w:rPr>
          <w:rFonts w:ascii="Inter" w:hAnsi="Inter"/>
          <w:sz w:val="18"/>
          <w:szCs w:val="18"/>
        </w:rPr>
      </w:pPr>
      <w:r w:rsidRPr="00602E4B">
        <w:rPr>
          <w:rFonts w:ascii="Inter" w:hAnsi="Inter"/>
          <w:sz w:val="18"/>
          <w:szCs w:val="18"/>
        </w:rPr>
        <w:t>Deterministic finality means no fork choice rule to exploit</w:t>
      </w:r>
    </w:p>
    <w:p w14:paraId="32127B2C" w14:textId="77777777" w:rsidR="00390AD2" w:rsidRPr="00602E4B" w:rsidRDefault="00390AD2">
      <w:pPr>
        <w:numPr>
          <w:ilvl w:val="0"/>
          <w:numId w:val="322"/>
        </w:numPr>
        <w:spacing w:before="100" w:beforeAutospacing="1" w:after="100" w:afterAutospacing="1"/>
        <w:rPr>
          <w:rFonts w:ascii="Inter" w:hAnsi="Inter"/>
          <w:sz w:val="18"/>
          <w:szCs w:val="18"/>
        </w:rPr>
      </w:pPr>
      <w:r w:rsidRPr="00602E4B">
        <w:rPr>
          <w:rFonts w:ascii="Inter" w:hAnsi="Inter"/>
          <w:sz w:val="18"/>
          <w:szCs w:val="18"/>
        </w:rPr>
        <w:t>Three-phase voting (PREPARE → PRECOMMIT → COMMIT) with committed votes creates economic penalty for abandoning a vote</w:t>
      </w:r>
    </w:p>
    <w:p w14:paraId="0A0C024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Randomness Manipulation:</w:t>
      </w:r>
      <w:r w:rsidRPr="00602E4B">
        <w:rPr>
          <w:rFonts w:ascii="Inter" w:hAnsi="Inter"/>
          <w:sz w:val="18"/>
          <w:szCs w:val="18"/>
        </w:rPr>
        <w:t xml:space="preserve"> An adversary attempts to bias leader or committee selection by manipulating epoch randomness.</w:t>
      </w:r>
    </w:p>
    <w:p w14:paraId="09BF451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Grinding attack where adversary computes many VRF outputs to find favorable outcomes.</w:t>
      </w:r>
    </w:p>
    <w:p w14:paraId="09CA562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LOW - VRF properties prevent manipulation.</w:t>
      </w:r>
    </w:p>
    <w:p w14:paraId="3257E4F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70F8C168" w14:textId="77777777" w:rsidR="00390AD2" w:rsidRPr="00602E4B" w:rsidRDefault="00390AD2">
      <w:pPr>
        <w:numPr>
          <w:ilvl w:val="0"/>
          <w:numId w:val="323"/>
        </w:numPr>
        <w:spacing w:before="100" w:beforeAutospacing="1" w:after="100" w:afterAutospacing="1"/>
        <w:rPr>
          <w:rFonts w:ascii="Inter" w:hAnsi="Inter"/>
          <w:sz w:val="18"/>
          <w:szCs w:val="18"/>
        </w:rPr>
      </w:pPr>
      <w:r w:rsidRPr="00602E4B">
        <w:rPr>
          <w:rFonts w:ascii="Inter" w:hAnsi="Inter"/>
          <w:sz w:val="18"/>
          <w:szCs w:val="18"/>
        </w:rPr>
        <w:t>VRF-based selection is unpredictable until computed and unbiasable</w:t>
      </w:r>
    </w:p>
    <w:p w14:paraId="1220AA85" w14:textId="77777777" w:rsidR="00390AD2" w:rsidRPr="00602E4B" w:rsidRDefault="00390AD2">
      <w:pPr>
        <w:numPr>
          <w:ilvl w:val="0"/>
          <w:numId w:val="323"/>
        </w:numPr>
        <w:spacing w:before="100" w:beforeAutospacing="1" w:after="100" w:afterAutospacing="1"/>
        <w:rPr>
          <w:rFonts w:ascii="Inter" w:hAnsi="Inter"/>
          <w:sz w:val="18"/>
          <w:szCs w:val="18"/>
        </w:rPr>
      </w:pPr>
      <w:r w:rsidRPr="00602E4B">
        <w:rPr>
          <w:rFonts w:ascii="Inter" w:hAnsi="Inter"/>
          <w:sz w:val="18"/>
          <w:szCs w:val="18"/>
        </w:rPr>
        <w:t>Threshold signatures for epoch randomness (no single validator controls it)</w:t>
      </w:r>
    </w:p>
    <w:p w14:paraId="0A3A6DD6" w14:textId="77777777" w:rsidR="00390AD2" w:rsidRPr="00602E4B" w:rsidRDefault="00390AD2">
      <w:pPr>
        <w:numPr>
          <w:ilvl w:val="0"/>
          <w:numId w:val="323"/>
        </w:numPr>
        <w:spacing w:before="100" w:beforeAutospacing="1" w:after="100" w:afterAutospacing="1"/>
        <w:rPr>
          <w:rFonts w:ascii="Inter" w:hAnsi="Inter"/>
          <w:sz w:val="18"/>
          <w:szCs w:val="18"/>
        </w:rPr>
      </w:pPr>
      <w:r w:rsidRPr="00602E4B">
        <w:rPr>
          <w:rFonts w:ascii="Inter" w:hAnsi="Inter"/>
          <w:sz w:val="18"/>
          <w:szCs w:val="18"/>
        </w:rPr>
        <w:t>Commit-reveal fallback if threshold ceremony fails</w:t>
      </w:r>
    </w:p>
    <w:p w14:paraId="7E946316" w14:textId="77777777" w:rsidR="00390AD2" w:rsidRPr="00602E4B" w:rsidRDefault="00390AD2">
      <w:pPr>
        <w:numPr>
          <w:ilvl w:val="0"/>
          <w:numId w:val="323"/>
        </w:numPr>
        <w:spacing w:before="100" w:beforeAutospacing="1" w:after="100" w:afterAutospacing="1"/>
        <w:rPr>
          <w:rFonts w:ascii="Inter" w:hAnsi="Inter"/>
          <w:sz w:val="18"/>
          <w:szCs w:val="18"/>
        </w:rPr>
      </w:pPr>
      <w:r w:rsidRPr="00602E4B">
        <w:rPr>
          <w:rFonts w:ascii="Inter" w:hAnsi="Inter"/>
          <w:sz w:val="18"/>
          <w:szCs w:val="18"/>
        </w:rPr>
        <w:t>Randomness generated one epoch in advance provides predictability for validators without enabling targeted attacks</w:t>
      </w:r>
    </w:p>
    <w:p w14:paraId="1DAA339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MEV Extraction and Front-Running:</w:t>
      </w:r>
      <w:r w:rsidRPr="00602E4B">
        <w:rPr>
          <w:rFonts w:ascii="Inter" w:hAnsi="Inter"/>
          <w:sz w:val="18"/>
          <w:szCs w:val="18"/>
        </w:rPr>
        <w:t xml:space="preserve"> Block proposers reorder transactions to extract maximum value at users' expense.</w:t>
      </w:r>
    </w:p>
    <w:p w14:paraId="258AC1D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Leaders see pending transactions and insert their own to front-run, sandwich, or back-run.</w:t>
      </w:r>
    </w:p>
    <w:p w14:paraId="573A0FB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MEDIUM - Unfair but doesn't violate consensus safety; primarily a fairness/UX issue.</w:t>
      </w:r>
    </w:p>
    <w:p w14:paraId="697ADB4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293B9BF9" w14:textId="77777777" w:rsidR="00390AD2" w:rsidRPr="00602E4B" w:rsidRDefault="00390AD2">
      <w:pPr>
        <w:numPr>
          <w:ilvl w:val="0"/>
          <w:numId w:val="324"/>
        </w:numPr>
        <w:spacing w:before="100" w:beforeAutospacing="1" w:after="100" w:afterAutospacing="1"/>
        <w:rPr>
          <w:rFonts w:ascii="Inter" w:hAnsi="Inter"/>
          <w:sz w:val="18"/>
          <w:szCs w:val="18"/>
        </w:rPr>
      </w:pPr>
      <w:r w:rsidRPr="00602E4B">
        <w:rPr>
          <w:rFonts w:ascii="Inter" w:hAnsi="Inter"/>
          <w:sz w:val="18"/>
          <w:szCs w:val="18"/>
        </w:rPr>
        <w:t>Leader selection is predictable only one round in advance (limits preparation time)</w:t>
      </w:r>
    </w:p>
    <w:p w14:paraId="6EDB5D1F" w14:textId="77777777" w:rsidR="00390AD2" w:rsidRPr="00602E4B" w:rsidRDefault="00390AD2">
      <w:pPr>
        <w:numPr>
          <w:ilvl w:val="0"/>
          <w:numId w:val="324"/>
        </w:numPr>
        <w:spacing w:before="100" w:beforeAutospacing="1" w:after="100" w:afterAutospacing="1"/>
        <w:rPr>
          <w:rFonts w:ascii="Inter" w:hAnsi="Inter"/>
          <w:sz w:val="18"/>
          <w:szCs w:val="18"/>
        </w:rPr>
      </w:pPr>
      <w:r w:rsidRPr="00602E4B">
        <w:rPr>
          <w:rFonts w:ascii="Inter" w:hAnsi="Inter"/>
          <w:sz w:val="18"/>
          <w:szCs w:val="18"/>
        </w:rPr>
        <w:t>Encrypted mempool (planned Phase 3) prevents leaders from seeing transaction contents before commitment</w:t>
      </w:r>
    </w:p>
    <w:p w14:paraId="70905AE8" w14:textId="77777777" w:rsidR="00390AD2" w:rsidRPr="00602E4B" w:rsidRDefault="00390AD2">
      <w:pPr>
        <w:numPr>
          <w:ilvl w:val="0"/>
          <w:numId w:val="324"/>
        </w:numPr>
        <w:spacing w:before="100" w:beforeAutospacing="1" w:after="100" w:afterAutospacing="1"/>
        <w:rPr>
          <w:rFonts w:ascii="Inter" w:hAnsi="Inter"/>
          <w:sz w:val="18"/>
          <w:szCs w:val="18"/>
        </w:rPr>
      </w:pPr>
      <w:r w:rsidRPr="00602E4B">
        <w:rPr>
          <w:rFonts w:ascii="Inter" w:hAnsi="Inter"/>
          <w:sz w:val="18"/>
          <w:szCs w:val="18"/>
        </w:rPr>
        <w:t>Threshold encryption for transaction ordering (planned)</w:t>
      </w:r>
    </w:p>
    <w:p w14:paraId="6CFC5EA7" w14:textId="77777777" w:rsidR="00390AD2" w:rsidRPr="00602E4B" w:rsidRDefault="00390AD2">
      <w:pPr>
        <w:numPr>
          <w:ilvl w:val="0"/>
          <w:numId w:val="324"/>
        </w:numPr>
        <w:spacing w:before="100" w:beforeAutospacing="1" w:after="100" w:afterAutospacing="1"/>
        <w:rPr>
          <w:rFonts w:ascii="Inter" w:hAnsi="Inter"/>
          <w:sz w:val="18"/>
          <w:szCs w:val="18"/>
        </w:rPr>
      </w:pPr>
      <w:r w:rsidRPr="00602E4B">
        <w:rPr>
          <w:rFonts w:ascii="Inter" w:hAnsi="Inter"/>
          <w:sz w:val="18"/>
          <w:szCs w:val="18"/>
        </w:rPr>
        <w:t>MEV revenue can be partially captured by protocol via proposer share and redistributed</w:t>
      </w:r>
    </w:p>
    <w:p w14:paraId="28C82DEC" w14:textId="77777777" w:rsidR="00390AD2" w:rsidRPr="00602E4B" w:rsidRDefault="00390AD2">
      <w:pPr>
        <w:numPr>
          <w:ilvl w:val="0"/>
          <w:numId w:val="324"/>
        </w:numPr>
        <w:spacing w:before="100" w:beforeAutospacing="1" w:after="100" w:afterAutospacing="1"/>
        <w:rPr>
          <w:rFonts w:ascii="Inter" w:hAnsi="Inter"/>
          <w:sz w:val="18"/>
          <w:szCs w:val="18"/>
        </w:rPr>
      </w:pPr>
      <w:r w:rsidRPr="00602E4B">
        <w:rPr>
          <w:rFonts w:ascii="Inter" w:hAnsi="Inter"/>
          <w:sz w:val="18"/>
          <w:szCs w:val="18"/>
        </w:rPr>
        <w:t>Community monitoring and social slashing for egregious MEV behavior</w:t>
      </w:r>
    </w:p>
    <w:p w14:paraId="229676F3"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Cross-Chain Bridge Threats</w:t>
      </w:r>
    </w:p>
    <w:p w14:paraId="015E154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False Attestation Attacks:</w:t>
      </w:r>
      <w:r w:rsidRPr="00602E4B">
        <w:rPr>
          <w:rFonts w:ascii="Inter" w:hAnsi="Inter"/>
          <w:sz w:val="18"/>
          <w:szCs w:val="18"/>
        </w:rPr>
        <w:t xml:space="preserve"> Malicious bridge relayers sign attestations for events that didn't occur on external chains.</w:t>
      </w:r>
    </w:p>
    <w:p w14:paraId="116420B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Compromised relayers collude to authorize fraudulent withdrawals.</w:t>
      </w:r>
    </w:p>
    <w:p w14:paraId="4946C12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CRITICAL - Could result in theft of all bridge assets if threshold compromised.</w:t>
      </w:r>
    </w:p>
    <w:p w14:paraId="3A6BCF04"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54F19B47" w14:textId="77777777" w:rsidR="00390AD2" w:rsidRPr="00602E4B" w:rsidRDefault="00390AD2">
      <w:pPr>
        <w:numPr>
          <w:ilvl w:val="0"/>
          <w:numId w:val="325"/>
        </w:numPr>
        <w:spacing w:before="100" w:beforeAutospacing="1" w:after="100" w:afterAutospacing="1"/>
        <w:rPr>
          <w:rFonts w:ascii="Inter" w:hAnsi="Inter"/>
          <w:sz w:val="18"/>
          <w:szCs w:val="18"/>
        </w:rPr>
      </w:pPr>
      <w:r w:rsidRPr="00602E4B">
        <w:rPr>
          <w:rFonts w:ascii="Inter" w:hAnsi="Inter"/>
          <w:sz w:val="18"/>
          <w:szCs w:val="18"/>
        </w:rPr>
        <w:t>Threshold signatures require t out of n relayers (default 100 of 150 for critical chains)</w:t>
      </w:r>
    </w:p>
    <w:p w14:paraId="53DECFEE" w14:textId="77777777" w:rsidR="00390AD2" w:rsidRPr="00602E4B" w:rsidRDefault="00390AD2">
      <w:pPr>
        <w:numPr>
          <w:ilvl w:val="0"/>
          <w:numId w:val="325"/>
        </w:numPr>
        <w:spacing w:before="100" w:beforeAutospacing="1" w:after="100" w:afterAutospacing="1"/>
        <w:rPr>
          <w:rFonts w:ascii="Inter" w:hAnsi="Inter"/>
          <w:sz w:val="18"/>
          <w:szCs w:val="18"/>
        </w:rPr>
      </w:pPr>
      <w:r w:rsidRPr="00602E4B">
        <w:rPr>
          <w:rFonts w:ascii="Inter" w:hAnsi="Inter"/>
          <w:sz w:val="18"/>
          <w:szCs w:val="18"/>
        </w:rPr>
        <w:t>High stake requirements for bridge relayers (50,000 SNRG minimum)</w:t>
      </w:r>
    </w:p>
    <w:p w14:paraId="25DBAED6" w14:textId="77777777" w:rsidR="00390AD2" w:rsidRPr="00602E4B" w:rsidRDefault="00390AD2">
      <w:pPr>
        <w:numPr>
          <w:ilvl w:val="0"/>
          <w:numId w:val="325"/>
        </w:numPr>
        <w:spacing w:before="100" w:beforeAutospacing="1" w:after="100" w:afterAutospacing="1"/>
        <w:rPr>
          <w:rFonts w:ascii="Inter" w:hAnsi="Inter"/>
          <w:sz w:val="18"/>
          <w:szCs w:val="18"/>
        </w:rPr>
      </w:pPr>
      <w:r w:rsidRPr="00602E4B">
        <w:rPr>
          <w:rFonts w:ascii="Inter" w:hAnsi="Inter"/>
          <w:sz w:val="18"/>
          <w:szCs w:val="18"/>
        </w:rPr>
        <w:t>Enhanced slashing for bridge fraud (σ_bridge = 5% additional penalty on top of standard slashing)</w:t>
      </w:r>
    </w:p>
    <w:p w14:paraId="77CF0541" w14:textId="77777777" w:rsidR="00390AD2" w:rsidRPr="00602E4B" w:rsidRDefault="00390AD2">
      <w:pPr>
        <w:numPr>
          <w:ilvl w:val="0"/>
          <w:numId w:val="325"/>
        </w:numPr>
        <w:spacing w:before="100" w:beforeAutospacing="1" w:after="100" w:afterAutospacing="1"/>
        <w:rPr>
          <w:rFonts w:ascii="Inter" w:hAnsi="Inter"/>
          <w:sz w:val="18"/>
          <w:szCs w:val="18"/>
        </w:rPr>
      </w:pPr>
      <w:r w:rsidRPr="00602E4B">
        <w:rPr>
          <w:rFonts w:ascii="Inter" w:hAnsi="Inter"/>
          <w:sz w:val="18"/>
          <w:szCs w:val="18"/>
        </w:rPr>
        <w:lastRenderedPageBreak/>
        <w:t>Witness attestation cross-validation (multiple independent sources must agree)</w:t>
      </w:r>
    </w:p>
    <w:p w14:paraId="5C0993AF" w14:textId="77777777" w:rsidR="00390AD2" w:rsidRPr="00602E4B" w:rsidRDefault="00390AD2">
      <w:pPr>
        <w:numPr>
          <w:ilvl w:val="0"/>
          <w:numId w:val="325"/>
        </w:numPr>
        <w:spacing w:before="100" w:beforeAutospacing="1" w:after="100" w:afterAutospacing="1"/>
        <w:rPr>
          <w:rFonts w:ascii="Inter" w:hAnsi="Inter"/>
          <w:sz w:val="18"/>
          <w:szCs w:val="18"/>
        </w:rPr>
      </w:pPr>
      <w:r w:rsidRPr="00602E4B">
        <w:rPr>
          <w:rFonts w:ascii="Inter" w:hAnsi="Inter"/>
          <w:sz w:val="18"/>
          <w:szCs w:val="18"/>
        </w:rPr>
        <w:t>Circuit breaker automatically pauses bridge if anomalous activity detected</w:t>
      </w:r>
    </w:p>
    <w:p w14:paraId="76739130" w14:textId="77777777" w:rsidR="00390AD2" w:rsidRPr="00602E4B" w:rsidRDefault="00390AD2">
      <w:pPr>
        <w:numPr>
          <w:ilvl w:val="0"/>
          <w:numId w:val="325"/>
        </w:numPr>
        <w:spacing w:before="100" w:beforeAutospacing="1" w:after="100" w:afterAutospacing="1"/>
        <w:rPr>
          <w:rFonts w:ascii="Inter" w:hAnsi="Inter"/>
          <w:sz w:val="18"/>
          <w:szCs w:val="18"/>
        </w:rPr>
      </w:pPr>
      <w:r w:rsidRPr="00602E4B">
        <w:rPr>
          <w:rFonts w:ascii="Inter" w:hAnsi="Inter"/>
          <w:sz w:val="18"/>
          <w:szCs w:val="18"/>
        </w:rPr>
        <w:t>Fraud proof mechanism allows anyone to challenge attestations with external chain data</w:t>
      </w:r>
    </w:p>
    <w:p w14:paraId="4A95DED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Reorg Exploitation:</w:t>
      </w:r>
      <w:r w:rsidRPr="00602E4B">
        <w:rPr>
          <w:rFonts w:ascii="Inter" w:hAnsi="Inter"/>
          <w:sz w:val="18"/>
          <w:szCs w:val="18"/>
        </w:rPr>
        <w:t xml:space="preserve"> An attacker exploits blockchain reorganizations on external chains to double-spend through the bridge.</w:t>
      </w:r>
    </w:p>
    <w:p w14:paraId="7293AAD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Deposit on external chain, get credited on Synergy, then reorg the external chain to cancel the deposit.</w:t>
      </w:r>
    </w:p>
    <w:p w14:paraId="260EAD5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HIGH for chains with weak finality guarantees.</w:t>
      </w:r>
    </w:p>
    <w:p w14:paraId="1C1BA56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6BA594B1" w14:textId="77777777" w:rsidR="00390AD2" w:rsidRPr="00602E4B" w:rsidRDefault="00390AD2">
      <w:pPr>
        <w:numPr>
          <w:ilvl w:val="0"/>
          <w:numId w:val="326"/>
        </w:numPr>
        <w:spacing w:before="100" w:beforeAutospacing="1" w:after="100" w:afterAutospacing="1"/>
        <w:rPr>
          <w:rFonts w:ascii="Inter" w:hAnsi="Inter"/>
          <w:sz w:val="18"/>
          <w:szCs w:val="18"/>
        </w:rPr>
      </w:pPr>
      <w:r w:rsidRPr="00602E4B">
        <w:rPr>
          <w:rFonts w:ascii="Inter" w:hAnsi="Inter"/>
          <w:sz w:val="18"/>
          <w:szCs w:val="18"/>
        </w:rPr>
        <w:t xml:space="preserve">Chain-specific confirmation requirements: </w:t>
      </w:r>
    </w:p>
    <w:p w14:paraId="4A464B8D" w14:textId="77777777" w:rsidR="00390AD2" w:rsidRPr="00602E4B" w:rsidRDefault="00390AD2">
      <w:pPr>
        <w:numPr>
          <w:ilvl w:val="1"/>
          <w:numId w:val="326"/>
        </w:numPr>
        <w:spacing w:before="100" w:beforeAutospacing="1" w:after="100" w:afterAutospacing="1"/>
        <w:rPr>
          <w:rFonts w:ascii="Inter" w:hAnsi="Inter"/>
          <w:sz w:val="18"/>
          <w:szCs w:val="18"/>
        </w:rPr>
      </w:pPr>
      <w:r w:rsidRPr="00602E4B">
        <w:rPr>
          <w:rFonts w:ascii="Inter" w:hAnsi="Inter"/>
          <w:sz w:val="18"/>
          <w:szCs w:val="18"/>
        </w:rPr>
        <w:t>Bitcoin: 6 confirmations (≈60 minutes)</w:t>
      </w:r>
    </w:p>
    <w:p w14:paraId="05CD46CE" w14:textId="77777777" w:rsidR="00390AD2" w:rsidRPr="00602E4B" w:rsidRDefault="00390AD2">
      <w:pPr>
        <w:numPr>
          <w:ilvl w:val="1"/>
          <w:numId w:val="326"/>
        </w:numPr>
        <w:spacing w:before="100" w:beforeAutospacing="1" w:after="100" w:afterAutospacing="1"/>
        <w:rPr>
          <w:rFonts w:ascii="Inter" w:hAnsi="Inter"/>
          <w:sz w:val="18"/>
          <w:szCs w:val="18"/>
        </w:rPr>
      </w:pPr>
      <w:r w:rsidRPr="00602E4B">
        <w:rPr>
          <w:rFonts w:ascii="Inter" w:hAnsi="Inter"/>
          <w:sz w:val="18"/>
          <w:szCs w:val="18"/>
        </w:rPr>
        <w:t>Ethereum: 12 confirmations (≈3 minutes)</w:t>
      </w:r>
    </w:p>
    <w:p w14:paraId="2F21F380" w14:textId="77777777" w:rsidR="00390AD2" w:rsidRPr="00602E4B" w:rsidRDefault="00390AD2">
      <w:pPr>
        <w:numPr>
          <w:ilvl w:val="1"/>
          <w:numId w:val="326"/>
        </w:numPr>
        <w:spacing w:before="100" w:beforeAutospacing="1" w:after="100" w:afterAutospacing="1"/>
        <w:rPr>
          <w:rFonts w:ascii="Inter" w:hAnsi="Inter"/>
          <w:sz w:val="18"/>
          <w:szCs w:val="18"/>
        </w:rPr>
      </w:pPr>
      <w:r w:rsidRPr="00602E4B">
        <w:rPr>
          <w:rFonts w:ascii="Inter" w:hAnsi="Inter"/>
          <w:sz w:val="18"/>
          <w:szCs w:val="18"/>
        </w:rPr>
        <w:t>Solana: 32 confirmations (≈13 seconds)</w:t>
      </w:r>
    </w:p>
    <w:p w14:paraId="448744D9" w14:textId="77777777" w:rsidR="00390AD2" w:rsidRPr="00602E4B" w:rsidRDefault="00390AD2">
      <w:pPr>
        <w:numPr>
          <w:ilvl w:val="1"/>
          <w:numId w:val="326"/>
        </w:numPr>
        <w:spacing w:before="100" w:beforeAutospacing="1" w:after="100" w:afterAutospacing="1"/>
        <w:rPr>
          <w:rFonts w:ascii="Inter" w:hAnsi="Inter"/>
          <w:sz w:val="18"/>
          <w:szCs w:val="18"/>
        </w:rPr>
      </w:pPr>
      <w:r w:rsidRPr="00602E4B">
        <w:rPr>
          <w:rFonts w:ascii="Inter" w:hAnsi="Inter"/>
          <w:sz w:val="18"/>
          <w:szCs w:val="18"/>
        </w:rPr>
        <w:t>Higher confirmations required for high-value transfers</w:t>
      </w:r>
    </w:p>
    <w:p w14:paraId="14692063" w14:textId="77777777" w:rsidR="00390AD2" w:rsidRPr="00602E4B" w:rsidRDefault="00390AD2">
      <w:pPr>
        <w:numPr>
          <w:ilvl w:val="0"/>
          <w:numId w:val="326"/>
        </w:numPr>
        <w:spacing w:before="100" w:beforeAutospacing="1" w:after="100" w:afterAutospacing="1"/>
        <w:rPr>
          <w:rFonts w:ascii="Inter" w:hAnsi="Inter"/>
          <w:sz w:val="18"/>
          <w:szCs w:val="18"/>
        </w:rPr>
      </w:pPr>
      <w:r w:rsidRPr="00602E4B">
        <w:rPr>
          <w:rFonts w:ascii="Inter" w:hAnsi="Inter"/>
          <w:sz w:val="18"/>
          <w:szCs w:val="18"/>
        </w:rPr>
        <w:t>Reorg detection monitoring on external chains</w:t>
      </w:r>
    </w:p>
    <w:p w14:paraId="200C2A7E" w14:textId="77777777" w:rsidR="00390AD2" w:rsidRPr="00602E4B" w:rsidRDefault="00390AD2">
      <w:pPr>
        <w:numPr>
          <w:ilvl w:val="0"/>
          <w:numId w:val="326"/>
        </w:numPr>
        <w:spacing w:before="100" w:beforeAutospacing="1" w:after="100" w:afterAutospacing="1"/>
        <w:rPr>
          <w:rFonts w:ascii="Inter" w:hAnsi="Inter"/>
          <w:sz w:val="18"/>
          <w:szCs w:val="18"/>
        </w:rPr>
      </w:pPr>
      <w:r w:rsidRPr="00602E4B">
        <w:rPr>
          <w:rFonts w:ascii="Inter" w:hAnsi="Inter"/>
          <w:sz w:val="18"/>
          <w:szCs w:val="18"/>
        </w:rPr>
        <w:t>Ability to revert provisional credits if reorg detected within safety window</w:t>
      </w:r>
    </w:p>
    <w:p w14:paraId="0DC6E3EA" w14:textId="77777777" w:rsidR="00390AD2" w:rsidRPr="00602E4B" w:rsidRDefault="00390AD2">
      <w:pPr>
        <w:numPr>
          <w:ilvl w:val="0"/>
          <w:numId w:val="326"/>
        </w:numPr>
        <w:spacing w:before="100" w:beforeAutospacing="1" w:after="100" w:afterAutospacing="1"/>
        <w:rPr>
          <w:rFonts w:ascii="Inter" w:hAnsi="Inter"/>
          <w:sz w:val="18"/>
          <w:szCs w:val="18"/>
        </w:rPr>
      </w:pPr>
      <w:r w:rsidRPr="00602E4B">
        <w:rPr>
          <w:rFonts w:ascii="Inter" w:hAnsi="Inter"/>
          <w:sz w:val="18"/>
          <w:szCs w:val="18"/>
        </w:rPr>
        <w:t>Insurance fund covers losses from deep reorgs (funded by bridge fees)</w:t>
      </w:r>
    </w:p>
    <w:p w14:paraId="22224E11"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Bridge Smart Contract Exploits:</w:t>
      </w:r>
      <w:r w:rsidRPr="00602E4B">
        <w:rPr>
          <w:rFonts w:ascii="Inter" w:hAnsi="Inter"/>
          <w:sz w:val="18"/>
          <w:szCs w:val="18"/>
        </w:rPr>
        <w:t xml:space="preserve"> Vulnerabilities in bridge contracts on external chains or Synergy allow theft.</w:t>
      </w:r>
    </w:p>
    <w:p w14:paraId="1919B5A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Reentrancy, integer overflow, access control bypasses, logic errors.</w:t>
      </w:r>
    </w:p>
    <w:p w14:paraId="0A5A621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CRITICAL - Could drain entire bridge balance.</w:t>
      </w:r>
    </w:p>
    <w:p w14:paraId="4872F74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7D866671" w14:textId="77777777" w:rsidR="00390AD2" w:rsidRPr="00602E4B" w:rsidRDefault="00390AD2">
      <w:pPr>
        <w:numPr>
          <w:ilvl w:val="0"/>
          <w:numId w:val="327"/>
        </w:numPr>
        <w:spacing w:before="100" w:beforeAutospacing="1" w:after="100" w:afterAutospacing="1"/>
        <w:rPr>
          <w:rFonts w:ascii="Inter" w:hAnsi="Inter"/>
          <w:sz w:val="18"/>
          <w:szCs w:val="18"/>
        </w:rPr>
      </w:pPr>
      <w:r w:rsidRPr="00602E4B">
        <w:rPr>
          <w:rFonts w:ascii="Inter" w:hAnsi="Inter"/>
          <w:sz w:val="18"/>
          <w:szCs w:val="18"/>
        </w:rPr>
        <w:t>Comprehensive audits by multiple firms before deployment (minimum 2 independent audits)</w:t>
      </w:r>
    </w:p>
    <w:p w14:paraId="2814E79A" w14:textId="77777777" w:rsidR="00390AD2" w:rsidRPr="00602E4B" w:rsidRDefault="00390AD2">
      <w:pPr>
        <w:numPr>
          <w:ilvl w:val="0"/>
          <w:numId w:val="327"/>
        </w:numPr>
        <w:spacing w:before="100" w:beforeAutospacing="1" w:after="100" w:afterAutospacing="1"/>
        <w:rPr>
          <w:rFonts w:ascii="Inter" w:hAnsi="Inter"/>
          <w:sz w:val="18"/>
          <w:szCs w:val="18"/>
        </w:rPr>
      </w:pPr>
      <w:r w:rsidRPr="00602E4B">
        <w:rPr>
          <w:rFonts w:ascii="Inter" w:hAnsi="Inter"/>
          <w:sz w:val="18"/>
          <w:szCs w:val="18"/>
        </w:rPr>
        <w:t>Formal verification of critical contract logic (BridgeValidator, CrossChainSwap)</w:t>
      </w:r>
    </w:p>
    <w:p w14:paraId="4505BDA9" w14:textId="77777777" w:rsidR="00390AD2" w:rsidRPr="00602E4B" w:rsidRDefault="00390AD2">
      <w:pPr>
        <w:numPr>
          <w:ilvl w:val="0"/>
          <w:numId w:val="327"/>
        </w:numPr>
        <w:spacing w:before="100" w:beforeAutospacing="1" w:after="100" w:afterAutospacing="1"/>
        <w:rPr>
          <w:rFonts w:ascii="Inter" w:hAnsi="Inter"/>
          <w:sz w:val="18"/>
          <w:szCs w:val="18"/>
        </w:rPr>
      </w:pPr>
      <w:r w:rsidRPr="00602E4B">
        <w:rPr>
          <w:rFonts w:ascii="Inter" w:hAnsi="Inter"/>
          <w:sz w:val="18"/>
          <w:szCs w:val="18"/>
        </w:rPr>
        <w:t>Gradual rollout with transfer limits that increase as confidence grows</w:t>
      </w:r>
    </w:p>
    <w:p w14:paraId="0849D783" w14:textId="77777777" w:rsidR="00390AD2" w:rsidRPr="00602E4B" w:rsidRDefault="00390AD2">
      <w:pPr>
        <w:numPr>
          <w:ilvl w:val="0"/>
          <w:numId w:val="327"/>
        </w:numPr>
        <w:spacing w:before="100" w:beforeAutospacing="1" w:after="100" w:afterAutospacing="1"/>
        <w:rPr>
          <w:rFonts w:ascii="Inter" w:hAnsi="Inter"/>
          <w:sz w:val="18"/>
          <w:szCs w:val="18"/>
        </w:rPr>
      </w:pPr>
      <w:r w:rsidRPr="00602E4B">
        <w:rPr>
          <w:rFonts w:ascii="Inter" w:hAnsi="Inter"/>
          <w:sz w:val="18"/>
          <w:szCs w:val="18"/>
        </w:rPr>
        <w:t>Timelocks on contract upgrades (7-14 days notice before changes take effect)</w:t>
      </w:r>
    </w:p>
    <w:p w14:paraId="13DD6B46" w14:textId="77777777" w:rsidR="00390AD2" w:rsidRPr="00602E4B" w:rsidRDefault="00390AD2">
      <w:pPr>
        <w:numPr>
          <w:ilvl w:val="0"/>
          <w:numId w:val="327"/>
        </w:numPr>
        <w:spacing w:before="100" w:beforeAutospacing="1" w:after="100" w:afterAutospacing="1"/>
        <w:rPr>
          <w:rFonts w:ascii="Inter" w:hAnsi="Inter"/>
          <w:sz w:val="18"/>
          <w:szCs w:val="18"/>
        </w:rPr>
      </w:pPr>
      <w:r w:rsidRPr="00602E4B">
        <w:rPr>
          <w:rFonts w:ascii="Inter" w:hAnsi="Inter"/>
          <w:sz w:val="18"/>
          <w:szCs w:val="18"/>
        </w:rPr>
        <w:t>Emergency pause functionality (Security Council 5-of-7 multi-sig can freeze bridge)</w:t>
      </w:r>
    </w:p>
    <w:p w14:paraId="30691620" w14:textId="77777777" w:rsidR="00390AD2" w:rsidRPr="00602E4B" w:rsidRDefault="00390AD2">
      <w:pPr>
        <w:numPr>
          <w:ilvl w:val="0"/>
          <w:numId w:val="327"/>
        </w:numPr>
        <w:spacing w:before="100" w:beforeAutospacing="1" w:after="100" w:afterAutospacing="1"/>
        <w:rPr>
          <w:rFonts w:ascii="Inter" w:hAnsi="Inter"/>
          <w:sz w:val="18"/>
          <w:szCs w:val="18"/>
        </w:rPr>
      </w:pPr>
      <w:r w:rsidRPr="00602E4B">
        <w:rPr>
          <w:rFonts w:ascii="Inter" w:hAnsi="Inter"/>
          <w:sz w:val="18"/>
          <w:szCs w:val="18"/>
        </w:rPr>
        <w:t>Bug bounty program with high payouts for vulnerability discoveries (up to $1M for critical bugs)</w:t>
      </w:r>
    </w:p>
    <w:p w14:paraId="4A829E3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MPC Key Share Compromise:</w:t>
      </w:r>
      <w:r w:rsidRPr="00602E4B">
        <w:rPr>
          <w:rFonts w:ascii="Inter" w:hAnsi="Inter"/>
          <w:sz w:val="18"/>
          <w:szCs w:val="18"/>
        </w:rPr>
        <w:t xml:space="preserve"> An adversary compromises enough relayer nodes to reconstruct threshold private keys.</w:t>
      </w:r>
    </w:p>
    <w:p w14:paraId="0FFCA6F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Hacking relayer infrastructure, insider attacks, supply chain compromises.</w:t>
      </w:r>
    </w:p>
    <w:p w14:paraId="6A9DCBF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CRITICAL - Could allow complete control of bridge assets.</w:t>
      </w:r>
    </w:p>
    <w:p w14:paraId="42A676B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0725C006" w14:textId="77777777" w:rsidR="00390AD2" w:rsidRPr="00602E4B" w:rsidRDefault="00390AD2">
      <w:pPr>
        <w:numPr>
          <w:ilvl w:val="0"/>
          <w:numId w:val="328"/>
        </w:numPr>
        <w:spacing w:before="100" w:beforeAutospacing="1" w:after="100" w:afterAutospacing="1"/>
        <w:rPr>
          <w:rFonts w:ascii="Inter" w:hAnsi="Inter"/>
          <w:sz w:val="18"/>
          <w:szCs w:val="18"/>
        </w:rPr>
      </w:pPr>
      <w:r w:rsidRPr="00602E4B">
        <w:rPr>
          <w:rFonts w:ascii="Inter" w:hAnsi="Inter"/>
          <w:sz w:val="18"/>
          <w:szCs w:val="18"/>
        </w:rPr>
        <w:t>Geographic and organizational diversity requirements for relayers</w:t>
      </w:r>
    </w:p>
    <w:p w14:paraId="4E4462B9" w14:textId="77777777" w:rsidR="00390AD2" w:rsidRPr="00602E4B" w:rsidRDefault="00390AD2">
      <w:pPr>
        <w:numPr>
          <w:ilvl w:val="0"/>
          <w:numId w:val="328"/>
        </w:numPr>
        <w:spacing w:before="100" w:beforeAutospacing="1" w:after="100" w:afterAutospacing="1"/>
        <w:rPr>
          <w:rFonts w:ascii="Inter" w:hAnsi="Inter"/>
          <w:sz w:val="18"/>
          <w:szCs w:val="18"/>
        </w:rPr>
      </w:pPr>
      <w:r w:rsidRPr="00602E4B">
        <w:rPr>
          <w:rFonts w:ascii="Inter" w:hAnsi="Inter"/>
          <w:sz w:val="18"/>
          <w:szCs w:val="18"/>
        </w:rPr>
        <w:t>Hardware security modules (HSM) for key share storage</w:t>
      </w:r>
    </w:p>
    <w:p w14:paraId="308C240E" w14:textId="77777777" w:rsidR="00390AD2" w:rsidRPr="00602E4B" w:rsidRDefault="00390AD2">
      <w:pPr>
        <w:numPr>
          <w:ilvl w:val="0"/>
          <w:numId w:val="328"/>
        </w:numPr>
        <w:spacing w:before="100" w:beforeAutospacing="1" w:after="100" w:afterAutospacing="1"/>
        <w:rPr>
          <w:rFonts w:ascii="Inter" w:hAnsi="Inter"/>
          <w:sz w:val="18"/>
          <w:szCs w:val="18"/>
        </w:rPr>
      </w:pPr>
      <w:r w:rsidRPr="00602E4B">
        <w:rPr>
          <w:rFonts w:ascii="Inter" w:hAnsi="Inter"/>
          <w:sz w:val="18"/>
          <w:szCs w:val="18"/>
        </w:rPr>
        <w:t>Regular key rotation ceremonies (quarterly or after any suspected compromise)</w:t>
      </w:r>
    </w:p>
    <w:p w14:paraId="0B50068E" w14:textId="77777777" w:rsidR="00390AD2" w:rsidRPr="00602E4B" w:rsidRDefault="00390AD2">
      <w:pPr>
        <w:numPr>
          <w:ilvl w:val="0"/>
          <w:numId w:val="328"/>
        </w:numPr>
        <w:spacing w:before="100" w:beforeAutospacing="1" w:after="100" w:afterAutospacing="1"/>
        <w:rPr>
          <w:rFonts w:ascii="Inter" w:hAnsi="Inter"/>
          <w:sz w:val="18"/>
          <w:szCs w:val="18"/>
        </w:rPr>
      </w:pPr>
      <w:r w:rsidRPr="00602E4B">
        <w:rPr>
          <w:rFonts w:ascii="Inter" w:hAnsi="Inter"/>
          <w:sz w:val="18"/>
          <w:szCs w:val="18"/>
        </w:rPr>
        <w:t>Threshold of 100 of 150 means attacker must compromise 51 relayers (34% attack threshold)</w:t>
      </w:r>
    </w:p>
    <w:p w14:paraId="1818246B" w14:textId="77777777" w:rsidR="00390AD2" w:rsidRPr="00602E4B" w:rsidRDefault="00390AD2">
      <w:pPr>
        <w:numPr>
          <w:ilvl w:val="0"/>
          <w:numId w:val="328"/>
        </w:numPr>
        <w:spacing w:before="100" w:beforeAutospacing="1" w:after="100" w:afterAutospacing="1"/>
        <w:rPr>
          <w:rFonts w:ascii="Inter" w:hAnsi="Inter"/>
          <w:sz w:val="18"/>
          <w:szCs w:val="18"/>
        </w:rPr>
      </w:pPr>
      <w:r w:rsidRPr="00602E4B">
        <w:rPr>
          <w:rFonts w:ascii="Inter" w:hAnsi="Inter"/>
          <w:sz w:val="18"/>
          <w:szCs w:val="18"/>
        </w:rPr>
        <w:t>Anomaly detection flags unusual signing patterns</w:t>
      </w:r>
    </w:p>
    <w:p w14:paraId="7139E480" w14:textId="77777777" w:rsidR="00390AD2" w:rsidRPr="00602E4B" w:rsidRDefault="00390AD2">
      <w:pPr>
        <w:numPr>
          <w:ilvl w:val="0"/>
          <w:numId w:val="328"/>
        </w:numPr>
        <w:spacing w:before="100" w:beforeAutospacing="1" w:after="100" w:afterAutospacing="1"/>
        <w:rPr>
          <w:rFonts w:ascii="Inter" w:hAnsi="Inter"/>
          <w:sz w:val="18"/>
          <w:szCs w:val="18"/>
        </w:rPr>
      </w:pPr>
      <w:r w:rsidRPr="00602E4B">
        <w:rPr>
          <w:rFonts w:ascii="Inter" w:hAnsi="Inter"/>
          <w:sz w:val="18"/>
          <w:szCs w:val="18"/>
        </w:rPr>
        <w:t>Slashing provides economic disincentive (each compromised relayer loses stake)</w:t>
      </w:r>
    </w:p>
    <w:p w14:paraId="54FFF537"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Governance Threats</w:t>
      </w:r>
    </w:p>
    <w:p w14:paraId="7A6F1C6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Governance Takeover:</w:t>
      </w:r>
      <w:r w:rsidRPr="00602E4B">
        <w:rPr>
          <w:rFonts w:ascii="Inter" w:hAnsi="Inter"/>
          <w:sz w:val="18"/>
          <w:szCs w:val="18"/>
        </w:rPr>
        <w:t xml:space="preserve"> An adversary accumulates voting power to pass malicious proposals.</w:t>
      </w:r>
    </w:p>
    <w:p w14:paraId="13A1FBC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lastRenderedPageBreak/>
        <w:t>Attack Vector:</w:t>
      </w:r>
      <w:r w:rsidRPr="00602E4B">
        <w:rPr>
          <w:rFonts w:ascii="Inter" w:hAnsi="Inter"/>
          <w:sz w:val="18"/>
          <w:szCs w:val="18"/>
        </w:rPr>
        <w:t xml:space="preserve"> Buying tokens, accumulating Synergy Score through fake contributions.</w:t>
      </w:r>
    </w:p>
    <w:p w14:paraId="4843EE8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HIGH - Could lead to protocol changes benefiting attacker.</w:t>
      </w:r>
    </w:p>
    <w:p w14:paraId="7121D16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396C71DB" w14:textId="77777777" w:rsidR="00390AD2" w:rsidRPr="00602E4B" w:rsidRDefault="00390AD2">
      <w:pPr>
        <w:numPr>
          <w:ilvl w:val="0"/>
          <w:numId w:val="329"/>
        </w:numPr>
        <w:spacing w:before="100" w:beforeAutospacing="1" w:after="100" w:afterAutospacing="1"/>
        <w:rPr>
          <w:rFonts w:ascii="Inter" w:hAnsi="Inter"/>
          <w:sz w:val="18"/>
          <w:szCs w:val="18"/>
        </w:rPr>
      </w:pPr>
      <w:r w:rsidRPr="00602E4B">
        <w:rPr>
          <w:rFonts w:ascii="Inter" w:hAnsi="Inter"/>
          <w:sz w:val="18"/>
          <w:szCs w:val="18"/>
        </w:rPr>
        <w:t>Synergy Score weighting (not just token holdings) makes takeover more difficult</w:t>
      </w:r>
    </w:p>
    <w:p w14:paraId="1058B302" w14:textId="77777777" w:rsidR="00390AD2" w:rsidRPr="00602E4B" w:rsidRDefault="00390AD2">
      <w:pPr>
        <w:numPr>
          <w:ilvl w:val="0"/>
          <w:numId w:val="329"/>
        </w:numPr>
        <w:spacing w:before="100" w:beforeAutospacing="1" w:after="100" w:afterAutospacing="1"/>
        <w:rPr>
          <w:rFonts w:ascii="Inter" w:hAnsi="Inter"/>
          <w:sz w:val="18"/>
          <w:szCs w:val="18"/>
        </w:rPr>
      </w:pPr>
      <w:r w:rsidRPr="00602E4B">
        <w:rPr>
          <w:rFonts w:ascii="Inter" w:hAnsi="Inter"/>
          <w:sz w:val="18"/>
          <w:szCs w:val="18"/>
        </w:rPr>
        <w:t>Quadratic voting reduces whale influence</w:t>
      </w:r>
    </w:p>
    <w:p w14:paraId="35D7FC0A" w14:textId="77777777" w:rsidR="00390AD2" w:rsidRPr="00602E4B" w:rsidRDefault="00390AD2">
      <w:pPr>
        <w:numPr>
          <w:ilvl w:val="0"/>
          <w:numId w:val="329"/>
        </w:numPr>
        <w:spacing w:before="100" w:beforeAutospacing="1" w:after="100" w:afterAutospacing="1"/>
        <w:rPr>
          <w:rFonts w:ascii="Inter" w:hAnsi="Inter"/>
          <w:sz w:val="18"/>
          <w:szCs w:val="18"/>
        </w:rPr>
      </w:pPr>
      <w:r w:rsidRPr="00602E4B">
        <w:rPr>
          <w:rFonts w:ascii="Inter" w:hAnsi="Inter"/>
          <w:sz w:val="18"/>
          <w:szCs w:val="18"/>
        </w:rPr>
        <w:t>Time-locked proposals give community time to detect and counter malicious votes</w:t>
      </w:r>
    </w:p>
    <w:p w14:paraId="39ECDAD5" w14:textId="77777777" w:rsidR="00390AD2" w:rsidRPr="00602E4B" w:rsidRDefault="00390AD2">
      <w:pPr>
        <w:numPr>
          <w:ilvl w:val="0"/>
          <w:numId w:val="329"/>
        </w:numPr>
        <w:spacing w:before="100" w:beforeAutospacing="1" w:after="100" w:afterAutospacing="1"/>
        <w:rPr>
          <w:rFonts w:ascii="Inter" w:hAnsi="Inter"/>
          <w:sz w:val="18"/>
          <w:szCs w:val="18"/>
        </w:rPr>
      </w:pPr>
      <w:r w:rsidRPr="00602E4B">
        <w:rPr>
          <w:rFonts w:ascii="Inter" w:hAnsi="Inter"/>
          <w:sz w:val="18"/>
          <w:szCs w:val="18"/>
        </w:rPr>
        <w:t>Security Council can invoke temporary governance freeze if takeover suspected</w:t>
      </w:r>
    </w:p>
    <w:p w14:paraId="4E93F6FE" w14:textId="77777777" w:rsidR="00390AD2" w:rsidRPr="00602E4B" w:rsidRDefault="00390AD2">
      <w:pPr>
        <w:numPr>
          <w:ilvl w:val="0"/>
          <w:numId w:val="329"/>
        </w:numPr>
        <w:spacing w:before="100" w:beforeAutospacing="1" w:after="100" w:afterAutospacing="1"/>
        <w:rPr>
          <w:rFonts w:ascii="Inter" w:hAnsi="Inter"/>
          <w:sz w:val="18"/>
          <w:szCs w:val="18"/>
        </w:rPr>
      </w:pPr>
      <w:r w:rsidRPr="00602E4B">
        <w:rPr>
          <w:rFonts w:ascii="Inter" w:hAnsi="Inter"/>
          <w:sz w:val="18"/>
          <w:szCs w:val="18"/>
        </w:rPr>
        <w:t>Different quorum requirements for different proposal types (75% for constitutional changes)</w:t>
      </w:r>
    </w:p>
    <w:p w14:paraId="1D775168" w14:textId="77777777" w:rsidR="00390AD2" w:rsidRPr="00602E4B" w:rsidRDefault="00390AD2">
      <w:pPr>
        <w:numPr>
          <w:ilvl w:val="0"/>
          <w:numId w:val="329"/>
        </w:numPr>
        <w:spacing w:before="100" w:beforeAutospacing="1" w:after="100" w:afterAutospacing="1"/>
        <w:rPr>
          <w:rFonts w:ascii="Inter" w:hAnsi="Inter"/>
          <w:sz w:val="18"/>
          <w:szCs w:val="18"/>
        </w:rPr>
      </w:pPr>
      <w:r w:rsidRPr="00602E4B">
        <w:rPr>
          <w:rFonts w:ascii="Inter" w:hAnsi="Inter"/>
          <w:sz w:val="18"/>
          <w:szCs w:val="18"/>
        </w:rPr>
        <w:t>Contribution verification through peer review and on-chain evidence</w:t>
      </w:r>
    </w:p>
    <w:p w14:paraId="057AC22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Governance Bribery:</w:t>
      </w:r>
      <w:r w:rsidRPr="00602E4B">
        <w:rPr>
          <w:rFonts w:ascii="Inter" w:hAnsi="Inter"/>
          <w:sz w:val="18"/>
          <w:szCs w:val="18"/>
        </w:rPr>
        <w:t xml:space="preserve"> An adversary bribes voters to support malicious proposals.</w:t>
      </w:r>
    </w:p>
    <w:p w14:paraId="5177DF1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Offering payments to voters or running "vote-buying markets."</w:t>
      </w:r>
    </w:p>
    <w:p w14:paraId="7EB6254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MEDIUM - Difficult to execute at scale while maintaining secrecy.</w:t>
      </w:r>
    </w:p>
    <w:p w14:paraId="2CC22B21"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2FFD6C54" w14:textId="77777777" w:rsidR="00390AD2" w:rsidRPr="00602E4B" w:rsidRDefault="00390AD2">
      <w:pPr>
        <w:numPr>
          <w:ilvl w:val="0"/>
          <w:numId w:val="330"/>
        </w:numPr>
        <w:spacing w:before="100" w:beforeAutospacing="1" w:after="100" w:afterAutospacing="1"/>
        <w:rPr>
          <w:rFonts w:ascii="Inter" w:hAnsi="Inter"/>
          <w:sz w:val="18"/>
          <w:szCs w:val="18"/>
        </w:rPr>
      </w:pPr>
      <w:r w:rsidRPr="00602E4B">
        <w:rPr>
          <w:rFonts w:ascii="Inter" w:hAnsi="Inter"/>
          <w:sz w:val="18"/>
          <w:szCs w:val="18"/>
        </w:rPr>
        <w:t>Encrypted voting until end of voting period (prevents vote selling verification)</w:t>
      </w:r>
    </w:p>
    <w:p w14:paraId="2831961A" w14:textId="77777777" w:rsidR="00390AD2" w:rsidRPr="00602E4B" w:rsidRDefault="00390AD2">
      <w:pPr>
        <w:numPr>
          <w:ilvl w:val="0"/>
          <w:numId w:val="330"/>
        </w:numPr>
        <w:spacing w:before="100" w:beforeAutospacing="1" w:after="100" w:afterAutospacing="1"/>
        <w:rPr>
          <w:rFonts w:ascii="Inter" w:hAnsi="Inter"/>
          <w:sz w:val="18"/>
          <w:szCs w:val="18"/>
        </w:rPr>
      </w:pPr>
      <w:r w:rsidRPr="00602E4B">
        <w:rPr>
          <w:rFonts w:ascii="Inter" w:hAnsi="Inter"/>
          <w:sz w:val="18"/>
          <w:szCs w:val="18"/>
        </w:rPr>
        <w:t>Reputation penalties for voters who consistently vote for harmful proposals</w:t>
      </w:r>
    </w:p>
    <w:p w14:paraId="11583725" w14:textId="77777777" w:rsidR="00390AD2" w:rsidRPr="00602E4B" w:rsidRDefault="00390AD2">
      <w:pPr>
        <w:numPr>
          <w:ilvl w:val="0"/>
          <w:numId w:val="330"/>
        </w:numPr>
        <w:spacing w:before="100" w:beforeAutospacing="1" w:after="100" w:afterAutospacing="1"/>
        <w:rPr>
          <w:rFonts w:ascii="Inter" w:hAnsi="Inter"/>
          <w:sz w:val="18"/>
          <w:szCs w:val="18"/>
        </w:rPr>
      </w:pPr>
      <w:r w:rsidRPr="00602E4B">
        <w:rPr>
          <w:rFonts w:ascii="Inter" w:hAnsi="Inter"/>
          <w:sz w:val="18"/>
          <w:szCs w:val="18"/>
        </w:rPr>
        <w:t>Public transparency of large token movements and vote patterns</w:t>
      </w:r>
    </w:p>
    <w:p w14:paraId="004835CD" w14:textId="77777777" w:rsidR="00390AD2" w:rsidRPr="00602E4B" w:rsidRDefault="00390AD2">
      <w:pPr>
        <w:numPr>
          <w:ilvl w:val="0"/>
          <w:numId w:val="330"/>
        </w:numPr>
        <w:spacing w:before="100" w:beforeAutospacing="1" w:after="100" w:afterAutospacing="1"/>
        <w:rPr>
          <w:rFonts w:ascii="Inter" w:hAnsi="Inter"/>
          <w:sz w:val="18"/>
          <w:szCs w:val="18"/>
        </w:rPr>
      </w:pPr>
      <w:r w:rsidRPr="00602E4B">
        <w:rPr>
          <w:rFonts w:ascii="Inter" w:hAnsi="Inter"/>
          <w:sz w:val="18"/>
          <w:szCs w:val="18"/>
        </w:rPr>
        <w:t>Community social norms against vote selling</w:t>
      </w:r>
    </w:p>
    <w:p w14:paraId="6D44A527"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Proposal Spam:</w:t>
      </w:r>
      <w:r w:rsidRPr="00602E4B">
        <w:rPr>
          <w:rFonts w:ascii="Inter" w:hAnsi="Inter"/>
          <w:sz w:val="18"/>
          <w:szCs w:val="18"/>
        </w:rPr>
        <w:t xml:space="preserve"> An adversary floods governance with frivolous proposals to waste community attention.</w:t>
      </w:r>
    </w:p>
    <w:p w14:paraId="7D80C56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Attack Vector:</w:t>
      </w:r>
      <w:r w:rsidRPr="00602E4B">
        <w:rPr>
          <w:rFonts w:ascii="Inter" w:hAnsi="Inter"/>
          <w:sz w:val="18"/>
          <w:szCs w:val="18"/>
        </w:rPr>
        <w:t xml:space="preserve"> Submitting many low-quality or duplicate proposals.</w:t>
      </w:r>
    </w:p>
    <w:p w14:paraId="5021C86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Threat Severity:</w:t>
      </w:r>
      <w:r w:rsidRPr="00602E4B">
        <w:rPr>
          <w:rFonts w:ascii="Inter" w:hAnsi="Inter"/>
          <w:sz w:val="18"/>
          <w:szCs w:val="18"/>
        </w:rPr>
        <w:t xml:space="preserve"> LOW - Annoying but doesn't compromise security.</w:t>
      </w:r>
    </w:p>
    <w:p w14:paraId="3B12C681"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i/>
          <w:iCs/>
          <w:sz w:val="18"/>
          <w:szCs w:val="18"/>
        </w:rPr>
        <w:t>Mitigation Strategy:</w:t>
      </w:r>
    </w:p>
    <w:p w14:paraId="5A561296" w14:textId="77777777" w:rsidR="00390AD2" w:rsidRPr="00602E4B" w:rsidRDefault="00390AD2">
      <w:pPr>
        <w:numPr>
          <w:ilvl w:val="0"/>
          <w:numId w:val="331"/>
        </w:numPr>
        <w:spacing w:before="100" w:beforeAutospacing="1" w:after="100" w:afterAutospacing="1"/>
        <w:rPr>
          <w:rFonts w:ascii="Inter" w:hAnsi="Inter"/>
          <w:sz w:val="18"/>
          <w:szCs w:val="18"/>
        </w:rPr>
      </w:pPr>
      <w:r w:rsidRPr="00602E4B">
        <w:rPr>
          <w:rFonts w:ascii="Inter" w:hAnsi="Inter"/>
          <w:sz w:val="18"/>
          <w:szCs w:val="18"/>
        </w:rPr>
        <w:t>Proposal submission requires minimum stake deposit (100 SNRG, refunded if proposal passes or gets sufficient support)</w:t>
      </w:r>
    </w:p>
    <w:p w14:paraId="3313E886" w14:textId="77777777" w:rsidR="00390AD2" w:rsidRPr="00602E4B" w:rsidRDefault="00390AD2">
      <w:pPr>
        <w:numPr>
          <w:ilvl w:val="0"/>
          <w:numId w:val="331"/>
        </w:numPr>
        <w:spacing w:before="100" w:beforeAutospacing="1" w:after="100" w:afterAutospacing="1"/>
        <w:rPr>
          <w:rFonts w:ascii="Inter" w:hAnsi="Inter"/>
          <w:sz w:val="18"/>
          <w:szCs w:val="18"/>
        </w:rPr>
      </w:pPr>
      <w:r w:rsidRPr="00602E4B">
        <w:rPr>
          <w:rFonts w:ascii="Inter" w:hAnsi="Inter"/>
          <w:sz w:val="18"/>
          <w:szCs w:val="18"/>
        </w:rPr>
        <w:t>Minimum Synergy Score requirement for proposal submission</w:t>
      </w:r>
    </w:p>
    <w:p w14:paraId="1DCC22F7" w14:textId="77777777" w:rsidR="00390AD2" w:rsidRPr="00602E4B" w:rsidRDefault="00390AD2">
      <w:pPr>
        <w:numPr>
          <w:ilvl w:val="0"/>
          <w:numId w:val="331"/>
        </w:numPr>
        <w:spacing w:before="100" w:beforeAutospacing="1" w:after="100" w:afterAutospacing="1"/>
        <w:rPr>
          <w:rFonts w:ascii="Inter" w:hAnsi="Inter"/>
          <w:sz w:val="18"/>
          <w:szCs w:val="18"/>
        </w:rPr>
      </w:pPr>
      <w:r w:rsidRPr="00602E4B">
        <w:rPr>
          <w:rFonts w:ascii="Inter" w:hAnsi="Inter"/>
          <w:sz w:val="18"/>
          <w:szCs w:val="18"/>
        </w:rPr>
        <w:t>Proposal filtering and categorization in governance UI</w:t>
      </w:r>
    </w:p>
    <w:p w14:paraId="3B661FBE"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18.2 Mitigation Strategies</w:t>
      </w:r>
    </w:p>
    <w:p w14:paraId="57DC96D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Beyond the specific threat mitigations above, Synergy Network employs defense-in-depth strategies across all layers.</w:t>
      </w:r>
    </w:p>
    <w:p w14:paraId="44936F47"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Architectural Defenses</w:t>
      </w:r>
    </w:p>
    <w:p w14:paraId="6720C0F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Separation of Concerns:</w:t>
      </w:r>
      <w:r w:rsidRPr="00602E4B">
        <w:rPr>
          <w:rFonts w:ascii="Inter" w:hAnsi="Inter"/>
          <w:sz w:val="18"/>
          <w:szCs w:val="18"/>
        </w:rPr>
        <w:t xml:space="preserve"> Different validator roles (consensus, bridge relayer, witness) limit the blast radius of any single compromise. An attacker compromising consensus validators cannot directly affect bridge operations and vice versa.</w:t>
      </w:r>
    </w:p>
    <w:p w14:paraId="6E97E38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Modular Design:</w:t>
      </w:r>
      <w:r w:rsidRPr="00602E4B">
        <w:rPr>
          <w:rFonts w:ascii="Inter" w:hAnsi="Inter"/>
          <w:sz w:val="18"/>
          <w:szCs w:val="18"/>
        </w:rPr>
        <w:t xml:space="preserve"> Each protocol component (consensus, execution, interoperability, governance) is isolated with well-defined interfaces. A vulnerability in one module doesn't automatically compromise others.</w:t>
      </w:r>
    </w:p>
    <w:p w14:paraId="540182E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Threshold Cryptography:</w:t>
      </w:r>
      <w:r w:rsidRPr="00602E4B">
        <w:rPr>
          <w:rFonts w:ascii="Inter" w:hAnsi="Inter"/>
          <w:sz w:val="18"/>
          <w:szCs w:val="18"/>
        </w:rPr>
        <w:t xml:space="preserve"> No single point of key failure. Bridge assets, epoch randomness, and UMA control all require threshold cooperation, ensuring n-of-m fault tolerance.</w:t>
      </w:r>
    </w:p>
    <w:p w14:paraId="5908646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Economic Security:</w:t>
      </w:r>
      <w:r w:rsidRPr="00602E4B">
        <w:rPr>
          <w:rFonts w:ascii="Inter" w:hAnsi="Inter"/>
          <w:sz w:val="18"/>
          <w:szCs w:val="18"/>
        </w:rPr>
        <w:t xml:space="preserve"> All critical operations backed by stake that can be slashed. The cost to attack exceeds the potential profit in most scenarios, making attacks economically irrational.</w:t>
      </w:r>
    </w:p>
    <w:p w14:paraId="31FFFCD6"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lastRenderedPageBreak/>
        <w:t>Operational Defenses</w:t>
      </w:r>
    </w:p>
    <w:p w14:paraId="4493738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Monitoring and Alerting:</w:t>
      </w:r>
    </w:p>
    <w:p w14:paraId="67C427C8" w14:textId="77777777" w:rsidR="00390AD2" w:rsidRPr="00602E4B" w:rsidRDefault="00390AD2">
      <w:pPr>
        <w:numPr>
          <w:ilvl w:val="0"/>
          <w:numId w:val="332"/>
        </w:numPr>
        <w:spacing w:before="100" w:beforeAutospacing="1" w:after="100" w:afterAutospacing="1"/>
        <w:rPr>
          <w:rFonts w:ascii="Inter" w:hAnsi="Inter"/>
          <w:sz w:val="18"/>
          <w:szCs w:val="18"/>
        </w:rPr>
      </w:pPr>
      <w:r w:rsidRPr="00602E4B">
        <w:rPr>
          <w:rFonts w:ascii="Inter" w:hAnsi="Inter"/>
          <w:sz w:val="18"/>
          <w:szCs w:val="18"/>
        </w:rPr>
        <w:t>Real-time anomaly detection (unusual voting patterns, bridge activity spikes)</w:t>
      </w:r>
    </w:p>
    <w:p w14:paraId="6B371BC4" w14:textId="77777777" w:rsidR="00390AD2" w:rsidRPr="00602E4B" w:rsidRDefault="00390AD2">
      <w:pPr>
        <w:numPr>
          <w:ilvl w:val="0"/>
          <w:numId w:val="332"/>
        </w:numPr>
        <w:spacing w:before="100" w:beforeAutospacing="1" w:after="100" w:afterAutospacing="1"/>
        <w:rPr>
          <w:rFonts w:ascii="Inter" w:hAnsi="Inter"/>
          <w:sz w:val="18"/>
          <w:szCs w:val="18"/>
        </w:rPr>
      </w:pPr>
      <w:r w:rsidRPr="00602E4B">
        <w:rPr>
          <w:rFonts w:ascii="Inter" w:hAnsi="Inter"/>
          <w:sz w:val="18"/>
          <w:szCs w:val="18"/>
        </w:rPr>
        <w:t>Automated alerts to validators and governance</w:t>
      </w:r>
    </w:p>
    <w:p w14:paraId="3C310E90" w14:textId="77777777" w:rsidR="00390AD2" w:rsidRPr="00602E4B" w:rsidRDefault="00390AD2">
      <w:pPr>
        <w:numPr>
          <w:ilvl w:val="0"/>
          <w:numId w:val="332"/>
        </w:numPr>
        <w:spacing w:before="100" w:beforeAutospacing="1" w:after="100" w:afterAutospacing="1"/>
        <w:rPr>
          <w:rFonts w:ascii="Inter" w:hAnsi="Inter"/>
          <w:sz w:val="18"/>
          <w:szCs w:val="18"/>
        </w:rPr>
      </w:pPr>
      <w:r w:rsidRPr="00602E4B">
        <w:rPr>
          <w:rFonts w:ascii="Inter" w:hAnsi="Inter"/>
          <w:sz w:val="18"/>
          <w:szCs w:val="18"/>
        </w:rPr>
        <w:t>Public dashboards for transparency</w:t>
      </w:r>
    </w:p>
    <w:p w14:paraId="4108746B" w14:textId="77777777" w:rsidR="00390AD2" w:rsidRPr="00602E4B" w:rsidRDefault="00390AD2">
      <w:pPr>
        <w:numPr>
          <w:ilvl w:val="0"/>
          <w:numId w:val="332"/>
        </w:numPr>
        <w:spacing w:before="100" w:beforeAutospacing="1" w:after="100" w:afterAutospacing="1"/>
        <w:rPr>
          <w:rFonts w:ascii="Inter" w:hAnsi="Inter"/>
          <w:sz w:val="18"/>
          <w:szCs w:val="18"/>
        </w:rPr>
      </w:pPr>
      <w:r w:rsidRPr="00602E4B">
        <w:rPr>
          <w:rFonts w:ascii="Inter" w:hAnsi="Inter"/>
          <w:sz w:val="18"/>
          <w:szCs w:val="18"/>
        </w:rPr>
        <w:t>24/7 incident response team during mainnet beta</w:t>
      </w:r>
    </w:p>
    <w:p w14:paraId="7C66F8F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Emergency Response:</w:t>
      </w:r>
    </w:p>
    <w:p w14:paraId="156B3D75" w14:textId="77777777" w:rsidR="00390AD2" w:rsidRPr="00602E4B" w:rsidRDefault="00390AD2">
      <w:pPr>
        <w:numPr>
          <w:ilvl w:val="0"/>
          <w:numId w:val="333"/>
        </w:numPr>
        <w:spacing w:before="100" w:beforeAutospacing="1" w:after="100" w:afterAutospacing="1"/>
        <w:rPr>
          <w:rFonts w:ascii="Inter" w:hAnsi="Inter"/>
          <w:sz w:val="18"/>
          <w:szCs w:val="18"/>
        </w:rPr>
      </w:pPr>
      <w:r w:rsidRPr="00602E4B">
        <w:rPr>
          <w:rFonts w:ascii="Inter" w:hAnsi="Inter"/>
          <w:sz w:val="18"/>
          <w:szCs w:val="18"/>
        </w:rPr>
        <w:t>Security Council 5-of-7 multi-sig can pause contracts or freeze bridges</w:t>
      </w:r>
    </w:p>
    <w:p w14:paraId="4E217DDB" w14:textId="77777777" w:rsidR="00390AD2" w:rsidRPr="00602E4B" w:rsidRDefault="00390AD2">
      <w:pPr>
        <w:numPr>
          <w:ilvl w:val="0"/>
          <w:numId w:val="333"/>
        </w:numPr>
        <w:spacing w:before="100" w:beforeAutospacing="1" w:after="100" w:afterAutospacing="1"/>
        <w:rPr>
          <w:rFonts w:ascii="Inter" w:hAnsi="Inter"/>
          <w:sz w:val="18"/>
          <w:szCs w:val="18"/>
        </w:rPr>
      </w:pPr>
      <w:r w:rsidRPr="00602E4B">
        <w:rPr>
          <w:rFonts w:ascii="Inter" w:hAnsi="Inter"/>
          <w:sz w:val="18"/>
          <w:szCs w:val="18"/>
        </w:rPr>
        <w:t>Emergency DAO votes with expedited timeline (24-hour voting period)</w:t>
      </w:r>
    </w:p>
    <w:p w14:paraId="75E617EB" w14:textId="77777777" w:rsidR="00390AD2" w:rsidRPr="00602E4B" w:rsidRDefault="00390AD2">
      <w:pPr>
        <w:numPr>
          <w:ilvl w:val="0"/>
          <w:numId w:val="333"/>
        </w:numPr>
        <w:spacing w:before="100" w:beforeAutospacing="1" w:after="100" w:afterAutospacing="1"/>
        <w:rPr>
          <w:rFonts w:ascii="Inter" w:hAnsi="Inter"/>
          <w:sz w:val="18"/>
          <w:szCs w:val="18"/>
        </w:rPr>
      </w:pPr>
      <w:r w:rsidRPr="00602E4B">
        <w:rPr>
          <w:rFonts w:ascii="Inter" w:hAnsi="Inter"/>
          <w:sz w:val="18"/>
          <w:szCs w:val="18"/>
        </w:rPr>
        <w:t>Rollback procedures defined (state snapshots, hard forks as last resort)</w:t>
      </w:r>
    </w:p>
    <w:p w14:paraId="173078A7" w14:textId="77777777" w:rsidR="00390AD2" w:rsidRPr="00602E4B" w:rsidRDefault="00390AD2">
      <w:pPr>
        <w:numPr>
          <w:ilvl w:val="0"/>
          <w:numId w:val="333"/>
        </w:numPr>
        <w:spacing w:before="100" w:beforeAutospacing="1" w:after="100" w:afterAutospacing="1"/>
        <w:rPr>
          <w:rFonts w:ascii="Inter" w:hAnsi="Inter"/>
          <w:sz w:val="18"/>
          <w:szCs w:val="18"/>
        </w:rPr>
      </w:pPr>
      <w:r w:rsidRPr="00602E4B">
        <w:rPr>
          <w:rFonts w:ascii="Inter" w:hAnsi="Inter"/>
          <w:sz w:val="18"/>
          <w:szCs w:val="18"/>
        </w:rPr>
        <w:t>Communication channels for coordinating responses (validator Discord, emergency mailing list)</w:t>
      </w:r>
    </w:p>
    <w:p w14:paraId="39914FE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Continuous Auditing:</w:t>
      </w:r>
    </w:p>
    <w:p w14:paraId="16B2EAFF" w14:textId="77777777" w:rsidR="00390AD2" w:rsidRPr="00602E4B" w:rsidRDefault="00390AD2">
      <w:pPr>
        <w:numPr>
          <w:ilvl w:val="0"/>
          <w:numId w:val="334"/>
        </w:numPr>
        <w:spacing w:before="100" w:beforeAutospacing="1" w:after="100" w:afterAutospacing="1"/>
        <w:rPr>
          <w:rFonts w:ascii="Inter" w:hAnsi="Inter"/>
          <w:sz w:val="18"/>
          <w:szCs w:val="18"/>
        </w:rPr>
      </w:pPr>
      <w:r w:rsidRPr="00602E4B">
        <w:rPr>
          <w:rFonts w:ascii="Inter" w:hAnsi="Inter"/>
          <w:sz w:val="18"/>
          <w:szCs w:val="18"/>
        </w:rPr>
        <w:t>Quarterly security audits during mainnet operation</w:t>
      </w:r>
    </w:p>
    <w:p w14:paraId="68EDF434" w14:textId="77777777" w:rsidR="00390AD2" w:rsidRPr="00602E4B" w:rsidRDefault="00390AD2">
      <w:pPr>
        <w:numPr>
          <w:ilvl w:val="0"/>
          <w:numId w:val="334"/>
        </w:numPr>
        <w:spacing w:before="100" w:beforeAutospacing="1" w:after="100" w:afterAutospacing="1"/>
        <w:rPr>
          <w:rFonts w:ascii="Inter" w:hAnsi="Inter"/>
          <w:sz w:val="18"/>
          <w:szCs w:val="18"/>
        </w:rPr>
      </w:pPr>
      <w:r w:rsidRPr="00602E4B">
        <w:rPr>
          <w:rFonts w:ascii="Inter" w:hAnsi="Inter"/>
          <w:sz w:val="18"/>
          <w:szCs w:val="18"/>
        </w:rPr>
        <w:t>Ongoing bug bounty program with tiered rewards</w:t>
      </w:r>
    </w:p>
    <w:p w14:paraId="0BBE583E" w14:textId="77777777" w:rsidR="00390AD2" w:rsidRPr="00602E4B" w:rsidRDefault="00390AD2">
      <w:pPr>
        <w:numPr>
          <w:ilvl w:val="0"/>
          <w:numId w:val="334"/>
        </w:numPr>
        <w:spacing w:before="100" w:beforeAutospacing="1" w:after="100" w:afterAutospacing="1"/>
        <w:rPr>
          <w:rFonts w:ascii="Inter" w:hAnsi="Inter"/>
          <w:sz w:val="18"/>
          <w:szCs w:val="18"/>
        </w:rPr>
      </w:pPr>
      <w:r w:rsidRPr="00602E4B">
        <w:rPr>
          <w:rFonts w:ascii="Inter" w:hAnsi="Inter"/>
          <w:sz w:val="18"/>
          <w:szCs w:val="18"/>
        </w:rPr>
        <w:t>Community security researchers given testnet access</w:t>
      </w:r>
    </w:p>
    <w:p w14:paraId="204C04D6" w14:textId="77777777" w:rsidR="00390AD2" w:rsidRPr="00602E4B" w:rsidRDefault="00390AD2">
      <w:pPr>
        <w:numPr>
          <w:ilvl w:val="0"/>
          <w:numId w:val="334"/>
        </w:numPr>
        <w:spacing w:before="100" w:beforeAutospacing="1" w:after="100" w:afterAutospacing="1"/>
        <w:rPr>
          <w:rFonts w:ascii="Inter" w:hAnsi="Inter"/>
          <w:sz w:val="18"/>
          <w:szCs w:val="18"/>
        </w:rPr>
      </w:pPr>
      <w:r w:rsidRPr="00602E4B">
        <w:rPr>
          <w:rFonts w:ascii="Inter" w:hAnsi="Inter"/>
          <w:sz w:val="18"/>
          <w:szCs w:val="18"/>
        </w:rPr>
        <w:t>Post-mortem analysis of all incidents (published publicly)</w:t>
      </w:r>
    </w:p>
    <w:p w14:paraId="1F625611"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Cryptographic Defenses</w:t>
      </w:r>
    </w:p>
    <w:p w14:paraId="1A8C993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Post-Quantum Security (Aegis Framework):</w:t>
      </w:r>
      <w:r w:rsidRPr="00602E4B">
        <w:rPr>
          <w:rFonts w:ascii="Inter" w:hAnsi="Inter"/>
          <w:sz w:val="18"/>
          <w:szCs w:val="18"/>
        </w:rPr>
        <w:t xml:space="preserve"> All validator operations use Dilithium-3 signatures (NIST standardized, quantum-resistant). Cross-chain operations use hybrid approaches (ECDSA/EdDSA for current compatibility, with post-quantum wrappers for future-proofing).</w:t>
      </w:r>
    </w:p>
    <w:p w14:paraId="1EDF11C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Signature Aggregation:</w:t>
      </w:r>
      <w:r w:rsidRPr="00602E4B">
        <w:rPr>
          <w:rFonts w:ascii="Inter" w:hAnsi="Inter"/>
          <w:sz w:val="18"/>
          <w:szCs w:val="18"/>
        </w:rPr>
        <w:t xml:space="preserve"> BLS signatures (optional, for efficiency) reduce QC size while maintaining security. Dilithium remains primary for maximum security.</w:t>
      </w:r>
    </w:p>
    <w:p w14:paraId="6EB8B7C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Secure Randomness:</w:t>
      </w:r>
      <w:r w:rsidRPr="00602E4B">
        <w:rPr>
          <w:rFonts w:ascii="Inter" w:hAnsi="Inter"/>
          <w:sz w:val="18"/>
          <w:szCs w:val="18"/>
        </w:rPr>
        <w:t xml:space="preserve"> VRF properties ensure unpredictability and unbiasability of leader selection. Threshold signature ceremony for epoch randomness eliminates single point of manipulation.</w:t>
      </w:r>
    </w:p>
    <w:p w14:paraId="3F6E727B"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18.3 Audit and Verification</w:t>
      </w:r>
    </w:p>
    <w:p w14:paraId="0B2AACD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Synergy Network commits to rigorous security auditing throughout development and operation.</w:t>
      </w:r>
    </w:p>
    <w:p w14:paraId="7F351A2D"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Pre-Mainnet Audits</w:t>
      </w:r>
    </w:p>
    <w:p w14:paraId="333A366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Phase 1 Audit (Testnet Full - Q1 2026):</w:t>
      </w:r>
    </w:p>
    <w:p w14:paraId="5B4598E1" w14:textId="77777777" w:rsidR="00390AD2" w:rsidRPr="00602E4B" w:rsidRDefault="00390AD2">
      <w:pPr>
        <w:numPr>
          <w:ilvl w:val="0"/>
          <w:numId w:val="335"/>
        </w:numPr>
        <w:spacing w:before="100" w:beforeAutospacing="1" w:after="100" w:afterAutospacing="1"/>
        <w:rPr>
          <w:rFonts w:ascii="Inter" w:hAnsi="Inter"/>
          <w:sz w:val="18"/>
          <w:szCs w:val="18"/>
        </w:rPr>
      </w:pPr>
      <w:r w:rsidRPr="00602E4B">
        <w:rPr>
          <w:rFonts w:ascii="Inter" w:hAnsi="Inter"/>
          <w:b/>
          <w:bCs/>
          <w:sz w:val="18"/>
          <w:szCs w:val="18"/>
        </w:rPr>
        <w:t>Scope:</w:t>
      </w:r>
      <w:r w:rsidRPr="00602E4B">
        <w:rPr>
          <w:rFonts w:ascii="Inter" w:hAnsi="Inter"/>
          <w:sz w:val="18"/>
          <w:szCs w:val="18"/>
        </w:rPr>
        <w:t xml:space="preserve"> Core consensus logic, reputation system, slashing mechanics</w:t>
      </w:r>
    </w:p>
    <w:p w14:paraId="1806E7ED" w14:textId="77777777" w:rsidR="00390AD2" w:rsidRPr="00602E4B" w:rsidRDefault="00390AD2">
      <w:pPr>
        <w:numPr>
          <w:ilvl w:val="0"/>
          <w:numId w:val="335"/>
        </w:numPr>
        <w:spacing w:before="100" w:beforeAutospacing="1" w:after="100" w:afterAutospacing="1"/>
        <w:rPr>
          <w:rFonts w:ascii="Inter" w:hAnsi="Inter"/>
          <w:sz w:val="18"/>
          <w:szCs w:val="18"/>
        </w:rPr>
      </w:pPr>
      <w:r w:rsidRPr="00602E4B">
        <w:rPr>
          <w:rFonts w:ascii="Inter" w:hAnsi="Inter"/>
          <w:b/>
          <w:bCs/>
          <w:sz w:val="18"/>
          <w:szCs w:val="18"/>
        </w:rPr>
        <w:t>Auditors:</w:t>
      </w:r>
      <w:r w:rsidRPr="00602E4B">
        <w:rPr>
          <w:rFonts w:ascii="Inter" w:hAnsi="Inter"/>
          <w:sz w:val="18"/>
          <w:szCs w:val="18"/>
        </w:rPr>
        <w:t xml:space="preserve"> Minimum 1 tier-1 blockchain security firm</w:t>
      </w:r>
    </w:p>
    <w:p w14:paraId="5BFC300F" w14:textId="77777777" w:rsidR="00390AD2" w:rsidRPr="00602E4B" w:rsidRDefault="00390AD2">
      <w:pPr>
        <w:numPr>
          <w:ilvl w:val="0"/>
          <w:numId w:val="335"/>
        </w:numPr>
        <w:spacing w:before="100" w:beforeAutospacing="1" w:after="100" w:afterAutospacing="1"/>
        <w:rPr>
          <w:rFonts w:ascii="Inter" w:hAnsi="Inter"/>
          <w:sz w:val="18"/>
          <w:szCs w:val="18"/>
        </w:rPr>
      </w:pPr>
      <w:r w:rsidRPr="00602E4B">
        <w:rPr>
          <w:rFonts w:ascii="Inter" w:hAnsi="Inter"/>
          <w:b/>
          <w:bCs/>
          <w:sz w:val="18"/>
          <w:szCs w:val="18"/>
        </w:rPr>
        <w:t>Focus Areas:</w:t>
      </w:r>
      <w:r w:rsidRPr="00602E4B">
        <w:rPr>
          <w:rFonts w:ascii="Inter" w:hAnsi="Inter"/>
          <w:sz w:val="18"/>
          <w:szCs w:val="18"/>
        </w:rPr>
        <w:t xml:space="preserve"> Safety violations, liveness failures, economic attack vectors</w:t>
      </w:r>
    </w:p>
    <w:p w14:paraId="74CC9BCB" w14:textId="77777777" w:rsidR="00390AD2" w:rsidRPr="00602E4B" w:rsidRDefault="00390AD2">
      <w:pPr>
        <w:numPr>
          <w:ilvl w:val="0"/>
          <w:numId w:val="335"/>
        </w:numPr>
        <w:spacing w:before="100" w:beforeAutospacing="1" w:after="100" w:afterAutospacing="1"/>
        <w:rPr>
          <w:rFonts w:ascii="Inter" w:hAnsi="Inter"/>
          <w:sz w:val="18"/>
          <w:szCs w:val="18"/>
        </w:rPr>
      </w:pPr>
      <w:r w:rsidRPr="00602E4B">
        <w:rPr>
          <w:rFonts w:ascii="Inter" w:hAnsi="Inter"/>
          <w:b/>
          <w:bCs/>
          <w:sz w:val="18"/>
          <w:szCs w:val="18"/>
        </w:rPr>
        <w:t>Deliverables:</w:t>
      </w:r>
      <w:r w:rsidRPr="00602E4B">
        <w:rPr>
          <w:rFonts w:ascii="Inter" w:hAnsi="Inter"/>
          <w:sz w:val="18"/>
          <w:szCs w:val="18"/>
        </w:rPr>
        <w:t xml:space="preserve"> Public audit report, remediation of all critical/high findings</w:t>
      </w:r>
    </w:p>
    <w:p w14:paraId="6881AD9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Phase 2 Audit (Pre-Mainnet Beta - Q2 2026):</w:t>
      </w:r>
    </w:p>
    <w:p w14:paraId="51EE250B" w14:textId="77777777" w:rsidR="00390AD2" w:rsidRPr="00602E4B" w:rsidRDefault="00390AD2">
      <w:pPr>
        <w:numPr>
          <w:ilvl w:val="0"/>
          <w:numId w:val="336"/>
        </w:numPr>
        <w:spacing w:before="100" w:beforeAutospacing="1" w:after="100" w:afterAutospacing="1"/>
        <w:rPr>
          <w:rFonts w:ascii="Inter" w:hAnsi="Inter"/>
          <w:sz w:val="18"/>
          <w:szCs w:val="18"/>
        </w:rPr>
      </w:pPr>
      <w:r w:rsidRPr="00602E4B">
        <w:rPr>
          <w:rFonts w:ascii="Inter" w:hAnsi="Inter"/>
          <w:b/>
          <w:bCs/>
          <w:sz w:val="18"/>
          <w:szCs w:val="18"/>
        </w:rPr>
        <w:t>Scope:</w:t>
      </w:r>
      <w:r w:rsidRPr="00602E4B">
        <w:rPr>
          <w:rFonts w:ascii="Inter" w:hAnsi="Inter"/>
          <w:sz w:val="18"/>
          <w:szCs w:val="18"/>
        </w:rPr>
        <w:t xml:space="preserve"> Complete protocol including bridges, governance, and all smart contracts</w:t>
      </w:r>
    </w:p>
    <w:p w14:paraId="380FFC00" w14:textId="77777777" w:rsidR="00390AD2" w:rsidRPr="00602E4B" w:rsidRDefault="00390AD2">
      <w:pPr>
        <w:numPr>
          <w:ilvl w:val="0"/>
          <w:numId w:val="336"/>
        </w:numPr>
        <w:spacing w:before="100" w:beforeAutospacing="1" w:after="100" w:afterAutospacing="1"/>
        <w:rPr>
          <w:rFonts w:ascii="Inter" w:hAnsi="Inter"/>
          <w:sz w:val="18"/>
          <w:szCs w:val="18"/>
        </w:rPr>
      </w:pPr>
      <w:r w:rsidRPr="00602E4B">
        <w:rPr>
          <w:rFonts w:ascii="Inter" w:hAnsi="Inter"/>
          <w:b/>
          <w:bCs/>
          <w:sz w:val="18"/>
          <w:szCs w:val="18"/>
        </w:rPr>
        <w:t>Auditors:</w:t>
      </w:r>
      <w:r w:rsidRPr="00602E4B">
        <w:rPr>
          <w:rFonts w:ascii="Inter" w:hAnsi="Inter"/>
          <w:sz w:val="18"/>
          <w:szCs w:val="18"/>
        </w:rPr>
        <w:t xml:space="preserve"> Minimum 2 independent tier-1 firms</w:t>
      </w:r>
    </w:p>
    <w:p w14:paraId="58436025" w14:textId="77777777" w:rsidR="00390AD2" w:rsidRPr="00602E4B" w:rsidRDefault="00390AD2">
      <w:pPr>
        <w:numPr>
          <w:ilvl w:val="0"/>
          <w:numId w:val="336"/>
        </w:numPr>
        <w:spacing w:before="100" w:beforeAutospacing="1" w:after="100" w:afterAutospacing="1"/>
        <w:rPr>
          <w:rFonts w:ascii="Inter" w:hAnsi="Inter"/>
          <w:sz w:val="18"/>
          <w:szCs w:val="18"/>
        </w:rPr>
      </w:pPr>
      <w:r w:rsidRPr="00602E4B">
        <w:rPr>
          <w:rFonts w:ascii="Inter" w:hAnsi="Inter"/>
          <w:b/>
          <w:bCs/>
          <w:sz w:val="18"/>
          <w:szCs w:val="18"/>
        </w:rPr>
        <w:t>Focus Areas:</w:t>
      </w:r>
      <w:r w:rsidRPr="00602E4B">
        <w:rPr>
          <w:rFonts w:ascii="Inter" w:hAnsi="Inter"/>
          <w:sz w:val="18"/>
          <w:szCs w:val="18"/>
        </w:rPr>
        <w:t xml:space="preserve"> </w:t>
      </w:r>
    </w:p>
    <w:p w14:paraId="2BCC449C" w14:textId="77777777" w:rsidR="00390AD2" w:rsidRPr="00602E4B" w:rsidRDefault="00390AD2">
      <w:pPr>
        <w:numPr>
          <w:ilvl w:val="1"/>
          <w:numId w:val="336"/>
        </w:numPr>
        <w:spacing w:before="100" w:beforeAutospacing="1" w:after="100" w:afterAutospacing="1"/>
        <w:rPr>
          <w:rFonts w:ascii="Inter" w:hAnsi="Inter"/>
          <w:sz w:val="18"/>
          <w:szCs w:val="18"/>
        </w:rPr>
      </w:pPr>
      <w:r w:rsidRPr="00602E4B">
        <w:rPr>
          <w:rFonts w:ascii="Inter" w:hAnsi="Inter"/>
          <w:sz w:val="18"/>
          <w:szCs w:val="18"/>
        </w:rPr>
        <w:t>Bridge contract security (reentrancy, access control, logic errors)</w:t>
      </w:r>
    </w:p>
    <w:p w14:paraId="5670CDFE" w14:textId="77777777" w:rsidR="00390AD2" w:rsidRPr="00602E4B" w:rsidRDefault="00390AD2">
      <w:pPr>
        <w:numPr>
          <w:ilvl w:val="1"/>
          <w:numId w:val="336"/>
        </w:numPr>
        <w:spacing w:before="100" w:beforeAutospacing="1" w:after="100" w:afterAutospacing="1"/>
        <w:rPr>
          <w:rFonts w:ascii="Inter" w:hAnsi="Inter"/>
          <w:sz w:val="18"/>
          <w:szCs w:val="18"/>
        </w:rPr>
      </w:pPr>
      <w:r w:rsidRPr="00602E4B">
        <w:rPr>
          <w:rFonts w:ascii="Inter" w:hAnsi="Inter"/>
          <w:sz w:val="18"/>
          <w:szCs w:val="18"/>
        </w:rPr>
        <w:t>Threshold signature implementation</w:t>
      </w:r>
    </w:p>
    <w:p w14:paraId="409B6164" w14:textId="77777777" w:rsidR="00390AD2" w:rsidRPr="00602E4B" w:rsidRDefault="00390AD2">
      <w:pPr>
        <w:numPr>
          <w:ilvl w:val="1"/>
          <w:numId w:val="336"/>
        </w:numPr>
        <w:spacing w:before="100" w:beforeAutospacing="1" w:after="100" w:afterAutospacing="1"/>
        <w:rPr>
          <w:rFonts w:ascii="Inter" w:hAnsi="Inter"/>
          <w:sz w:val="18"/>
          <w:szCs w:val="18"/>
        </w:rPr>
      </w:pPr>
      <w:r w:rsidRPr="00602E4B">
        <w:rPr>
          <w:rFonts w:ascii="Inter" w:hAnsi="Inter"/>
          <w:sz w:val="18"/>
          <w:szCs w:val="18"/>
        </w:rPr>
        <w:t>Cross-chain message verification</w:t>
      </w:r>
    </w:p>
    <w:p w14:paraId="23F4042F" w14:textId="77777777" w:rsidR="00390AD2" w:rsidRPr="00602E4B" w:rsidRDefault="00390AD2">
      <w:pPr>
        <w:numPr>
          <w:ilvl w:val="1"/>
          <w:numId w:val="336"/>
        </w:numPr>
        <w:spacing w:before="100" w:beforeAutospacing="1" w:after="100" w:afterAutospacing="1"/>
        <w:rPr>
          <w:rFonts w:ascii="Inter" w:hAnsi="Inter"/>
          <w:sz w:val="18"/>
          <w:szCs w:val="18"/>
        </w:rPr>
      </w:pPr>
      <w:r w:rsidRPr="00602E4B">
        <w:rPr>
          <w:rFonts w:ascii="Inter" w:hAnsi="Inter"/>
          <w:sz w:val="18"/>
          <w:szCs w:val="18"/>
        </w:rPr>
        <w:t>Governance takeover resistance</w:t>
      </w:r>
    </w:p>
    <w:p w14:paraId="63514428" w14:textId="77777777" w:rsidR="00390AD2" w:rsidRPr="00602E4B" w:rsidRDefault="00390AD2">
      <w:pPr>
        <w:numPr>
          <w:ilvl w:val="1"/>
          <w:numId w:val="336"/>
        </w:numPr>
        <w:spacing w:before="100" w:beforeAutospacing="1" w:after="100" w:afterAutospacing="1"/>
        <w:rPr>
          <w:rFonts w:ascii="Inter" w:hAnsi="Inter"/>
          <w:sz w:val="18"/>
          <w:szCs w:val="18"/>
        </w:rPr>
      </w:pPr>
      <w:r w:rsidRPr="00602E4B">
        <w:rPr>
          <w:rFonts w:ascii="Inter" w:hAnsi="Inter"/>
          <w:sz w:val="18"/>
          <w:szCs w:val="18"/>
        </w:rPr>
        <w:t>Economic incentive alignment</w:t>
      </w:r>
    </w:p>
    <w:p w14:paraId="3FB09E81" w14:textId="77777777" w:rsidR="00390AD2" w:rsidRPr="00602E4B" w:rsidRDefault="00390AD2">
      <w:pPr>
        <w:numPr>
          <w:ilvl w:val="0"/>
          <w:numId w:val="336"/>
        </w:numPr>
        <w:spacing w:before="100" w:beforeAutospacing="1" w:after="100" w:afterAutospacing="1"/>
        <w:rPr>
          <w:rFonts w:ascii="Inter" w:hAnsi="Inter"/>
          <w:sz w:val="18"/>
          <w:szCs w:val="18"/>
        </w:rPr>
      </w:pPr>
      <w:r w:rsidRPr="00602E4B">
        <w:rPr>
          <w:rFonts w:ascii="Inter" w:hAnsi="Inter"/>
          <w:b/>
          <w:bCs/>
          <w:sz w:val="18"/>
          <w:szCs w:val="18"/>
        </w:rPr>
        <w:lastRenderedPageBreak/>
        <w:t>Deliverables:</w:t>
      </w:r>
      <w:r w:rsidRPr="00602E4B">
        <w:rPr>
          <w:rFonts w:ascii="Inter" w:hAnsi="Inter"/>
          <w:sz w:val="18"/>
          <w:szCs w:val="18"/>
        </w:rPr>
        <w:t xml:space="preserve"> Two independent public audit reports, remediation of all findings, re-audit of fixes</w:t>
      </w:r>
    </w:p>
    <w:p w14:paraId="75BD8AE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Formal Verification (Ongoing):</w:t>
      </w:r>
    </w:p>
    <w:p w14:paraId="03860002" w14:textId="77777777" w:rsidR="00390AD2" w:rsidRPr="00602E4B" w:rsidRDefault="00390AD2">
      <w:pPr>
        <w:numPr>
          <w:ilvl w:val="0"/>
          <w:numId w:val="337"/>
        </w:numPr>
        <w:spacing w:before="100" w:beforeAutospacing="1" w:after="100" w:afterAutospacing="1"/>
        <w:rPr>
          <w:rFonts w:ascii="Inter" w:hAnsi="Inter"/>
          <w:sz w:val="18"/>
          <w:szCs w:val="18"/>
        </w:rPr>
      </w:pPr>
      <w:r w:rsidRPr="00602E4B">
        <w:rPr>
          <w:rFonts w:ascii="Inter" w:hAnsi="Inter"/>
          <w:sz w:val="18"/>
          <w:szCs w:val="18"/>
        </w:rPr>
        <w:t>TLA+ specification of consensus protocol (model checking for safety and liveness)</w:t>
      </w:r>
    </w:p>
    <w:p w14:paraId="46BB029A" w14:textId="77777777" w:rsidR="00390AD2" w:rsidRPr="00602E4B" w:rsidRDefault="00390AD2">
      <w:pPr>
        <w:numPr>
          <w:ilvl w:val="0"/>
          <w:numId w:val="337"/>
        </w:numPr>
        <w:spacing w:before="100" w:beforeAutospacing="1" w:after="100" w:afterAutospacing="1"/>
        <w:rPr>
          <w:rFonts w:ascii="Inter" w:hAnsi="Inter"/>
          <w:sz w:val="18"/>
          <w:szCs w:val="18"/>
        </w:rPr>
      </w:pPr>
      <w:r w:rsidRPr="00602E4B">
        <w:rPr>
          <w:rFonts w:ascii="Inter" w:hAnsi="Inter"/>
          <w:sz w:val="18"/>
          <w:szCs w:val="18"/>
        </w:rPr>
        <w:t>Coq/Isabelle proofs of critical smart contract properties</w:t>
      </w:r>
    </w:p>
    <w:p w14:paraId="0F5F986D" w14:textId="77777777" w:rsidR="00390AD2" w:rsidRPr="00602E4B" w:rsidRDefault="00390AD2">
      <w:pPr>
        <w:numPr>
          <w:ilvl w:val="0"/>
          <w:numId w:val="337"/>
        </w:numPr>
        <w:spacing w:before="100" w:beforeAutospacing="1" w:after="100" w:afterAutospacing="1"/>
        <w:rPr>
          <w:rFonts w:ascii="Inter" w:hAnsi="Inter"/>
          <w:sz w:val="18"/>
          <w:szCs w:val="18"/>
        </w:rPr>
      </w:pPr>
      <w:r w:rsidRPr="00602E4B">
        <w:rPr>
          <w:rFonts w:ascii="Inter" w:hAnsi="Inter"/>
          <w:sz w:val="18"/>
          <w:szCs w:val="18"/>
        </w:rPr>
        <w:t>Automated theorem proving for cryptographic primitives</w:t>
      </w:r>
    </w:p>
    <w:p w14:paraId="61675634" w14:textId="77777777" w:rsidR="00390AD2" w:rsidRPr="00602E4B" w:rsidRDefault="00390AD2">
      <w:pPr>
        <w:numPr>
          <w:ilvl w:val="0"/>
          <w:numId w:val="337"/>
        </w:numPr>
        <w:spacing w:before="100" w:beforeAutospacing="1" w:after="100" w:afterAutospacing="1"/>
        <w:rPr>
          <w:rFonts w:ascii="Inter" w:hAnsi="Inter"/>
          <w:sz w:val="18"/>
          <w:szCs w:val="18"/>
        </w:rPr>
      </w:pPr>
      <w:r w:rsidRPr="00602E4B">
        <w:rPr>
          <w:rFonts w:ascii="Inter" w:hAnsi="Inter"/>
          <w:sz w:val="18"/>
          <w:szCs w:val="18"/>
        </w:rPr>
        <w:t>Coverage goal: 100% of critical path code formally verified</w:t>
      </w:r>
    </w:p>
    <w:p w14:paraId="5462E31A"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Mainnet Continuous Auditing</w:t>
      </w:r>
    </w:p>
    <w:p w14:paraId="70AF50F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Quarterly Audits:</w:t>
      </w:r>
    </w:p>
    <w:p w14:paraId="10C1B228" w14:textId="77777777" w:rsidR="00390AD2" w:rsidRPr="00602E4B" w:rsidRDefault="00390AD2">
      <w:pPr>
        <w:numPr>
          <w:ilvl w:val="0"/>
          <w:numId w:val="338"/>
        </w:numPr>
        <w:spacing w:before="100" w:beforeAutospacing="1" w:after="100" w:afterAutospacing="1"/>
        <w:rPr>
          <w:rFonts w:ascii="Inter" w:hAnsi="Inter"/>
          <w:sz w:val="18"/>
          <w:szCs w:val="18"/>
        </w:rPr>
      </w:pPr>
      <w:r w:rsidRPr="00602E4B">
        <w:rPr>
          <w:rFonts w:ascii="Inter" w:hAnsi="Inter"/>
          <w:sz w:val="18"/>
          <w:szCs w:val="18"/>
        </w:rPr>
        <w:t>Focus on new features and changes since last audit</w:t>
      </w:r>
    </w:p>
    <w:p w14:paraId="71DC5243" w14:textId="77777777" w:rsidR="00390AD2" w:rsidRPr="00602E4B" w:rsidRDefault="00390AD2">
      <w:pPr>
        <w:numPr>
          <w:ilvl w:val="0"/>
          <w:numId w:val="338"/>
        </w:numPr>
        <w:spacing w:before="100" w:beforeAutospacing="1" w:after="100" w:afterAutospacing="1"/>
        <w:rPr>
          <w:rFonts w:ascii="Inter" w:hAnsi="Inter"/>
          <w:sz w:val="18"/>
          <w:szCs w:val="18"/>
        </w:rPr>
      </w:pPr>
      <w:r w:rsidRPr="00602E4B">
        <w:rPr>
          <w:rFonts w:ascii="Inter" w:hAnsi="Inter"/>
          <w:sz w:val="18"/>
          <w:szCs w:val="18"/>
        </w:rPr>
        <w:t>Review incident response and remediation</w:t>
      </w:r>
    </w:p>
    <w:p w14:paraId="2C4CDB36" w14:textId="77777777" w:rsidR="00390AD2" w:rsidRPr="00602E4B" w:rsidRDefault="00390AD2">
      <w:pPr>
        <w:numPr>
          <w:ilvl w:val="0"/>
          <w:numId w:val="338"/>
        </w:numPr>
        <w:spacing w:before="100" w:beforeAutospacing="1" w:after="100" w:afterAutospacing="1"/>
        <w:rPr>
          <w:rFonts w:ascii="Inter" w:hAnsi="Inter"/>
          <w:sz w:val="18"/>
          <w:szCs w:val="18"/>
        </w:rPr>
      </w:pPr>
      <w:r w:rsidRPr="00602E4B">
        <w:rPr>
          <w:rFonts w:ascii="Inter" w:hAnsi="Inter"/>
          <w:sz w:val="18"/>
          <w:szCs w:val="18"/>
        </w:rPr>
        <w:t>Assess evolving threat landscape</w:t>
      </w:r>
    </w:p>
    <w:p w14:paraId="1B827EA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Bug Bounty Program:</w:t>
      </w:r>
    </w:p>
    <w:p w14:paraId="7841DD47" w14:textId="77777777" w:rsidR="00390AD2" w:rsidRPr="00602E4B" w:rsidRDefault="00390AD2">
      <w:pPr>
        <w:numPr>
          <w:ilvl w:val="0"/>
          <w:numId w:val="339"/>
        </w:numPr>
        <w:spacing w:before="100" w:beforeAutospacing="1" w:after="100" w:afterAutospacing="1"/>
        <w:rPr>
          <w:rFonts w:ascii="Inter" w:hAnsi="Inter"/>
          <w:sz w:val="18"/>
          <w:szCs w:val="18"/>
        </w:rPr>
      </w:pPr>
      <w:r w:rsidRPr="00602E4B">
        <w:rPr>
          <w:rFonts w:ascii="Inter" w:hAnsi="Inter"/>
          <w:b/>
          <w:bCs/>
          <w:sz w:val="18"/>
          <w:szCs w:val="18"/>
        </w:rPr>
        <w:t>Launch:</w:t>
      </w:r>
      <w:r w:rsidRPr="00602E4B">
        <w:rPr>
          <w:rFonts w:ascii="Inter" w:hAnsi="Inter"/>
          <w:sz w:val="18"/>
          <w:szCs w:val="18"/>
        </w:rPr>
        <w:t xml:space="preserve"> Testnet Beta (Phase 0)</w:t>
      </w:r>
    </w:p>
    <w:p w14:paraId="11D2DC5D" w14:textId="77777777" w:rsidR="00390AD2" w:rsidRPr="00602E4B" w:rsidRDefault="00390AD2">
      <w:pPr>
        <w:numPr>
          <w:ilvl w:val="0"/>
          <w:numId w:val="339"/>
        </w:numPr>
        <w:spacing w:before="100" w:beforeAutospacing="1" w:after="100" w:afterAutospacing="1"/>
        <w:rPr>
          <w:rFonts w:ascii="Inter" w:hAnsi="Inter"/>
          <w:sz w:val="18"/>
          <w:szCs w:val="18"/>
        </w:rPr>
      </w:pPr>
      <w:r w:rsidRPr="00602E4B">
        <w:rPr>
          <w:rFonts w:ascii="Inter" w:hAnsi="Inter"/>
          <w:b/>
          <w:bCs/>
          <w:sz w:val="18"/>
          <w:szCs w:val="18"/>
        </w:rPr>
        <w:t>Scope:</w:t>
      </w:r>
      <w:r w:rsidRPr="00602E4B">
        <w:rPr>
          <w:rFonts w:ascii="Inter" w:hAnsi="Inter"/>
          <w:sz w:val="18"/>
          <w:szCs w:val="18"/>
        </w:rPr>
        <w:t xml:space="preserve"> All protocol components, smart contracts, infrastructure</w:t>
      </w:r>
    </w:p>
    <w:p w14:paraId="615CA118" w14:textId="77777777" w:rsidR="00390AD2" w:rsidRPr="00602E4B" w:rsidRDefault="00390AD2">
      <w:pPr>
        <w:numPr>
          <w:ilvl w:val="0"/>
          <w:numId w:val="339"/>
        </w:numPr>
        <w:spacing w:before="100" w:beforeAutospacing="1" w:after="100" w:afterAutospacing="1"/>
        <w:rPr>
          <w:rFonts w:ascii="Inter" w:hAnsi="Inter"/>
          <w:sz w:val="18"/>
          <w:szCs w:val="18"/>
        </w:rPr>
      </w:pPr>
      <w:r w:rsidRPr="00602E4B">
        <w:rPr>
          <w:rFonts w:ascii="Inter" w:hAnsi="Inter"/>
          <w:b/>
          <w:bCs/>
          <w:sz w:val="18"/>
          <w:szCs w:val="18"/>
        </w:rPr>
        <w:t>Rewards:</w:t>
      </w:r>
      <w:r w:rsidRPr="00602E4B">
        <w:rPr>
          <w:rFonts w:ascii="Inter" w:hAnsi="Inter"/>
          <w:sz w:val="18"/>
          <w:szCs w:val="18"/>
        </w:rPr>
        <w:t xml:space="preserve"> </w:t>
      </w:r>
    </w:p>
    <w:p w14:paraId="399CF03C" w14:textId="77777777" w:rsidR="00390AD2" w:rsidRPr="00602E4B" w:rsidRDefault="00390AD2">
      <w:pPr>
        <w:numPr>
          <w:ilvl w:val="1"/>
          <w:numId w:val="339"/>
        </w:numPr>
        <w:spacing w:before="100" w:beforeAutospacing="1" w:after="100" w:afterAutospacing="1"/>
        <w:rPr>
          <w:rFonts w:ascii="Inter" w:hAnsi="Inter"/>
          <w:sz w:val="18"/>
          <w:szCs w:val="18"/>
        </w:rPr>
      </w:pPr>
      <w:r w:rsidRPr="00602E4B">
        <w:rPr>
          <w:rFonts w:ascii="Inter" w:hAnsi="Inter"/>
          <w:sz w:val="18"/>
          <w:szCs w:val="18"/>
        </w:rPr>
        <w:t>Critical: $50,000 - $1,000,000 (depending on severity and potential loss)</w:t>
      </w:r>
    </w:p>
    <w:p w14:paraId="54B8F175" w14:textId="77777777" w:rsidR="00390AD2" w:rsidRPr="00602E4B" w:rsidRDefault="00390AD2">
      <w:pPr>
        <w:numPr>
          <w:ilvl w:val="1"/>
          <w:numId w:val="339"/>
        </w:numPr>
        <w:spacing w:before="100" w:beforeAutospacing="1" w:after="100" w:afterAutospacing="1"/>
        <w:rPr>
          <w:rFonts w:ascii="Inter" w:hAnsi="Inter"/>
          <w:sz w:val="18"/>
          <w:szCs w:val="18"/>
        </w:rPr>
      </w:pPr>
      <w:r w:rsidRPr="00602E4B">
        <w:rPr>
          <w:rFonts w:ascii="Inter" w:hAnsi="Inter"/>
          <w:sz w:val="18"/>
          <w:szCs w:val="18"/>
        </w:rPr>
        <w:t>High: $10,000 - $50,000</w:t>
      </w:r>
    </w:p>
    <w:p w14:paraId="5613F02B" w14:textId="77777777" w:rsidR="00390AD2" w:rsidRPr="00602E4B" w:rsidRDefault="00390AD2">
      <w:pPr>
        <w:numPr>
          <w:ilvl w:val="1"/>
          <w:numId w:val="339"/>
        </w:numPr>
        <w:spacing w:before="100" w:beforeAutospacing="1" w:after="100" w:afterAutospacing="1"/>
        <w:rPr>
          <w:rFonts w:ascii="Inter" w:hAnsi="Inter"/>
          <w:sz w:val="18"/>
          <w:szCs w:val="18"/>
        </w:rPr>
      </w:pPr>
      <w:r w:rsidRPr="00602E4B">
        <w:rPr>
          <w:rFonts w:ascii="Inter" w:hAnsi="Inter"/>
          <w:sz w:val="18"/>
          <w:szCs w:val="18"/>
        </w:rPr>
        <w:t>Medium: $1,000 - $10,000</w:t>
      </w:r>
    </w:p>
    <w:p w14:paraId="55F17338" w14:textId="77777777" w:rsidR="00390AD2" w:rsidRPr="00602E4B" w:rsidRDefault="00390AD2">
      <w:pPr>
        <w:numPr>
          <w:ilvl w:val="1"/>
          <w:numId w:val="339"/>
        </w:numPr>
        <w:spacing w:before="100" w:beforeAutospacing="1" w:after="100" w:afterAutospacing="1"/>
        <w:rPr>
          <w:rFonts w:ascii="Inter" w:hAnsi="Inter"/>
          <w:sz w:val="18"/>
          <w:szCs w:val="18"/>
        </w:rPr>
      </w:pPr>
      <w:r w:rsidRPr="00602E4B">
        <w:rPr>
          <w:rFonts w:ascii="Inter" w:hAnsi="Inter"/>
          <w:sz w:val="18"/>
          <w:szCs w:val="18"/>
        </w:rPr>
        <w:t>Low: $100 - $1,000</w:t>
      </w:r>
    </w:p>
    <w:p w14:paraId="2ADDFDC4" w14:textId="77777777" w:rsidR="00390AD2" w:rsidRPr="00602E4B" w:rsidRDefault="00390AD2">
      <w:pPr>
        <w:numPr>
          <w:ilvl w:val="0"/>
          <w:numId w:val="339"/>
        </w:numPr>
        <w:spacing w:before="100" w:beforeAutospacing="1" w:after="100" w:afterAutospacing="1"/>
        <w:rPr>
          <w:rFonts w:ascii="Inter" w:hAnsi="Inter"/>
          <w:sz w:val="18"/>
          <w:szCs w:val="18"/>
        </w:rPr>
      </w:pPr>
      <w:r w:rsidRPr="00602E4B">
        <w:rPr>
          <w:rFonts w:ascii="Inter" w:hAnsi="Inter"/>
          <w:b/>
          <w:bCs/>
          <w:sz w:val="18"/>
          <w:szCs w:val="18"/>
        </w:rPr>
        <w:t>Process:</w:t>
      </w:r>
      <w:r w:rsidRPr="00602E4B">
        <w:rPr>
          <w:rFonts w:ascii="Inter" w:hAnsi="Inter"/>
          <w:sz w:val="18"/>
          <w:szCs w:val="18"/>
        </w:rPr>
        <w:t xml:space="preserve"> Responsible disclosure (90-day embargo), public acknowledgment, bounty payment in SNRG or stablecoins</w:t>
      </w:r>
    </w:p>
    <w:p w14:paraId="215D1A8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Public Vulnerability Disclosure:</w:t>
      </w:r>
    </w:p>
    <w:p w14:paraId="0BD05E9B" w14:textId="77777777" w:rsidR="00390AD2" w:rsidRPr="00602E4B" w:rsidRDefault="00390AD2">
      <w:pPr>
        <w:numPr>
          <w:ilvl w:val="0"/>
          <w:numId w:val="340"/>
        </w:numPr>
        <w:spacing w:before="100" w:beforeAutospacing="1" w:after="100" w:afterAutospacing="1"/>
        <w:rPr>
          <w:rFonts w:ascii="Inter" w:hAnsi="Inter"/>
          <w:sz w:val="18"/>
          <w:szCs w:val="18"/>
        </w:rPr>
      </w:pPr>
      <w:r w:rsidRPr="00602E4B">
        <w:rPr>
          <w:rFonts w:ascii="Inter" w:hAnsi="Inter"/>
          <w:sz w:val="18"/>
          <w:szCs w:val="18"/>
        </w:rPr>
        <w:t>All security findings published after remediation (with appropriate embargo period)</w:t>
      </w:r>
    </w:p>
    <w:p w14:paraId="53CA0971" w14:textId="77777777" w:rsidR="00390AD2" w:rsidRPr="00602E4B" w:rsidRDefault="00390AD2">
      <w:pPr>
        <w:numPr>
          <w:ilvl w:val="0"/>
          <w:numId w:val="340"/>
        </w:numPr>
        <w:spacing w:before="100" w:beforeAutospacing="1" w:after="100" w:afterAutospacing="1"/>
        <w:rPr>
          <w:rFonts w:ascii="Inter" w:hAnsi="Inter"/>
          <w:sz w:val="18"/>
          <w:szCs w:val="18"/>
        </w:rPr>
      </w:pPr>
      <w:r w:rsidRPr="00602E4B">
        <w:rPr>
          <w:rFonts w:ascii="Inter" w:hAnsi="Inter"/>
          <w:sz w:val="18"/>
          <w:szCs w:val="18"/>
        </w:rPr>
        <w:t>Post-mortem reports for all incidents</w:t>
      </w:r>
    </w:p>
    <w:p w14:paraId="08D9298B" w14:textId="77777777" w:rsidR="00390AD2" w:rsidRPr="00602E4B" w:rsidRDefault="00390AD2">
      <w:pPr>
        <w:numPr>
          <w:ilvl w:val="0"/>
          <w:numId w:val="340"/>
        </w:numPr>
        <w:spacing w:before="100" w:beforeAutospacing="1" w:after="100" w:afterAutospacing="1"/>
        <w:rPr>
          <w:rFonts w:ascii="Inter" w:hAnsi="Inter"/>
          <w:sz w:val="18"/>
          <w:szCs w:val="18"/>
        </w:rPr>
      </w:pPr>
      <w:r w:rsidRPr="00602E4B">
        <w:rPr>
          <w:rFonts w:ascii="Inter" w:hAnsi="Inter"/>
          <w:sz w:val="18"/>
          <w:szCs w:val="18"/>
        </w:rPr>
        <w:t>Transparency builds community trust</w:t>
      </w:r>
    </w:p>
    <w:p w14:paraId="0E1B65C8"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18.4 Cross-Chain Security Framework</w:t>
      </w:r>
    </w:p>
    <w:p w14:paraId="4C1C6A8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Cross-chain operations introduce unique security challenges that require specialized frameworks.</w:t>
      </w:r>
    </w:p>
    <w:p w14:paraId="79303BDF"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Bridge Security Model</w:t>
      </w:r>
    </w:p>
    <w:p w14:paraId="4A75D0F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Trust Assumptions:</w:t>
      </w:r>
    </w:p>
    <w:p w14:paraId="24DFB190" w14:textId="77777777" w:rsidR="00390AD2" w:rsidRPr="00602E4B" w:rsidRDefault="00390AD2">
      <w:pPr>
        <w:numPr>
          <w:ilvl w:val="0"/>
          <w:numId w:val="341"/>
        </w:numPr>
        <w:spacing w:before="100" w:beforeAutospacing="1" w:after="100" w:afterAutospacing="1"/>
        <w:rPr>
          <w:rFonts w:ascii="Inter" w:hAnsi="Inter"/>
          <w:sz w:val="18"/>
          <w:szCs w:val="18"/>
        </w:rPr>
      </w:pPr>
      <w:r w:rsidRPr="00602E4B">
        <w:rPr>
          <w:rFonts w:ascii="Inter" w:hAnsi="Inter"/>
          <w:sz w:val="18"/>
          <w:szCs w:val="18"/>
        </w:rPr>
        <w:t>At least 67% of bridge relayers are honest (for threshold t = 100 of n = 150)</w:t>
      </w:r>
    </w:p>
    <w:p w14:paraId="34AB9C82" w14:textId="77777777" w:rsidR="00390AD2" w:rsidRPr="00602E4B" w:rsidRDefault="00390AD2">
      <w:pPr>
        <w:numPr>
          <w:ilvl w:val="0"/>
          <w:numId w:val="341"/>
        </w:numPr>
        <w:spacing w:before="100" w:beforeAutospacing="1" w:after="100" w:afterAutospacing="1"/>
        <w:rPr>
          <w:rFonts w:ascii="Inter" w:hAnsi="Inter"/>
          <w:sz w:val="18"/>
          <w:szCs w:val="18"/>
        </w:rPr>
      </w:pPr>
      <w:r w:rsidRPr="00602E4B">
        <w:rPr>
          <w:rFonts w:ascii="Inter" w:hAnsi="Inter"/>
          <w:sz w:val="18"/>
          <w:szCs w:val="18"/>
        </w:rPr>
        <w:t>External chain consensus is secure (we cannot prevent attacks on Bitcoin, Ethereum, etc.)</w:t>
      </w:r>
    </w:p>
    <w:p w14:paraId="369FEDBC" w14:textId="77777777" w:rsidR="00390AD2" w:rsidRPr="00602E4B" w:rsidRDefault="00390AD2">
      <w:pPr>
        <w:numPr>
          <w:ilvl w:val="0"/>
          <w:numId w:val="341"/>
        </w:numPr>
        <w:spacing w:before="100" w:beforeAutospacing="1" w:after="100" w:afterAutospacing="1"/>
        <w:rPr>
          <w:rFonts w:ascii="Inter" w:hAnsi="Inter"/>
          <w:sz w:val="18"/>
          <w:szCs w:val="18"/>
        </w:rPr>
      </w:pPr>
      <w:r w:rsidRPr="00602E4B">
        <w:rPr>
          <w:rFonts w:ascii="Inter" w:hAnsi="Inter"/>
          <w:sz w:val="18"/>
          <w:szCs w:val="18"/>
        </w:rPr>
        <w:t>External chain finality is eventual (reorgs resolve within finite time)</w:t>
      </w:r>
    </w:p>
    <w:p w14:paraId="30701C37"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Security Properties:</w:t>
      </w:r>
    </w:p>
    <w:p w14:paraId="57F7386E" w14:textId="77777777" w:rsidR="00390AD2" w:rsidRPr="00602E4B" w:rsidRDefault="00390AD2">
      <w:pPr>
        <w:numPr>
          <w:ilvl w:val="0"/>
          <w:numId w:val="342"/>
        </w:numPr>
        <w:spacing w:before="100" w:beforeAutospacing="1" w:after="100" w:afterAutospacing="1"/>
        <w:rPr>
          <w:rFonts w:ascii="Inter" w:hAnsi="Inter"/>
          <w:sz w:val="18"/>
          <w:szCs w:val="18"/>
        </w:rPr>
      </w:pPr>
      <w:r w:rsidRPr="00602E4B">
        <w:rPr>
          <w:rFonts w:ascii="Inter" w:hAnsi="Inter"/>
          <w:b/>
          <w:bCs/>
          <w:sz w:val="18"/>
          <w:szCs w:val="18"/>
        </w:rPr>
        <w:t>Safety:</w:t>
      </w:r>
      <w:r w:rsidRPr="00602E4B">
        <w:rPr>
          <w:rFonts w:ascii="Inter" w:hAnsi="Inter"/>
          <w:sz w:val="18"/>
          <w:szCs w:val="18"/>
        </w:rPr>
        <w:t xml:space="preserve"> No invalid cross-chain transfers (false attestations cannot create unbacked assets)</w:t>
      </w:r>
    </w:p>
    <w:p w14:paraId="423CB49E" w14:textId="77777777" w:rsidR="00390AD2" w:rsidRPr="00602E4B" w:rsidRDefault="00390AD2">
      <w:pPr>
        <w:numPr>
          <w:ilvl w:val="0"/>
          <w:numId w:val="342"/>
        </w:numPr>
        <w:spacing w:before="100" w:beforeAutospacing="1" w:after="100" w:afterAutospacing="1"/>
        <w:rPr>
          <w:rFonts w:ascii="Inter" w:hAnsi="Inter"/>
          <w:sz w:val="18"/>
          <w:szCs w:val="18"/>
        </w:rPr>
      </w:pPr>
      <w:r w:rsidRPr="00602E4B">
        <w:rPr>
          <w:rFonts w:ascii="Inter" w:hAnsi="Inter"/>
          <w:b/>
          <w:bCs/>
          <w:sz w:val="18"/>
          <w:szCs w:val="18"/>
        </w:rPr>
        <w:t>Liveness:</w:t>
      </w:r>
      <w:r w:rsidRPr="00602E4B">
        <w:rPr>
          <w:rFonts w:ascii="Inter" w:hAnsi="Inter"/>
          <w:sz w:val="18"/>
          <w:szCs w:val="18"/>
        </w:rPr>
        <w:t xml:space="preserve"> Valid transfers eventually process (assuming honest threshold of relayers)</w:t>
      </w:r>
    </w:p>
    <w:p w14:paraId="2DE9F761" w14:textId="77777777" w:rsidR="00390AD2" w:rsidRPr="00602E4B" w:rsidRDefault="00390AD2">
      <w:pPr>
        <w:numPr>
          <w:ilvl w:val="0"/>
          <w:numId w:val="342"/>
        </w:numPr>
        <w:spacing w:before="100" w:beforeAutospacing="1" w:after="100" w:afterAutospacing="1"/>
        <w:rPr>
          <w:rFonts w:ascii="Inter" w:hAnsi="Inter"/>
          <w:sz w:val="18"/>
          <w:szCs w:val="18"/>
        </w:rPr>
      </w:pPr>
      <w:r w:rsidRPr="00602E4B">
        <w:rPr>
          <w:rFonts w:ascii="Inter" w:hAnsi="Inter"/>
          <w:b/>
          <w:bCs/>
          <w:sz w:val="18"/>
          <w:szCs w:val="18"/>
        </w:rPr>
        <w:t>Accountability:</w:t>
      </w:r>
      <w:r w:rsidRPr="00602E4B">
        <w:rPr>
          <w:rFonts w:ascii="Inter" w:hAnsi="Inter"/>
          <w:sz w:val="18"/>
          <w:szCs w:val="18"/>
        </w:rPr>
        <w:t xml:space="preserve"> All relayer actions are transparent and slashable</w:t>
      </w:r>
    </w:p>
    <w:p w14:paraId="03C3FFE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Layered Defense:</w:t>
      </w:r>
    </w:p>
    <w:p w14:paraId="113C4B0F" w14:textId="77777777" w:rsidR="00390AD2" w:rsidRPr="00602E4B" w:rsidRDefault="00390AD2">
      <w:pPr>
        <w:numPr>
          <w:ilvl w:val="0"/>
          <w:numId w:val="343"/>
        </w:numPr>
        <w:spacing w:before="100" w:beforeAutospacing="1" w:after="100" w:afterAutospacing="1"/>
        <w:rPr>
          <w:rFonts w:ascii="Inter" w:hAnsi="Inter"/>
          <w:sz w:val="18"/>
          <w:szCs w:val="18"/>
        </w:rPr>
      </w:pPr>
      <w:r w:rsidRPr="00602E4B">
        <w:rPr>
          <w:rFonts w:ascii="Inter" w:hAnsi="Inter"/>
          <w:b/>
          <w:bCs/>
          <w:sz w:val="18"/>
          <w:szCs w:val="18"/>
        </w:rPr>
        <w:t>Economic Layer:</w:t>
      </w:r>
      <w:r w:rsidRPr="00602E4B">
        <w:rPr>
          <w:rFonts w:ascii="Inter" w:hAnsi="Inter"/>
          <w:sz w:val="18"/>
          <w:szCs w:val="18"/>
        </w:rPr>
        <w:t xml:space="preserve"> High stake requirements (50,000 SNRG per bridge relayer) + enhanced slashing (σ_bridge = 5%)</w:t>
      </w:r>
    </w:p>
    <w:p w14:paraId="51183CA4" w14:textId="77777777" w:rsidR="00390AD2" w:rsidRPr="00602E4B" w:rsidRDefault="00390AD2">
      <w:pPr>
        <w:numPr>
          <w:ilvl w:val="0"/>
          <w:numId w:val="343"/>
        </w:numPr>
        <w:spacing w:before="100" w:beforeAutospacing="1" w:after="100" w:afterAutospacing="1"/>
        <w:rPr>
          <w:rFonts w:ascii="Inter" w:hAnsi="Inter"/>
          <w:sz w:val="18"/>
          <w:szCs w:val="18"/>
        </w:rPr>
      </w:pPr>
      <w:r w:rsidRPr="00602E4B">
        <w:rPr>
          <w:rFonts w:ascii="Inter" w:hAnsi="Inter"/>
          <w:b/>
          <w:bCs/>
          <w:sz w:val="18"/>
          <w:szCs w:val="18"/>
        </w:rPr>
        <w:lastRenderedPageBreak/>
        <w:t>Cryptographic Layer:</w:t>
      </w:r>
      <w:r w:rsidRPr="00602E4B">
        <w:rPr>
          <w:rFonts w:ascii="Inter" w:hAnsi="Inter"/>
          <w:sz w:val="18"/>
          <w:szCs w:val="18"/>
        </w:rPr>
        <w:t xml:space="preserve"> Threshold signatures prevent single points of failure</w:t>
      </w:r>
    </w:p>
    <w:p w14:paraId="29DB3047" w14:textId="77777777" w:rsidR="00390AD2" w:rsidRPr="00602E4B" w:rsidRDefault="00390AD2">
      <w:pPr>
        <w:numPr>
          <w:ilvl w:val="0"/>
          <w:numId w:val="343"/>
        </w:numPr>
        <w:spacing w:before="100" w:beforeAutospacing="1" w:after="100" w:afterAutospacing="1"/>
        <w:rPr>
          <w:rFonts w:ascii="Inter" w:hAnsi="Inter"/>
          <w:sz w:val="18"/>
          <w:szCs w:val="18"/>
        </w:rPr>
      </w:pPr>
      <w:r w:rsidRPr="00602E4B">
        <w:rPr>
          <w:rFonts w:ascii="Inter" w:hAnsi="Inter"/>
          <w:b/>
          <w:bCs/>
          <w:sz w:val="18"/>
          <w:szCs w:val="18"/>
        </w:rPr>
        <w:t>Verification Layer:</w:t>
      </w:r>
      <w:r w:rsidRPr="00602E4B">
        <w:rPr>
          <w:rFonts w:ascii="Inter" w:hAnsi="Inter"/>
          <w:sz w:val="18"/>
          <w:szCs w:val="18"/>
        </w:rPr>
        <w:t xml:space="preserve"> Cross-validation by witness nodes + fraud proofs</w:t>
      </w:r>
    </w:p>
    <w:p w14:paraId="58D7DF52" w14:textId="77777777" w:rsidR="00390AD2" w:rsidRPr="00602E4B" w:rsidRDefault="00390AD2">
      <w:pPr>
        <w:numPr>
          <w:ilvl w:val="0"/>
          <w:numId w:val="343"/>
        </w:numPr>
        <w:spacing w:before="100" w:beforeAutospacing="1" w:after="100" w:afterAutospacing="1"/>
        <w:rPr>
          <w:rFonts w:ascii="Inter" w:hAnsi="Inter"/>
          <w:sz w:val="18"/>
          <w:szCs w:val="18"/>
        </w:rPr>
      </w:pPr>
      <w:r w:rsidRPr="00602E4B">
        <w:rPr>
          <w:rFonts w:ascii="Inter" w:hAnsi="Inter"/>
          <w:b/>
          <w:bCs/>
          <w:sz w:val="18"/>
          <w:szCs w:val="18"/>
        </w:rPr>
        <w:t>Operational Layer:</w:t>
      </w:r>
      <w:r w:rsidRPr="00602E4B">
        <w:rPr>
          <w:rFonts w:ascii="Inter" w:hAnsi="Inter"/>
          <w:sz w:val="18"/>
          <w:szCs w:val="18"/>
        </w:rPr>
        <w:t xml:space="preserve"> Circuit breakers + rate limits + insurance fund</w:t>
      </w:r>
    </w:p>
    <w:p w14:paraId="6C9F2A39" w14:textId="77777777" w:rsidR="00390AD2" w:rsidRPr="00602E4B" w:rsidRDefault="00390AD2">
      <w:pPr>
        <w:numPr>
          <w:ilvl w:val="0"/>
          <w:numId w:val="343"/>
        </w:numPr>
        <w:spacing w:before="100" w:beforeAutospacing="1" w:after="100" w:afterAutospacing="1"/>
        <w:rPr>
          <w:rFonts w:ascii="Inter" w:hAnsi="Inter"/>
          <w:sz w:val="18"/>
          <w:szCs w:val="18"/>
        </w:rPr>
      </w:pPr>
      <w:r w:rsidRPr="00602E4B">
        <w:rPr>
          <w:rFonts w:ascii="Inter" w:hAnsi="Inter"/>
          <w:b/>
          <w:bCs/>
          <w:sz w:val="18"/>
          <w:szCs w:val="18"/>
        </w:rPr>
        <w:t>Governance Layer:</w:t>
      </w:r>
      <w:r w:rsidRPr="00602E4B">
        <w:rPr>
          <w:rFonts w:ascii="Inter" w:hAnsi="Inter"/>
          <w:sz w:val="18"/>
          <w:szCs w:val="18"/>
        </w:rPr>
        <w:t xml:space="preserve"> DAO can pause bridges or adjust parameters</w:t>
      </w:r>
    </w:p>
    <w:p w14:paraId="3123B9F4"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External Chain Reorg Handling</w:t>
      </w:r>
    </w:p>
    <w:p w14:paraId="42A1990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Scenario:</w:t>
      </w:r>
      <w:r w:rsidRPr="00602E4B">
        <w:rPr>
          <w:rFonts w:ascii="Inter" w:hAnsi="Inter"/>
          <w:sz w:val="18"/>
          <w:szCs w:val="18"/>
        </w:rPr>
        <w:t xml:space="preserve"> External chain experiences reorganization after Synergy has finalized a block containing attestations from that chain.</w:t>
      </w:r>
    </w:p>
    <w:p w14:paraId="4C78CE7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Response Protocol:</w:t>
      </w:r>
    </w:p>
    <w:p w14:paraId="519600DA" w14:textId="77777777" w:rsidR="00390AD2" w:rsidRPr="00602E4B" w:rsidRDefault="00390AD2">
      <w:pPr>
        <w:numPr>
          <w:ilvl w:val="0"/>
          <w:numId w:val="344"/>
        </w:numPr>
        <w:spacing w:before="100" w:beforeAutospacing="1" w:after="100" w:afterAutospacing="1"/>
        <w:rPr>
          <w:rFonts w:ascii="Inter" w:hAnsi="Inter"/>
          <w:sz w:val="18"/>
          <w:szCs w:val="18"/>
        </w:rPr>
      </w:pPr>
      <w:r w:rsidRPr="00602E4B">
        <w:rPr>
          <w:rFonts w:ascii="Inter" w:hAnsi="Inter"/>
          <w:b/>
          <w:bCs/>
          <w:sz w:val="18"/>
          <w:szCs w:val="18"/>
        </w:rPr>
        <w:t>Detection:</w:t>
      </w:r>
      <w:r w:rsidRPr="00602E4B">
        <w:rPr>
          <w:rFonts w:ascii="Inter" w:hAnsi="Inter"/>
          <w:sz w:val="18"/>
          <w:szCs w:val="18"/>
        </w:rPr>
        <w:t xml:space="preserve"> Relayers monitoring external chain detect reorg, submit fraud proof to Synergy</w:t>
      </w:r>
    </w:p>
    <w:p w14:paraId="02AB7F92" w14:textId="77777777" w:rsidR="00390AD2" w:rsidRPr="00602E4B" w:rsidRDefault="00390AD2">
      <w:pPr>
        <w:numPr>
          <w:ilvl w:val="0"/>
          <w:numId w:val="344"/>
        </w:numPr>
        <w:spacing w:before="100" w:beforeAutospacing="1" w:after="100" w:afterAutospacing="1"/>
        <w:rPr>
          <w:rFonts w:ascii="Inter" w:hAnsi="Inter"/>
          <w:sz w:val="18"/>
          <w:szCs w:val="18"/>
        </w:rPr>
      </w:pPr>
      <w:r w:rsidRPr="00602E4B">
        <w:rPr>
          <w:rFonts w:ascii="Inter" w:hAnsi="Inter"/>
          <w:b/>
          <w:bCs/>
          <w:sz w:val="18"/>
          <w:szCs w:val="18"/>
        </w:rPr>
        <w:t>Circuit Breaker:</w:t>
      </w:r>
      <w:r w:rsidRPr="00602E4B">
        <w:rPr>
          <w:rFonts w:ascii="Inter" w:hAnsi="Inter"/>
          <w:sz w:val="18"/>
          <w:szCs w:val="18"/>
        </w:rPr>
        <w:t xml:space="preserve"> Affected bridge automatically pauses (no new transfers)</w:t>
      </w:r>
    </w:p>
    <w:p w14:paraId="0849A563" w14:textId="77777777" w:rsidR="00390AD2" w:rsidRPr="00602E4B" w:rsidRDefault="00390AD2">
      <w:pPr>
        <w:numPr>
          <w:ilvl w:val="0"/>
          <w:numId w:val="344"/>
        </w:numPr>
        <w:spacing w:before="100" w:beforeAutospacing="1" w:after="100" w:afterAutospacing="1"/>
        <w:rPr>
          <w:rFonts w:ascii="Inter" w:hAnsi="Inter"/>
          <w:sz w:val="18"/>
          <w:szCs w:val="18"/>
        </w:rPr>
      </w:pPr>
      <w:r w:rsidRPr="00602E4B">
        <w:rPr>
          <w:rFonts w:ascii="Inter" w:hAnsi="Inter"/>
          <w:b/>
          <w:bCs/>
          <w:sz w:val="18"/>
          <w:szCs w:val="18"/>
        </w:rPr>
        <w:t>Investigation:</w:t>
      </w:r>
      <w:r w:rsidRPr="00602E4B">
        <w:rPr>
          <w:rFonts w:ascii="Inter" w:hAnsi="Inter"/>
          <w:sz w:val="18"/>
          <w:szCs w:val="18"/>
        </w:rPr>
        <w:t xml:space="preserve"> Security Council and community review the situation</w:t>
      </w:r>
    </w:p>
    <w:p w14:paraId="0C5A73ED" w14:textId="77777777" w:rsidR="00390AD2" w:rsidRPr="00602E4B" w:rsidRDefault="00390AD2">
      <w:pPr>
        <w:numPr>
          <w:ilvl w:val="0"/>
          <w:numId w:val="344"/>
        </w:numPr>
        <w:spacing w:before="100" w:beforeAutospacing="1" w:after="100" w:afterAutospacing="1"/>
        <w:rPr>
          <w:rFonts w:ascii="Inter" w:hAnsi="Inter"/>
          <w:sz w:val="18"/>
          <w:szCs w:val="18"/>
        </w:rPr>
      </w:pPr>
      <w:r w:rsidRPr="00602E4B">
        <w:rPr>
          <w:rFonts w:ascii="Inter" w:hAnsi="Inter"/>
          <w:b/>
          <w:bCs/>
          <w:sz w:val="18"/>
          <w:szCs w:val="18"/>
        </w:rPr>
        <w:t>Resolution Options:</w:t>
      </w:r>
      <w:r w:rsidRPr="00602E4B">
        <w:rPr>
          <w:rFonts w:ascii="Inter" w:hAnsi="Inter"/>
          <w:sz w:val="18"/>
          <w:szCs w:val="18"/>
        </w:rPr>
        <w:t xml:space="preserve"> </w:t>
      </w:r>
    </w:p>
    <w:p w14:paraId="051E14F9" w14:textId="77777777" w:rsidR="00390AD2" w:rsidRPr="00602E4B" w:rsidRDefault="00390AD2">
      <w:pPr>
        <w:numPr>
          <w:ilvl w:val="1"/>
          <w:numId w:val="344"/>
        </w:numPr>
        <w:spacing w:before="100" w:beforeAutospacing="1" w:after="100" w:afterAutospacing="1"/>
        <w:rPr>
          <w:rFonts w:ascii="Inter" w:hAnsi="Inter"/>
          <w:sz w:val="18"/>
          <w:szCs w:val="18"/>
        </w:rPr>
      </w:pPr>
      <w:r w:rsidRPr="00602E4B">
        <w:rPr>
          <w:rFonts w:ascii="Inter" w:hAnsi="Inter"/>
          <w:b/>
          <w:bCs/>
          <w:sz w:val="18"/>
          <w:szCs w:val="18"/>
        </w:rPr>
        <w:t>Minor reorg (&lt; finality depth):</w:t>
      </w:r>
      <w:r w:rsidRPr="00602E4B">
        <w:rPr>
          <w:rFonts w:ascii="Inter" w:hAnsi="Inter"/>
          <w:sz w:val="18"/>
          <w:szCs w:val="18"/>
        </w:rPr>
        <w:t xml:space="preserve"> Resume bridge after re-confirmation</w:t>
      </w:r>
    </w:p>
    <w:p w14:paraId="6E173C6B" w14:textId="77777777" w:rsidR="00390AD2" w:rsidRPr="00602E4B" w:rsidRDefault="00390AD2">
      <w:pPr>
        <w:numPr>
          <w:ilvl w:val="1"/>
          <w:numId w:val="344"/>
        </w:numPr>
        <w:spacing w:before="100" w:beforeAutospacing="1" w:after="100" w:afterAutospacing="1"/>
        <w:rPr>
          <w:rFonts w:ascii="Inter" w:hAnsi="Inter"/>
          <w:sz w:val="18"/>
          <w:szCs w:val="18"/>
        </w:rPr>
      </w:pPr>
      <w:r w:rsidRPr="00602E4B">
        <w:rPr>
          <w:rFonts w:ascii="Inter" w:hAnsi="Inter"/>
          <w:b/>
          <w:bCs/>
          <w:sz w:val="18"/>
          <w:szCs w:val="18"/>
        </w:rPr>
        <w:t>Major reorg (&gt; finality depth):</w:t>
      </w:r>
      <w:r w:rsidRPr="00602E4B">
        <w:rPr>
          <w:rFonts w:ascii="Inter" w:hAnsi="Inter"/>
          <w:sz w:val="18"/>
          <w:szCs w:val="18"/>
        </w:rPr>
        <w:t xml:space="preserve"> Emergency DAO vote to determine response: </w:t>
      </w:r>
    </w:p>
    <w:p w14:paraId="0C75D55E" w14:textId="77777777" w:rsidR="00390AD2" w:rsidRPr="00602E4B" w:rsidRDefault="00390AD2">
      <w:pPr>
        <w:numPr>
          <w:ilvl w:val="2"/>
          <w:numId w:val="344"/>
        </w:numPr>
        <w:spacing w:before="100" w:beforeAutospacing="1" w:after="100" w:afterAutospacing="1"/>
        <w:rPr>
          <w:rFonts w:ascii="Inter" w:hAnsi="Inter"/>
          <w:sz w:val="18"/>
          <w:szCs w:val="18"/>
        </w:rPr>
      </w:pPr>
      <w:r w:rsidRPr="00602E4B">
        <w:rPr>
          <w:rFonts w:ascii="Inter" w:hAnsi="Inter"/>
          <w:b/>
          <w:bCs/>
          <w:sz w:val="18"/>
          <w:szCs w:val="18"/>
        </w:rPr>
        <w:t>Option A:</w:t>
      </w:r>
      <w:r w:rsidRPr="00602E4B">
        <w:rPr>
          <w:rFonts w:ascii="Inter" w:hAnsi="Inter"/>
          <w:sz w:val="18"/>
          <w:szCs w:val="18"/>
        </w:rPr>
        <w:t xml:space="preserve"> Revert affected Synergy blocks (if recent and community approves)</w:t>
      </w:r>
    </w:p>
    <w:p w14:paraId="1F872F1F" w14:textId="77777777" w:rsidR="00390AD2" w:rsidRPr="00602E4B" w:rsidRDefault="00390AD2">
      <w:pPr>
        <w:numPr>
          <w:ilvl w:val="2"/>
          <w:numId w:val="344"/>
        </w:numPr>
        <w:spacing w:before="100" w:beforeAutospacing="1" w:after="100" w:afterAutospacing="1"/>
        <w:rPr>
          <w:rFonts w:ascii="Inter" w:hAnsi="Inter"/>
          <w:sz w:val="18"/>
          <w:szCs w:val="18"/>
        </w:rPr>
      </w:pPr>
      <w:r w:rsidRPr="00602E4B">
        <w:rPr>
          <w:rFonts w:ascii="Inter" w:hAnsi="Inter"/>
          <w:b/>
          <w:bCs/>
          <w:sz w:val="18"/>
          <w:szCs w:val="18"/>
        </w:rPr>
        <w:t>Option B:</w:t>
      </w:r>
      <w:r w:rsidRPr="00602E4B">
        <w:rPr>
          <w:rFonts w:ascii="Inter" w:hAnsi="Inter"/>
          <w:sz w:val="18"/>
          <w:szCs w:val="18"/>
        </w:rPr>
        <w:t xml:space="preserve"> Accept finality (if Synergy blocks too old or reversion too disruptive)</w:t>
      </w:r>
    </w:p>
    <w:p w14:paraId="2027860A" w14:textId="77777777" w:rsidR="00390AD2" w:rsidRPr="00602E4B" w:rsidRDefault="00390AD2">
      <w:pPr>
        <w:numPr>
          <w:ilvl w:val="2"/>
          <w:numId w:val="344"/>
        </w:numPr>
        <w:spacing w:before="100" w:beforeAutospacing="1" w:after="100" w:afterAutospacing="1"/>
        <w:rPr>
          <w:rFonts w:ascii="Inter" w:hAnsi="Inter"/>
          <w:sz w:val="18"/>
          <w:szCs w:val="18"/>
        </w:rPr>
      </w:pPr>
      <w:r w:rsidRPr="00602E4B">
        <w:rPr>
          <w:rFonts w:ascii="Inter" w:hAnsi="Inter"/>
          <w:b/>
          <w:bCs/>
          <w:sz w:val="18"/>
          <w:szCs w:val="18"/>
        </w:rPr>
        <w:t>Option C:</w:t>
      </w:r>
      <w:r w:rsidRPr="00602E4B">
        <w:rPr>
          <w:rFonts w:ascii="Inter" w:hAnsi="Inter"/>
          <w:sz w:val="18"/>
          <w:szCs w:val="18"/>
        </w:rPr>
        <w:t xml:space="preserve"> Compensate affected users from insurance fund</w:t>
      </w:r>
    </w:p>
    <w:p w14:paraId="274DF5F1" w14:textId="77777777" w:rsidR="00390AD2" w:rsidRPr="00602E4B" w:rsidRDefault="00390AD2">
      <w:pPr>
        <w:numPr>
          <w:ilvl w:val="0"/>
          <w:numId w:val="344"/>
        </w:numPr>
        <w:spacing w:before="100" w:beforeAutospacing="1" w:after="100" w:afterAutospacing="1"/>
        <w:rPr>
          <w:rFonts w:ascii="Inter" w:hAnsi="Inter"/>
          <w:sz w:val="18"/>
          <w:szCs w:val="18"/>
        </w:rPr>
      </w:pPr>
      <w:r w:rsidRPr="00602E4B">
        <w:rPr>
          <w:rFonts w:ascii="Inter" w:hAnsi="Inter"/>
          <w:b/>
          <w:bCs/>
          <w:sz w:val="18"/>
          <w:szCs w:val="18"/>
        </w:rPr>
        <w:t>Remediation:</w:t>
      </w:r>
      <w:r w:rsidRPr="00602E4B">
        <w:rPr>
          <w:rFonts w:ascii="Inter" w:hAnsi="Inter"/>
          <w:sz w:val="18"/>
          <w:szCs w:val="18"/>
        </w:rPr>
        <w:t xml:space="preserve"> Adjust confirmation requirements for that chain if needed</w:t>
      </w:r>
    </w:p>
    <w:p w14:paraId="74E0DCE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Historical Example Scenario:</w:t>
      </w:r>
      <w:r w:rsidRPr="00602E4B">
        <w:rPr>
          <w:rFonts w:ascii="Inter" w:hAnsi="Inter"/>
          <w:sz w:val="18"/>
          <w:szCs w:val="18"/>
        </w:rPr>
        <w:t xml:space="preserve"> If Ethereum experienced a 32-block reorg (beyond our 12-block confirmation requirement), and Synergy had finalized a block with Ethereum events from those reverted blocks:</w:t>
      </w:r>
    </w:p>
    <w:p w14:paraId="7186F576" w14:textId="77777777" w:rsidR="00390AD2" w:rsidRPr="00602E4B" w:rsidRDefault="00390AD2">
      <w:pPr>
        <w:numPr>
          <w:ilvl w:val="0"/>
          <w:numId w:val="345"/>
        </w:numPr>
        <w:spacing w:before="100" w:beforeAutospacing="1" w:after="100" w:afterAutospacing="1"/>
        <w:rPr>
          <w:rFonts w:ascii="Inter" w:hAnsi="Inter"/>
          <w:sz w:val="18"/>
          <w:szCs w:val="18"/>
        </w:rPr>
      </w:pPr>
      <w:r w:rsidRPr="00602E4B">
        <w:rPr>
          <w:rFonts w:ascii="Inter" w:hAnsi="Inter"/>
          <w:sz w:val="18"/>
          <w:szCs w:val="18"/>
        </w:rPr>
        <w:t>Insurance fund would compensate users who lost funds</w:t>
      </w:r>
    </w:p>
    <w:p w14:paraId="61839997" w14:textId="77777777" w:rsidR="00390AD2" w:rsidRPr="00602E4B" w:rsidRDefault="00390AD2">
      <w:pPr>
        <w:numPr>
          <w:ilvl w:val="0"/>
          <w:numId w:val="345"/>
        </w:numPr>
        <w:spacing w:before="100" w:beforeAutospacing="1" w:after="100" w:afterAutospacing="1"/>
        <w:rPr>
          <w:rFonts w:ascii="Inter" w:hAnsi="Inter"/>
          <w:sz w:val="18"/>
          <w:szCs w:val="18"/>
        </w:rPr>
      </w:pPr>
      <w:r w:rsidRPr="00602E4B">
        <w:rPr>
          <w:rFonts w:ascii="Inter" w:hAnsi="Inter"/>
          <w:sz w:val="18"/>
          <w:szCs w:val="18"/>
        </w:rPr>
        <w:t>Ethereum bridge would be paused until Ethereum network stabilized</w:t>
      </w:r>
    </w:p>
    <w:p w14:paraId="10A81B16" w14:textId="77777777" w:rsidR="00390AD2" w:rsidRPr="00602E4B" w:rsidRDefault="00390AD2">
      <w:pPr>
        <w:numPr>
          <w:ilvl w:val="0"/>
          <w:numId w:val="345"/>
        </w:numPr>
        <w:spacing w:before="100" w:beforeAutospacing="1" w:after="100" w:afterAutospacing="1"/>
        <w:rPr>
          <w:rFonts w:ascii="Inter" w:hAnsi="Inter"/>
          <w:sz w:val="18"/>
          <w:szCs w:val="18"/>
        </w:rPr>
      </w:pPr>
      <w:r w:rsidRPr="00602E4B">
        <w:rPr>
          <w:rFonts w:ascii="Inter" w:hAnsi="Inter"/>
          <w:sz w:val="18"/>
          <w:szCs w:val="18"/>
        </w:rPr>
        <w:t>DAO vote would determine whether to increase Ethereum confirmation requirement from 12 to 32 blocks</w:t>
      </w:r>
    </w:p>
    <w:p w14:paraId="1C23DDAE" w14:textId="77777777" w:rsidR="00390AD2" w:rsidRPr="00602E4B" w:rsidRDefault="00390AD2">
      <w:pPr>
        <w:numPr>
          <w:ilvl w:val="0"/>
          <w:numId w:val="345"/>
        </w:numPr>
        <w:spacing w:before="100" w:beforeAutospacing="1" w:after="100" w:afterAutospacing="1"/>
        <w:rPr>
          <w:rFonts w:ascii="Inter" w:hAnsi="Inter"/>
          <w:sz w:val="18"/>
          <w:szCs w:val="18"/>
        </w:rPr>
      </w:pPr>
      <w:r w:rsidRPr="00602E4B">
        <w:rPr>
          <w:rFonts w:ascii="Inter" w:hAnsi="Inter"/>
          <w:sz w:val="18"/>
          <w:szCs w:val="18"/>
        </w:rPr>
        <w:t>Relayers who attested to the reverted events would not be slashed (external chain failure is not their fault, though their reputation might be impacted)</w:t>
      </w:r>
    </w:p>
    <w:p w14:paraId="26FC2904"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Bridge Asset Security</w:t>
      </w:r>
    </w:p>
    <w:p w14:paraId="32BE38E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Custody Model:</w:t>
      </w:r>
    </w:p>
    <w:p w14:paraId="46999D1B" w14:textId="77777777" w:rsidR="00390AD2" w:rsidRPr="00602E4B" w:rsidRDefault="00390AD2">
      <w:pPr>
        <w:numPr>
          <w:ilvl w:val="0"/>
          <w:numId w:val="346"/>
        </w:numPr>
        <w:spacing w:before="100" w:beforeAutospacing="1" w:after="100" w:afterAutospacing="1"/>
        <w:rPr>
          <w:rFonts w:ascii="Inter" w:hAnsi="Inter"/>
          <w:sz w:val="18"/>
          <w:szCs w:val="18"/>
        </w:rPr>
      </w:pPr>
      <w:r w:rsidRPr="00602E4B">
        <w:rPr>
          <w:rFonts w:ascii="Inter" w:hAnsi="Inter"/>
          <w:sz w:val="18"/>
          <w:szCs w:val="18"/>
        </w:rPr>
        <w:t>Assets locked on external chains held by threshold multi-signature addresses or smart contracts</w:t>
      </w:r>
    </w:p>
    <w:p w14:paraId="0E2CEE93" w14:textId="77777777" w:rsidR="00390AD2" w:rsidRPr="00602E4B" w:rsidRDefault="00390AD2">
      <w:pPr>
        <w:numPr>
          <w:ilvl w:val="0"/>
          <w:numId w:val="346"/>
        </w:numPr>
        <w:spacing w:before="100" w:beforeAutospacing="1" w:after="100" w:afterAutospacing="1"/>
        <w:rPr>
          <w:rFonts w:ascii="Inter" w:hAnsi="Inter"/>
          <w:sz w:val="18"/>
          <w:szCs w:val="18"/>
        </w:rPr>
      </w:pPr>
      <w:r w:rsidRPr="00602E4B">
        <w:rPr>
          <w:rFonts w:ascii="Inter" w:hAnsi="Inter"/>
          <w:sz w:val="18"/>
          <w:szCs w:val="18"/>
        </w:rPr>
        <w:t>No single relayer or entity can move funds without quorum</w:t>
      </w:r>
    </w:p>
    <w:p w14:paraId="6CC9481A" w14:textId="77777777" w:rsidR="00390AD2" w:rsidRPr="00602E4B" w:rsidRDefault="00390AD2">
      <w:pPr>
        <w:numPr>
          <w:ilvl w:val="0"/>
          <w:numId w:val="346"/>
        </w:numPr>
        <w:spacing w:before="100" w:beforeAutospacing="1" w:after="100" w:afterAutospacing="1"/>
        <w:rPr>
          <w:rFonts w:ascii="Inter" w:hAnsi="Inter"/>
          <w:sz w:val="18"/>
          <w:szCs w:val="18"/>
        </w:rPr>
      </w:pPr>
      <w:r w:rsidRPr="00602E4B">
        <w:rPr>
          <w:rFonts w:ascii="Inter" w:hAnsi="Inter"/>
          <w:sz w:val="18"/>
          <w:szCs w:val="18"/>
        </w:rPr>
        <w:t>Keys generated through distributed key generation (DKG) ceremony</w:t>
      </w:r>
    </w:p>
    <w:p w14:paraId="00E01153" w14:textId="77777777" w:rsidR="00390AD2" w:rsidRPr="00602E4B" w:rsidRDefault="00390AD2">
      <w:pPr>
        <w:numPr>
          <w:ilvl w:val="0"/>
          <w:numId w:val="346"/>
        </w:numPr>
        <w:spacing w:before="100" w:beforeAutospacing="1" w:after="100" w:afterAutospacing="1"/>
        <w:rPr>
          <w:rFonts w:ascii="Inter" w:hAnsi="Inter"/>
          <w:sz w:val="18"/>
          <w:szCs w:val="18"/>
        </w:rPr>
      </w:pPr>
      <w:r w:rsidRPr="00602E4B">
        <w:rPr>
          <w:rFonts w:ascii="Inter" w:hAnsi="Inter"/>
          <w:sz w:val="18"/>
          <w:szCs w:val="18"/>
        </w:rPr>
        <w:t>Regular key rotation (quarterly) to maintain forward security</w:t>
      </w:r>
    </w:p>
    <w:p w14:paraId="2F0544A4"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Asset Accounting:</w:t>
      </w:r>
    </w:p>
    <w:p w14:paraId="782716DA" w14:textId="77777777" w:rsidR="00390AD2" w:rsidRPr="00602E4B" w:rsidRDefault="00390AD2">
      <w:pPr>
        <w:numPr>
          <w:ilvl w:val="0"/>
          <w:numId w:val="347"/>
        </w:numPr>
        <w:spacing w:before="100" w:beforeAutospacing="1" w:after="100" w:afterAutospacing="1"/>
        <w:rPr>
          <w:rFonts w:ascii="Inter" w:hAnsi="Inter"/>
          <w:sz w:val="18"/>
          <w:szCs w:val="18"/>
        </w:rPr>
      </w:pPr>
      <w:r w:rsidRPr="00602E4B">
        <w:rPr>
          <w:rFonts w:ascii="Inter" w:hAnsi="Inter"/>
          <w:sz w:val="18"/>
          <w:szCs w:val="18"/>
        </w:rPr>
        <w:t>Total supply of wrapped assets on Synergy must equal deposits on external chains</w:t>
      </w:r>
    </w:p>
    <w:p w14:paraId="0EA49548" w14:textId="77777777" w:rsidR="00390AD2" w:rsidRPr="00602E4B" w:rsidRDefault="00390AD2">
      <w:pPr>
        <w:numPr>
          <w:ilvl w:val="0"/>
          <w:numId w:val="347"/>
        </w:numPr>
        <w:spacing w:before="100" w:beforeAutospacing="1" w:after="100" w:afterAutospacing="1"/>
        <w:rPr>
          <w:rFonts w:ascii="Inter" w:hAnsi="Inter"/>
          <w:sz w:val="18"/>
          <w:szCs w:val="18"/>
        </w:rPr>
      </w:pPr>
      <w:r w:rsidRPr="00602E4B">
        <w:rPr>
          <w:rFonts w:ascii="Inter" w:hAnsi="Inter"/>
          <w:sz w:val="18"/>
          <w:szCs w:val="18"/>
        </w:rPr>
        <w:t>On-chain accounting contract verifies: Σ(wrapped tokens minted) ≤ Σ(deposits confirmed)</w:t>
      </w:r>
    </w:p>
    <w:p w14:paraId="5AFFB269" w14:textId="77777777" w:rsidR="00390AD2" w:rsidRPr="00602E4B" w:rsidRDefault="00390AD2">
      <w:pPr>
        <w:numPr>
          <w:ilvl w:val="0"/>
          <w:numId w:val="347"/>
        </w:numPr>
        <w:spacing w:before="100" w:beforeAutospacing="1" w:after="100" w:afterAutospacing="1"/>
        <w:rPr>
          <w:rFonts w:ascii="Inter" w:hAnsi="Inter"/>
          <w:sz w:val="18"/>
          <w:szCs w:val="18"/>
        </w:rPr>
      </w:pPr>
      <w:r w:rsidRPr="00602E4B">
        <w:rPr>
          <w:rFonts w:ascii="Inter" w:hAnsi="Inter"/>
          <w:sz w:val="18"/>
          <w:szCs w:val="18"/>
        </w:rPr>
        <w:t>Discrepancies trigger automatic alerts and potential bridge pause</w:t>
      </w:r>
    </w:p>
    <w:p w14:paraId="1E6C5C6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Insurance Fund:</w:t>
      </w:r>
    </w:p>
    <w:p w14:paraId="3E20E734" w14:textId="77777777" w:rsidR="00390AD2" w:rsidRPr="00602E4B" w:rsidRDefault="00390AD2">
      <w:pPr>
        <w:numPr>
          <w:ilvl w:val="0"/>
          <w:numId w:val="348"/>
        </w:numPr>
        <w:spacing w:before="100" w:beforeAutospacing="1" w:after="100" w:afterAutospacing="1"/>
        <w:rPr>
          <w:rFonts w:ascii="Inter" w:hAnsi="Inter"/>
          <w:sz w:val="18"/>
          <w:szCs w:val="18"/>
        </w:rPr>
      </w:pPr>
      <w:r w:rsidRPr="00602E4B">
        <w:rPr>
          <w:rFonts w:ascii="Inter" w:hAnsi="Inter"/>
          <w:sz w:val="18"/>
          <w:szCs w:val="18"/>
        </w:rPr>
        <w:t>Funded by percentage of bridge fees (20% of all bridge fees)</w:t>
      </w:r>
    </w:p>
    <w:p w14:paraId="0F529A4C" w14:textId="77777777" w:rsidR="00390AD2" w:rsidRPr="00602E4B" w:rsidRDefault="00390AD2">
      <w:pPr>
        <w:numPr>
          <w:ilvl w:val="0"/>
          <w:numId w:val="348"/>
        </w:numPr>
        <w:spacing w:before="100" w:beforeAutospacing="1" w:after="100" w:afterAutospacing="1"/>
        <w:rPr>
          <w:rFonts w:ascii="Inter" w:hAnsi="Inter"/>
          <w:sz w:val="18"/>
          <w:szCs w:val="18"/>
        </w:rPr>
      </w:pPr>
      <w:r w:rsidRPr="00602E4B">
        <w:rPr>
          <w:rFonts w:ascii="Inter" w:hAnsi="Inter"/>
          <w:sz w:val="18"/>
          <w:szCs w:val="18"/>
        </w:rPr>
        <w:t>Covers losses from: reorgs, relayer failures, smart contract bugs</w:t>
      </w:r>
    </w:p>
    <w:p w14:paraId="6EF6185E" w14:textId="77777777" w:rsidR="00390AD2" w:rsidRPr="00602E4B" w:rsidRDefault="00390AD2">
      <w:pPr>
        <w:numPr>
          <w:ilvl w:val="0"/>
          <w:numId w:val="348"/>
        </w:numPr>
        <w:spacing w:before="100" w:beforeAutospacing="1" w:after="100" w:afterAutospacing="1"/>
        <w:rPr>
          <w:rFonts w:ascii="Inter" w:hAnsi="Inter"/>
          <w:sz w:val="18"/>
          <w:szCs w:val="18"/>
        </w:rPr>
      </w:pPr>
      <w:r w:rsidRPr="00602E4B">
        <w:rPr>
          <w:rFonts w:ascii="Inter" w:hAnsi="Inter"/>
          <w:sz w:val="18"/>
          <w:szCs w:val="18"/>
        </w:rPr>
        <w:t>Target size: 10% of total bridge TVL</w:t>
      </w:r>
    </w:p>
    <w:p w14:paraId="7211C847" w14:textId="77777777" w:rsidR="00390AD2" w:rsidRPr="00602E4B" w:rsidRDefault="00390AD2">
      <w:pPr>
        <w:numPr>
          <w:ilvl w:val="0"/>
          <w:numId w:val="348"/>
        </w:numPr>
        <w:spacing w:before="100" w:beforeAutospacing="1" w:after="100" w:afterAutospacing="1"/>
        <w:rPr>
          <w:rFonts w:ascii="Inter" w:hAnsi="Inter"/>
          <w:sz w:val="18"/>
          <w:szCs w:val="18"/>
        </w:rPr>
      </w:pPr>
      <w:r w:rsidRPr="00602E4B">
        <w:rPr>
          <w:rFonts w:ascii="Inter" w:hAnsi="Inter"/>
          <w:sz w:val="18"/>
          <w:szCs w:val="18"/>
        </w:rPr>
        <w:t>Governed by DAO (can authorize payouts for verified losses)</w:t>
      </w:r>
    </w:p>
    <w:p w14:paraId="2F3D4ED8"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18.5 Bridge Validator Security</w:t>
      </w:r>
    </w:p>
    <w:p w14:paraId="5E06827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Bridge validators (relayers) face unique security requirements due to their role in cross-chain asset custody.</w:t>
      </w:r>
    </w:p>
    <w:p w14:paraId="3AC812CE"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lastRenderedPageBreak/>
        <w:t>Infrastructure Requirements</w:t>
      </w:r>
    </w:p>
    <w:p w14:paraId="2886412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Node Security:</w:t>
      </w:r>
    </w:p>
    <w:p w14:paraId="417F3B1B" w14:textId="77777777" w:rsidR="00390AD2" w:rsidRPr="00602E4B" w:rsidRDefault="00390AD2">
      <w:pPr>
        <w:numPr>
          <w:ilvl w:val="0"/>
          <w:numId w:val="349"/>
        </w:numPr>
        <w:spacing w:before="100" w:beforeAutospacing="1" w:after="100" w:afterAutospacing="1"/>
        <w:rPr>
          <w:rFonts w:ascii="Inter" w:hAnsi="Inter"/>
          <w:sz w:val="18"/>
          <w:szCs w:val="18"/>
        </w:rPr>
      </w:pPr>
      <w:r w:rsidRPr="00602E4B">
        <w:rPr>
          <w:rFonts w:ascii="Inter" w:hAnsi="Inter"/>
          <w:sz w:val="18"/>
          <w:szCs w:val="18"/>
        </w:rPr>
        <w:t>Dedicated servers (not shared hosting) with firewall hardening</w:t>
      </w:r>
    </w:p>
    <w:p w14:paraId="490B59E4" w14:textId="77777777" w:rsidR="00390AD2" w:rsidRPr="00602E4B" w:rsidRDefault="00390AD2">
      <w:pPr>
        <w:numPr>
          <w:ilvl w:val="0"/>
          <w:numId w:val="349"/>
        </w:numPr>
        <w:spacing w:before="100" w:beforeAutospacing="1" w:after="100" w:afterAutospacing="1"/>
        <w:rPr>
          <w:rFonts w:ascii="Inter" w:hAnsi="Inter"/>
          <w:sz w:val="18"/>
          <w:szCs w:val="18"/>
        </w:rPr>
      </w:pPr>
      <w:r w:rsidRPr="00602E4B">
        <w:rPr>
          <w:rFonts w:ascii="Inter" w:hAnsi="Inter"/>
          <w:sz w:val="18"/>
          <w:szCs w:val="18"/>
        </w:rPr>
        <w:t>Full nodes for all external chains being relayed (no reliance on third-party RPC)</w:t>
      </w:r>
    </w:p>
    <w:p w14:paraId="53846CEC" w14:textId="77777777" w:rsidR="00390AD2" w:rsidRPr="00602E4B" w:rsidRDefault="00390AD2">
      <w:pPr>
        <w:numPr>
          <w:ilvl w:val="0"/>
          <w:numId w:val="349"/>
        </w:numPr>
        <w:spacing w:before="100" w:beforeAutospacing="1" w:after="100" w:afterAutospacing="1"/>
        <w:rPr>
          <w:rFonts w:ascii="Inter" w:hAnsi="Inter"/>
          <w:sz w:val="18"/>
          <w:szCs w:val="18"/>
        </w:rPr>
      </w:pPr>
      <w:r w:rsidRPr="00602E4B">
        <w:rPr>
          <w:rFonts w:ascii="Inter" w:hAnsi="Inter"/>
          <w:sz w:val="18"/>
          <w:szCs w:val="18"/>
        </w:rPr>
        <w:t>HSM or secure enclave for threshold key shares</w:t>
      </w:r>
    </w:p>
    <w:p w14:paraId="1A53858F" w14:textId="77777777" w:rsidR="00390AD2" w:rsidRPr="00602E4B" w:rsidRDefault="00390AD2">
      <w:pPr>
        <w:numPr>
          <w:ilvl w:val="0"/>
          <w:numId w:val="349"/>
        </w:numPr>
        <w:spacing w:before="100" w:beforeAutospacing="1" w:after="100" w:afterAutospacing="1"/>
        <w:rPr>
          <w:rFonts w:ascii="Inter" w:hAnsi="Inter"/>
          <w:sz w:val="18"/>
          <w:szCs w:val="18"/>
        </w:rPr>
      </w:pPr>
      <w:r w:rsidRPr="00602E4B">
        <w:rPr>
          <w:rFonts w:ascii="Inter" w:hAnsi="Inter"/>
          <w:sz w:val="18"/>
          <w:szCs w:val="18"/>
        </w:rPr>
        <w:t>Regular security updates and patches</w:t>
      </w:r>
    </w:p>
    <w:p w14:paraId="1137810A" w14:textId="77777777" w:rsidR="00390AD2" w:rsidRPr="00602E4B" w:rsidRDefault="00390AD2">
      <w:pPr>
        <w:numPr>
          <w:ilvl w:val="0"/>
          <w:numId w:val="349"/>
        </w:numPr>
        <w:spacing w:before="100" w:beforeAutospacing="1" w:after="100" w:afterAutospacing="1"/>
        <w:rPr>
          <w:rFonts w:ascii="Inter" w:hAnsi="Inter"/>
          <w:sz w:val="18"/>
          <w:szCs w:val="18"/>
        </w:rPr>
      </w:pPr>
      <w:r w:rsidRPr="00602E4B">
        <w:rPr>
          <w:rFonts w:ascii="Inter" w:hAnsi="Inter"/>
          <w:sz w:val="18"/>
          <w:szCs w:val="18"/>
        </w:rPr>
        <w:t>DDoS protection at network level</w:t>
      </w:r>
    </w:p>
    <w:p w14:paraId="195E180E"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Operational Security:</w:t>
      </w:r>
    </w:p>
    <w:p w14:paraId="49CD8623" w14:textId="77777777" w:rsidR="00390AD2" w:rsidRPr="00602E4B" w:rsidRDefault="00390AD2">
      <w:pPr>
        <w:numPr>
          <w:ilvl w:val="0"/>
          <w:numId w:val="350"/>
        </w:numPr>
        <w:spacing w:before="100" w:beforeAutospacing="1" w:after="100" w:afterAutospacing="1"/>
        <w:rPr>
          <w:rFonts w:ascii="Inter" w:hAnsi="Inter"/>
          <w:sz w:val="18"/>
          <w:szCs w:val="18"/>
        </w:rPr>
      </w:pPr>
      <w:r w:rsidRPr="00602E4B">
        <w:rPr>
          <w:rFonts w:ascii="Inter" w:hAnsi="Inter"/>
          <w:sz w:val="18"/>
          <w:szCs w:val="18"/>
        </w:rPr>
        <w:t>24/7 monitoring of all chains</w:t>
      </w:r>
    </w:p>
    <w:p w14:paraId="6C9FB744" w14:textId="77777777" w:rsidR="00390AD2" w:rsidRPr="00602E4B" w:rsidRDefault="00390AD2">
      <w:pPr>
        <w:numPr>
          <w:ilvl w:val="0"/>
          <w:numId w:val="350"/>
        </w:numPr>
        <w:spacing w:before="100" w:beforeAutospacing="1" w:after="100" w:afterAutospacing="1"/>
        <w:rPr>
          <w:rFonts w:ascii="Inter" w:hAnsi="Inter"/>
          <w:sz w:val="18"/>
          <w:szCs w:val="18"/>
        </w:rPr>
      </w:pPr>
      <w:r w:rsidRPr="00602E4B">
        <w:rPr>
          <w:rFonts w:ascii="Inter" w:hAnsi="Inter"/>
          <w:sz w:val="18"/>
          <w:szCs w:val="18"/>
        </w:rPr>
        <w:t>Automated alerting for unusual activity</w:t>
      </w:r>
    </w:p>
    <w:p w14:paraId="4646A1A4" w14:textId="77777777" w:rsidR="00390AD2" w:rsidRPr="00602E4B" w:rsidRDefault="00390AD2">
      <w:pPr>
        <w:numPr>
          <w:ilvl w:val="0"/>
          <w:numId w:val="350"/>
        </w:numPr>
        <w:spacing w:before="100" w:beforeAutospacing="1" w:after="100" w:afterAutospacing="1"/>
        <w:rPr>
          <w:rFonts w:ascii="Inter" w:hAnsi="Inter"/>
          <w:sz w:val="18"/>
          <w:szCs w:val="18"/>
        </w:rPr>
      </w:pPr>
      <w:r w:rsidRPr="00602E4B">
        <w:rPr>
          <w:rFonts w:ascii="Inter" w:hAnsi="Inter"/>
          <w:sz w:val="18"/>
          <w:szCs w:val="18"/>
        </w:rPr>
        <w:t>Incident response procedures documented</w:t>
      </w:r>
    </w:p>
    <w:p w14:paraId="1EB3E6AC" w14:textId="77777777" w:rsidR="00390AD2" w:rsidRPr="00602E4B" w:rsidRDefault="00390AD2">
      <w:pPr>
        <w:numPr>
          <w:ilvl w:val="0"/>
          <w:numId w:val="350"/>
        </w:numPr>
        <w:spacing w:before="100" w:beforeAutospacing="1" w:after="100" w:afterAutospacing="1"/>
        <w:rPr>
          <w:rFonts w:ascii="Inter" w:hAnsi="Inter"/>
          <w:sz w:val="18"/>
          <w:szCs w:val="18"/>
        </w:rPr>
      </w:pPr>
      <w:r w:rsidRPr="00602E4B">
        <w:rPr>
          <w:rFonts w:ascii="Inter" w:hAnsi="Inter"/>
          <w:sz w:val="18"/>
          <w:szCs w:val="18"/>
        </w:rPr>
        <w:t>Regular key rotation participation</w:t>
      </w:r>
    </w:p>
    <w:p w14:paraId="76A52302" w14:textId="77777777" w:rsidR="00390AD2" w:rsidRPr="00602E4B" w:rsidRDefault="00390AD2">
      <w:pPr>
        <w:numPr>
          <w:ilvl w:val="0"/>
          <w:numId w:val="350"/>
        </w:numPr>
        <w:spacing w:before="100" w:beforeAutospacing="1" w:after="100" w:afterAutospacing="1"/>
        <w:rPr>
          <w:rFonts w:ascii="Inter" w:hAnsi="Inter"/>
          <w:sz w:val="18"/>
          <w:szCs w:val="18"/>
        </w:rPr>
      </w:pPr>
      <w:r w:rsidRPr="00602E4B">
        <w:rPr>
          <w:rFonts w:ascii="Inter" w:hAnsi="Inter"/>
          <w:sz w:val="18"/>
          <w:szCs w:val="18"/>
        </w:rPr>
        <w:t>Backup and disaster recovery plans</w:t>
      </w:r>
    </w:p>
    <w:p w14:paraId="383CEB5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Organizational Security:</w:t>
      </w:r>
    </w:p>
    <w:p w14:paraId="141DBDA1" w14:textId="77777777" w:rsidR="00390AD2" w:rsidRPr="00602E4B" w:rsidRDefault="00390AD2">
      <w:pPr>
        <w:numPr>
          <w:ilvl w:val="0"/>
          <w:numId w:val="351"/>
        </w:numPr>
        <w:spacing w:before="100" w:beforeAutospacing="1" w:after="100" w:afterAutospacing="1"/>
        <w:rPr>
          <w:rFonts w:ascii="Inter" w:hAnsi="Inter"/>
          <w:sz w:val="18"/>
          <w:szCs w:val="18"/>
        </w:rPr>
      </w:pPr>
      <w:r w:rsidRPr="00602E4B">
        <w:rPr>
          <w:rFonts w:ascii="Inter" w:hAnsi="Inter"/>
          <w:sz w:val="18"/>
          <w:szCs w:val="18"/>
        </w:rPr>
        <w:t>Background checks for operators (for high-stakes relayer roles)</w:t>
      </w:r>
    </w:p>
    <w:p w14:paraId="54008C79" w14:textId="77777777" w:rsidR="00390AD2" w:rsidRPr="00602E4B" w:rsidRDefault="00390AD2">
      <w:pPr>
        <w:numPr>
          <w:ilvl w:val="0"/>
          <w:numId w:val="351"/>
        </w:numPr>
        <w:spacing w:before="100" w:beforeAutospacing="1" w:after="100" w:afterAutospacing="1"/>
        <w:rPr>
          <w:rFonts w:ascii="Inter" w:hAnsi="Inter"/>
          <w:sz w:val="18"/>
          <w:szCs w:val="18"/>
        </w:rPr>
      </w:pPr>
      <w:r w:rsidRPr="00602E4B">
        <w:rPr>
          <w:rFonts w:ascii="Inter" w:hAnsi="Inter"/>
          <w:sz w:val="18"/>
          <w:szCs w:val="18"/>
        </w:rPr>
        <w:t>Separation of duties (key management separate from operations)</w:t>
      </w:r>
    </w:p>
    <w:p w14:paraId="3419E6A2" w14:textId="77777777" w:rsidR="00390AD2" w:rsidRPr="00602E4B" w:rsidRDefault="00390AD2">
      <w:pPr>
        <w:numPr>
          <w:ilvl w:val="0"/>
          <w:numId w:val="351"/>
        </w:numPr>
        <w:spacing w:before="100" w:beforeAutospacing="1" w:after="100" w:afterAutospacing="1"/>
        <w:rPr>
          <w:rFonts w:ascii="Inter" w:hAnsi="Inter"/>
          <w:sz w:val="18"/>
          <w:szCs w:val="18"/>
        </w:rPr>
      </w:pPr>
      <w:r w:rsidRPr="00602E4B">
        <w:rPr>
          <w:rFonts w:ascii="Inter" w:hAnsi="Inter"/>
          <w:sz w:val="18"/>
          <w:szCs w:val="18"/>
        </w:rPr>
        <w:t>Multi-factor authentication on all systems</w:t>
      </w:r>
    </w:p>
    <w:p w14:paraId="60B1A52C" w14:textId="77777777" w:rsidR="00390AD2" w:rsidRPr="00602E4B" w:rsidRDefault="00390AD2">
      <w:pPr>
        <w:numPr>
          <w:ilvl w:val="0"/>
          <w:numId w:val="351"/>
        </w:numPr>
        <w:spacing w:before="100" w:beforeAutospacing="1" w:after="100" w:afterAutospacing="1"/>
        <w:rPr>
          <w:rFonts w:ascii="Inter" w:hAnsi="Inter"/>
          <w:sz w:val="18"/>
          <w:szCs w:val="18"/>
        </w:rPr>
      </w:pPr>
      <w:r w:rsidRPr="00602E4B">
        <w:rPr>
          <w:rFonts w:ascii="Inter" w:hAnsi="Inter"/>
          <w:sz w:val="18"/>
          <w:szCs w:val="18"/>
        </w:rPr>
        <w:t>Security training for all personnel</w:t>
      </w:r>
    </w:p>
    <w:p w14:paraId="1A1A7E66"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Slashing Conditions for Bridge Relayers</w:t>
      </w:r>
    </w:p>
    <w:p w14:paraId="056FDAB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Beyond standard slashing (equivocation, invalid votes), bridge relayers face additional slashing:</w:t>
      </w:r>
    </w:p>
    <w:p w14:paraId="2F27234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False Attestation (Critical - 15% slash + permanent ban):</w:t>
      </w:r>
    </w:p>
    <w:p w14:paraId="0B824C58" w14:textId="77777777" w:rsidR="00390AD2" w:rsidRPr="00602E4B" w:rsidRDefault="00390AD2">
      <w:pPr>
        <w:numPr>
          <w:ilvl w:val="0"/>
          <w:numId w:val="352"/>
        </w:numPr>
        <w:spacing w:before="100" w:beforeAutospacing="1" w:after="100" w:afterAutospacing="1"/>
        <w:rPr>
          <w:rFonts w:ascii="Inter" w:hAnsi="Inter"/>
          <w:sz w:val="18"/>
          <w:szCs w:val="18"/>
        </w:rPr>
      </w:pPr>
      <w:r w:rsidRPr="00602E4B">
        <w:rPr>
          <w:rFonts w:ascii="Inter" w:hAnsi="Inter"/>
          <w:sz w:val="18"/>
          <w:szCs w:val="18"/>
        </w:rPr>
        <w:t>Attesting to external chain event that never occurred</w:t>
      </w:r>
    </w:p>
    <w:p w14:paraId="20B779C1" w14:textId="77777777" w:rsidR="00390AD2" w:rsidRPr="00602E4B" w:rsidRDefault="00390AD2">
      <w:pPr>
        <w:numPr>
          <w:ilvl w:val="0"/>
          <w:numId w:val="352"/>
        </w:numPr>
        <w:spacing w:before="100" w:beforeAutospacing="1" w:after="100" w:afterAutospacing="1"/>
        <w:rPr>
          <w:rFonts w:ascii="Inter" w:hAnsi="Inter"/>
          <w:sz w:val="18"/>
          <w:szCs w:val="18"/>
        </w:rPr>
      </w:pPr>
      <w:r w:rsidRPr="00602E4B">
        <w:rPr>
          <w:rFonts w:ascii="Inter" w:hAnsi="Inter"/>
          <w:sz w:val="18"/>
          <w:szCs w:val="18"/>
        </w:rPr>
        <w:t>Attesting before required confirmations reached</w:t>
      </w:r>
    </w:p>
    <w:p w14:paraId="39C693EA" w14:textId="77777777" w:rsidR="00390AD2" w:rsidRPr="00602E4B" w:rsidRDefault="00390AD2">
      <w:pPr>
        <w:numPr>
          <w:ilvl w:val="0"/>
          <w:numId w:val="352"/>
        </w:numPr>
        <w:spacing w:before="100" w:beforeAutospacing="1" w:after="100" w:afterAutospacing="1"/>
        <w:rPr>
          <w:rFonts w:ascii="Inter" w:hAnsi="Inter"/>
          <w:sz w:val="18"/>
          <w:szCs w:val="18"/>
        </w:rPr>
      </w:pPr>
      <w:r w:rsidRPr="00602E4B">
        <w:rPr>
          <w:rFonts w:ascii="Inter" w:hAnsi="Inter"/>
          <w:sz w:val="18"/>
          <w:szCs w:val="18"/>
        </w:rPr>
        <w:t>Signing for event later invalidated by reorg (if due to negligence, not external chain fault)</w:t>
      </w:r>
    </w:p>
    <w:p w14:paraId="122557B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Availability Failure (Medium - reputation penalty, 2% slash after repeated failures):</w:t>
      </w:r>
    </w:p>
    <w:p w14:paraId="3DA1F96B" w14:textId="77777777" w:rsidR="00390AD2" w:rsidRPr="00602E4B" w:rsidRDefault="00390AD2">
      <w:pPr>
        <w:numPr>
          <w:ilvl w:val="0"/>
          <w:numId w:val="353"/>
        </w:numPr>
        <w:spacing w:before="100" w:beforeAutospacing="1" w:after="100" w:afterAutospacing="1"/>
        <w:rPr>
          <w:rFonts w:ascii="Inter" w:hAnsi="Inter"/>
          <w:sz w:val="18"/>
          <w:szCs w:val="18"/>
        </w:rPr>
      </w:pPr>
      <w:r w:rsidRPr="00602E4B">
        <w:rPr>
          <w:rFonts w:ascii="Inter" w:hAnsi="Inter"/>
          <w:sz w:val="18"/>
          <w:szCs w:val="18"/>
        </w:rPr>
        <w:t>Missing &gt; 20% of threshold signature opportunities in an epoch</w:t>
      </w:r>
    </w:p>
    <w:p w14:paraId="09EA48BA" w14:textId="77777777" w:rsidR="00390AD2" w:rsidRPr="00602E4B" w:rsidRDefault="00390AD2">
      <w:pPr>
        <w:numPr>
          <w:ilvl w:val="0"/>
          <w:numId w:val="353"/>
        </w:numPr>
        <w:spacing w:before="100" w:beforeAutospacing="1" w:after="100" w:afterAutospacing="1"/>
        <w:rPr>
          <w:rFonts w:ascii="Inter" w:hAnsi="Inter"/>
          <w:sz w:val="18"/>
          <w:szCs w:val="18"/>
        </w:rPr>
      </w:pPr>
      <w:r w:rsidRPr="00602E4B">
        <w:rPr>
          <w:rFonts w:ascii="Inter" w:hAnsi="Inter"/>
          <w:sz w:val="18"/>
          <w:szCs w:val="18"/>
        </w:rPr>
        <w:t>Downtime during critical bridge operations</w:t>
      </w:r>
    </w:p>
    <w:p w14:paraId="7BF4CCA7" w14:textId="77777777" w:rsidR="00390AD2" w:rsidRPr="00602E4B" w:rsidRDefault="00390AD2">
      <w:pPr>
        <w:numPr>
          <w:ilvl w:val="0"/>
          <w:numId w:val="353"/>
        </w:numPr>
        <w:spacing w:before="100" w:beforeAutospacing="1" w:after="100" w:afterAutospacing="1"/>
        <w:rPr>
          <w:rFonts w:ascii="Inter" w:hAnsi="Inter"/>
          <w:sz w:val="18"/>
          <w:szCs w:val="18"/>
        </w:rPr>
      </w:pPr>
      <w:r w:rsidRPr="00602E4B">
        <w:rPr>
          <w:rFonts w:ascii="Inter" w:hAnsi="Inter"/>
          <w:sz w:val="18"/>
          <w:szCs w:val="18"/>
        </w:rPr>
        <w:t>Failure to participate in key rotation ceremonies</w:t>
      </w:r>
    </w:p>
    <w:p w14:paraId="795C0EA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Key Mismanagement (Critical - 10% slash + temporary ban):</w:t>
      </w:r>
    </w:p>
    <w:p w14:paraId="5BAA79AD" w14:textId="77777777" w:rsidR="00390AD2" w:rsidRPr="00602E4B" w:rsidRDefault="00390AD2">
      <w:pPr>
        <w:numPr>
          <w:ilvl w:val="0"/>
          <w:numId w:val="354"/>
        </w:numPr>
        <w:spacing w:before="100" w:beforeAutospacing="1" w:after="100" w:afterAutospacing="1"/>
        <w:rPr>
          <w:rFonts w:ascii="Inter" w:hAnsi="Inter"/>
          <w:sz w:val="18"/>
          <w:szCs w:val="18"/>
        </w:rPr>
      </w:pPr>
      <w:r w:rsidRPr="00602E4B">
        <w:rPr>
          <w:rFonts w:ascii="Inter" w:hAnsi="Inter"/>
          <w:sz w:val="18"/>
          <w:szCs w:val="18"/>
        </w:rPr>
        <w:t>Exposing key shares through negligence</w:t>
      </w:r>
    </w:p>
    <w:p w14:paraId="360AC26E" w14:textId="77777777" w:rsidR="00390AD2" w:rsidRPr="00602E4B" w:rsidRDefault="00390AD2">
      <w:pPr>
        <w:numPr>
          <w:ilvl w:val="0"/>
          <w:numId w:val="354"/>
        </w:numPr>
        <w:spacing w:before="100" w:beforeAutospacing="1" w:after="100" w:afterAutospacing="1"/>
        <w:rPr>
          <w:rFonts w:ascii="Inter" w:hAnsi="Inter"/>
          <w:sz w:val="18"/>
          <w:szCs w:val="18"/>
        </w:rPr>
      </w:pPr>
      <w:r w:rsidRPr="00602E4B">
        <w:rPr>
          <w:rFonts w:ascii="Inter" w:hAnsi="Inter"/>
          <w:sz w:val="18"/>
          <w:szCs w:val="18"/>
        </w:rPr>
        <w:t>Using threshold keys for unauthorized purposes</w:t>
      </w:r>
    </w:p>
    <w:p w14:paraId="55D1D4F8" w14:textId="77777777" w:rsidR="00390AD2" w:rsidRPr="00602E4B" w:rsidRDefault="00390AD2">
      <w:pPr>
        <w:numPr>
          <w:ilvl w:val="0"/>
          <w:numId w:val="354"/>
        </w:numPr>
        <w:spacing w:before="100" w:beforeAutospacing="1" w:after="100" w:afterAutospacing="1"/>
        <w:rPr>
          <w:rFonts w:ascii="Inter" w:hAnsi="Inter"/>
          <w:sz w:val="18"/>
          <w:szCs w:val="18"/>
        </w:rPr>
      </w:pPr>
      <w:r w:rsidRPr="00602E4B">
        <w:rPr>
          <w:rFonts w:ascii="Inter" w:hAnsi="Inter"/>
          <w:sz w:val="18"/>
          <w:szCs w:val="18"/>
        </w:rPr>
        <w:t>Failing to properly destroy old keys after rotation</w:t>
      </w:r>
    </w:p>
    <w:p w14:paraId="6DE41438"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Multi-Tier Security for High-Value Transfers</w:t>
      </w:r>
    </w:p>
    <w:p w14:paraId="61E8984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To protect against sophisticated attacks on high-value transfers, Synergy implements graduated security:</w:t>
      </w:r>
    </w:p>
    <w:p w14:paraId="3327109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Tier 1: Standard (&lt; $10,000 equivalent):</w:t>
      </w:r>
    </w:p>
    <w:p w14:paraId="7CB47C85" w14:textId="77777777" w:rsidR="00390AD2" w:rsidRPr="00602E4B" w:rsidRDefault="00390AD2">
      <w:pPr>
        <w:numPr>
          <w:ilvl w:val="0"/>
          <w:numId w:val="355"/>
        </w:numPr>
        <w:spacing w:before="100" w:beforeAutospacing="1" w:after="100" w:afterAutospacing="1"/>
        <w:rPr>
          <w:rFonts w:ascii="Inter" w:hAnsi="Inter"/>
          <w:sz w:val="18"/>
          <w:szCs w:val="18"/>
        </w:rPr>
      </w:pPr>
      <w:r w:rsidRPr="00602E4B">
        <w:rPr>
          <w:rFonts w:ascii="Inter" w:hAnsi="Inter"/>
          <w:sz w:val="18"/>
          <w:szCs w:val="18"/>
        </w:rPr>
        <w:t>Standard confirmation depth</w:t>
      </w:r>
    </w:p>
    <w:p w14:paraId="3319EA56" w14:textId="77777777" w:rsidR="00390AD2" w:rsidRPr="00602E4B" w:rsidRDefault="00390AD2">
      <w:pPr>
        <w:numPr>
          <w:ilvl w:val="0"/>
          <w:numId w:val="355"/>
        </w:numPr>
        <w:spacing w:before="100" w:beforeAutospacing="1" w:after="100" w:afterAutospacing="1"/>
        <w:rPr>
          <w:rFonts w:ascii="Inter" w:hAnsi="Inter"/>
          <w:sz w:val="18"/>
          <w:szCs w:val="18"/>
        </w:rPr>
      </w:pPr>
      <w:r w:rsidRPr="00602E4B">
        <w:rPr>
          <w:rFonts w:ascii="Inter" w:hAnsi="Inter"/>
          <w:sz w:val="18"/>
          <w:szCs w:val="18"/>
        </w:rPr>
        <w:t>Threshold of 100 of 150 relayers</w:t>
      </w:r>
    </w:p>
    <w:p w14:paraId="043FAE00" w14:textId="77777777" w:rsidR="00390AD2" w:rsidRPr="00602E4B" w:rsidRDefault="00390AD2">
      <w:pPr>
        <w:numPr>
          <w:ilvl w:val="0"/>
          <w:numId w:val="355"/>
        </w:numPr>
        <w:spacing w:before="100" w:beforeAutospacing="1" w:after="100" w:afterAutospacing="1"/>
        <w:rPr>
          <w:rFonts w:ascii="Inter" w:hAnsi="Inter"/>
          <w:sz w:val="18"/>
          <w:szCs w:val="18"/>
        </w:rPr>
      </w:pPr>
      <w:r w:rsidRPr="00602E4B">
        <w:rPr>
          <w:rFonts w:ascii="Inter" w:hAnsi="Inter"/>
          <w:sz w:val="18"/>
          <w:szCs w:val="18"/>
        </w:rPr>
        <w:t>No additional witnesses required</w:t>
      </w:r>
    </w:p>
    <w:p w14:paraId="1A02F7C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lastRenderedPageBreak/>
        <w:t>Tier 2: Enhanced ($10,000 - $100,000):</w:t>
      </w:r>
    </w:p>
    <w:p w14:paraId="7EE8C64A" w14:textId="77777777" w:rsidR="00390AD2" w:rsidRPr="00602E4B" w:rsidRDefault="00390AD2">
      <w:pPr>
        <w:numPr>
          <w:ilvl w:val="0"/>
          <w:numId w:val="356"/>
        </w:numPr>
        <w:spacing w:before="100" w:beforeAutospacing="1" w:after="100" w:afterAutospacing="1"/>
        <w:rPr>
          <w:rFonts w:ascii="Inter" w:hAnsi="Inter"/>
          <w:sz w:val="18"/>
          <w:szCs w:val="18"/>
        </w:rPr>
      </w:pPr>
      <w:r w:rsidRPr="00602E4B">
        <w:rPr>
          <w:rFonts w:ascii="Inter" w:hAnsi="Inter"/>
          <w:sz w:val="18"/>
          <w:szCs w:val="18"/>
        </w:rPr>
        <w:t>Extended confirmation depth (2x standard)</w:t>
      </w:r>
    </w:p>
    <w:p w14:paraId="430BF0C8" w14:textId="77777777" w:rsidR="00390AD2" w:rsidRPr="00602E4B" w:rsidRDefault="00390AD2">
      <w:pPr>
        <w:numPr>
          <w:ilvl w:val="0"/>
          <w:numId w:val="356"/>
        </w:numPr>
        <w:spacing w:before="100" w:beforeAutospacing="1" w:after="100" w:afterAutospacing="1"/>
        <w:rPr>
          <w:rFonts w:ascii="Inter" w:hAnsi="Inter"/>
          <w:sz w:val="18"/>
          <w:szCs w:val="18"/>
        </w:rPr>
      </w:pPr>
      <w:r w:rsidRPr="00602E4B">
        <w:rPr>
          <w:rFonts w:ascii="Inter" w:hAnsi="Inter"/>
          <w:sz w:val="18"/>
          <w:szCs w:val="18"/>
        </w:rPr>
        <w:t>Threshold of 110 of 150 relayers (73%)</w:t>
      </w:r>
    </w:p>
    <w:p w14:paraId="3C20F1B6" w14:textId="77777777" w:rsidR="00390AD2" w:rsidRPr="00602E4B" w:rsidRDefault="00390AD2">
      <w:pPr>
        <w:numPr>
          <w:ilvl w:val="0"/>
          <w:numId w:val="356"/>
        </w:numPr>
        <w:spacing w:before="100" w:beforeAutospacing="1" w:after="100" w:afterAutospacing="1"/>
        <w:rPr>
          <w:rFonts w:ascii="Inter" w:hAnsi="Inter"/>
          <w:sz w:val="18"/>
          <w:szCs w:val="18"/>
        </w:rPr>
      </w:pPr>
      <w:r w:rsidRPr="00602E4B">
        <w:rPr>
          <w:rFonts w:ascii="Inter" w:hAnsi="Inter"/>
          <w:sz w:val="18"/>
          <w:szCs w:val="18"/>
        </w:rPr>
        <w:t>5 independent witness attestations required</w:t>
      </w:r>
    </w:p>
    <w:p w14:paraId="56E5B0C7"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Tier 3: Maximum (&gt; $100,000):</w:t>
      </w:r>
    </w:p>
    <w:p w14:paraId="44BB9E15" w14:textId="77777777" w:rsidR="00390AD2" w:rsidRPr="00602E4B" w:rsidRDefault="00390AD2">
      <w:pPr>
        <w:numPr>
          <w:ilvl w:val="0"/>
          <w:numId w:val="357"/>
        </w:numPr>
        <w:spacing w:before="100" w:beforeAutospacing="1" w:after="100" w:afterAutospacing="1"/>
        <w:rPr>
          <w:rFonts w:ascii="Inter" w:hAnsi="Inter"/>
          <w:sz w:val="18"/>
          <w:szCs w:val="18"/>
        </w:rPr>
      </w:pPr>
      <w:r w:rsidRPr="00602E4B">
        <w:rPr>
          <w:rFonts w:ascii="Inter" w:hAnsi="Inter"/>
          <w:sz w:val="18"/>
          <w:szCs w:val="18"/>
        </w:rPr>
        <w:t>Maximum confirmation depth (e.g., 32 blocks for Ethereum)</w:t>
      </w:r>
    </w:p>
    <w:p w14:paraId="6CAC52A9" w14:textId="77777777" w:rsidR="00390AD2" w:rsidRPr="00602E4B" w:rsidRDefault="00390AD2">
      <w:pPr>
        <w:numPr>
          <w:ilvl w:val="0"/>
          <w:numId w:val="357"/>
        </w:numPr>
        <w:spacing w:before="100" w:beforeAutospacing="1" w:after="100" w:afterAutospacing="1"/>
        <w:rPr>
          <w:rFonts w:ascii="Inter" w:hAnsi="Inter"/>
          <w:sz w:val="18"/>
          <w:szCs w:val="18"/>
        </w:rPr>
      </w:pPr>
      <w:r w:rsidRPr="00602E4B">
        <w:rPr>
          <w:rFonts w:ascii="Inter" w:hAnsi="Inter"/>
          <w:sz w:val="18"/>
          <w:szCs w:val="18"/>
        </w:rPr>
        <w:t>Threshold of 120 of 150 relayers (80%)</w:t>
      </w:r>
    </w:p>
    <w:p w14:paraId="29EBFEBA" w14:textId="77777777" w:rsidR="00390AD2" w:rsidRPr="00602E4B" w:rsidRDefault="00390AD2">
      <w:pPr>
        <w:numPr>
          <w:ilvl w:val="0"/>
          <w:numId w:val="357"/>
        </w:numPr>
        <w:spacing w:before="100" w:beforeAutospacing="1" w:after="100" w:afterAutospacing="1"/>
        <w:rPr>
          <w:rFonts w:ascii="Inter" w:hAnsi="Inter"/>
          <w:sz w:val="18"/>
          <w:szCs w:val="18"/>
        </w:rPr>
      </w:pPr>
      <w:r w:rsidRPr="00602E4B">
        <w:rPr>
          <w:rFonts w:ascii="Inter" w:hAnsi="Inter"/>
          <w:sz w:val="18"/>
          <w:szCs w:val="18"/>
        </w:rPr>
        <w:t>10 independent witness attestations required</w:t>
      </w:r>
    </w:p>
    <w:p w14:paraId="5D97FD9C" w14:textId="77777777" w:rsidR="00390AD2" w:rsidRPr="00602E4B" w:rsidRDefault="00390AD2">
      <w:pPr>
        <w:numPr>
          <w:ilvl w:val="0"/>
          <w:numId w:val="357"/>
        </w:numPr>
        <w:spacing w:before="100" w:beforeAutospacing="1" w:after="100" w:afterAutospacing="1"/>
        <w:rPr>
          <w:rFonts w:ascii="Inter" w:hAnsi="Inter"/>
          <w:sz w:val="18"/>
          <w:szCs w:val="18"/>
        </w:rPr>
      </w:pPr>
      <w:r w:rsidRPr="00602E4B">
        <w:rPr>
          <w:rFonts w:ascii="Inter" w:hAnsi="Inter"/>
          <w:sz w:val="18"/>
          <w:szCs w:val="18"/>
        </w:rPr>
        <w:t>24-hour fraud proof challenge window before finalization</w:t>
      </w:r>
    </w:p>
    <w:p w14:paraId="2AE933EC" w14:textId="77777777" w:rsidR="00390AD2" w:rsidRPr="00602E4B" w:rsidRDefault="00390AD2">
      <w:pPr>
        <w:numPr>
          <w:ilvl w:val="0"/>
          <w:numId w:val="357"/>
        </w:numPr>
        <w:spacing w:before="100" w:beforeAutospacing="1" w:after="100" w:afterAutospacing="1"/>
        <w:rPr>
          <w:rFonts w:ascii="Inter" w:hAnsi="Inter"/>
          <w:sz w:val="18"/>
          <w:szCs w:val="18"/>
        </w:rPr>
      </w:pPr>
      <w:r w:rsidRPr="00602E4B">
        <w:rPr>
          <w:rFonts w:ascii="Inter" w:hAnsi="Inter"/>
          <w:sz w:val="18"/>
          <w:szCs w:val="18"/>
        </w:rPr>
        <w:t>Security Council notification and review</w:t>
      </w:r>
    </w:p>
    <w:p w14:paraId="4F79ADF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This tiered approach ensures that routine transfers remain fast and efficient while high-value transfers receive appropriate scrutiny.</w:t>
      </w:r>
    </w:p>
    <w:p w14:paraId="0A12BBCA" w14:textId="77777777" w:rsidR="00390AD2" w:rsidRPr="00602E4B" w:rsidRDefault="00035578" w:rsidP="00390AD2">
      <w:pPr>
        <w:rPr>
          <w:rFonts w:ascii="Inter" w:hAnsi="Inter"/>
          <w:sz w:val="18"/>
          <w:szCs w:val="18"/>
        </w:rPr>
      </w:pPr>
      <w:r>
        <w:pict w14:anchorId="66EE9C77">
          <v:rect id="Rectangle 11"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BBAE191" w14:textId="77777777" w:rsidR="00390AD2" w:rsidRPr="00602E4B" w:rsidRDefault="00390AD2" w:rsidP="00390AD2">
      <w:pPr>
        <w:spacing w:before="100" w:beforeAutospacing="1" w:after="100" w:afterAutospacing="1"/>
        <w:outlineLvl w:val="0"/>
        <w:rPr>
          <w:rFonts w:ascii="Inter" w:hAnsi="Inter"/>
          <w:b/>
          <w:bCs/>
          <w:kern w:val="36"/>
          <w:sz w:val="18"/>
          <w:szCs w:val="18"/>
        </w:rPr>
      </w:pPr>
      <w:r w:rsidRPr="00602E4B">
        <w:rPr>
          <w:rFonts w:ascii="Inter" w:hAnsi="Inter"/>
          <w:b/>
          <w:bCs/>
          <w:kern w:val="36"/>
          <w:sz w:val="18"/>
          <w:szCs w:val="18"/>
        </w:rPr>
        <w:t>19. Compatibility and Interoperability</w:t>
      </w:r>
    </w:p>
    <w:p w14:paraId="1B6C3F7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Synergy Network is designed from the ground up to be a universal interoperability platform, seamlessly connecting with major blockchain ecosystems while maintaining security and decentralization.</w:t>
      </w:r>
    </w:p>
    <w:p w14:paraId="22CB45CB"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19.1 AIVM Integration</w:t>
      </w:r>
    </w:p>
    <w:p w14:paraId="6B4151D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The Synergy Advanced Interoperability Virtual Machine (AIVM) serves as the execution layer, providing compatibility with existing blockchain ecosystems while adding novel interoperability features.</w:t>
      </w:r>
    </w:p>
    <w:p w14:paraId="43EE7250"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EVM Compatibility</w:t>
      </w:r>
    </w:p>
    <w:p w14:paraId="2DA4379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Core Compatibility:</w:t>
      </w:r>
    </w:p>
    <w:p w14:paraId="0FF63FA1" w14:textId="77777777" w:rsidR="00390AD2" w:rsidRPr="00602E4B" w:rsidRDefault="00390AD2">
      <w:pPr>
        <w:numPr>
          <w:ilvl w:val="0"/>
          <w:numId w:val="358"/>
        </w:numPr>
        <w:spacing w:before="100" w:beforeAutospacing="1" w:after="100" w:afterAutospacing="1"/>
        <w:rPr>
          <w:rFonts w:ascii="Inter" w:hAnsi="Inter"/>
          <w:sz w:val="18"/>
          <w:szCs w:val="18"/>
        </w:rPr>
      </w:pPr>
      <w:r w:rsidRPr="00602E4B">
        <w:rPr>
          <w:rFonts w:ascii="Inter" w:hAnsi="Inter"/>
          <w:sz w:val="18"/>
          <w:szCs w:val="18"/>
        </w:rPr>
        <w:t>Full Ethereum Virtual Machine (EVM) instruction set support</w:t>
      </w:r>
    </w:p>
    <w:p w14:paraId="74F3C2CD" w14:textId="77777777" w:rsidR="00390AD2" w:rsidRPr="00602E4B" w:rsidRDefault="00390AD2">
      <w:pPr>
        <w:numPr>
          <w:ilvl w:val="0"/>
          <w:numId w:val="358"/>
        </w:numPr>
        <w:spacing w:before="100" w:beforeAutospacing="1" w:after="100" w:afterAutospacing="1"/>
        <w:rPr>
          <w:rFonts w:ascii="Inter" w:hAnsi="Inter"/>
          <w:sz w:val="18"/>
          <w:szCs w:val="18"/>
        </w:rPr>
      </w:pPr>
      <w:r w:rsidRPr="00602E4B">
        <w:rPr>
          <w:rFonts w:ascii="Inter" w:hAnsi="Inter"/>
          <w:sz w:val="18"/>
          <w:szCs w:val="18"/>
        </w:rPr>
        <w:t>Solidity and Vyper smart contract compatibility</w:t>
      </w:r>
    </w:p>
    <w:p w14:paraId="46851EF8" w14:textId="77777777" w:rsidR="00390AD2" w:rsidRPr="00602E4B" w:rsidRDefault="00390AD2">
      <w:pPr>
        <w:numPr>
          <w:ilvl w:val="0"/>
          <w:numId w:val="358"/>
        </w:numPr>
        <w:spacing w:before="100" w:beforeAutospacing="1" w:after="100" w:afterAutospacing="1"/>
        <w:rPr>
          <w:rFonts w:ascii="Inter" w:hAnsi="Inter"/>
          <w:sz w:val="18"/>
          <w:szCs w:val="18"/>
        </w:rPr>
      </w:pPr>
      <w:r w:rsidRPr="00602E4B">
        <w:rPr>
          <w:rFonts w:ascii="Inter" w:hAnsi="Inter"/>
          <w:sz w:val="18"/>
          <w:szCs w:val="18"/>
        </w:rPr>
        <w:t xml:space="preserve">Existing Ethereum tools work with minimal modification: </w:t>
      </w:r>
    </w:p>
    <w:p w14:paraId="7C01EA87" w14:textId="77777777" w:rsidR="00390AD2" w:rsidRPr="00602E4B" w:rsidRDefault="00390AD2">
      <w:pPr>
        <w:numPr>
          <w:ilvl w:val="1"/>
          <w:numId w:val="358"/>
        </w:numPr>
        <w:spacing w:before="100" w:beforeAutospacing="1" w:after="100" w:afterAutospacing="1"/>
        <w:rPr>
          <w:rFonts w:ascii="Inter" w:hAnsi="Inter"/>
          <w:sz w:val="18"/>
          <w:szCs w:val="18"/>
        </w:rPr>
      </w:pPr>
      <w:r w:rsidRPr="00602E4B">
        <w:rPr>
          <w:rFonts w:ascii="Inter" w:hAnsi="Inter"/>
          <w:sz w:val="18"/>
          <w:szCs w:val="18"/>
        </w:rPr>
        <w:t>Hardhat, Foundry, Truffle (deployment frameworks)</w:t>
      </w:r>
    </w:p>
    <w:p w14:paraId="708F4675" w14:textId="77777777" w:rsidR="00390AD2" w:rsidRPr="00602E4B" w:rsidRDefault="00390AD2">
      <w:pPr>
        <w:numPr>
          <w:ilvl w:val="1"/>
          <w:numId w:val="358"/>
        </w:numPr>
        <w:spacing w:before="100" w:beforeAutospacing="1" w:after="100" w:afterAutospacing="1"/>
        <w:rPr>
          <w:rFonts w:ascii="Inter" w:hAnsi="Inter"/>
          <w:sz w:val="18"/>
          <w:szCs w:val="18"/>
        </w:rPr>
      </w:pPr>
      <w:r w:rsidRPr="00602E4B">
        <w:rPr>
          <w:rFonts w:ascii="Inter" w:hAnsi="Inter"/>
          <w:sz w:val="18"/>
          <w:szCs w:val="18"/>
        </w:rPr>
        <w:t>Remix IDE (web-based development)</w:t>
      </w:r>
    </w:p>
    <w:p w14:paraId="438EFBA7" w14:textId="77777777" w:rsidR="00390AD2" w:rsidRPr="00602E4B" w:rsidRDefault="00390AD2">
      <w:pPr>
        <w:numPr>
          <w:ilvl w:val="1"/>
          <w:numId w:val="358"/>
        </w:numPr>
        <w:spacing w:before="100" w:beforeAutospacing="1" w:after="100" w:afterAutospacing="1"/>
        <w:rPr>
          <w:rFonts w:ascii="Inter" w:hAnsi="Inter"/>
          <w:sz w:val="18"/>
          <w:szCs w:val="18"/>
        </w:rPr>
      </w:pPr>
      <w:r w:rsidRPr="00602E4B">
        <w:rPr>
          <w:rFonts w:ascii="Inter" w:hAnsi="Inter"/>
          <w:sz w:val="18"/>
          <w:szCs w:val="18"/>
        </w:rPr>
        <w:t>MetaMask, WalletConnect (wallet integration)</w:t>
      </w:r>
    </w:p>
    <w:p w14:paraId="5F5906F7" w14:textId="77777777" w:rsidR="00390AD2" w:rsidRPr="00602E4B" w:rsidRDefault="00390AD2">
      <w:pPr>
        <w:numPr>
          <w:ilvl w:val="1"/>
          <w:numId w:val="358"/>
        </w:numPr>
        <w:spacing w:before="100" w:beforeAutospacing="1" w:after="100" w:afterAutospacing="1"/>
        <w:rPr>
          <w:rFonts w:ascii="Inter" w:hAnsi="Inter"/>
          <w:sz w:val="18"/>
          <w:szCs w:val="18"/>
        </w:rPr>
      </w:pPr>
      <w:r w:rsidRPr="00602E4B">
        <w:rPr>
          <w:rFonts w:ascii="Inter" w:hAnsi="Inter"/>
          <w:sz w:val="18"/>
          <w:szCs w:val="18"/>
        </w:rPr>
        <w:t>Ethers.js, Web3.js (JavaScript libraries)</w:t>
      </w:r>
    </w:p>
    <w:p w14:paraId="756D0EA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State Structure:</w:t>
      </w:r>
    </w:p>
    <w:p w14:paraId="73D78C68" w14:textId="77777777" w:rsidR="00390AD2" w:rsidRPr="00602E4B" w:rsidRDefault="00390AD2">
      <w:pPr>
        <w:numPr>
          <w:ilvl w:val="0"/>
          <w:numId w:val="359"/>
        </w:numPr>
        <w:spacing w:before="100" w:beforeAutospacing="1" w:after="100" w:afterAutospacing="1"/>
        <w:rPr>
          <w:rFonts w:ascii="Inter" w:hAnsi="Inter"/>
          <w:sz w:val="18"/>
          <w:szCs w:val="18"/>
        </w:rPr>
      </w:pPr>
      <w:r w:rsidRPr="00602E4B">
        <w:rPr>
          <w:rFonts w:ascii="Inter" w:hAnsi="Inter"/>
          <w:sz w:val="18"/>
          <w:szCs w:val="18"/>
        </w:rPr>
        <w:t>Account model mirrors Ethereum (externally owned accounts and contract accounts)</w:t>
      </w:r>
    </w:p>
    <w:p w14:paraId="2F32621A" w14:textId="77777777" w:rsidR="00390AD2" w:rsidRPr="00602E4B" w:rsidRDefault="00390AD2">
      <w:pPr>
        <w:numPr>
          <w:ilvl w:val="0"/>
          <w:numId w:val="359"/>
        </w:numPr>
        <w:spacing w:before="100" w:beforeAutospacing="1" w:after="100" w:afterAutospacing="1"/>
        <w:rPr>
          <w:rFonts w:ascii="Inter" w:hAnsi="Inter"/>
          <w:sz w:val="18"/>
          <w:szCs w:val="18"/>
        </w:rPr>
      </w:pPr>
      <w:r w:rsidRPr="00602E4B">
        <w:rPr>
          <w:rFonts w:ascii="Inter" w:hAnsi="Inter"/>
          <w:sz w:val="18"/>
          <w:szCs w:val="18"/>
        </w:rPr>
        <w:t>Storage layout compatible with Ethereum contracts</w:t>
      </w:r>
    </w:p>
    <w:p w14:paraId="3AEA3DB6" w14:textId="77777777" w:rsidR="00390AD2" w:rsidRPr="00602E4B" w:rsidRDefault="00390AD2">
      <w:pPr>
        <w:numPr>
          <w:ilvl w:val="0"/>
          <w:numId w:val="359"/>
        </w:numPr>
        <w:spacing w:before="100" w:beforeAutospacing="1" w:after="100" w:afterAutospacing="1"/>
        <w:rPr>
          <w:rFonts w:ascii="Inter" w:hAnsi="Inter"/>
          <w:sz w:val="18"/>
          <w:szCs w:val="18"/>
        </w:rPr>
      </w:pPr>
      <w:r w:rsidRPr="00602E4B">
        <w:rPr>
          <w:rFonts w:ascii="Inter" w:hAnsi="Inter"/>
          <w:sz w:val="18"/>
          <w:szCs w:val="18"/>
        </w:rPr>
        <w:t>Gas model similar to Ethereum (with optimizations for cross-chain operations)</w:t>
      </w:r>
    </w:p>
    <w:p w14:paraId="474E46C8"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Key Differences from Ethereum:</w:t>
      </w:r>
    </w:p>
    <w:p w14:paraId="20FE546E" w14:textId="77777777" w:rsidR="00390AD2" w:rsidRPr="00602E4B" w:rsidRDefault="00390AD2">
      <w:pPr>
        <w:numPr>
          <w:ilvl w:val="0"/>
          <w:numId w:val="360"/>
        </w:numPr>
        <w:spacing w:before="100" w:beforeAutospacing="1" w:after="100" w:afterAutospacing="1"/>
        <w:rPr>
          <w:rFonts w:ascii="Inter" w:hAnsi="Inter"/>
          <w:sz w:val="18"/>
          <w:szCs w:val="18"/>
        </w:rPr>
      </w:pPr>
      <w:r w:rsidRPr="00602E4B">
        <w:rPr>
          <w:rFonts w:ascii="Inter" w:hAnsi="Inter"/>
          <w:sz w:val="18"/>
          <w:szCs w:val="18"/>
        </w:rPr>
        <w:t>Faster finality (6 seconds vs. 12+ minutes)</w:t>
      </w:r>
    </w:p>
    <w:p w14:paraId="57F9B768" w14:textId="77777777" w:rsidR="00390AD2" w:rsidRPr="00602E4B" w:rsidRDefault="00390AD2">
      <w:pPr>
        <w:numPr>
          <w:ilvl w:val="0"/>
          <w:numId w:val="360"/>
        </w:numPr>
        <w:spacing w:before="100" w:beforeAutospacing="1" w:after="100" w:afterAutospacing="1"/>
        <w:rPr>
          <w:rFonts w:ascii="Inter" w:hAnsi="Inter"/>
          <w:sz w:val="18"/>
          <w:szCs w:val="18"/>
        </w:rPr>
      </w:pPr>
      <w:r w:rsidRPr="00602E4B">
        <w:rPr>
          <w:rFonts w:ascii="Inter" w:hAnsi="Inter"/>
          <w:sz w:val="18"/>
          <w:szCs w:val="18"/>
        </w:rPr>
        <w:t>Different consensus (PoSy vs. Proof of Stake)</w:t>
      </w:r>
    </w:p>
    <w:p w14:paraId="21FDFA82" w14:textId="77777777" w:rsidR="00390AD2" w:rsidRPr="00602E4B" w:rsidRDefault="00390AD2">
      <w:pPr>
        <w:numPr>
          <w:ilvl w:val="0"/>
          <w:numId w:val="360"/>
        </w:numPr>
        <w:spacing w:before="100" w:beforeAutospacing="1" w:after="100" w:afterAutospacing="1"/>
        <w:rPr>
          <w:rFonts w:ascii="Inter" w:hAnsi="Inter"/>
          <w:sz w:val="18"/>
          <w:szCs w:val="18"/>
        </w:rPr>
      </w:pPr>
      <w:r w:rsidRPr="00602E4B">
        <w:rPr>
          <w:rFonts w:ascii="Inter" w:hAnsi="Inter"/>
          <w:sz w:val="18"/>
          <w:szCs w:val="18"/>
        </w:rPr>
        <w:t>Extended opcodes for interoperability (XCHAIN_CALL, WITNESS_VERIFY, etc.)</w:t>
      </w:r>
    </w:p>
    <w:p w14:paraId="27800C05" w14:textId="77777777" w:rsidR="00390AD2" w:rsidRPr="00602E4B" w:rsidRDefault="00390AD2">
      <w:pPr>
        <w:numPr>
          <w:ilvl w:val="0"/>
          <w:numId w:val="360"/>
        </w:numPr>
        <w:spacing w:before="100" w:beforeAutospacing="1" w:after="100" w:afterAutospacing="1"/>
        <w:rPr>
          <w:rFonts w:ascii="Inter" w:hAnsi="Inter"/>
          <w:sz w:val="18"/>
          <w:szCs w:val="18"/>
        </w:rPr>
      </w:pPr>
      <w:r w:rsidRPr="00602E4B">
        <w:rPr>
          <w:rFonts w:ascii="Inter" w:hAnsi="Inter"/>
          <w:sz w:val="18"/>
          <w:szCs w:val="18"/>
        </w:rPr>
        <w:t>Native support for post-quantum signatures (Dilithium-3)</w:t>
      </w:r>
    </w:p>
    <w:p w14:paraId="7659D788" w14:textId="77777777" w:rsidR="00390AD2" w:rsidRPr="00602E4B" w:rsidRDefault="00390AD2">
      <w:pPr>
        <w:numPr>
          <w:ilvl w:val="0"/>
          <w:numId w:val="360"/>
        </w:numPr>
        <w:spacing w:before="100" w:beforeAutospacing="1" w:after="100" w:afterAutospacing="1"/>
        <w:rPr>
          <w:rFonts w:ascii="Inter" w:hAnsi="Inter"/>
          <w:sz w:val="18"/>
          <w:szCs w:val="18"/>
        </w:rPr>
      </w:pPr>
      <w:r w:rsidRPr="00602E4B">
        <w:rPr>
          <w:rFonts w:ascii="Inter" w:hAnsi="Inter"/>
          <w:sz w:val="18"/>
          <w:szCs w:val="18"/>
        </w:rPr>
        <w:t>Universal Meta-Address (UMA) as first-class address type</w:t>
      </w:r>
    </w:p>
    <w:p w14:paraId="6FAE73B1"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Extended Functionality</w:t>
      </w:r>
    </w:p>
    <w:p w14:paraId="12992DB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lastRenderedPageBreak/>
        <w:t>Universal Call Opcodes:</w:t>
      </w:r>
      <w:r w:rsidRPr="00602E4B">
        <w:rPr>
          <w:rFonts w:ascii="Inter" w:hAnsi="Inter"/>
          <w:sz w:val="18"/>
          <w:szCs w:val="18"/>
        </w:rPr>
        <w:t xml:space="preserve"> AIVM includes new opcodes for cross-chain operations that don't exist in standard EVM:</w:t>
      </w:r>
    </w:p>
    <w:p w14:paraId="197C5672"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XCHAIN_CALL (0xF0): Initiate cross-chain transaction</w:t>
      </w:r>
    </w:p>
    <w:p w14:paraId="520D226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Parameters: target_chain_id, target_address, value, data</w:t>
      </w:r>
    </w:p>
    <w:p w14:paraId="5CED1B09"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Returns: pending_tx_id</w:t>
      </w:r>
    </w:p>
    <w:p w14:paraId="0F3317C4"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Note: Execution is asynchronous (handled by relayer network)</w:t>
      </w:r>
    </w:p>
    <w:p w14:paraId="36237878"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9D16B4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WITNESS_VERIFY (0xF1): Verify witness attestation for external chain event</w:t>
      </w:r>
    </w:p>
    <w:p w14:paraId="420CB0BF"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Parameters: chain_id, event_hash, attestation_signatures</w:t>
      </w:r>
    </w:p>
    <w:p w14:paraId="7BE56D32"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Returns: bool (valid/invalid)</w:t>
      </w:r>
    </w:p>
    <w:p w14:paraId="2B9B00E4"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747DE9B1"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UMA_RESOLVE (0xF2): Resolve Universal Meta-Address to chain-specific address</w:t>
      </w:r>
    </w:p>
    <w:p w14:paraId="1D7B145A"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Parameters: uma_address, target_chain_id</w:t>
      </w:r>
    </w:p>
    <w:p w14:paraId="15C88D80"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Returns: chain_specific_address</w:t>
      </w:r>
    </w:p>
    <w:p w14:paraId="49E921F2"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p>
    <w:p w14:paraId="0FC80E78"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THRESHOLD_SIG_VERIFY (0xF3): Verify threshold signature</w:t>
      </w:r>
    </w:p>
    <w:p w14:paraId="08DFC500"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Parameters: message, threshold_signature, validator_set_hash</w:t>
      </w:r>
    </w:p>
    <w:p w14:paraId="0B953558"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Returns: bool (valid/invalid)</w:t>
      </w:r>
    </w:p>
    <w:p w14:paraId="762C281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Cross-Chain Event Handling:</w:t>
      </w:r>
      <w:r w:rsidRPr="00602E4B">
        <w:rPr>
          <w:rFonts w:ascii="Inter" w:hAnsi="Inter"/>
          <w:sz w:val="18"/>
          <w:szCs w:val="18"/>
        </w:rPr>
        <w:t xml:space="preserve"> Smart contracts on Synergy can register listeners for events on external chains:</w:t>
      </w:r>
    </w:p>
    <w:p w14:paraId="170BD4C0" w14:textId="77777777" w:rsidR="00390AD2" w:rsidRPr="00602E4B" w:rsidRDefault="00390AD2" w:rsidP="00390AD2">
      <w:pPr>
        <w:rPr>
          <w:rFonts w:ascii="Inter" w:hAnsi="Inter"/>
          <w:sz w:val="18"/>
          <w:szCs w:val="18"/>
        </w:rPr>
      </w:pPr>
      <w:r w:rsidRPr="00602E4B">
        <w:rPr>
          <w:rFonts w:ascii="Inter" w:hAnsi="Inter"/>
          <w:sz w:val="18"/>
          <w:szCs w:val="18"/>
        </w:rPr>
        <w:t>solidity</w:t>
      </w:r>
    </w:p>
    <w:p w14:paraId="3BED991A"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i/>
          <w:iCs/>
          <w:color w:val="5C6370"/>
          <w:sz w:val="18"/>
          <w:szCs w:val="18"/>
        </w:rPr>
        <w:t>// Example: Contract that reacts to Ethereum events</w:t>
      </w:r>
    </w:p>
    <w:p w14:paraId="25173BA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contract</w:t>
      </w:r>
      <w:r w:rsidRPr="00602E4B">
        <w:rPr>
          <w:rFonts w:ascii="Inter" w:hAnsi="Inter" w:cs="Courier New"/>
          <w:color w:val="ABB2BF"/>
          <w:sz w:val="18"/>
          <w:szCs w:val="18"/>
        </w:rPr>
        <w:t xml:space="preserve"> </w:t>
      </w:r>
      <w:r w:rsidRPr="00602E4B">
        <w:rPr>
          <w:rFonts w:ascii="Inter" w:hAnsi="Inter" w:cs="Courier New"/>
          <w:color w:val="D19A66"/>
          <w:sz w:val="18"/>
          <w:szCs w:val="18"/>
        </w:rPr>
        <w:t>CrossChainListener</w:t>
      </w:r>
      <w:r w:rsidRPr="00602E4B">
        <w:rPr>
          <w:rFonts w:ascii="Inter" w:hAnsi="Inter" w:cs="Courier New"/>
          <w:color w:val="ABB2BF"/>
          <w:sz w:val="18"/>
          <w:szCs w:val="18"/>
        </w:rPr>
        <w:t xml:space="preserve"> {</w:t>
      </w:r>
    </w:p>
    <w:p w14:paraId="075790BE"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event</w:t>
      </w:r>
      <w:r w:rsidRPr="00602E4B">
        <w:rPr>
          <w:rFonts w:ascii="Inter" w:hAnsi="Inter" w:cs="Courier New"/>
          <w:color w:val="ABB2BF"/>
          <w:sz w:val="18"/>
          <w:szCs w:val="18"/>
        </w:rPr>
        <w:t xml:space="preserve"> </w:t>
      </w:r>
      <w:r w:rsidRPr="00602E4B">
        <w:rPr>
          <w:rFonts w:ascii="Inter" w:hAnsi="Inter" w:cs="Courier New"/>
          <w:color w:val="61AFEF"/>
          <w:sz w:val="18"/>
          <w:szCs w:val="18"/>
        </w:rPr>
        <w:t>ExternalEventReceived</w:t>
      </w:r>
      <w:r w:rsidRPr="00602E4B">
        <w:rPr>
          <w:rFonts w:ascii="Inter" w:hAnsi="Inter" w:cs="Courier New"/>
          <w:color w:val="ABB2BF"/>
          <w:sz w:val="18"/>
          <w:szCs w:val="18"/>
        </w:rPr>
        <w:t>(</w:t>
      </w:r>
      <w:r w:rsidRPr="00602E4B">
        <w:rPr>
          <w:rFonts w:ascii="Inter" w:hAnsi="Inter" w:cs="Courier New"/>
          <w:color w:val="98C379"/>
          <w:sz w:val="18"/>
          <w:szCs w:val="18"/>
        </w:rPr>
        <w:t>bytes32</w:t>
      </w:r>
      <w:r w:rsidRPr="00602E4B">
        <w:rPr>
          <w:rFonts w:ascii="Inter" w:hAnsi="Inter" w:cs="Courier New"/>
          <w:color w:val="ABB2BF"/>
          <w:sz w:val="18"/>
          <w:szCs w:val="18"/>
        </w:rPr>
        <w:t xml:space="preserve"> </w:t>
      </w:r>
      <w:r w:rsidRPr="00602E4B">
        <w:rPr>
          <w:rFonts w:ascii="Inter" w:hAnsi="Inter" w:cs="Courier New"/>
          <w:color w:val="C678DD"/>
          <w:sz w:val="18"/>
          <w:szCs w:val="18"/>
        </w:rPr>
        <w:t>indexed</w:t>
      </w:r>
      <w:r w:rsidRPr="00602E4B">
        <w:rPr>
          <w:rFonts w:ascii="Inter" w:hAnsi="Inter" w:cs="Courier New"/>
          <w:color w:val="ABB2BF"/>
          <w:sz w:val="18"/>
          <w:szCs w:val="18"/>
        </w:rPr>
        <w:t xml:space="preserve"> eventHash, </w:t>
      </w:r>
      <w:r w:rsidRPr="00602E4B">
        <w:rPr>
          <w:rFonts w:ascii="Inter" w:hAnsi="Inter" w:cs="Courier New"/>
          <w:color w:val="98C379"/>
          <w:sz w:val="18"/>
          <w:szCs w:val="18"/>
        </w:rPr>
        <w:t>bytes</w:t>
      </w:r>
      <w:r w:rsidRPr="00602E4B">
        <w:rPr>
          <w:rFonts w:ascii="Inter" w:hAnsi="Inter" w:cs="Courier New"/>
          <w:color w:val="ABB2BF"/>
          <w:sz w:val="18"/>
          <w:szCs w:val="18"/>
        </w:rPr>
        <w:t xml:space="preserve"> data);</w:t>
      </w:r>
    </w:p>
    <w:p w14:paraId="45588929"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092D650"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function</w:t>
      </w:r>
      <w:r w:rsidRPr="00602E4B">
        <w:rPr>
          <w:rFonts w:ascii="Inter" w:hAnsi="Inter" w:cs="Courier New"/>
          <w:color w:val="ABB2BF"/>
          <w:sz w:val="18"/>
          <w:szCs w:val="18"/>
        </w:rPr>
        <w:t xml:space="preserve"> </w:t>
      </w:r>
      <w:r w:rsidRPr="00602E4B">
        <w:rPr>
          <w:rFonts w:ascii="Inter" w:hAnsi="Inter" w:cs="Courier New"/>
          <w:color w:val="61AFEF"/>
          <w:sz w:val="18"/>
          <w:szCs w:val="18"/>
        </w:rPr>
        <w:t>onEthereumEvent</w:t>
      </w:r>
      <w:r w:rsidRPr="00602E4B">
        <w:rPr>
          <w:rFonts w:ascii="Inter" w:hAnsi="Inter" w:cs="Courier New"/>
          <w:color w:val="ABB2BF"/>
          <w:sz w:val="18"/>
          <w:szCs w:val="18"/>
        </w:rPr>
        <w:t>(</w:t>
      </w:r>
    </w:p>
    <w:p w14:paraId="4C34B4E5"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bytes32</w:t>
      </w:r>
      <w:r w:rsidRPr="00602E4B">
        <w:rPr>
          <w:rFonts w:ascii="Inter" w:hAnsi="Inter" w:cs="Courier New"/>
          <w:color w:val="ABB2BF"/>
          <w:sz w:val="18"/>
          <w:szCs w:val="18"/>
        </w:rPr>
        <w:t xml:space="preserve"> eventHash,</w:t>
      </w:r>
    </w:p>
    <w:p w14:paraId="1D0C9C5F"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 xml:space="preserve"> </w:t>
      </w:r>
      <w:r w:rsidRPr="00602E4B">
        <w:rPr>
          <w:rFonts w:ascii="Inter" w:hAnsi="Inter" w:cs="Courier New"/>
          <w:color w:val="C678DD"/>
          <w:sz w:val="18"/>
          <w:szCs w:val="18"/>
        </w:rPr>
        <w:t>memory</w:t>
      </w:r>
      <w:r w:rsidRPr="00602E4B">
        <w:rPr>
          <w:rFonts w:ascii="Inter" w:hAnsi="Inter" w:cs="Courier New"/>
          <w:color w:val="ABB2BF"/>
          <w:sz w:val="18"/>
          <w:szCs w:val="18"/>
        </w:rPr>
        <w:t xml:space="preserve"> eventData,</w:t>
      </w:r>
    </w:p>
    <w:p w14:paraId="07D7A090"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 xml:space="preserve">[] </w:t>
      </w:r>
      <w:r w:rsidRPr="00602E4B">
        <w:rPr>
          <w:rFonts w:ascii="Inter" w:hAnsi="Inter" w:cs="Courier New"/>
          <w:color w:val="C678DD"/>
          <w:sz w:val="18"/>
          <w:szCs w:val="18"/>
        </w:rPr>
        <w:t>memory</w:t>
      </w:r>
      <w:r w:rsidRPr="00602E4B">
        <w:rPr>
          <w:rFonts w:ascii="Inter" w:hAnsi="Inter" w:cs="Courier New"/>
          <w:color w:val="ABB2BF"/>
          <w:sz w:val="18"/>
          <w:szCs w:val="18"/>
        </w:rPr>
        <w:t xml:space="preserve"> witnessSignatures</w:t>
      </w:r>
    </w:p>
    <w:p w14:paraId="763762B1"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w:t>
      </w:r>
      <w:r w:rsidRPr="00602E4B">
        <w:rPr>
          <w:rFonts w:ascii="Inter" w:hAnsi="Inter" w:cs="Courier New"/>
          <w:color w:val="C678DD"/>
          <w:sz w:val="18"/>
          <w:szCs w:val="18"/>
        </w:rPr>
        <w:t>external</w:t>
      </w:r>
      <w:r w:rsidRPr="00602E4B">
        <w:rPr>
          <w:rFonts w:ascii="Inter" w:hAnsi="Inter" w:cs="Courier New"/>
          <w:color w:val="ABB2BF"/>
          <w:sz w:val="18"/>
          <w:szCs w:val="18"/>
        </w:rPr>
        <w:t xml:space="preserve"> {</w:t>
      </w:r>
    </w:p>
    <w:p w14:paraId="45D20AD9"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event was attested by witnesses</w:t>
      </w:r>
    </w:p>
    <w:p w14:paraId="25F70BEA"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require</w:t>
      </w:r>
      <w:r w:rsidRPr="00602E4B">
        <w:rPr>
          <w:rFonts w:ascii="Inter" w:hAnsi="Inter" w:cs="Courier New"/>
          <w:color w:val="ABB2BF"/>
          <w:sz w:val="18"/>
          <w:szCs w:val="18"/>
        </w:rPr>
        <w:t>(</w:t>
      </w:r>
    </w:p>
    <w:p w14:paraId="1190C4C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verifyWitnessAttestation</w:t>
      </w:r>
      <w:r w:rsidRPr="00602E4B">
        <w:rPr>
          <w:rFonts w:ascii="Inter" w:hAnsi="Inter" w:cs="Courier New"/>
          <w:color w:val="ABB2BF"/>
          <w:sz w:val="18"/>
          <w:szCs w:val="18"/>
        </w:rPr>
        <w:t>(</w:t>
      </w:r>
    </w:p>
    <w:p w14:paraId="79D91B84"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ChainID.ETHEREUM,</w:t>
      </w:r>
    </w:p>
    <w:p w14:paraId="19019D61"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eventHash,</w:t>
      </w:r>
    </w:p>
    <w:p w14:paraId="6DFF4077"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witnessSignatures</w:t>
      </w:r>
    </w:p>
    <w:p w14:paraId="74591834"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19027037"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"Invalid attestation"</w:t>
      </w:r>
    </w:p>
    <w:p w14:paraId="0D97A20F"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0D30D625"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9401DD"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Process the event</w:t>
      </w:r>
    </w:p>
    <w:p w14:paraId="3A184C82"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color w:val="61AFEF"/>
          <w:sz w:val="18"/>
          <w:szCs w:val="18"/>
        </w:rPr>
        <w:t>processEvent</w:t>
      </w:r>
      <w:r w:rsidRPr="00602E4B">
        <w:rPr>
          <w:rFonts w:ascii="Inter" w:hAnsi="Inter" w:cs="Courier New"/>
          <w:color w:val="ABB2BF"/>
          <w:sz w:val="18"/>
          <w:szCs w:val="18"/>
        </w:rPr>
        <w:t>(eventData);</w:t>
      </w:r>
    </w:p>
    <w:p w14:paraId="513BED2B"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emit</w:t>
      </w:r>
      <w:r w:rsidRPr="00602E4B">
        <w:rPr>
          <w:rFonts w:ascii="Inter" w:hAnsi="Inter" w:cs="Courier New"/>
          <w:color w:val="ABB2BF"/>
          <w:sz w:val="18"/>
          <w:szCs w:val="18"/>
        </w:rPr>
        <w:t xml:space="preserve"> </w:t>
      </w:r>
      <w:r w:rsidRPr="00602E4B">
        <w:rPr>
          <w:rFonts w:ascii="Inter" w:hAnsi="Inter" w:cs="Courier New"/>
          <w:color w:val="61AFEF"/>
          <w:sz w:val="18"/>
          <w:szCs w:val="18"/>
        </w:rPr>
        <w:t>ExternalEventReceived</w:t>
      </w:r>
      <w:r w:rsidRPr="00602E4B">
        <w:rPr>
          <w:rFonts w:ascii="Inter" w:hAnsi="Inter" w:cs="Courier New"/>
          <w:color w:val="ABB2BF"/>
          <w:sz w:val="18"/>
          <w:szCs w:val="18"/>
        </w:rPr>
        <w:t>(eventHash, eventData);</w:t>
      </w:r>
    </w:p>
    <w:p w14:paraId="03067194"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93FDDE9"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1230EE6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Native Interoperability Libraries:</w:t>
      </w:r>
      <w:r w:rsidRPr="00602E4B">
        <w:rPr>
          <w:rFonts w:ascii="Inter" w:hAnsi="Inter"/>
          <w:sz w:val="18"/>
          <w:szCs w:val="18"/>
        </w:rPr>
        <w:t xml:space="preserve"> AIVM provides precompiled contracts for common interoperability tasks:</w:t>
      </w:r>
    </w:p>
    <w:p w14:paraId="7A364C64" w14:textId="77777777" w:rsidR="00390AD2" w:rsidRPr="00602E4B" w:rsidRDefault="00390AD2">
      <w:pPr>
        <w:numPr>
          <w:ilvl w:val="0"/>
          <w:numId w:val="361"/>
        </w:numPr>
        <w:spacing w:before="100" w:beforeAutospacing="1" w:after="100" w:afterAutospacing="1"/>
        <w:rPr>
          <w:rFonts w:ascii="Inter" w:hAnsi="Inter"/>
          <w:sz w:val="18"/>
          <w:szCs w:val="18"/>
        </w:rPr>
      </w:pPr>
      <w:r w:rsidRPr="00602E4B">
        <w:rPr>
          <w:rFonts w:ascii="Inter" w:hAnsi="Inter"/>
          <w:b/>
          <w:bCs/>
          <w:sz w:val="18"/>
          <w:szCs w:val="18"/>
        </w:rPr>
        <w:t>BridgeValidator (0x1000):</w:t>
      </w:r>
      <w:r w:rsidRPr="00602E4B">
        <w:rPr>
          <w:rFonts w:ascii="Inter" w:hAnsi="Inter"/>
          <w:sz w:val="18"/>
          <w:szCs w:val="18"/>
        </w:rPr>
        <w:t xml:space="preserve"> Verify cross-chain transaction proofs</w:t>
      </w:r>
    </w:p>
    <w:p w14:paraId="101D7EE9" w14:textId="77777777" w:rsidR="00390AD2" w:rsidRPr="00602E4B" w:rsidRDefault="00390AD2">
      <w:pPr>
        <w:numPr>
          <w:ilvl w:val="0"/>
          <w:numId w:val="361"/>
        </w:numPr>
        <w:spacing w:before="100" w:beforeAutospacing="1" w:after="100" w:afterAutospacing="1"/>
        <w:rPr>
          <w:rFonts w:ascii="Inter" w:hAnsi="Inter"/>
          <w:sz w:val="18"/>
          <w:szCs w:val="18"/>
        </w:rPr>
      </w:pPr>
      <w:r w:rsidRPr="00602E4B">
        <w:rPr>
          <w:rFonts w:ascii="Inter" w:hAnsi="Inter"/>
          <w:b/>
          <w:bCs/>
          <w:sz w:val="18"/>
          <w:szCs w:val="18"/>
        </w:rPr>
        <w:t>ThresholdSigAggregator (0x1001):</w:t>
      </w:r>
      <w:r w:rsidRPr="00602E4B">
        <w:rPr>
          <w:rFonts w:ascii="Inter" w:hAnsi="Inter"/>
          <w:sz w:val="18"/>
          <w:szCs w:val="18"/>
        </w:rPr>
        <w:t xml:space="preserve"> Aggregate and verify threshold signatures</w:t>
      </w:r>
    </w:p>
    <w:p w14:paraId="569A5762" w14:textId="77777777" w:rsidR="00390AD2" w:rsidRPr="00602E4B" w:rsidRDefault="00390AD2">
      <w:pPr>
        <w:numPr>
          <w:ilvl w:val="0"/>
          <w:numId w:val="361"/>
        </w:numPr>
        <w:spacing w:before="100" w:beforeAutospacing="1" w:after="100" w:afterAutospacing="1"/>
        <w:rPr>
          <w:rFonts w:ascii="Inter" w:hAnsi="Inter"/>
          <w:sz w:val="18"/>
          <w:szCs w:val="18"/>
        </w:rPr>
      </w:pPr>
      <w:r w:rsidRPr="00602E4B">
        <w:rPr>
          <w:rFonts w:ascii="Inter" w:hAnsi="Inter"/>
          <w:b/>
          <w:bCs/>
          <w:sz w:val="18"/>
          <w:szCs w:val="18"/>
        </w:rPr>
        <w:t>SNSResolver (0x1002):</w:t>
      </w:r>
      <w:r w:rsidRPr="00602E4B">
        <w:rPr>
          <w:rFonts w:ascii="Inter" w:hAnsi="Inter"/>
          <w:sz w:val="18"/>
          <w:szCs w:val="18"/>
        </w:rPr>
        <w:t xml:space="preserve"> Resolve Synergy Naming System (.syn) names</w:t>
      </w:r>
    </w:p>
    <w:p w14:paraId="7A1720EA" w14:textId="77777777" w:rsidR="00390AD2" w:rsidRPr="00602E4B" w:rsidRDefault="00390AD2">
      <w:pPr>
        <w:numPr>
          <w:ilvl w:val="0"/>
          <w:numId w:val="361"/>
        </w:numPr>
        <w:spacing w:before="100" w:beforeAutospacing="1" w:after="100" w:afterAutospacing="1"/>
        <w:rPr>
          <w:rFonts w:ascii="Inter" w:hAnsi="Inter"/>
          <w:sz w:val="18"/>
          <w:szCs w:val="18"/>
        </w:rPr>
      </w:pPr>
      <w:r w:rsidRPr="00602E4B">
        <w:rPr>
          <w:rFonts w:ascii="Inter" w:hAnsi="Inter"/>
          <w:b/>
          <w:bCs/>
          <w:sz w:val="18"/>
          <w:szCs w:val="18"/>
        </w:rPr>
        <w:t>UMAManager (0x1003):</w:t>
      </w:r>
      <w:r w:rsidRPr="00602E4B">
        <w:rPr>
          <w:rFonts w:ascii="Inter" w:hAnsi="Inter"/>
          <w:sz w:val="18"/>
          <w:szCs w:val="18"/>
        </w:rPr>
        <w:t xml:space="preserve"> UMA key rotation and recovery operations</w:t>
      </w:r>
    </w:p>
    <w:p w14:paraId="6456BACD"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Quantum-Resistant Cryptography</w:t>
      </w:r>
    </w:p>
    <w:p w14:paraId="6E4925C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Aegis Framework Integration:</w:t>
      </w:r>
      <w:r w:rsidRPr="00602E4B">
        <w:rPr>
          <w:rFonts w:ascii="Inter" w:hAnsi="Inter"/>
          <w:sz w:val="18"/>
          <w:szCs w:val="18"/>
        </w:rPr>
        <w:t xml:space="preserve"> All AIVM operations support post-quantum cryptographic schemes:</w:t>
      </w:r>
    </w:p>
    <w:p w14:paraId="073C6027"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Supported Algorithms:</w:t>
      </w:r>
    </w:p>
    <w:p w14:paraId="32416580" w14:textId="77777777" w:rsidR="00390AD2" w:rsidRPr="00602E4B" w:rsidRDefault="00390AD2">
      <w:pPr>
        <w:numPr>
          <w:ilvl w:val="0"/>
          <w:numId w:val="362"/>
        </w:numPr>
        <w:spacing w:before="100" w:beforeAutospacing="1" w:after="100" w:afterAutospacing="1"/>
        <w:rPr>
          <w:rFonts w:ascii="Inter" w:hAnsi="Inter"/>
          <w:sz w:val="18"/>
          <w:szCs w:val="18"/>
        </w:rPr>
      </w:pPr>
      <w:r w:rsidRPr="00602E4B">
        <w:rPr>
          <w:rFonts w:ascii="Inter" w:hAnsi="Inter"/>
          <w:b/>
          <w:bCs/>
          <w:sz w:val="18"/>
          <w:szCs w:val="18"/>
        </w:rPr>
        <w:t>Signatures:</w:t>
      </w:r>
      <w:r w:rsidRPr="00602E4B">
        <w:rPr>
          <w:rFonts w:ascii="Inter" w:hAnsi="Inter"/>
          <w:sz w:val="18"/>
          <w:szCs w:val="18"/>
        </w:rPr>
        <w:t xml:space="preserve"> Dilithium-3 (default), Dilithium-5 (high security)</w:t>
      </w:r>
    </w:p>
    <w:p w14:paraId="11DFB539" w14:textId="77777777" w:rsidR="00390AD2" w:rsidRPr="00602E4B" w:rsidRDefault="00390AD2">
      <w:pPr>
        <w:numPr>
          <w:ilvl w:val="0"/>
          <w:numId w:val="362"/>
        </w:numPr>
        <w:spacing w:before="100" w:beforeAutospacing="1" w:after="100" w:afterAutospacing="1"/>
        <w:rPr>
          <w:rFonts w:ascii="Inter" w:hAnsi="Inter"/>
          <w:sz w:val="18"/>
          <w:szCs w:val="18"/>
        </w:rPr>
      </w:pPr>
      <w:r w:rsidRPr="00602E4B">
        <w:rPr>
          <w:rFonts w:ascii="Inter" w:hAnsi="Inter"/>
          <w:b/>
          <w:bCs/>
          <w:sz w:val="18"/>
          <w:szCs w:val="18"/>
        </w:rPr>
        <w:t>Key Exchange:</w:t>
      </w:r>
      <w:r w:rsidRPr="00602E4B">
        <w:rPr>
          <w:rFonts w:ascii="Inter" w:hAnsi="Inter"/>
          <w:sz w:val="18"/>
          <w:szCs w:val="18"/>
        </w:rPr>
        <w:t xml:space="preserve"> Kyber-768 (default), Kyber-1024 (high security)</w:t>
      </w:r>
    </w:p>
    <w:p w14:paraId="4E37F764" w14:textId="77777777" w:rsidR="00390AD2" w:rsidRPr="00602E4B" w:rsidRDefault="00390AD2">
      <w:pPr>
        <w:numPr>
          <w:ilvl w:val="0"/>
          <w:numId w:val="362"/>
        </w:numPr>
        <w:spacing w:before="100" w:beforeAutospacing="1" w:after="100" w:afterAutospacing="1"/>
        <w:rPr>
          <w:rFonts w:ascii="Inter" w:hAnsi="Inter"/>
          <w:sz w:val="18"/>
          <w:szCs w:val="18"/>
        </w:rPr>
      </w:pPr>
      <w:r w:rsidRPr="00602E4B">
        <w:rPr>
          <w:rFonts w:ascii="Inter" w:hAnsi="Inter"/>
          <w:b/>
          <w:bCs/>
          <w:sz w:val="18"/>
          <w:szCs w:val="18"/>
        </w:rPr>
        <w:t>Hashing:</w:t>
      </w:r>
      <w:r w:rsidRPr="00602E4B">
        <w:rPr>
          <w:rFonts w:ascii="Inter" w:hAnsi="Inter"/>
          <w:sz w:val="18"/>
          <w:szCs w:val="18"/>
        </w:rPr>
        <w:t xml:space="preserve"> SHA3-256, BLAKE3, SHAKE-256</w:t>
      </w:r>
    </w:p>
    <w:p w14:paraId="541A8D32"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Address Format:</w:t>
      </w:r>
      <w:r w:rsidRPr="00602E4B">
        <w:rPr>
          <w:rFonts w:ascii="Inter" w:hAnsi="Inter"/>
          <w:sz w:val="18"/>
          <w:szCs w:val="18"/>
        </w:rPr>
        <w:t xml:space="preserve"> Synergy addresses use Bech32m encoding with post-quantum public keys:</w:t>
      </w:r>
    </w:p>
    <w:p w14:paraId="19A79726" w14:textId="77777777" w:rsidR="00390AD2" w:rsidRPr="00602E4B" w:rsidRDefault="00390AD2">
      <w:pPr>
        <w:numPr>
          <w:ilvl w:val="0"/>
          <w:numId w:val="363"/>
        </w:numPr>
        <w:spacing w:before="100" w:beforeAutospacing="1" w:after="100" w:afterAutospacing="1"/>
        <w:rPr>
          <w:rFonts w:ascii="Inter" w:hAnsi="Inter"/>
          <w:sz w:val="18"/>
          <w:szCs w:val="18"/>
        </w:rPr>
      </w:pPr>
      <w:r w:rsidRPr="00602E4B">
        <w:rPr>
          <w:rFonts w:ascii="Inter" w:hAnsi="Inter"/>
          <w:sz w:val="18"/>
          <w:szCs w:val="18"/>
        </w:rPr>
        <w:t xml:space="preserve">Format: </w:t>
      </w:r>
      <w:r w:rsidRPr="00602E4B">
        <w:rPr>
          <w:rFonts w:ascii="Inter" w:hAnsi="Inter" w:cs="Courier New"/>
          <w:sz w:val="18"/>
          <w:szCs w:val="18"/>
        </w:rPr>
        <w:t>sYnX-&lt;52-character-string&gt;</w:t>
      </w:r>
    </w:p>
    <w:p w14:paraId="4D5E5A6E" w14:textId="77777777" w:rsidR="00390AD2" w:rsidRPr="00602E4B" w:rsidRDefault="00390AD2">
      <w:pPr>
        <w:numPr>
          <w:ilvl w:val="0"/>
          <w:numId w:val="363"/>
        </w:numPr>
        <w:spacing w:before="100" w:beforeAutospacing="1" w:after="100" w:afterAutospacing="1"/>
        <w:rPr>
          <w:rFonts w:ascii="Inter" w:hAnsi="Inter"/>
          <w:sz w:val="18"/>
          <w:szCs w:val="18"/>
        </w:rPr>
      </w:pPr>
      <w:r w:rsidRPr="00602E4B">
        <w:rPr>
          <w:rFonts w:ascii="Inter" w:hAnsi="Inter"/>
          <w:sz w:val="18"/>
          <w:szCs w:val="18"/>
        </w:rPr>
        <w:t xml:space="preserve">Example: </w:t>
      </w:r>
      <w:r w:rsidRPr="00602E4B">
        <w:rPr>
          <w:rFonts w:ascii="Inter" w:hAnsi="Inter" w:cs="Courier New"/>
          <w:sz w:val="18"/>
          <w:szCs w:val="18"/>
        </w:rPr>
        <w:t>sYnX-1qpzry9x8gf2tvdw0s3jn54khce6mua7lmqqqxw4fn5h9</w:t>
      </w:r>
    </w:p>
    <w:p w14:paraId="37C00EB2" w14:textId="77777777" w:rsidR="00390AD2" w:rsidRPr="00602E4B" w:rsidRDefault="00390AD2">
      <w:pPr>
        <w:numPr>
          <w:ilvl w:val="0"/>
          <w:numId w:val="363"/>
        </w:numPr>
        <w:spacing w:before="100" w:beforeAutospacing="1" w:after="100" w:afterAutospacing="1"/>
        <w:rPr>
          <w:rFonts w:ascii="Inter" w:hAnsi="Inter"/>
          <w:sz w:val="18"/>
          <w:szCs w:val="18"/>
        </w:rPr>
      </w:pPr>
      <w:r w:rsidRPr="00602E4B">
        <w:rPr>
          <w:rFonts w:ascii="Inter" w:hAnsi="Inter"/>
          <w:sz w:val="18"/>
          <w:szCs w:val="18"/>
        </w:rPr>
        <w:t>Encodes: PQ public key hash + network identifier + checksum</w:t>
      </w:r>
    </w:p>
    <w:p w14:paraId="5E00893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Backward Compatibility:</w:t>
      </w:r>
      <w:r w:rsidRPr="00602E4B">
        <w:rPr>
          <w:rFonts w:ascii="Inter" w:hAnsi="Inter"/>
          <w:sz w:val="18"/>
          <w:szCs w:val="18"/>
        </w:rPr>
        <w:t xml:space="preserve"> For compatibility with external chains still using classical cryptography, AIVM supports hybrid modes:</w:t>
      </w:r>
    </w:p>
    <w:p w14:paraId="559E13C5" w14:textId="77777777" w:rsidR="00390AD2" w:rsidRPr="00602E4B" w:rsidRDefault="00390AD2">
      <w:pPr>
        <w:numPr>
          <w:ilvl w:val="0"/>
          <w:numId w:val="364"/>
        </w:numPr>
        <w:spacing w:before="100" w:beforeAutospacing="1" w:after="100" w:afterAutospacing="1"/>
        <w:rPr>
          <w:rFonts w:ascii="Inter" w:hAnsi="Inter"/>
          <w:sz w:val="18"/>
          <w:szCs w:val="18"/>
        </w:rPr>
      </w:pPr>
      <w:r w:rsidRPr="00602E4B">
        <w:rPr>
          <w:rFonts w:ascii="Inter" w:hAnsi="Inter"/>
          <w:sz w:val="18"/>
          <w:szCs w:val="18"/>
        </w:rPr>
        <w:t>Transactions can include both Dilithium and ECDSA signatures</w:t>
      </w:r>
    </w:p>
    <w:p w14:paraId="2C695D43" w14:textId="77777777" w:rsidR="00390AD2" w:rsidRPr="00602E4B" w:rsidRDefault="00390AD2">
      <w:pPr>
        <w:numPr>
          <w:ilvl w:val="0"/>
          <w:numId w:val="364"/>
        </w:numPr>
        <w:spacing w:before="100" w:beforeAutospacing="1" w:after="100" w:afterAutospacing="1"/>
        <w:rPr>
          <w:rFonts w:ascii="Inter" w:hAnsi="Inter"/>
          <w:sz w:val="18"/>
          <w:szCs w:val="18"/>
        </w:rPr>
      </w:pPr>
      <w:r w:rsidRPr="00602E4B">
        <w:rPr>
          <w:rFonts w:ascii="Inter" w:hAnsi="Inter"/>
          <w:sz w:val="18"/>
          <w:szCs w:val="18"/>
        </w:rPr>
        <w:t>External chain operations use appropriate signature scheme</w:t>
      </w:r>
    </w:p>
    <w:p w14:paraId="612B8E02" w14:textId="77777777" w:rsidR="00390AD2" w:rsidRPr="00602E4B" w:rsidRDefault="00390AD2">
      <w:pPr>
        <w:numPr>
          <w:ilvl w:val="0"/>
          <w:numId w:val="364"/>
        </w:numPr>
        <w:spacing w:before="100" w:beforeAutospacing="1" w:after="100" w:afterAutospacing="1"/>
        <w:rPr>
          <w:rFonts w:ascii="Inter" w:hAnsi="Inter"/>
          <w:sz w:val="18"/>
          <w:szCs w:val="18"/>
        </w:rPr>
      </w:pPr>
      <w:r w:rsidRPr="00602E4B">
        <w:rPr>
          <w:rFonts w:ascii="Inter" w:hAnsi="Inter"/>
          <w:sz w:val="18"/>
          <w:szCs w:val="18"/>
        </w:rPr>
        <w:t>Internal Synergy operations always use post-quantum signatures</w:t>
      </w:r>
    </w:p>
    <w:p w14:paraId="5EF3C52E" w14:textId="77777777" w:rsidR="00390AD2" w:rsidRPr="00602E4B" w:rsidRDefault="00390AD2" w:rsidP="00390AD2">
      <w:pPr>
        <w:spacing w:before="100" w:beforeAutospacing="1" w:after="100" w:afterAutospacing="1"/>
        <w:outlineLvl w:val="1"/>
        <w:rPr>
          <w:rFonts w:ascii="Inter" w:hAnsi="Inter"/>
          <w:b/>
          <w:bCs/>
          <w:sz w:val="18"/>
          <w:szCs w:val="18"/>
        </w:rPr>
      </w:pPr>
      <w:r w:rsidRPr="00602E4B">
        <w:rPr>
          <w:rFonts w:ascii="Inter" w:hAnsi="Inter"/>
          <w:b/>
          <w:bCs/>
          <w:sz w:val="18"/>
          <w:szCs w:val="18"/>
        </w:rPr>
        <w:t>19.2 Cross-Chain Bridges</w:t>
      </w:r>
    </w:p>
    <w:p w14:paraId="48E0697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sz w:val="18"/>
          <w:szCs w:val="18"/>
        </w:rPr>
        <w:t>Synergy implements a comprehensive bridge architecture supporting multiple external blockchains, each with tailored integration strategies.</w:t>
      </w:r>
    </w:p>
    <w:p w14:paraId="643B3925"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Ethereum (and EVM-Compatible Chains)</w:t>
      </w:r>
    </w:p>
    <w:p w14:paraId="4F0C39C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Integration Architecture:</w:t>
      </w:r>
      <w:r w:rsidRPr="00602E4B">
        <w:rPr>
          <w:rFonts w:ascii="Inter" w:hAnsi="Inter"/>
          <w:sz w:val="18"/>
          <w:szCs w:val="18"/>
        </w:rPr>
        <w:t xml:space="preserve"> Ethereum serves as the primary interoperability target due to its large DeFi ecosystem. Other EVM chains (BNB Smart Chain, Polygon, Avalanche C-Chain) use similar integration patterns.</w:t>
      </w:r>
    </w:p>
    <w:p w14:paraId="23105783"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Bridge Smart Contracts:</w:t>
      </w:r>
      <w:r w:rsidRPr="00602E4B">
        <w:rPr>
          <w:rFonts w:ascii="Inter" w:hAnsi="Inter"/>
          <w:sz w:val="18"/>
          <w:szCs w:val="18"/>
        </w:rPr>
        <w:t xml:space="preserve"> Deployed on Ethereum mainnet:</w:t>
      </w:r>
    </w:p>
    <w:p w14:paraId="44FA117C" w14:textId="77777777" w:rsidR="00390AD2" w:rsidRPr="00602E4B" w:rsidRDefault="00390AD2" w:rsidP="00390AD2">
      <w:pPr>
        <w:rPr>
          <w:rFonts w:ascii="Inter" w:hAnsi="Inter"/>
          <w:sz w:val="18"/>
          <w:szCs w:val="18"/>
        </w:rPr>
      </w:pPr>
      <w:r w:rsidRPr="00602E4B">
        <w:rPr>
          <w:rFonts w:ascii="Inter" w:hAnsi="Inter"/>
          <w:sz w:val="18"/>
          <w:szCs w:val="18"/>
        </w:rPr>
        <w:t>solidity</w:t>
      </w:r>
    </w:p>
    <w:p w14:paraId="487D942B"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i/>
          <w:iCs/>
          <w:color w:val="5C6370"/>
          <w:sz w:val="18"/>
          <w:szCs w:val="18"/>
        </w:rPr>
        <w:t>// Simplified Ethereum bridge contract</w:t>
      </w:r>
    </w:p>
    <w:p w14:paraId="14AA1276"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C678DD"/>
          <w:sz w:val="18"/>
          <w:szCs w:val="18"/>
        </w:rPr>
        <w:t>contract</w:t>
      </w:r>
      <w:r w:rsidRPr="00602E4B">
        <w:rPr>
          <w:rFonts w:ascii="Inter" w:hAnsi="Inter" w:cs="Courier New"/>
          <w:color w:val="ABB2BF"/>
          <w:sz w:val="18"/>
          <w:szCs w:val="18"/>
        </w:rPr>
        <w:t xml:space="preserve"> </w:t>
      </w:r>
      <w:r w:rsidRPr="00602E4B">
        <w:rPr>
          <w:rFonts w:ascii="Inter" w:hAnsi="Inter" w:cs="Courier New"/>
          <w:color w:val="D19A66"/>
          <w:sz w:val="18"/>
          <w:szCs w:val="18"/>
        </w:rPr>
        <w:t>SynergyBridgeEthereum</w:t>
      </w:r>
      <w:r w:rsidRPr="00602E4B">
        <w:rPr>
          <w:rFonts w:ascii="Inter" w:hAnsi="Inter" w:cs="Courier New"/>
          <w:color w:val="ABB2BF"/>
          <w:sz w:val="18"/>
          <w:szCs w:val="18"/>
        </w:rPr>
        <w:t xml:space="preserve"> {</w:t>
      </w:r>
    </w:p>
    <w:p w14:paraId="5B92EE5D"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Maps Synergy UMA to Ethereum deposit address</w:t>
      </w:r>
    </w:p>
    <w:p w14:paraId="2ECF5A26"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mapping</w:t>
      </w:r>
      <w:r w:rsidRPr="00602E4B">
        <w:rPr>
          <w:rFonts w:ascii="Inter" w:hAnsi="Inter" w:cs="Courier New"/>
          <w:color w:val="ABB2BF"/>
          <w:sz w:val="18"/>
          <w:szCs w:val="18"/>
        </w:rPr>
        <w:t>(</w:t>
      </w:r>
      <w:r w:rsidRPr="00602E4B">
        <w:rPr>
          <w:rFonts w:ascii="Inter" w:hAnsi="Inter" w:cs="Courier New"/>
          <w:color w:val="98C379"/>
          <w:sz w:val="18"/>
          <w:szCs w:val="18"/>
        </w:rPr>
        <w:t>address</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bytes32</w:t>
      </w:r>
      <w:r w:rsidRPr="00602E4B">
        <w:rPr>
          <w:rFonts w:ascii="Inter" w:hAnsi="Inter" w:cs="Courier New"/>
          <w:color w:val="ABB2BF"/>
          <w:sz w:val="18"/>
          <w:szCs w:val="18"/>
        </w:rPr>
        <w:t xml:space="preserve">) </w:t>
      </w:r>
      <w:r w:rsidRPr="00602E4B">
        <w:rPr>
          <w:rFonts w:ascii="Inter" w:hAnsi="Inter" w:cs="Courier New"/>
          <w:color w:val="C678DD"/>
          <w:sz w:val="18"/>
          <w:szCs w:val="18"/>
        </w:rPr>
        <w:t>public</w:t>
      </w:r>
      <w:r w:rsidRPr="00602E4B">
        <w:rPr>
          <w:rFonts w:ascii="Inter" w:hAnsi="Inter" w:cs="Courier New"/>
          <w:color w:val="ABB2BF"/>
          <w:sz w:val="18"/>
          <w:szCs w:val="18"/>
        </w:rPr>
        <w:t xml:space="preserve"> synergyAddresses;</w:t>
      </w:r>
    </w:p>
    <w:p w14:paraId="63C2410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E450ECC"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r w:rsidRPr="00602E4B">
        <w:rPr>
          <w:rFonts w:ascii="Inter" w:hAnsi="Inter" w:cs="Courier New"/>
          <w:i/>
          <w:iCs/>
          <w:color w:val="5C6370"/>
          <w:sz w:val="18"/>
          <w:szCs w:val="18"/>
        </w:rPr>
        <w:t>// Tracks deposits</w:t>
      </w:r>
    </w:p>
    <w:p w14:paraId="2A556182"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mapping</w:t>
      </w:r>
      <w:r w:rsidRPr="00602E4B">
        <w:rPr>
          <w:rFonts w:ascii="Inter" w:hAnsi="Inter" w:cs="Courier New"/>
          <w:color w:val="ABB2BF"/>
          <w:sz w:val="18"/>
          <w:szCs w:val="18"/>
        </w:rPr>
        <w:t>(</w:t>
      </w:r>
      <w:r w:rsidRPr="00602E4B">
        <w:rPr>
          <w:rFonts w:ascii="Inter" w:hAnsi="Inter" w:cs="Courier New"/>
          <w:color w:val="98C379"/>
          <w:sz w:val="18"/>
          <w:szCs w:val="18"/>
        </w:rPr>
        <w:t>bytes32</w:t>
      </w:r>
      <w:r w:rsidRPr="00602E4B">
        <w:rPr>
          <w:rFonts w:ascii="Inter" w:hAnsi="Inter" w:cs="Courier New"/>
          <w:color w:val="ABB2BF"/>
          <w:sz w:val="18"/>
          <w:szCs w:val="18"/>
        </w:rPr>
        <w:t xml:space="preserve"> </w:t>
      </w:r>
      <w:r w:rsidRPr="00602E4B">
        <w:rPr>
          <w:rFonts w:ascii="Inter" w:hAnsi="Inter" w:cs="Courier New"/>
          <w:color w:val="61AFEF"/>
          <w:sz w:val="18"/>
          <w:szCs w:val="18"/>
        </w:rPr>
        <w:t>=&gt;</w:t>
      </w:r>
      <w:r w:rsidRPr="00602E4B">
        <w:rPr>
          <w:rFonts w:ascii="Inter" w:hAnsi="Inter" w:cs="Courier New"/>
          <w:color w:val="ABB2BF"/>
          <w:sz w:val="18"/>
          <w:szCs w:val="18"/>
        </w:rPr>
        <w:t xml:space="preserve"> </w:t>
      </w:r>
      <w:r w:rsidRPr="00602E4B">
        <w:rPr>
          <w:rFonts w:ascii="Inter" w:hAnsi="Inter" w:cs="Courier New"/>
          <w:color w:val="98C379"/>
          <w:sz w:val="18"/>
          <w:szCs w:val="18"/>
        </w:rPr>
        <w:t>uint256</w:t>
      </w:r>
      <w:r w:rsidRPr="00602E4B">
        <w:rPr>
          <w:rFonts w:ascii="Inter" w:hAnsi="Inter" w:cs="Courier New"/>
          <w:color w:val="ABB2BF"/>
          <w:sz w:val="18"/>
          <w:szCs w:val="18"/>
        </w:rPr>
        <w:t xml:space="preserve">) </w:t>
      </w:r>
      <w:r w:rsidRPr="00602E4B">
        <w:rPr>
          <w:rFonts w:ascii="Inter" w:hAnsi="Inter" w:cs="Courier New"/>
          <w:color w:val="C678DD"/>
          <w:sz w:val="18"/>
          <w:szCs w:val="18"/>
        </w:rPr>
        <w:t>public</w:t>
      </w:r>
      <w:r w:rsidRPr="00602E4B">
        <w:rPr>
          <w:rFonts w:ascii="Inter" w:hAnsi="Inter" w:cs="Courier New"/>
          <w:color w:val="ABB2BF"/>
          <w:sz w:val="18"/>
          <w:szCs w:val="18"/>
        </w:rPr>
        <w:t xml:space="preserve"> deposits;</w:t>
      </w:r>
    </w:p>
    <w:p w14:paraId="288A70F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21BE102"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Threshold signature verification</w:t>
      </w:r>
    </w:p>
    <w:p w14:paraId="6293F58C"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address</w:t>
      </w:r>
      <w:r w:rsidRPr="00602E4B">
        <w:rPr>
          <w:rFonts w:ascii="Inter" w:hAnsi="Inter" w:cs="Courier New"/>
          <w:color w:val="ABB2BF"/>
          <w:sz w:val="18"/>
          <w:szCs w:val="18"/>
        </w:rPr>
        <w:t xml:space="preserve"> </w:t>
      </w:r>
      <w:r w:rsidRPr="00602E4B">
        <w:rPr>
          <w:rFonts w:ascii="Inter" w:hAnsi="Inter" w:cs="Courier New"/>
          <w:color w:val="C678DD"/>
          <w:sz w:val="18"/>
          <w:szCs w:val="18"/>
        </w:rPr>
        <w:t>public</w:t>
      </w:r>
      <w:r w:rsidRPr="00602E4B">
        <w:rPr>
          <w:rFonts w:ascii="Inter" w:hAnsi="Inter" w:cs="Courier New"/>
          <w:color w:val="ABB2BF"/>
          <w:sz w:val="18"/>
          <w:szCs w:val="18"/>
        </w:rPr>
        <w:t xml:space="preserve"> synergyValidatorSet;</w:t>
      </w:r>
    </w:p>
    <w:p w14:paraId="613FE44F"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uint256</w:t>
      </w:r>
      <w:r w:rsidRPr="00602E4B">
        <w:rPr>
          <w:rFonts w:ascii="Inter" w:hAnsi="Inter" w:cs="Courier New"/>
          <w:color w:val="ABB2BF"/>
          <w:sz w:val="18"/>
          <w:szCs w:val="18"/>
        </w:rPr>
        <w:t xml:space="preserve"> </w:t>
      </w:r>
      <w:r w:rsidRPr="00602E4B">
        <w:rPr>
          <w:rFonts w:ascii="Inter" w:hAnsi="Inter" w:cs="Courier New"/>
          <w:color w:val="C678DD"/>
          <w:sz w:val="18"/>
          <w:szCs w:val="18"/>
        </w:rPr>
        <w:t>public</w:t>
      </w:r>
      <w:r w:rsidRPr="00602E4B">
        <w:rPr>
          <w:rFonts w:ascii="Inter" w:hAnsi="Inter" w:cs="Courier New"/>
          <w:color w:val="ABB2BF"/>
          <w:sz w:val="18"/>
          <w:szCs w:val="18"/>
        </w:rPr>
        <w:t xml:space="preserve"> requiredSignatures;</w:t>
      </w:r>
    </w:p>
    <w:p w14:paraId="6B268C7A"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40E82619"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Deposit ERC-20 to Synergy</w:t>
      </w:r>
    </w:p>
    <w:p w14:paraId="250A57A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function</w:t>
      </w:r>
      <w:r w:rsidRPr="00602E4B">
        <w:rPr>
          <w:rFonts w:ascii="Inter" w:hAnsi="Inter" w:cs="Courier New"/>
          <w:color w:val="ABB2BF"/>
          <w:sz w:val="18"/>
          <w:szCs w:val="18"/>
        </w:rPr>
        <w:t xml:space="preserve"> </w:t>
      </w:r>
      <w:r w:rsidRPr="00602E4B">
        <w:rPr>
          <w:rFonts w:ascii="Inter" w:hAnsi="Inter" w:cs="Courier New"/>
          <w:color w:val="61AFEF"/>
          <w:sz w:val="18"/>
          <w:szCs w:val="18"/>
        </w:rPr>
        <w:t>depositToSynergy</w:t>
      </w:r>
      <w:r w:rsidRPr="00602E4B">
        <w:rPr>
          <w:rFonts w:ascii="Inter" w:hAnsi="Inter" w:cs="Courier New"/>
          <w:color w:val="ABB2BF"/>
          <w:sz w:val="18"/>
          <w:szCs w:val="18"/>
        </w:rPr>
        <w:t>(</w:t>
      </w:r>
    </w:p>
    <w:p w14:paraId="18D0D7CB"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address</w:t>
      </w:r>
      <w:r w:rsidRPr="00602E4B">
        <w:rPr>
          <w:rFonts w:ascii="Inter" w:hAnsi="Inter" w:cs="Courier New"/>
          <w:color w:val="ABB2BF"/>
          <w:sz w:val="18"/>
          <w:szCs w:val="18"/>
        </w:rPr>
        <w:t xml:space="preserve"> token,</w:t>
      </w:r>
    </w:p>
    <w:p w14:paraId="1EF3367A"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uint256</w:t>
      </w:r>
      <w:r w:rsidRPr="00602E4B">
        <w:rPr>
          <w:rFonts w:ascii="Inter" w:hAnsi="Inter" w:cs="Courier New"/>
          <w:color w:val="ABB2BF"/>
          <w:sz w:val="18"/>
          <w:szCs w:val="18"/>
        </w:rPr>
        <w:t xml:space="preserve"> amount,</w:t>
      </w:r>
    </w:p>
    <w:p w14:paraId="737DB4D8"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bytes32</w:t>
      </w:r>
      <w:r w:rsidRPr="00602E4B">
        <w:rPr>
          <w:rFonts w:ascii="Inter" w:hAnsi="Inter" w:cs="Courier New"/>
          <w:color w:val="ABB2BF"/>
          <w:sz w:val="18"/>
          <w:szCs w:val="18"/>
        </w:rPr>
        <w:t xml:space="preserve"> synergyAddress</w:t>
      </w:r>
    </w:p>
    <w:p w14:paraId="388FAA18"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w:t>
      </w:r>
      <w:r w:rsidRPr="00602E4B">
        <w:rPr>
          <w:rFonts w:ascii="Inter" w:hAnsi="Inter" w:cs="Courier New"/>
          <w:color w:val="C678DD"/>
          <w:sz w:val="18"/>
          <w:szCs w:val="18"/>
        </w:rPr>
        <w:t>external</w:t>
      </w:r>
      <w:r w:rsidRPr="00602E4B">
        <w:rPr>
          <w:rFonts w:ascii="Inter" w:hAnsi="Inter" w:cs="Courier New"/>
          <w:color w:val="ABB2BF"/>
          <w:sz w:val="18"/>
          <w:szCs w:val="18"/>
        </w:rPr>
        <w:t xml:space="preserve"> {</w:t>
      </w:r>
    </w:p>
    <w:p w14:paraId="7A7D3CA6"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IERC20</w:t>
      </w:r>
      <w:r w:rsidRPr="00602E4B">
        <w:rPr>
          <w:rFonts w:ascii="Inter" w:hAnsi="Inter" w:cs="Courier New"/>
          <w:color w:val="ABB2BF"/>
          <w:sz w:val="18"/>
          <w:szCs w:val="18"/>
        </w:rPr>
        <w:t>(token).</w:t>
      </w:r>
      <w:r w:rsidRPr="00602E4B">
        <w:rPr>
          <w:rFonts w:ascii="Inter" w:hAnsi="Inter" w:cs="Courier New"/>
          <w:color w:val="61AFEF"/>
          <w:sz w:val="18"/>
          <w:szCs w:val="18"/>
        </w:rPr>
        <w:t>transferFrom</w:t>
      </w:r>
      <w:r w:rsidRPr="00602E4B">
        <w:rPr>
          <w:rFonts w:ascii="Inter" w:hAnsi="Inter" w:cs="Courier New"/>
          <w:color w:val="ABB2BF"/>
          <w:sz w:val="18"/>
          <w:szCs w:val="18"/>
        </w:rPr>
        <w:t xml:space="preserve">(msg.sender, </w:t>
      </w:r>
      <w:r w:rsidRPr="00602E4B">
        <w:rPr>
          <w:rFonts w:ascii="Inter" w:hAnsi="Inter" w:cs="Courier New"/>
          <w:color w:val="98C379"/>
          <w:sz w:val="18"/>
          <w:szCs w:val="18"/>
        </w:rPr>
        <w:t>address</w:t>
      </w:r>
      <w:r w:rsidRPr="00602E4B">
        <w:rPr>
          <w:rFonts w:ascii="Inter" w:hAnsi="Inter" w:cs="Courier New"/>
          <w:color w:val="ABB2BF"/>
          <w:sz w:val="18"/>
          <w:szCs w:val="18"/>
        </w:rPr>
        <w:t>(</w:t>
      </w:r>
      <w:r w:rsidRPr="00602E4B">
        <w:rPr>
          <w:rFonts w:ascii="Inter" w:hAnsi="Inter" w:cs="Courier New"/>
          <w:color w:val="C678DD"/>
          <w:sz w:val="18"/>
          <w:szCs w:val="18"/>
        </w:rPr>
        <w:t>this</w:t>
      </w:r>
      <w:r w:rsidRPr="00602E4B">
        <w:rPr>
          <w:rFonts w:ascii="Inter" w:hAnsi="Inter" w:cs="Courier New"/>
          <w:color w:val="ABB2BF"/>
          <w:sz w:val="18"/>
          <w:szCs w:val="18"/>
        </w:rPr>
        <w:t>), amount);</w:t>
      </w:r>
    </w:p>
    <w:p w14:paraId="318C95A8"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deposits[synergyAddress] </w:t>
      </w:r>
      <w:r w:rsidRPr="00602E4B">
        <w:rPr>
          <w:rFonts w:ascii="Inter" w:hAnsi="Inter" w:cs="Courier New"/>
          <w:color w:val="61AFEF"/>
          <w:sz w:val="18"/>
          <w:szCs w:val="18"/>
        </w:rPr>
        <w:t>+=</w:t>
      </w:r>
      <w:r w:rsidRPr="00602E4B">
        <w:rPr>
          <w:rFonts w:ascii="Inter" w:hAnsi="Inter" w:cs="Courier New"/>
          <w:color w:val="ABB2BF"/>
          <w:sz w:val="18"/>
          <w:szCs w:val="18"/>
        </w:rPr>
        <w:t xml:space="preserve"> amount;</w:t>
      </w:r>
    </w:p>
    <w:p w14:paraId="79561057"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75BDD04A"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emit</w:t>
      </w:r>
      <w:r w:rsidRPr="00602E4B">
        <w:rPr>
          <w:rFonts w:ascii="Inter" w:hAnsi="Inter" w:cs="Courier New"/>
          <w:color w:val="ABB2BF"/>
          <w:sz w:val="18"/>
          <w:szCs w:val="18"/>
        </w:rPr>
        <w:t xml:space="preserve"> </w:t>
      </w:r>
      <w:r w:rsidRPr="00602E4B">
        <w:rPr>
          <w:rFonts w:ascii="Inter" w:hAnsi="Inter" w:cs="Courier New"/>
          <w:color w:val="61AFEF"/>
          <w:sz w:val="18"/>
          <w:szCs w:val="18"/>
        </w:rPr>
        <w:t>DepositToSynergy</w:t>
      </w:r>
      <w:r w:rsidRPr="00602E4B">
        <w:rPr>
          <w:rFonts w:ascii="Inter" w:hAnsi="Inter" w:cs="Courier New"/>
          <w:color w:val="ABB2BF"/>
          <w:sz w:val="18"/>
          <w:szCs w:val="18"/>
        </w:rPr>
        <w:t>(</w:t>
      </w:r>
    </w:p>
    <w:p w14:paraId="0DEC9C4D"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msg.sender,</w:t>
      </w:r>
    </w:p>
    <w:p w14:paraId="4934DB5D"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token,</w:t>
      </w:r>
    </w:p>
    <w:p w14:paraId="0BD04AC4"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amount,</w:t>
      </w:r>
    </w:p>
    <w:p w14:paraId="50D0FBB9"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synergyAddress,</w:t>
      </w:r>
    </w:p>
    <w:p w14:paraId="7C55BCB9"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block.number</w:t>
      </w:r>
    </w:p>
    <w:p w14:paraId="00360138"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2D96622"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5930074F"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2954B9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Withdraw with threshold signature from Synergy validators</w:t>
      </w:r>
    </w:p>
    <w:p w14:paraId="54811321"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function</w:t>
      </w:r>
      <w:r w:rsidRPr="00602E4B">
        <w:rPr>
          <w:rFonts w:ascii="Inter" w:hAnsi="Inter" w:cs="Courier New"/>
          <w:color w:val="ABB2BF"/>
          <w:sz w:val="18"/>
          <w:szCs w:val="18"/>
        </w:rPr>
        <w:t xml:space="preserve"> </w:t>
      </w:r>
      <w:r w:rsidRPr="00602E4B">
        <w:rPr>
          <w:rFonts w:ascii="Inter" w:hAnsi="Inter" w:cs="Courier New"/>
          <w:color w:val="61AFEF"/>
          <w:sz w:val="18"/>
          <w:szCs w:val="18"/>
        </w:rPr>
        <w:t>withdrawFromSynergy</w:t>
      </w:r>
      <w:r w:rsidRPr="00602E4B">
        <w:rPr>
          <w:rFonts w:ascii="Inter" w:hAnsi="Inter" w:cs="Courier New"/>
          <w:color w:val="ABB2BF"/>
          <w:sz w:val="18"/>
          <w:szCs w:val="18"/>
        </w:rPr>
        <w:t>(</w:t>
      </w:r>
    </w:p>
    <w:p w14:paraId="76C7B2D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address</w:t>
      </w:r>
      <w:r w:rsidRPr="00602E4B">
        <w:rPr>
          <w:rFonts w:ascii="Inter" w:hAnsi="Inter" w:cs="Courier New"/>
          <w:color w:val="ABB2BF"/>
          <w:sz w:val="18"/>
          <w:szCs w:val="18"/>
        </w:rPr>
        <w:t xml:space="preserve"> token,</w:t>
      </w:r>
    </w:p>
    <w:p w14:paraId="662440AF"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uint256</w:t>
      </w:r>
      <w:r w:rsidRPr="00602E4B">
        <w:rPr>
          <w:rFonts w:ascii="Inter" w:hAnsi="Inter" w:cs="Courier New"/>
          <w:color w:val="ABB2BF"/>
          <w:sz w:val="18"/>
          <w:szCs w:val="18"/>
        </w:rPr>
        <w:t xml:space="preserve"> amount,</w:t>
      </w:r>
    </w:p>
    <w:p w14:paraId="17D27954"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address</w:t>
      </w:r>
      <w:r w:rsidRPr="00602E4B">
        <w:rPr>
          <w:rFonts w:ascii="Inter" w:hAnsi="Inter" w:cs="Courier New"/>
          <w:color w:val="ABB2BF"/>
          <w:sz w:val="18"/>
          <w:szCs w:val="18"/>
        </w:rPr>
        <w:t xml:space="preserve"> recipient,</w:t>
      </w:r>
    </w:p>
    <w:p w14:paraId="008559BF"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bytes</w:t>
      </w:r>
      <w:r w:rsidRPr="00602E4B">
        <w:rPr>
          <w:rFonts w:ascii="Inter" w:hAnsi="Inter" w:cs="Courier New"/>
          <w:color w:val="ABB2BF"/>
          <w:sz w:val="18"/>
          <w:szCs w:val="18"/>
        </w:rPr>
        <w:t xml:space="preserve"> </w:t>
      </w:r>
      <w:r w:rsidRPr="00602E4B">
        <w:rPr>
          <w:rFonts w:ascii="Inter" w:hAnsi="Inter" w:cs="Courier New"/>
          <w:color w:val="C678DD"/>
          <w:sz w:val="18"/>
          <w:szCs w:val="18"/>
        </w:rPr>
        <w:t>memory</w:t>
      </w:r>
      <w:r w:rsidRPr="00602E4B">
        <w:rPr>
          <w:rFonts w:ascii="Inter" w:hAnsi="Inter" w:cs="Courier New"/>
          <w:color w:val="ABB2BF"/>
          <w:sz w:val="18"/>
          <w:szCs w:val="18"/>
        </w:rPr>
        <w:t xml:space="preserve"> thresholdSignature</w:t>
      </w:r>
    </w:p>
    <w:p w14:paraId="16D099C7"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 </w:t>
      </w:r>
      <w:r w:rsidRPr="00602E4B">
        <w:rPr>
          <w:rFonts w:ascii="Inter" w:hAnsi="Inter" w:cs="Courier New"/>
          <w:color w:val="C678DD"/>
          <w:sz w:val="18"/>
          <w:szCs w:val="18"/>
        </w:rPr>
        <w:t>external</w:t>
      </w:r>
      <w:r w:rsidRPr="00602E4B">
        <w:rPr>
          <w:rFonts w:ascii="Inter" w:hAnsi="Inter" w:cs="Courier New"/>
          <w:color w:val="ABB2BF"/>
          <w:sz w:val="18"/>
          <w:szCs w:val="18"/>
        </w:rPr>
        <w:t xml:space="preserve"> {</w:t>
      </w:r>
    </w:p>
    <w:p w14:paraId="5BA83345"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i/>
          <w:iCs/>
          <w:color w:val="5C6370"/>
          <w:sz w:val="18"/>
          <w:szCs w:val="18"/>
        </w:rPr>
        <w:t>// Verify threshold signature from Synergy validators</w:t>
      </w:r>
    </w:p>
    <w:p w14:paraId="5EC3CA7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require</w:t>
      </w:r>
      <w:r w:rsidRPr="00602E4B">
        <w:rPr>
          <w:rFonts w:ascii="Inter" w:hAnsi="Inter" w:cs="Courier New"/>
          <w:color w:val="ABB2BF"/>
          <w:sz w:val="18"/>
          <w:szCs w:val="18"/>
        </w:rPr>
        <w:t>(</w:t>
      </w:r>
    </w:p>
    <w:p w14:paraId="183A80FC"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verifyThresholdSignature</w:t>
      </w:r>
      <w:r w:rsidRPr="00602E4B">
        <w:rPr>
          <w:rFonts w:ascii="Inter" w:hAnsi="Inter" w:cs="Courier New"/>
          <w:color w:val="ABB2BF"/>
          <w:sz w:val="18"/>
          <w:szCs w:val="18"/>
        </w:rPr>
        <w:t>(</w:t>
      </w:r>
    </w:p>
    <w:p w14:paraId="177309E8"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keccak256</w:t>
      </w:r>
      <w:r w:rsidRPr="00602E4B">
        <w:rPr>
          <w:rFonts w:ascii="Inter" w:hAnsi="Inter" w:cs="Courier New"/>
          <w:color w:val="ABB2BF"/>
          <w:sz w:val="18"/>
          <w:szCs w:val="18"/>
        </w:rPr>
        <w:t>(abi.</w:t>
      </w:r>
      <w:r w:rsidRPr="00602E4B">
        <w:rPr>
          <w:rFonts w:ascii="Inter" w:hAnsi="Inter" w:cs="Courier New"/>
          <w:color w:val="61AFEF"/>
          <w:sz w:val="18"/>
          <w:szCs w:val="18"/>
        </w:rPr>
        <w:t>encode</w:t>
      </w:r>
      <w:r w:rsidRPr="00602E4B">
        <w:rPr>
          <w:rFonts w:ascii="Inter" w:hAnsi="Inter" w:cs="Courier New"/>
          <w:color w:val="ABB2BF"/>
          <w:sz w:val="18"/>
          <w:szCs w:val="18"/>
        </w:rPr>
        <w:t>(token, amount, recipient)),</w:t>
      </w:r>
    </w:p>
    <w:p w14:paraId="334FD243"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thresholdSignature</w:t>
      </w:r>
    </w:p>
    <w:p w14:paraId="18422B09"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D79B1D1"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98C379"/>
          <w:sz w:val="18"/>
          <w:szCs w:val="18"/>
        </w:rPr>
        <w:t>"Invalid signature"</w:t>
      </w:r>
    </w:p>
    <w:p w14:paraId="00A76596"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30F0E9FC"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254D2EC2"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61AFEF"/>
          <w:sz w:val="18"/>
          <w:szCs w:val="18"/>
        </w:rPr>
        <w:t>IERC20</w:t>
      </w:r>
      <w:r w:rsidRPr="00602E4B">
        <w:rPr>
          <w:rFonts w:ascii="Inter" w:hAnsi="Inter" w:cs="Courier New"/>
          <w:color w:val="ABB2BF"/>
          <w:sz w:val="18"/>
          <w:szCs w:val="18"/>
        </w:rPr>
        <w:t>(token).</w:t>
      </w:r>
      <w:r w:rsidRPr="00602E4B">
        <w:rPr>
          <w:rFonts w:ascii="Inter" w:hAnsi="Inter" w:cs="Courier New"/>
          <w:color w:val="61AFEF"/>
          <w:sz w:val="18"/>
          <w:szCs w:val="18"/>
        </w:rPr>
        <w:t>transfer</w:t>
      </w:r>
      <w:r w:rsidRPr="00602E4B">
        <w:rPr>
          <w:rFonts w:ascii="Inter" w:hAnsi="Inter" w:cs="Courier New"/>
          <w:color w:val="ABB2BF"/>
          <w:sz w:val="18"/>
          <w:szCs w:val="18"/>
        </w:rPr>
        <w:t>(recipient, amount);</w:t>
      </w:r>
    </w:p>
    <w:p w14:paraId="1D078F06"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lastRenderedPageBreak/>
        <w:t xml:space="preserve">        </w:t>
      </w:r>
    </w:p>
    <w:p w14:paraId="4606A066"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r w:rsidRPr="00602E4B">
        <w:rPr>
          <w:rFonts w:ascii="Inter" w:hAnsi="Inter" w:cs="Courier New"/>
          <w:color w:val="C678DD"/>
          <w:sz w:val="18"/>
          <w:szCs w:val="18"/>
        </w:rPr>
        <w:t>emit</w:t>
      </w:r>
      <w:r w:rsidRPr="00602E4B">
        <w:rPr>
          <w:rFonts w:ascii="Inter" w:hAnsi="Inter" w:cs="Courier New"/>
          <w:color w:val="ABB2BF"/>
          <w:sz w:val="18"/>
          <w:szCs w:val="18"/>
        </w:rPr>
        <w:t xml:space="preserve"> </w:t>
      </w:r>
      <w:r w:rsidRPr="00602E4B">
        <w:rPr>
          <w:rFonts w:ascii="Inter" w:hAnsi="Inter" w:cs="Courier New"/>
          <w:color w:val="61AFEF"/>
          <w:sz w:val="18"/>
          <w:szCs w:val="18"/>
        </w:rPr>
        <w:t>WithdrawFromSynergy</w:t>
      </w:r>
      <w:r w:rsidRPr="00602E4B">
        <w:rPr>
          <w:rFonts w:ascii="Inter" w:hAnsi="Inter" w:cs="Courier New"/>
          <w:color w:val="ABB2BF"/>
          <w:sz w:val="18"/>
          <w:szCs w:val="18"/>
        </w:rPr>
        <w:t>(recipient, token, amount);</w:t>
      </w:r>
    </w:p>
    <w:p w14:paraId="074448A1"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 xml:space="preserve">    }</w:t>
      </w:r>
    </w:p>
    <w:p w14:paraId="61A30301" w14:textId="77777777" w:rsidR="00390AD2" w:rsidRPr="00602E4B" w:rsidRDefault="00390AD2" w:rsidP="0039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Inter" w:hAnsi="Inter" w:cs="Courier New"/>
          <w:color w:val="ABB2BF"/>
          <w:sz w:val="18"/>
          <w:szCs w:val="18"/>
        </w:rPr>
      </w:pPr>
      <w:r w:rsidRPr="00602E4B">
        <w:rPr>
          <w:rFonts w:ascii="Inter" w:hAnsi="Inter" w:cs="Courier New"/>
          <w:color w:val="ABB2BF"/>
          <w:sz w:val="18"/>
          <w:szCs w:val="18"/>
        </w:rPr>
        <w:t>}</w:t>
      </w:r>
    </w:p>
    <w:p w14:paraId="45B7383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Asset Mapping:</w:t>
      </w:r>
    </w:p>
    <w:p w14:paraId="20F59E88" w14:textId="77777777" w:rsidR="00390AD2" w:rsidRPr="00602E4B" w:rsidRDefault="00390AD2">
      <w:pPr>
        <w:numPr>
          <w:ilvl w:val="0"/>
          <w:numId w:val="365"/>
        </w:numPr>
        <w:spacing w:before="100" w:beforeAutospacing="1" w:after="100" w:afterAutospacing="1"/>
        <w:rPr>
          <w:rFonts w:ascii="Inter" w:hAnsi="Inter"/>
          <w:sz w:val="18"/>
          <w:szCs w:val="18"/>
        </w:rPr>
      </w:pPr>
      <w:r w:rsidRPr="00602E4B">
        <w:rPr>
          <w:rFonts w:ascii="Inter" w:hAnsi="Inter"/>
          <w:sz w:val="18"/>
          <w:szCs w:val="18"/>
        </w:rPr>
        <w:t>Each ERC-20 token on Ethereum has a corresponding SynERC20 token on Synergy</w:t>
      </w:r>
    </w:p>
    <w:p w14:paraId="09CF927D" w14:textId="77777777" w:rsidR="00390AD2" w:rsidRPr="00602E4B" w:rsidRDefault="00390AD2">
      <w:pPr>
        <w:numPr>
          <w:ilvl w:val="0"/>
          <w:numId w:val="365"/>
        </w:numPr>
        <w:spacing w:before="100" w:beforeAutospacing="1" w:after="100" w:afterAutospacing="1"/>
        <w:rPr>
          <w:rFonts w:ascii="Inter" w:hAnsi="Inter"/>
          <w:sz w:val="18"/>
          <w:szCs w:val="18"/>
        </w:rPr>
      </w:pPr>
      <w:r w:rsidRPr="00602E4B">
        <w:rPr>
          <w:rFonts w:ascii="Inter" w:hAnsi="Inter"/>
          <w:sz w:val="18"/>
          <w:szCs w:val="18"/>
        </w:rPr>
        <w:t>1:1 peg maintained through lock-and-mint mechanism</w:t>
      </w:r>
    </w:p>
    <w:p w14:paraId="7B337908" w14:textId="77777777" w:rsidR="00390AD2" w:rsidRPr="00602E4B" w:rsidRDefault="00390AD2">
      <w:pPr>
        <w:numPr>
          <w:ilvl w:val="0"/>
          <w:numId w:val="365"/>
        </w:numPr>
        <w:spacing w:before="100" w:beforeAutospacing="1" w:after="100" w:afterAutospacing="1"/>
        <w:rPr>
          <w:rFonts w:ascii="Inter" w:hAnsi="Inter"/>
          <w:sz w:val="18"/>
          <w:szCs w:val="18"/>
        </w:rPr>
      </w:pPr>
      <w:r w:rsidRPr="00602E4B">
        <w:rPr>
          <w:rFonts w:ascii="Inter" w:hAnsi="Inter"/>
          <w:sz w:val="18"/>
          <w:szCs w:val="18"/>
        </w:rPr>
        <w:t>Popular assets pre-deployed (USDC, USDT, DAI, WETH, etc.)</w:t>
      </w:r>
    </w:p>
    <w:p w14:paraId="00B72DE2" w14:textId="77777777" w:rsidR="00390AD2" w:rsidRPr="00602E4B" w:rsidRDefault="00390AD2">
      <w:pPr>
        <w:numPr>
          <w:ilvl w:val="0"/>
          <w:numId w:val="365"/>
        </w:numPr>
        <w:spacing w:before="100" w:beforeAutospacing="1" w:after="100" w:afterAutospacing="1"/>
        <w:rPr>
          <w:rFonts w:ascii="Inter" w:hAnsi="Inter"/>
          <w:sz w:val="18"/>
          <w:szCs w:val="18"/>
        </w:rPr>
      </w:pPr>
      <w:r w:rsidRPr="00602E4B">
        <w:rPr>
          <w:rFonts w:ascii="Inter" w:hAnsi="Inter"/>
          <w:sz w:val="18"/>
          <w:szCs w:val="18"/>
        </w:rPr>
        <w:t>New assets can be added via governance proposal</w:t>
      </w:r>
    </w:p>
    <w:p w14:paraId="0E67E1E4"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Confirmation Requirements:</w:t>
      </w:r>
    </w:p>
    <w:p w14:paraId="42519071" w14:textId="77777777" w:rsidR="00390AD2" w:rsidRPr="00602E4B" w:rsidRDefault="00390AD2">
      <w:pPr>
        <w:numPr>
          <w:ilvl w:val="0"/>
          <w:numId w:val="366"/>
        </w:numPr>
        <w:spacing w:before="100" w:beforeAutospacing="1" w:after="100" w:afterAutospacing="1"/>
        <w:rPr>
          <w:rFonts w:ascii="Inter" w:hAnsi="Inter"/>
          <w:sz w:val="18"/>
          <w:szCs w:val="18"/>
        </w:rPr>
      </w:pPr>
      <w:r w:rsidRPr="00602E4B">
        <w:rPr>
          <w:rFonts w:ascii="Inter" w:hAnsi="Inter"/>
          <w:sz w:val="18"/>
          <w:szCs w:val="18"/>
        </w:rPr>
        <w:t>Standard deposits: 12 Ethereum blocks (≈3 minutes)</w:t>
      </w:r>
    </w:p>
    <w:p w14:paraId="4E1F0F43" w14:textId="77777777" w:rsidR="00390AD2" w:rsidRPr="00602E4B" w:rsidRDefault="00390AD2">
      <w:pPr>
        <w:numPr>
          <w:ilvl w:val="0"/>
          <w:numId w:val="366"/>
        </w:numPr>
        <w:spacing w:before="100" w:beforeAutospacing="1" w:after="100" w:afterAutospacing="1"/>
        <w:rPr>
          <w:rFonts w:ascii="Inter" w:hAnsi="Inter"/>
          <w:sz w:val="18"/>
          <w:szCs w:val="18"/>
        </w:rPr>
      </w:pPr>
      <w:r w:rsidRPr="00602E4B">
        <w:rPr>
          <w:rFonts w:ascii="Inter" w:hAnsi="Inter"/>
          <w:sz w:val="18"/>
          <w:szCs w:val="18"/>
        </w:rPr>
        <w:t>High-value deposits (&gt; $100K): 32 blocks (≈6.4 minutes)</w:t>
      </w:r>
    </w:p>
    <w:p w14:paraId="18995529" w14:textId="77777777" w:rsidR="00390AD2" w:rsidRPr="00602E4B" w:rsidRDefault="00390AD2">
      <w:pPr>
        <w:numPr>
          <w:ilvl w:val="0"/>
          <w:numId w:val="366"/>
        </w:numPr>
        <w:spacing w:before="100" w:beforeAutospacing="1" w:after="100" w:afterAutospacing="1"/>
        <w:rPr>
          <w:rFonts w:ascii="Inter" w:hAnsi="Inter"/>
          <w:sz w:val="18"/>
          <w:szCs w:val="18"/>
        </w:rPr>
      </w:pPr>
      <w:r w:rsidRPr="00602E4B">
        <w:rPr>
          <w:rFonts w:ascii="Inter" w:hAnsi="Inter"/>
          <w:sz w:val="18"/>
          <w:szCs w:val="18"/>
        </w:rPr>
        <w:t>Withdrawals: Instant on Ethereum once Synergy finalizes (Synergy finality is 6 seconds)</w:t>
      </w:r>
    </w:p>
    <w:p w14:paraId="4D64B4E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Fee Optimization:</w:t>
      </w:r>
      <w:r w:rsidRPr="00602E4B">
        <w:rPr>
          <w:rFonts w:ascii="Inter" w:hAnsi="Inter"/>
          <w:sz w:val="18"/>
          <w:szCs w:val="18"/>
        </w:rPr>
        <w:t xml:space="preserve"> To reduce Ethereum gas costs:</w:t>
      </w:r>
    </w:p>
    <w:p w14:paraId="2B7BCAF2" w14:textId="77777777" w:rsidR="00390AD2" w:rsidRPr="00602E4B" w:rsidRDefault="00390AD2">
      <w:pPr>
        <w:numPr>
          <w:ilvl w:val="0"/>
          <w:numId w:val="367"/>
        </w:numPr>
        <w:spacing w:before="100" w:beforeAutospacing="1" w:after="100" w:afterAutospacing="1"/>
        <w:rPr>
          <w:rFonts w:ascii="Inter" w:hAnsi="Inter"/>
          <w:sz w:val="18"/>
          <w:szCs w:val="18"/>
        </w:rPr>
      </w:pPr>
      <w:r w:rsidRPr="00602E4B">
        <w:rPr>
          <w:rFonts w:ascii="Inter" w:hAnsi="Inter"/>
          <w:sz w:val="18"/>
          <w:szCs w:val="18"/>
        </w:rPr>
        <w:t>Batch multiple small withdrawals into single Ethereum transaction</w:t>
      </w:r>
    </w:p>
    <w:p w14:paraId="47256A06" w14:textId="77777777" w:rsidR="00390AD2" w:rsidRPr="00602E4B" w:rsidRDefault="00390AD2">
      <w:pPr>
        <w:numPr>
          <w:ilvl w:val="0"/>
          <w:numId w:val="367"/>
        </w:numPr>
        <w:spacing w:before="100" w:beforeAutospacing="1" w:after="100" w:afterAutospacing="1"/>
        <w:rPr>
          <w:rFonts w:ascii="Inter" w:hAnsi="Inter"/>
          <w:sz w:val="18"/>
          <w:szCs w:val="18"/>
        </w:rPr>
      </w:pPr>
      <w:r w:rsidRPr="00602E4B">
        <w:rPr>
          <w:rFonts w:ascii="Inter" w:hAnsi="Inter"/>
          <w:sz w:val="18"/>
          <w:szCs w:val="18"/>
        </w:rPr>
        <w:t>Meta-transactions where relayer pays ETH gas and deducts from transferred amount</w:t>
      </w:r>
    </w:p>
    <w:p w14:paraId="0161464B" w14:textId="77777777" w:rsidR="00390AD2" w:rsidRPr="00602E4B" w:rsidRDefault="00390AD2">
      <w:pPr>
        <w:numPr>
          <w:ilvl w:val="0"/>
          <w:numId w:val="367"/>
        </w:numPr>
        <w:spacing w:before="100" w:beforeAutospacing="1" w:after="100" w:afterAutospacing="1"/>
        <w:rPr>
          <w:rFonts w:ascii="Inter" w:hAnsi="Inter"/>
          <w:sz w:val="18"/>
          <w:szCs w:val="18"/>
        </w:rPr>
      </w:pPr>
      <w:r w:rsidRPr="00602E4B">
        <w:rPr>
          <w:rFonts w:ascii="Inter" w:hAnsi="Inter"/>
          <w:sz w:val="18"/>
          <w:szCs w:val="18"/>
        </w:rPr>
        <w:t>Gas price optimization (transaction submitted during low-fee periods when possible)</w:t>
      </w:r>
    </w:p>
    <w:p w14:paraId="0BD2641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Security Features:</w:t>
      </w:r>
    </w:p>
    <w:p w14:paraId="2157A792" w14:textId="77777777" w:rsidR="00390AD2" w:rsidRPr="00602E4B" w:rsidRDefault="00390AD2">
      <w:pPr>
        <w:numPr>
          <w:ilvl w:val="0"/>
          <w:numId w:val="368"/>
        </w:numPr>
        <w:spacing w:before="100" w:beforeAutospacing="1" w:after="100" w:afterAutospacing="1"/>
        <w:rPr>
          <w:rFonts w:ascii="Inter" w:hAnsi="Inter"/>
          <w:sz w:val="18"/>
          <w:szCs w:val="18"/>
        </w:rPr>
      </w:pPr>
      <w:r w:rsidRPr="00602E4B">
        <w:rPr>
          <w:rFonts w:ascii="Inter" w:hAnsi="Inter"/>
          <w:sz w:val="18"/>
          <w:szCs w:val="18"/>
        </w:rPr>
        <w:t>Upgradeable proxy pattern with timelock (7-day delay for upgrades)</w:t>
      </w:r>
    </w:p>
    <w:p w14:paraId="3AC454C2" w14:textId="77777777" w:rsidR="00390AD2" w:rsidRPr="00602E4B" w:rsidRDefault="00390AD2">
      <w:pPr>
        <w:numPr>
          <w:ilvl w:val="0"/>
          <w:numId w:val="368"/>
        </w:numPr>
        <w:spacing w:before="100" w:beforeAutospacing="1" w:after="100" w:afterAutospacing="1"/>
        <w:rPr>
          <w:rFonts w:ascii="Inter" w:hAnsi="Inter"/>
          <w:sz w:val="18"/>
          <w:szCs w:val="18"/>
        </w:rPr>
      </w:pPr>
      <w:r w:rsidRPr="00602E4B">
        <w:rPr>
          <w:rFonts w:ascii="Inter" w:hAnsi="Inter"/>
          <w:sz w:val="18"/>
          <w:szCs w:val="18"/>
        </w:rPr>
        <w:t>Emergency pause function (Security Council multi-sig)</w:t>
      </w:r>
    </w:p>
    <w:p w14:paraId="18F467F7" w14:textId="77777777" w:rsidR="00390AD2" w:rsidRPr="00602E4B" w:rsidRDefault="00390AD2">
      <w:pPr>
        <w:numPr>
          <w:ilvl w:val="0"/>
          <w:numId w:val="368"/>
        </w:numPr>
        <w:spacing w:before="100" w:beforeAutospacing="1" w:after="100" w:afterAutospacing="1"/>
        <w:rPr>
          <w:rFonts w:ascii="Inter" w:hAnsi="Inter"/>
          <w:sz w:val="18"/>
          <w:szCs w:val="18"/>
        </w:rPr>
      </w:pPr>
      <w:r w:rsidRPr="00602E4B">
        <w:rPr>
          <w:rFonts w:ascii="Inter" w:hAnsi="Inter"/>
          <w:sz w:val="18"/>
          <w:szCs w:val="18"/>
        </w:rPr>
        <w:t>Rate limits (configurable per token)</w:t>
      </w:r>
    </w:p>
    <w:p w14:paraId="7345238D" w14:textId="77777777" w:rsidR="00390AD2" w:rsidRPr="00602E4B" w:rsidRDefault="00390AD2">
      <w:pPr>
        <w:numPr>
          <w:ilvl w:val="0"/>
          <w:numId w:val="368"/>
        </w:numPr>
        <w:spacing w:before="100" w:beforeAutospacing="1" w:after="100" w:afterAutospacing="1"/>
        <w:rPr>
          <w:rFonts w:ascii="Inter" w:hAnsi="Inter"/>
          <w:sz w:val="18"/>
          <w:szCs w:val="18"/>
        </w:rPr>
      </w:pPr>
      <w:r w:rsidRPr="00602E4B">
        <w:rPr>
          <w:rFonts w:ascii="Inter" w:hAnsi="Inter"/>
          <w:sz w:val="18"/>
          <w:szCs w:val="18"/>
        </w:rPr>
        <w:t>Circuit breaker triggers on unusual activity</w:t>
      </w:r>
    </w:p>
    <w:p w14:paraId="3E71DA99"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Binance Smart Chain (BSC)</w:t>
      </w:r>
    </w:p>
    <w:p w14:paraId="30DBFB85"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Integration Approach:</w:t>
      </w:r>
      <w:r w:rsidRPr="00602E4B">
        <w:rPr>
          <w:rFonts w:ascii="Inter" w:hAnsi="Inter"/>
          <w:sz w:val="18"/>
          <w:szCs w:val="18"/>
        </w:rPr>
        <w:t xml:space="preserve"> BSC uses EVM, so architecture is similar to Ethereum. Key differences:</w:t>
      </w:r>
    </w:p>
    <w:p w14:paraId="024CF24A"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Network Characteristics:</w:t>
      </w:r>
    </w:p>
    <w:p w14:paraId="5CF7B39C" w14:textId="77777777" w:rsidR="00390AD2" w:rsidRPr="00602E4B" w:rsidRDefault="00390AD2">
      <w:pPr>
        <w:numPr>
          <w:ilvl w:val="0"/>
          <w:numId w:val="369"/>
        </w:numPr>
        <w:spacing w:before="100" w:beforeAutospacing="1" w:after="100" w:afterAutospacing="1"/>
        <w:rPr>
          <w:rFonts w:ascii="Inter" w:hAnsi="Inter"/>
          <w:sz w:val="18"/>
          <w:szCs w:val="18"/>
        </w:rPr>
      </w:pPr>
      <w:r w:rsidRPr="00602E4B">
        <w:rPr>
          <w:rFonts w:ascii="Inter" w:hAnsi="Inter"/>
          <w:sz w:val="18"/>
          <w:szCs w:val="18"/>
        </w:rPr>
        <w:t>Faster block time (3 seconds)</w:t>
      </w:r>
    </w:p>
    <w:p w14:paraId="25B24064" w14:textId="77777777" w:rsidR="00390AD2" w:rsidRPr="00602E4B" w:rsidRDefault="00390AD2">
      <w:pPr>
        <w:numPr>
          <w:ilvl w:val="0"/>
          <w:numId w:val="369"/>
        </w:numPr>
        <w:spacing w:before="100" w:beforeAutospacing="1" w:after="100" w:afterAutospacing="1"/>
        <w:rPr>
          <w:rFonts w:ascii="Inter" w:hAnsi="Inter"/>
          <w:sz w:val="18"/>
          <w:szCs w:val="18"/>
        </w:rPr>
      </w:pPr>
      <w:r w:rsidRPr="00602E4B">
        <w:rPr>
          <w:rFonts w:ascii="Inter" w:hAnsi="Inter"/>
          <w:sz w:val="18"/>
          <w:szCs w:val="18"/>
        </w:rPr>
        <w:t>PoSA consensus (Proof of Staked Authority)</w:t>
      </w:r>
    </w:p>
    <w:p w14:paraId="425D0934" w14:textId="77777777" w:rsidR="00390AD2" w:rsidRPr="00602E4B" w:rsidRDefault="00390AD2">
      <w:pPr>
        <w:numPr>
          <w:ilvl w:val="0"/>
          <w:numId w:val="369"/>
        </w:numPr>
        <w:spacing w:before="100" w:beforeAutospacing="1" w:after="100" w:afterAutospacing="1"/>
        <w:rPr>
          <w:rFonts w:ascii="Inter" w:hAnsi="Inter"/>
          <w:sz w:val="18"/>
          <w:szCs w:val="18"/>
        </w:rPr>
      </w:pPr>
      <w:r w:rsidRPr="00602E4B">
        <w:rPr>
          <w:rFonts w:ascii="Inter" w:hAnsi="Inter"/>
          <w:sz w:val="18"/>
          <w:szCs w:val="18"/>
        </w:rPr>
        <w:t>Lower transaction fees than Ethereum</w:t>
      </w:r>
    </w:p>
    <w:p w14:paraId="0636F7A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Confirmation Requirements:</w:t>
      </w:r>
    </w:p>
    <w:p w14:paraId="05C8248E" w14:textId="77777777" w:rsidR="00390AD2" w:rsidRPr="00602E4B" w:rsidRDefault="00390AD2">
      <w:pPr>
        <w:numPr>
          <w:ilvl w:val="0"/>
          <w:numId w:val="370"/>
        </w:numPr>
        <w:spacing w:before="100" w:beforeAutospacing="1" w:after="100" w:afterAutospacing="1"/>
        <w:rPr>
          <w:rFonts w:ascii="Inter" w:hAnsi="Inter"/>
          <w:sz w:val="18"/>
          <w:szCs w:val="18"/>
        </w:rPr>
      </w:pPr>
      <w:r w:rsidRPr="00602E4B">
        <w:rPr>
          <w:rFonts w:ascii="Inter" w:hAnsi="Inter"/>
          <w:sz w:val="18"/>
          <w:szCs w:val="18"/>
        </w:rPr>
        <w:t>Standard: 15 blocks (≈45 seconds)</w:t>
      </w:r>
    </w:p>
    <w:p w14:paraId="6A2F0F5C" w14:textId="77777777" w:rsidR="00390AD2" w:rsidRPr="00602E4B" w:rsidRDefault="00390AD2">
      <w:pPr>
        <w:numPr>
          <w:ilvl w:val="0"/>
          <w:numId w:val="370"/>
        </w:numPr>
        <w:spacing w:before="100" w:beforeAutospacing="1" w:after="100" w:afterAutospacing="1"/>
        <w:rPr>
          <w:rFonts w:ascii="Inter" w:hAnsi="Inter"/>
          <w:sz w:val="18"/>
          <w:szCs w:val="18"/>
        </w:rPr>
      </w:pPr>
      <w:r w:rsidRPr="00602E4B">
        <w:rPr>
          <w:rFonts w:ascii="Inter" w:hAnsi="Inter"/>
          <w:sz w:val="18"/>
          <w:szCs w:val="18"/>
        </w:rPr>
        <w:t>High-value: 30 blocks (≈90 seconds)</w:t>
      </w:r>
    </w:p>
    <w:p w14:paraId="2A6D29F8" w14:textId="77777777" w:rsidR="00390AD2" w:rsidRPr="00602E4B" w:rsidRDefault="00390AD2">
      <w:pPr>
        <w:numPr>
          <w:ilvl w:val="0"/>
          <w:numId w:val="370"/>
        </w:numPr>
        <w:spacing w:before="100" w:beforeAutospacing="1" w:after="100" w:afterAutospacing="1"/>
        <w:rPr>
          <w:rFonts w:ascii="Inter" w:hAnsi="Inter"/>
          <w:sz w:val="18"/>
          <w:szCs w:val="18"/>
        </w:rPr>
      </w:pPr>
      <w:r w:rsidRPr="00602E4B">
        <w:rPr>
          <w:rFonts w:ascii="Inter" w:hAnsi="Inter"/>
          <w:sz w:val="18"/>
          <w:szCs w:val="18"/>
        </w:rPr>
        <w:t>Fast finality due to PoSA (low reorg risk)</w:t>
      </w:r>
    </w:p>
    <w:p w14:paraId="38EFD800"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Considerations:</w:t>
      </w:r>
    </w:p>
    <w:p w14:paraId="643E47B9" w14:textId="77777777" w:rsidR="00390AD2" w:rsidRPr="00602E4B" w:rsidRDefault="00390AD2">
      <w:pPr>
        <w:numPr>
          <w:ilvl w:val="0"/>
          <w:numId w:val="371"/>
        </w:numPr>
        <w:spacing w:before="100" w:beforeAutospacing="1" w:after="100" w:afterAutospacing="1"/>
        <w:rPr>
          <w:rFonts w:ascii="Inter" w:hAnsi="Inter"/>
          <w:sz w:val="18"/>
          <w:szCs w:val="18"/>
        </w:rPr>
      </w:pPr>
      <w:r w:rsidRPr="00602E4B">
        <w:rPr>
          <w:rFonts w:ascii="Inter" w:hAnsi="Inter"/>
          <w:sz w:val="18"/>
          <w:szCs w:val="18"/>
        </w:rPr>
        <w:t>BSC validator set is limited (21 validators)</w:t>
      </w:r>
    </w:p>
    <w:p w14:paraId="4452683D" w14:textId="77777777" w:rsidR="00390AD2" w:rsidRPr="00602E4B" w:rsidRDefault="00390AD2">
      <w:pPr>
        <w:numPr>
          <w:ilvl w:val="0"/>
          <w:numId w:val="371"/>
        </w:numPr>
        <w:spacing w:before="100" w:beforeAutospacing="1" w:after="100" w:afterAutospacing="1"/>
        <w:rPr>
          <w:rFonts w:ascii="Inter" w:hAnsi="Inter"/>
          <w:sz w:val="18"/>
          <w:szCs w:val="18"/>
        </w:rPr>
      </w:pPr>
      <w:r w:rsidRPr="00602E4B">
        <w:rPr>
          <w:rFonts w:ascii="Inter" w:hAnsi="Inter"/>
          <w:sz w:val="18"/>
          <w:szCs w:val="18"/>
        </w:rPr>
        <w:t>Higher centralization risk requires additional monitoring</w:t>
      </w:r>
    </w:p>
    <w:p w14:paraId="2875B272" w14:textId="77777777" w:rsidR="00390AD2" w:rsidRPr="00602E4B" w:rsidRDefault="00390AD2">
      <w:pPr>
        <w:numPr>
          <w:ilvl w:val="0"/>
          <w:numId w:val="371"/>
        </w:numPr>
        <w:spacing w:before="100" w:beforeAutospacing="1" w:after="100" w:afterAutospacing="1"/>
        <w:rPr>
          <w:rFonts w:ascii="Inter" w:hAnsi="Inter"/>
          <w:sz w:val="18"/>
          <w:szCs w:val="18"/>
        </w:rPr>
      </w:pPr>
      <w:r w:rsidRPr="00602E4B">
        <w:rPr>
          <w:rFonts w:ascii="Inter" w:hAnsi="Inter"/>
          <w:sz w:val="18"/>
          <w:szCs w:val="18"/>
        </w:rPr>
        <w:t>If BSC itself faces issues (halt, major reorg), Synergy can pause BSC bridge via governance</w:t>
      </w:r>
    </w:p>
    <w:p w14:paraId="464B816D"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Asset Support:</w:t>
      </w:r>
    </w:p>
    <w:p w14:paraId="59B10D69" w14:textId="77777777" w:rsidR="00390AD2" w:rsidRPr="00602E4B" w:rsidRDefault="00390AD2">
      <w:pPr>
        <w:numPr>
          <w:ilvl w:val="0"/>
          <w:numId w:val="372"/>
        </w:numPr>
        <w:spacing w:before="100" w:beforeAutospacing="1" w:after="100" w:afterAutospacing="1"/>
        <w:rPr>
          <w:rFonts w:ascii="Inter" w:hAnsi="Inter"/>
          <w:sz w:val="18"/>
          <w:szCs w:val="18"/>
        </w:rPr>
      </w:pPr>
      <w:r w:rsidRPr="00602E4B">
        <w:rPr>
          <w:rFonts w:ascii="Inter" w:hAnsi="Inter"/>
          <w:sz w:val="18"/>
          <w:szCs w:val="18"/>
        </w:rPr>
        <w:lastRenderedPageBreak/>
        <w:t>BEP-20 tokens (BSC equivalent of ERC-20)</w:t>
      </w:r>
    </w:p>
    <w:p w14:paraId="785C54AD" w14:textId="77777777" w:rsidR="00390AD2" w:rsidRPr="00602E4B" w:rsidRDefault="00390AD2">
      <w:pPr>
        <w:numPr>
          <w:ilvl w:val="0"/>
          <w:numId w:val="372"/>
        </w:numPr>
        <w:spacing w:before="100" w:beforeAutospacing="1" w:after="100" w:afterAutospacing="1"/>
        <w:rPr>
          <w:rFonts w:ascii="Inter" w:hAnsi="Inter"/>
          <w:sz w:val="18"/>
          <w:szCs w:val="18"/>
        </w:rPr>
      </w:pPr>
      <w:r w:rsidRPr="00602E4B">
        <w:rPr>
          <w:rFonts w:ascii="Inter" w:hAnsi="Inter"/>
          <w:sz w:val="18"/>
          <w:szCs w:val="18"/>
        </w:rPr>
        <w:t>Wrapped BNB (WBNB) as native gas token representation</w:t>
      </w:r>
    </w:p>
    <w:p w14:paraId="09296165" w14:textId="77777777" w:rsidR="00390AD2" w:rsidRPr="00602E4B" w:rsidRDefault="00390AD2">
      <w:pPr>
        <w:numPr>
          <w:ilvl w:val="0"/>
          <w:numId w:val="372"/>
        </w:numPr>
        <w:spacing w:before="100" w:beforeAutospacing="1" w:after="100" w:afterAutospacing="1"/>
        <w:rPr>
          <w:rFonts w:ascii="Inter" w:hAnsi="Inter"/>
          <w:sz w:val="18"/>
          <w:szCs w:val="18"/>
        </w:rPr>
      </w:pPr>
      <w:r w:rsidRPr="00602E4B">
        <w:rPr>
          <w:rFonts w:ascii="Inter" w:hAnsi="Inter"/>
          <w:sz w:val="18"/>
          <w:szCs w:val="18"/>
        </w:rPr>
        <w:t>Cross-compatibility with Ethereum assets (many tokens exist on both chains)</w:t>
      </w:r>
    </w:p>
    <w:p w14:paraId="138A0C6D" w14:textId="77777777" w:rsidR="00390AD2" w:rsidRPr="00602E4B" w:rsidRDefault="00390AD2" w:rsidP="00390AD2">
      <w:pPr>
        <w:spacing w:before="100" w:beforeAutospacing="1" w:after="100" w:afterAutospacing="1"/>
        <w:outlineLvl w:val="2"/>
        <w:rPr>
          <w:rFonts w:ascii="Inter" w:hAnsi="Inter"/>
          <w:b/>
          <w:bCs/>
          <w:sz w:val="18"/>
          <w:szCs w:val="18"/>
        </w:rPr>
      </w:pPr>
      <w:r w:rsidRPr="00602E4B">
        <w:rPr>
          <w:rFonts w:ascii="Inter" w:hAnsi="Inter"/>
          <w:b/>
          <w:bCs/>
          <w:sz w:val="18"/>
          <w:szCs w:val="18"/>
        </w:rPr>
        <w:t>Polygon</w:t>
      </w:r>
    </w:p>
    <w:p w14:paraId="320B75EF"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Integration Approach:</w:t>
      </w:r>
      <w:r w:rsidRPr="00602E4B">
        <w:rPr>
          <w:rFonts w:ascii="Inter" w:hAnsi="Inter"/>
          <w:sz w:val="18"/>
          <w:szCs w:val="18"/>
        </w:rPr>
        <w:t xml:space="preserve"> Polygon PoS chain is treated as independent blockchain (not as Ethereum L2 for bridge purposes).</w:t>
      </w:r>
    </w:p>
    <w:p w14:paraId="7CB81E79"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Network Characteristics:</w:t>
      </w:r>
    </w:p>
    <w:p w14:paraId="3E760131" w14:textId="77777777" w:rsidR="00390AD2" w:rsidRPr="00602E4B" w:rsidRDefault="00390AD2">
      <w:pPr>
        <w:numPr>
          <w:ilvl w:val="0"/>
          <w:numId w:val="373"/>
        </w:numPr>
        <w:spacing w:before="100" w:beforeAutospacing="1" w:after="100" w:afterAutospacing="1"/>
        <w:rPr>
          <w:rFonts w:ascii="Inter" w:hAnsi="Inter"/>
          <w:sz w:val="18"/>
          <w:szCs w:val="18"/>
        </w:rPr>
      </w:pPr>
      <w:r w:rsidRPr="00602E4B">
        <w:rPr>
          <w:rFonts w:ascii="Inter" w:hAnsi="Inter"/>
          <w:sz w:val="18"/>
          <w:szCs w:val="18"/>
        </w:rPr>
        <w:t>EVM-compatible</w:t>
      </w:r>
    </w:p>
    <w:p w14:paraId="50188A98" w14:textId="77777777" w:rsidR="00390AD2" w:rsidRPr="00602E4B" w:rsidRDefault="00390AD2">
      <w:pPr>
        <w:numPr>
          <w:ilvl w:val="0"/>
          <w:numId w:val="373"/>
        </w:numPr>
        <w:spacing w:before="100" w:beforeAutospacing="1" w:after="100" w:afterAutospacing="1"/>
        <w:rPr>
          <w:rFonts w:ascii="Inter" w:hAnsi="Inter"/>
          <w:sz w:val="18"/>
          <w:szCs w:val="18"/>
        </w:rPr>
      </w:pPr>
      <w:r w:rsidRPr="00602E4B">
        <w:rPr>
          <w:rFonts w:ascii="Inter" w:hAnsi="Inter"/>
          <w:sz w:val="18"/>
          <w:szCs w:val="18"/>
        </w:rPr>
        <w:t>Fast block time (≈2 seconds)</w:t>
      </w:r>
    </w:p>
    <w:p w14:paraId="5889C23B" w14:textId="77777777" w:rsidR="00390AD2" w:rsidRPr="00602E4B" w:rsidRDefault="00390AD2">
      <w:pPr>
        <w:numPr>
          <w:ilvl w:val="0"/>
          <w:numId w:val="373"/>
        </w:numPr>
        <w:spacing w:before="100" w:beforeAutospacing="1" w:after="100" w:afterAutospacing="1"/>
        <w:rPr>
          <w:rFonts w:ascii="Inter" w:hAnsi="Inter"/>
          <w:sz w:val="18"/>
          <w:szCs w:val="18"/>
        </w:rPr>
      </w:pPr>
      <w:r w:rsidRPr="00602E4B">
        <w:rPr>
          <w:rFonts w:ascii="Inter" w:hAnsi="Inter"/>
          <w:sz w:val="18"/>
          <w:szCs w:val="18"/>
        </w:rPr>
        <w:t>Heimdall (checkpoint) layer provides additional finality</w:t>
      </w:r>
    </w:p>
    <w:p w14:paraId="37ED498B"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Confirmation Requirements:</w:t>
      </w:r>
    </w:p>
    <w:p w14:paraId="252B39DB" w14:textId="77777777" w:rsidR="00390AD2" w:rsidRPr="00602E4B" w:rsidRDefault="00390AD2">
      <w:pPr>
        <w:numPr>
          <w:ilvl w:val="0"/>
          <w:numId w:val="374"/>
        </w:numPr>
        <w:spacing w:before="100" w:beforeAutospacing="1" w:after="100" w:afterAutospacing="1"/>
        <w:rPr>
          <w:rFonts w:ascii="Inter" w:hAnsi="Inter"/>
          <w:sz w:val="18"/>
          <w:szCs w:val="18"/>
        </w:rPr>
      </w:pPr>
      <w:r w:rsidRPr="00602E4B">
        <w:rPr>
          <w:rFonts w:ascii="Inter" w:hAnsi="Inter"/>
          <w:sz w:val="18"/>
          <w:szCs w:val="18"/>
        </w:rPr>
        <w:t>Standard: 128 blocks (≈4 minutes)</w:t>
      </w:r>
    </w:p>
    <w:p w14:paraId="065750AB" w14:textId="77777777" w:rsidR="00390AD2" w:rsidRPr="00602E4B" w:rsidRDefault="00390AD2">
      <w:pPr>
        <w:numPr>
          <w:ilvl w:val="0"/>
          <w:numId w:val="374"/>
        </w:numPr>
        <w:spacing w:before="100" w:beforeAutospacing="1" w:after="100" w:afterAutospacing="1"/>
        <w:rPr>
          <w:rFonts w:ascii="Inter" w:hAnsi="Inter"/>
          <w:sz w:val="18"/>
          <w:szCs w:val="18"/>
        </w:rPr>
      </w:pPr>
      <w:r w:rsidRPr="00602E4B">
        <w:rPr>
          <w:rFonts w:ascii="Inter" w:hAnsi="Inter"/>
          <w:sz w:val="18"/>
          <w:szCs w:val="18"/>
        </w:rPr>
        <w:t>High-value: 256 blocks (≈8 minutes)</w:t>
      </w:r>
    </w:p>
    <w:p w14:paraId="5EBE55E2" w14:textId="77777777" w:rsidR="00390AD2" w:rsidRPr="00602E4B" w:rsidRDefault="00390AD2">
      <w:pPr>
        <w:numPr>
          <w:ilvl w:val="0"/>
          <w:numId w:val="374"/>
        </w:numPr>
        <w:spacing w:before="100" w:beforeAutospacing="1" w:after="100" w:afterAutospacing="1"/>
        <w:rPr>
          <w:rFonts w:ascii="Inter" w:hAnsi="Inter"/>
          <w:sz w:val="18"/>
          <w:szCs w:val="18"/>
        </w:rPr>
      </w:pPr>
      <w:r w:rsidRPr="00602E4B">
        <w:rPr>
          <w:rFonts w:ascii="Inter" w:hAnsi="Inter"/>
          <w:sz w:val="18"/>
          <w:szCs w:val="18"/>
        </w:rPr>
        <w:t>Wait for Heimdall checkpoint for maximum security on large transfers</w:t>
      </w:r>
    </w:p>
    <w:p w14:paraId="46F1ADEC"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Asset Handling:</w:t>
      </w:r>
    </w:p>
    <w:p w14:paraId="40AA0303" w14:textId="77777777" w:rsidR="00390AD2" w:rsidRPr="00602E4B" w:rsidRDefault="00390AD2">
      <w:pPr>
        <w:numPr>
          <w:ilvl w:val="0"/>
          <w:numId w:val="375"/>
        </w:numPr>
        <w:spacing w:before="100" w:beforeAutospacing="1" w:after="100" w:afterAutospacing="1"/>
        <w:rPr>
          <w:rFonts w:ascii="Inter" w:hAnsi="Inter"/>
          <w:sz w:val="18"/>
          <w:szCs w:val="18"/>
        </w:rPr>
      </w:pPr>
      <w:r w:rsidRPr="00602E4B">
        <w:rPr>
          <w:rFonts w:ascii="Inter" w:hAnsi="Inter"/>
          <w:sz w:val="18"/>
          <w:szCs w:val="18"/>
        </w:rPr>
        <w:t>Many Polygon tokens are originally Ethereum assets bridged via Polygon's official bridge</w:t>
      </w:r>
    </w:p>
    <w:p w14:paraId="5542607B" w14:textId="77777777" w:rsidR="00390AD2" w:rsidRPr="00602E4B" w:rsidRDefault="00390AD2">
      <w:pPr>
        <w:numPr>
          <w:ilvl w:val="0"/>
          <w:numId w:val="375"/>
        </w:numPr>
        <w:spacing w:before="100" w:beforeAutospacing="1" w:after="100" w:afterAutospacing="1"/>
        <w:rPr>
          <w:rFonts w:ascii="Inter" w:hAnsi="Inter"/>
          <w:sz w:val="18"/>
          <w:szCs w:val="18"/>
        </w:rPr>
      </w:pPr>
      <w:r w:rsidRPr="00602E4B">
        <w:rPr>
          <w:rFonts w:ascii="Inter" w:hAnsi="Inter"/>
          <w:sz w:val="18"/>
          <w:szCs w:val="18"/>
        </w:rPr>
        <w:t>Synergy treats them as native Polygon assets for simplicity</w:t>
      </w:r>
    </w:p>
    <w:p w14:paraId="6E7C3914" w14:textId="77777777" w:rsidR="00390AD2" w:rsidRPr="00602E4B" w:rsidRDefault="00390AD2">
      <w:pPr>
        <w:numPr>
          <w:ilvl w:val="0"/>
          <w:numId w:val="375"/>
        </w:numPr>
        <w:spacing w:before="100" w:beforeAutospacing="1" w:after="100" w:afterAutospacing="1"/>
        <w:rPr>
          <w:rFonts w:ascii="Inter" w:hAnsi="Inter"/>
          <w:sz w:val="18"/>
          <w:szCs w:val="18"/>
        </w:rPr>
      </w:pPr>
      <w:r w:rsidRPr="00602E4B">
        <w:rPr>
          <w:rFonts w:ascii="Inter" w:hAnsi="Inter"/>
          <w:sz w:val="18"/>
          <w:szCs w:val="18"/>
        </w:rPr>
        <w:t>Users can bridge Polygon → Synergy or Ethereum → Synergy independently</w:t>
      </w:r>
    </w:p>
    <w:p w14:paraId="2EA6B1C6" w14:textId="77777777" w:rsidR="00390AD2" w:rsidRPr="00602E4B" w:rsidRDefault="00390AD2" w:rsidP="00390AD2">
      <w:pPr>
        <w:spacing w:before="100" w:beforeAutospacing="1" w:after="100" w:afterAutospacing="1"/>
        <w:rPr>
          <w:rFonts w:ascii="Inter" w:hAnsi="Inter"/>
          <w:sz w:val="18"/>
          <w:szCs w:val="18"/>
        </w:rPr>
      </w:pPr>
      <w:r w:rsidRPr="00602E4B">
        <w:rPr>
          <w:rFonts w:ascii="Inter" w:hAnsi="Inter"/>
          <w:b/>
          <w:bCs/>
          <w:sz w:val="18"/>
          <w:szCs w:val="18"/>
        </w:rPr>
        <w:t>Future Enhancements:</w:t>
      </w:r>
    </w:p>
    <w:p w14:paraId="4BFEB5FF" w14:textId="77777777" w:rsidR="00390AD2" w:rsidRPr="00602E4B" w:rsidRDefault="00390AD2">
      <w:pPr>
        <w:numPr>
          <w:ilvl w:val="0"/>
          <w:numId w:val="376"/>
        </w:numPr>
        <w:spacing w:before="100" w:beforeAutospacing="1" w:after="100" w:afterAutospacing="1"/>
        <w:rPr>
          <w:rFonts w:ascii="Inter" w:hAnsi="Inter"/>
          <w:sz w:val="18"/>
          <w:szCs w:val="18"/>
        </w:rPr>
      </w:pPr>
      <w:r w:rsidRPr="00602E4B">
        <w:rPr>
          <w:rFonts w:ascii="Inter" w:hAnsi="Inter"/>
          <w:sz w:val="18"/>
          <w:szCs w:val="18"/>
        </w:rPr>
        <w:t>Potential integration with Polygon zkEVM (using zk-proofs for faster finality verification)</w:t>
      </w:r>
    </w:p>
    <w:p w14:paraId="0598D2E7" w14:textId="77777777" w:rsidR="00390AD2" w:rsidRPr="00602E4B" w:rsidRDefault="00390AD2">
      <w:pPr>
        <w:numPr>
          <w:ilvl w:val="0"/>
          <w:numId w:val="376"/>
        </w:numPr>
        <w:spacing w:before="100" w:beforeAutospacing="1" w:after="100" w:afterAutospacing="1"/>
        <w:rPr>
          <w:rFonts w:ascii="Inter" w:hAnsi="Inter"/>
          <w:sz w:val="18"/>
          <w:szCs w:val="18"/>
        </w:rPr>
      </w:pPr>
      <w:r w:rsidRPr="00602E4B">
        <w:rPr>
          <w:rFonts w:ascii="Inter" w:hAnsi="Inter"/>
          <w:sz w:val="18"/>
          <w:szCs w:val="18"/>
        </w:rPr>
        <w:t>Support for Polygon CDK chains as they emerge</w:t>
      </w:r>
    </w:p>
    <w:p w14:paraId="195CE2C7" w14:textId="77777777" w:rsidR="00AB56A5" w:rsidRPr="00602E4B" w:rsidRDefault="00AB56A5" w:rsidP="00AB56A5">
      <w:pPr>
        <w:pStyle w:val="Heading3"/>
        <w:rPr>
          <w:rFonts w:ascii="Inter" w:hAnsi="Inter"/>
          <w:sz w:val="18"/>
          <w:szCs w:val="18"/>
        </w:rPr>
      </w:pPr>
      <w:r w:rsidRPr="00602E4B">
        <w:rPr>
          <w:rFonts w:ascii="Inter" w:hAnsi="Inter"/>
          <w:sz w:val="18"/>
          <w:szCs w:val="18"/>
        </w:rPr>
        <w:t>Solana</w:t>
      </w:r>
    </w:p>
    <w:p w14:paraId="1B74A1B8"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Integration Architecture:</w:t>
      </w:r>
      <w:r w:rsidRPr="00602E4B">
        <w:rPr>
          <w:rFonts w:ascii="Inter" w:hAnsi="Inter"/>
          <w:sz w:val="18"/>
          <w:szCs w:val="18"/>
        </w:rPr>
        <w:t xml:space="preserve"> Solana requires different approach due to non-EVM architecture.</w:t>
      </w:r>
    </w:p>
    <w:p w14:paraId="646CD6E0"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Solana Program Deployment:</w:t>
      </w:r>
      <w:r w:rsidRPr="00602E4B">
        <w:rPr>
          <w:rFonts w:ascii="Inter" w:hAnsi="Inter"/>
          <w:sz w:val="18"/>
          <w:szCs w:val="18"/>
        </w:rPr>
        <w:t xml:space="preserve"> Custom Rust program deployed on Solana mainnet:</w:t>
      </w:r>
    </w:p>
    <w:p w14:paraId="3E7C30B5" w14:textId="77777777" w:rsidR="00AB56A5" w:rsidRPr="00602E4B" w:rsidRDefault="00AB56A5" w:rsidP="00AB56A5">
      <w:pPr>
        <w:rPr>
          <w:rFonts w:ascii="Inter" w:hAnsi="Inter"/>
          <w:sz w:val="18"/>
          <w:szCs w:val="18"/>
        </w:rPr>
      </w:pPr>
      <w:r w:rsidRPr="00602E4B">
        <w:rPr>
          <w:rFonts w:ascii="Inter" w:hAnsi="Inter"/>
          <w:sz w:val="18"/>
          <w:szCs w:val="18"/>
        </w:rPr>
        <w:t>rust</w:t>
      </w:r>
    </w:p>
    <w:p w14:paraId="3D6567B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i/>
          <w:iCs/>
          <w:color w:val="5C6370"/>
          <w:sz w:val="18"/>
          <w:szCs w:val="18"/>
        </w:rPr>
        <w:t>// Simplified Solana bridge program structure</w:t>
      </w:r>
    </w:p>
    <w:p w14:paraId="7648E11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use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solana_program::{</w:t>
      </w:r>
    </w:p>
    <w:p w14:paraId="64F155F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account_info::</w:t>
      </w:r>
      <w:r w:rsidRPr="00602E4B">
        <w:rPr>
          <w:rStyle w:val="token"/>
          <w:rFonts w:ascii="Inter" w:eastAsiaTheme="majorEastAsia" w:hAnsi="Inter"/>
          <w:color w:val="D19A66"/>
          <w:sz w:val="18"/>
          <w:szCs w:val="18"/>
        </w:rPr>
        <w:t>AccountInfo</w:t>
      </w:r>
      <w:r w:rsidRPr="00602E4B">
        <w:rPr>
          <w:rStyle w:val="token"/>
          <w:rFonts w:ascii="Inter" w:eastAsiaTheme="majorEastAsia" w:hAnsi="Inter"/>
          <w:color w:val="ABB2BF"/>
          <w:sz w:val="18"/>
          <w:szCs w:val="18"/>
        </w:rPr>
        <w:t>,</w:t>
      </w:r>
    </w:p>
    <w:p w14:paraId="197B368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entrypoint</w:t>
      </w:r>
      <w:r w:rsidRPr="00602E4B">
        <w:rPr>
          <w:rStyle w:val="token"/>
          <w:rFonts w:ascii="Inter" w:eastAsiaTheme="majorEastAsia" w:hAnsi="Inter"/>
          <w:color w:val="ABB2BF"/>
          <w:sz w:val="18"/>
          <w:szCs w:val="18"/>
        </w:rPr>
        <w:t>,</w:t>
      </w:r>
    </w:p>
    <w:p w14:paraId="26E6A39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entrypoint::</w:t>
      </w:r>
      <w:r w:rsidRPr="00602E4B">
        <w:rPr>
          <w:rStyle w:val="token"/>
          <w:rFonts w:ascii="Inter" w:eastAsiaTheme="majorEastAsia" w:hAnsi="Inter"/>
          <w:color w:val="D19A66"/>
          <w:sz w:val="18"/>
          <w:szCs w:val="18"/>
        </w:rPr>
        <w:t>ProgramResult</w:t>
      </w:r>
      <w:r w:rsidRPr="00602E4B">
        <w:rPr>
          <w:rStyle w:val="token"/>
          <w:rFonts w:ascii="Inter" w:eastAsiaTheme="majorEastAsia" w:hAnsi="Inter"/>
          <w:color w:val="ABB2BF"/>
          <w:sz w:val="18"/>
          <w:szCs w:val="18"/>
        </w:rPr>
        <w:t>,</w:t>
      </w:r>
    </w:p>
    <w:p w14:paraId="791DCE0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pubkey::</w:t>
      </w:r>
      <w:r w:rsidRPr="00602E4B">
        <w:rPr>
          <w:rStyle w:val="token"/>
          <w:rFonts w:ascii="Inter" w:eastAsiaTheme="majorEastAsia" w:hAnsi="Inter"/>
          <w:color w:val="D19A66"/>
          <w:sz w:val="18"/>
          <w:szCs w:val="18"/>
        </w:rPr>
        <w:t>Pubkey</w:t>
      </w:r>
      <w:r w:rsidRPr="00602E4B">
        <w:rPr>
          <w:rStyle w:val="token"/>
          <w:rFonts w:ascii="Inter" w:eastAsiaTheme="majorEastAsia" w:hAnsi="Inter"/>
          <w:color w:val="ABB2BF"/>
          <w:sz w:val="18"/>
          <w:szCs w:val="18"/>
        </w:rPr>
        <w:t>,</w:t>
      </w:r>
    </w:p>
    <w:p w14:paraId="0777143B"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p>
    <w:p w14:paraId="7E4FDBCB"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p>
    <w:p w14:paraId="58AFFC1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p>
    <w:p w14:paraId="72662C0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E06C75"/>
          <w:sz w:val="18"/>
          <w:szCs w:val="18"/>
        </w:rPr>
        <w:t>entrypoint!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process_instruction</w:t>
      </w:r>
      <w:r w:rsidRPr="00602E4B">
        <w:rPr>
          <w:rStyle w:val="token"/>
          <w:rFonts w:ascii="Inter" w:eastAsiaTheme="majorEastAsia" w:hAnsi="Inter"/>
          <w:color w:val="ABB2BF"/>
          <w:sz w:val="18"/>
          <w:szCs w:val="18"/>
        </w:rPr>
        <w:t>);</w:t>
      </w:r>
    </w:p>
    <w:p w14:paraId="54B33107"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p>
    <w:p w14:paraId="796CAD6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fn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process_instruction</w:t>
      </w:r>
      <w:r w:rsidRPr="00602E4B">
        <w:rPr>
          <w:rStyle w:val="token"/>
          <w:rFonts w:ascii="Inter" w:eastAsiaTheme="majorEastAsia" w:hAnsi="Inter"/>
          <w:color w:val="ABB2BF"/>
          <w:sz w:val="18"/>
          <w:szCs w:val="18"/>
        </w:rPr>
        <w:t>(</w:t>
      </w:r>
    </w:p>
    <w:p w14:paraId="5944929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program_id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D19A66"/>
          <w:sz w:val="18"/>
          <w:szCs w:val="18"/>
        </w:rPr>
        <w:t>Pubkey</w:t>
      </w:r>
      <w:r w:rsidRPr="00602E4B">
        <w:rPr>
          <w:rStyle w:val="token"/>
          <w:rFonts w:ascii="Inter" w:eastAsiaTheme="majorEastAsia" w:hAnsi="Inter"/>
          <w:color w:val="ABB2BF"/>
          <w:sz w:val="18"/>
          <w:szCs w:val="18"/>
        </w:rPr>
        <w:t>,</w:t>
      </w:r>
    </w:p>
    <w:p w14:paraId="36B9A79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accounts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AccountInfo</w:t>
      </w:r>
      <w:r w:rsidRPr="00602E4B">
        <w:rPr>
          <w:rStyle w:val="token"/>
          <w:rFonts w:ascii="Inter" w:eastAsiaTheme="majorEastAsia" w:hAnsi="Inter"/>
          <w:color w:val="ABB2BF"/>
          <w:sz w:val="18"/>
          <w:szCs w:val="18"/>
        </w:rPr>
        <w:t>],</w:t>
      </w:r>
    </w:p>
    <w:p w14:paraId="0B5E3C4C"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instruction_data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ABB2BF"/>
          <w:sz w:val="18"/>
          <w:szCs w:val="18"/>
        </w:rPr>
        <w:t>],</w:t>
      </w:r>
    </w:p>
    <w:p w14:paraId="393BE23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ProgramResult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9611637"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match</w:t>
      </w:r>
      <w:r w:rsidRPr="00602E4B">
        <w:rPr>
          <w:rStyle w:val="HTMLCode"/>
          <w:rFonts w:ascii="Inter" w:eastAsiaTheme="majorEastAsia" w:hAnsi="Inter"/>
          <w:color w:val="ABB2BF"/>
          <w:sz w:val="18"/>
          <w:szCs w:val="18"/>
        </w:rPr>
        <w:t xml:space="preserve"> instruction_data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C9E207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deposit_to_synergy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accounts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HTMLCode"/>
          <w:rFonts w:ascii="Inter" w:eastAsiaTheme="majorEastAsia" w:hAnsi="Inter"/>
          <w:color w:val="ABB2BF"/>
          <w:sz w:val="18"/>
          <w:szCs w:val="18"/>
        </w:rPr>
        <w:t>instruction_data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4950189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withdraw_from_synergy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accounts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HTMLCode"/>
          <w:rFonts w:ascii="Inter" w:eastAsiaTheme="majorEastAsia" w:hAnsi="Inter"/>
          <w:color w:val="ABB2BF"/>
          <w:sz w:val="18"/>
          <w:szCs w:val="18"/>
        </w:rPr>
        <w:t>instruction_data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20CC753C"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update_validator_set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accounts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HTMLCode"/>
          <w:rFonts w:ascii="Inter" w:eastAsiaTheme="majorEastAsia" w:hAnsi="Inter"/>
          <w:color w:val="ABB2BF"/>
          <w:sz w:val="18"/>
          <w:szCs w:val="18"/>
        </w:rPr>
        <w:t>instruction_data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5EBA357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_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Err</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ProgramError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InvalidInstructionData</w:t>
      </w:r>
      <w:r w:rsidRPr="00602E4B">
        <w:rPr>
          <w:rStyle w:val="token"/>
          <w:rFonts w:ascii="Inter" w:eastAsiaTheme="majorEastAsia" w:hAnsi="Inter"/>
          <w:color w:val="ABB2BF"/>
          <w:sz w:val="18"/>
          <w:szCs w:val="18"/>
        </w:rPr>
        <w:t>),</w:t>
      </w:r>
    </w:p>
    <w:p w14:paraId="28A3138B"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3317D2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p>
    <w:p w14:paraId="6C9A5FA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p>
    <w:p w14:paraId="7955B0B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fn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deposit_to_synergy</w:t>
      </w:r>
      <w:r w:rsidRPr="00602E4B">
        <w:rPr>
          <w:rStyle w:val="token"/>
          <w:rFonts w:ascii="Inter" w:eastAsiaTheme="majorEastAsia" w:hAnsi="Inter"/>
          <w:color w:val="ABB2BF"/>
          <w:sz w:val="18"/>
          <w:szCs w:val="18"/>
        </w:rPr>
        <w:t>(</w:t>
      </w:r>
    </w:p>
    <w:p w14:paraId="676924C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accounts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AccountInfo</w:t>
      </w:r>
      <w:r w:rsidRPr="00602E4B">
        <w:rPr>
          <w:rStyle w:val="token"/>
          <w:rFonts w:ascii="Inter" w:eastAsiaTheme="majorEastAsia" w:hAnsi="Inter"/>
          <w:color w:val="ABB2BF"/>
          <w:sz w:val="18"/>
          <w:szCs w:val="18"/>
        </w:rPr>
        <w:t>],</w:t>
      </w:r>
    </w:p>
    <w:p w14:paraId="47B517CC"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data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ABB2BF"/>
          <w:sz w:val="18"/>
          <w:szCs w:val="18"/>
        </w:rPr>
        <w:t>],</w:t>
      </w:r>
    </w:p>
    <w:p w14:paraId="095ED2B7"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ProgramResult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5C675A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Parse deposit amount and Synergy address</w:t>
      </w:r>
    </w:p>
    <w:p w14:paraId="799C197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let</w:t>
      </w:r>
      <w:r w:rsidRPr="00602E4B">
        <w:rPr>
          <w:rStyle w:val="HTMLCode"/>
          <w:rFonts w:ascii="Inter" w:eastAsiaTheme="majorEastAsia" w:hAnsi="Inter"/>
          <w:color w:val="ABB2BF"/>
          <w:sz w:val="18"/>
          <w:szCs w:val="18"/>
        </w:rPr>
        <w:t xml:space="preserve"> 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u64</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from_le_bytes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8</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try_into</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unwrap</w:t>
      </w:r>
      <w:r w:rsidRPr="00602E4B">
        <w:rPr>
          <w:rStyle w:val="token"/>
          <w:rFonts w:ascii="Inter" w:eastAsiaTheme="majorEastAsia" w:hAnsi="Inter"/>
          <w:color w:val="ABB2BF"/>
          <w:sz w:val="18"/>
          <w:szCs w:val="18"/>
        </w:rPr>
        <w:t>());</w:t>
      </w:r>
    </w:p>
    <w:p w14:paraId="748B262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let</w:t>
      </w:r>
      <w:r w:rsidRPr="00602E4B">
        <w:rPr>
          <w:rStyle w:val="HTMLCode"/>
          <w:rFonts w:ascii="Inter" w:eastAsiaTheme="majorEastAsia" w:hAnsi="Inter"/>
          <w:color w:val="ABB2BF"/>
          <w:sz w:val="18"/>
          <w:szCs w:val="18"/>
        </w:rPr>
        <w:t xml:space="preserve"> synergy_address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HTMLCode"/>
          <w:rFonts w:ascii="Inter" w:eastAsiaTheme="majorEastAsia" w:hAnsi="Inter"/>
          <w:color w:val="ABB2BF"/>
          <w:sz w:val="18"/>
          <w:szCs w:val="18"/>
        </w:rPr>
        <w:t>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8</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40</w:t>
      </w:r>
      <w:r w:rsidRPr="00602E4B">
        <w:rPr>
          <w:rStyle w:val="token"/>
          <w:rFonts w:ascii="Inter" w:eastAsiaTheme="majorEastAsia" w:hAnsi="Inter"/>
          <w:color w:val="ABB2BF"/>
          <w:sz w:val="18"/>
          <w:szCs w:val="18"/>
        </w:rPr>
        <w:t>];</w:t>
      </w:r>
    </w:p>
    <w:p w14:paraId="1944951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18803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Transfer SPL tokens to vault</w:t>
      </w:r>
    </w:p>
    <w:p w14:paraId="01FC07F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spl_token::instruction::</w:t>
      </w:r>
      <w:r w:rsidRPr="00602E4B">
        <w:rPr>
          <w:rStyle w:val="token"/>
          <w:rFonts w:ascii="Inter" w:eastAsiaTheme="majorEastAsia" w:hAnsi="Inter"/>
          <w:color w:val="61AFEF"/>
          <w:sz w:val="18"/>
          <w:szCs w:val="18"/>
        </w:rPr>
        <w:t>transfer</w:t>
      </w:r>
      <w:r w:rsidRPr="00602E4B">
        <w:rPr>
          <w:rStyle w:val="token"/>
          <w:rFonts w:ascii="Inter" w:eastAsiaTheme="majorEastAsia" w:hAnsi="Inter"/>
          <w:color w:val="ABB2BF"/>
          <w:sz w:val="18"/>
          <w:szCs w:val="18"/>
        </w:rPr>
        <w:t>(</w:t>
      </w:r>
    </w:p>
    <w:p w14:paraId="3CCB435C"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spl_token::</w:t>
      </w:r>
      <w:r w:rsidRPr="00602E4B">
        <w:rPr>
          <w:rStyle w:val="token"/>
          <w:rFonts w:ascii="Inter" w:eastAsiaTheme="majorEastAsia" w:hAnsi="Inter"/>
          <w:color w:val="61AFEF"/>
          <w:sz w:val="18"/>
          <w:szCs w:val="18"/>
        </w:rPr>
        <w:t>id</w:t>
      </w:r>
      <w:r w:rsidRPr="00602E4B">
        <w:rPr>
          <w:rStyle w:val="token"/>
          <w:rFonts w:ascii="Inter" w:eastAsiaTheme="majorEastAsia" w:hAnsi="Inter"/>
          <w:color w:val="ABB2BF"/>
          <w:sz w:val="18"/>
          <w:szCs w:val="18"/>
        </w:rPr>
        <w:t>(),</w:t>
      </w:r>
    </w:p>
    <w:p w14:paraId="5CE40115"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source_account</w:t>
      </w:r>
      <w:r w:rsidRPr="00602E4B">
        <w:rPr>
          <w:rStyle w:val="token"/>
          <w:rFonts w:ascii="Inter" w:eastAsiaTheme="majorEastAsia" w:hAnsi="Inter"/>
          <w:color w:val="ABB2BF"/>
          <w:sz w:val="18"/>
          <w:szCs w:val="18"/>
        </w:rPr>
        <w:t>,</w:t>
      </w:r>
    </w:p>
    <w:p w14:paraId="320A593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vault_account</w:t>
      </w:r>
      <w:r w:rsidRPr="00602E4B">
        <w:rPr>
          <w:rStyle w:val="token"/>
          <w:rFonts w:ascii="Inter" w:eastAsiaTheme="majorEastAsia" w:hAnsi="Inter"/>
          <w:color w:val="ABB2BF"/>
          <w:sz w:val="18"/>
          <w:szCs w:val="18"/>
        </w:rPr>
        <w:t>,</w:t>
      </w:r>
    </w:p>
    <w:p w14:paraId="520E9ED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authority</w:t>
      </w:r>
      <w:r w:rsidRPr="00602E4B">
        <w:rPr>
          <w:rStyle w:val="token"/>
          <w:rFonts w:ascii="Inter" w:eastAsiaTheme="majorEastAsia" w:hAnsi="Inter"/>
          <w:color w:val="ABB2BF"/>
          <w:sz w:val="18"/>
          <w:szCs w:val="18"/>
        </w:rPr>
        <w:t>,</w:t>
      </w:r>
    </w:p>
    <w:p w14:paraId="15EFF5CC"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p>
    <w:p w14:paraId="31B5513A"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p>
    <w:p w14:paraId="13F9E7C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753E731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D3495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Emit event log for Synergy relayers</w:t>
      </w:r>
    </w:p>
    <w:p w14:paraId="7FB0BF8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E06C75"/>
          <w:sz w:val="18"/>
          <w:szCs w:val="18"/>
        </w:rPr>
        <w:t>msg!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"DepositToSynergy: amount={}, synergy_addr={:?}"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p>
    <w:p w14:paraId="3AB192A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synergy_address</w:t>
      </w:r>
      <w:r w:rsidRPr="00602E4B">
        <w:rPr>
          <w:rStyle w:val="token"/>
          <w:rFonts w:ascii="Inter" w:eastAsiaTheme="majorEastAsia" w:hAnsi="Inter"/>
          <w:color w:val="ABB2BF"/>
          <w:sz w:val="18"/>
          <w:szCs w:val="18"/>
        </w:rPr>
        <w:t>);</w:t>
      </w:r>
    </w:p>
    <w:p w14:paraId="495442C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092768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Ok</w:t>
      </w:r>
      <w:r w:rsidRPr="00602E4B">
        <w:rPr>
          <w:rStyle w:val="token"/>
          <w:rFonts w:ascii="Inter" w:eastAsiaTheme="majorEastAsia" w:hAnsi="Inter"/>
          <w:color w:val="ABB2BF"/>
          <w:sz w:val="18"/>
          <w:szCs w:val="18"/>
        </w:rPr>
        <w:t>(())</w:t>
      </w:r>
    </w:p>
    <w:p w14:paraId="4DDAEA25"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p>
    <w:p w14:paraId="62556EF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p>
    <w:p w14:paraId="0290198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fn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withdraw_from_synergy</w:t>
      </w:r>
      <w:r w:rsidRPr="00602E4B">
        <w:rPr>
          <w:rStyle w:val="token"/>
          <w:rFonts w:ascii="Inter" w:eastAsiaTheme="majorEastAsia" w:hAnsi="Inter"/>
          <w:color w:val="ABB2BF"/>
          <w:sz w:val="18"/>
          <w:szCs w:val="18"/>
        </w:rPr>
        <w:t>(</w:t>
      </w:r>
    </w:p>
    <w:p w14:paraId="6D2F6724"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accounts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AccountInfo</w:t>
      </w:r>
      <w:r w:rsidRPr="00602E4B">
        <w:rPr>
          <w:rStyle w:val="token"/>
          <w:rFonts w:ascii="Inter" w:eastAsiaTheme="majorEastAsia" w:hAnsi="Inter"/>
          <w:color w:val="ABB2BF"/>
          <w:sz w:val="18"/>
          <w:szCs w:val="18"/>
        </w:rPr>
        <w:t>],</w:t>
      </w:r>
    </w:p>
    <w:p w14:paraId="4E94C4E5"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data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ABB2BF"/>
          <w:sz w:val="18"/>
          <w:szCs w:val="18"/>
        </w:rPr>
        <w:t>],</w:t>
      </w:r>
    </w:p>
    <w:p w14:paraId="3C52567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ProgramResult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DCCD65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Parse withdrawal data and signatures</w:t>
      </w:r>
    </w:p>
    <w:p w14:paraId="7646EA9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let</w:t>
      </w:r>
      <w:r w:rsidRPr="00602E4B">
        <w:rPr>
          <w:rStyle w:val="HTMLCode"/>
          <w:rFonts w:ascii="Inter" w:eastAsiaTheme="majorEastAsia" w:hAnsi="Inter"/>
          <w:color w:val="ABB2BF"/>
          <w:sz w:val="18"/>
          <w:szCs w:val="18"/>
        </w:rPr>
        <w:t xml:space="preserve"> 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u64</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from_le_bytes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8</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try_into</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unwrap</w:t>
      </w:r>
      <w:r w:rsidRPr="00602E4B">
        <w:rPr>
          <w:rStyle w:val="token"/>
          <w:rFonts w:ascii="Inter" w:eastAsiaTheme="majorEastAsia" w:hAnsi="Inter"/>
          <w:color w:val="ABB2BF"/>
          <w:sz w:val="18"/>
          <w:szCs w:val="18"/>
        </w:rPr>
        <w:t>());</w:t>
      </w:r>
    </w:p>
    <w:p w14:paraId="19A39FA5"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let</w:t>
      </w:r>
      <w:r w:rsidRPr="00602E4B">
        <w:rPr>
          <w:rStyle w:val="HTMLCode"/>
          <w:rFonts w:ascii="Inter" w:eastAsiaTheme="majorEastAsia" w:hAnsi="Inter"/>
          <w:color w:val="ABB2BF"/>
          <w:sz w:val="18"/>
          <w:szCs w:val="18"/>
        </w:rPr>
        <w:t xml:space="preserve"> recipient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Pubkey</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new</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&amp;</w:t>
      </w:r>
      <w:r w:rsidRPr="00602E4B">
        <w:rPr>
          <w:rStyle w:val="HTMLCode"/>
          <w:rFonts w:ascii="Inter" w:eastAsiaTheme="majorEastAsia" w:hAnsi="Inter"/>
          <w:color w:val="ABB2BF"/>
          <w:sz w:val="18"/>
          <w:szCs w:val="18"/>
        </w:rPr>
        <w:t>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8</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40</w:t>
      </w:r>
      <w:r w:rsidRPr="00602E4B">
        <w:rPr>
          <w:rStyle w:val="token"/>
          <w:rFonts w:ascii="Inter" w:eastAsiaTheme="majorEastAsia" w:hAnsi="Inter"/>
          <w:color w:val="ABB2BF"/>
          <w:sz w:val="18"/>
          <w:szCs w:val="18"/>
        </w:rPr>
        <w:t>]);</w:t>
      </w:r>
    </w:p>
    <w:p w14:paraId="3530342A"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let</w:t>
      </w:r>
      <w:r w:rsidRPr="00602E4B">
        <w:rPr>
          <w:rStyle w:val="HTMLCode"/>
          <w:rFonts w:ascii="Inter" w:eastAsiaTheme="majorEastAsia" w:hAnsi="Inter"/>
          <w:color w:val="ABB2BF"/>
          <w:sz w:val="18"/>
          <w:szCs w:val="18"/>
        </w:rPr>
        <w:t xml:space="preserve"> signatures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HTMLCode"/>
          <w:rFonts w:ascii="Inter" w:eastAsiaTheme="majorEastAsia" w:hAnsi="Inter"/>
          <w:color w:val="ABB2BF"/>
          <w:sz w:val="18"/>
          <w:szCs w:val="18"/>
        </w:rPr>
        <w:t>data</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40</w:t>
      </w:r>
      <w:r w:rsidRPr="00602E4B">
        <w:rPr>
          <w:rStyle w:val="token"/>
          <w:rFonts w:ascii="Inter" w:eastAsiaTheme="majorEastAsia" w:hAnsi="Inter"/>
          <w:color w:val="ABB2BF"/>
          <w:sz w:val="18"/>
          <w:szCs w:val="18"/>
        </w:rPr>
        <w:t>..];</w:t>
      </w:r>
    </w:p>
    <w:p w14:paraId="154E0414"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CFF3E6B"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threshold signatures (k-of-n multisig)</w:t>
      </w:r>
    </w:p>
    <w:p w14:paraId="170A6FD5"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verify_threshold_signatures</w:t>
      </w:r>
      <w:r w:rsidRPr="00602E4B">
        <w:rPr>
          <w:rStyle w:val="token"/>
          <w:rFonts w:ascii="Inter" w:eastAsiaTheme="majorEastAsia" w:hAnsi="Inter"/>
          <w:color w:val="ABB2BF"/>
          <w:sz w:val="18"/>
          <w:szCs w:val="18"/>
        </w:rPr>
        <w:t>(</w:t>
      </w:r>
    </w:p>
    <w:p w14:paraId="0670F38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HTMLCode"/>
          <w:rFonts w:ascii="Inter" w:eastAsiaTheme="majorEastAsia" w:hAnsi="Inter"/>
          <w:color w:val="ABB2BF"/>
          <w:sz w:val="18"/>
          <w:szCs w:val="18"/>
        </w:rPr>
        <w:t>vault_authority_keys</w:t>
      </w:r>
      <w:r w:rsidRPr="00602E4B">
        <w:rPr>
          <w:rStyle w:val="token"/>
          <w:rFonts w:ascii="Inter" w:eastAsiaTheme="majorEastAsia" w:hAnsi="Inter"/>
          <w:color w:val="ABB2BF"/>
          <w:sz w:val="18"/>
          <w:szCs w:val="18"/>
        </w:rPr>
        <w:t>,</w:t>
      </w:r>
    </w:p>
    <w:p w14:paraId="363A6D6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signatures</w:t>
      </w:r>
      <w:r w:rsidRPr="00602E4B">
        <w:rPr>
          <w:rStyle w:val="token"/>
          <w:rFonts w:ascii="Inter" w:eastAsiaTheme="majorEastAsia" w:hAnsi="Inter"/>
          <w:color w:val="ABB2BF"/>
          <w:sz w:val="18"/>
          <w:szCs w:val="18"/>
        </w:rPr>
        <w:t>,</w:t>
      </w:r>
    </w:p>
    <w:p w14:paraId="7A833A6A"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required_signatures</w:t>
      </w:r>
      <w:r w:rsidRPr="00602E4B">
        <w:rPr>
          <w:rStyle w:val="token"/>
          <w:rFonts w:ascii="Inter" w:eastAsiaTheme="majorEastAsia" w:hAnsi="Inter"/>
          <w:color w:val="ABB2BF"/>
          <w:sz w:val="18"/>
          <w:szCs w:val="18"/>
        </w:rPr>
        <w:t>,</w:t>
      </w:r>
    </w:p>
    <w:p w14:paraId="1764F157"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168B619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C2C70B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Transfer from vault to recipient</w:t>
      </w:r>
    </w:p>
    <w:p w14:paraId="4FEC1A0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spl_token::instruction::</w:t>
      </w:r>
      <w:r w:rsidRPr="00602E4B">
        <w:rPr>
          <w:rStyle w:val="token"/>
          <w:rFonts w:ascii="Inter" w:eastAsiaTheme="majorEastAsia" w:hAnsi="Inter"/>
          <w:color w:val="61AFEF"/>
          <w:sz w:val="18"/>
          <w:szCs w:val="18"/>
        </w:rPr>
        <w:t>transfer</w:t>
      </w:r>
      <w:r w:rsidRPr="00602E4B">
        <w:rPr>
          <w:rStyle w:val="token"/>
          <w:rFonts w:ascii="Inter" w:eastAsiaTheme="majorEastAsia" w:hAnsi="Inter"/>
          <w:color w:val="ABB2BF"/>
          <w:sz w:val="18"/>
          <w:szCs w:val="18"/>
        </w:rPr>
        <w:t>(</w:t>
      </w:r>
    </w:p>
    <w:p w14:paraId="2FAF75C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spl_token::</w:t>
      </w:r>
      <w:r w:rsidRPr="00602E4B">
        <w:rPr>
          <w:rStyle w:val="token"/>
          <w:rFonts w:ascii="Inter" w:eastAsiaTheme="majorEastAsia" w:hAnsi="Inter"/>
          <w:color w:val="61AFEF"/>
          <w:sz w:val="18"/>
          <w:szCs w:val="18"/>
        </w:rPr>
        <w:t>id</w:t>
      </w:r>
      <w:r w:rsidRPr="00602E4B">
        <w:rPr>
          <w:rStyle w:val="token"/>
          <w:rFonts w:ascii="Inter" w:eastAsiaTheme="majorEastAsia" w:hAnsi="Inter"/>
          <w:color w:val="ABB2BF"/>
          <w:sz w:val="18"/>
          <w:szCs w:val="18"/>
        </w:rPr>
        <w:t>(),</w:t>
      </w:r>
    </w:p>
    <w:p w14:paraId="7945469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vault_account</w:t>
      </w:r>
      <w:r w:rsidRPr="00602E4B">
        <w:rPr>
          <w:rStyle w:val="token"/>
          <w:rFonts w:ascii="Inter" w:eastAsiaTheme="majorEastAsia" w:hAnsi="Inter"/>
          <w:color w:val="ABB2BF"/>
          <w:sz w:val="18"/>
          <w:szCs w:val="18"/>
        </w:rPr>
        <w:t>,</w:t>
      </w:r>
    </w:p>
    <w:p w14:paraId="71B170F5"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recipient_account</w:t>
      </w:r>
      <w:r w:rsidRPr="00602E4B">
        <w:rPr>
          <w:rStyle w:val="token"/>
          <w:rFonts w:ascii="Inter" w:eastAsiaTheme="majorEastAsia" w:hAnsi="Inter"/>
          <w:color w:val="ABB2BF"/>
          <w:sz w:val="18"/>
          <w:szCs w:val="18"/>
        </w:rPr>
        <w:t>,</w:t>
      </w:r>
    </w:p>
    <w:p w14:paraId="3F47551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vault_authority</w:t>
      </w:r>
      <w:r w:rsidRPr="00602E4B">
        <w:rPr>
          <w:rStyle w:val="token"/>
          <w:rFonts w:ascii="Inter" w:eastAsiaTheme="majorEastAsia" w:hAnsi="Inter"/>
          <w:color w:val="ABB2BF"/>
          <w:sz w:val="18"/>
          <w:szCs w:val="18"/>
        </w:rPr>
        <w:t>,</w:t>
      </w:r>
    </w:p>
    <w:p w14:paraId="2E978D4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p>
    <w:p w14:paraId="07147CD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p>
    <w:p w14:paraId="38054075"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3C869CE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33D051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Ok</w:t>
      </w:r>
      <w:r w:rsidRPr="00602E4B">
        <w:rPr>
          <w:rStyle w:val="token"/>
          <w:rFonts w:ascii="Inter" w:eastAsiaTheme="majorEastAsia" w:hAnsi="Inter"/>
          <w:color w:val="ABB2BF"/>
          <w:sz w:val="18"/>
          <w:szCs w:val="18"/>
        </w:rPr>
        <w:t>(())</w:t>
      </w:r>
    </w:p>
    <w:p w14:paraId="26F8C9F3" w14:textId="77777777" w:rsidR="00AB56A5" w:rsidRPr="00602E4B" w:rsidRDefault="00AB56A5" w:rsidP="00AB56A5">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31684885"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Confirmation Requirements:</w:t>
      </w:r>
    </w:p>
    <w:p w14:paraId="08B2D69C" w14:textId="77777777" w:rsidR="00AB56A5" w:rsidRPr="00602E4B" w:rsidRDefault="00AB56A5">
      <w:pPr>
        <w:pStyle w:val="whitespace-normal"/>
        <w:numPr>
          <w:ilvl w:val="0"/>
          <w:numId w:val="377"/>
        </w:numPr>
        <w:rPr>
          <w:rFonts w:ascii="Inter" w:hAnsi="Inter"/>
          <w:sz w:val="18"/>
          <w:szCs w:val="18"/>
        </w:rPr>
      </w:pPr>
      <w:r w:rsidRPr="00602E4B">
        <w:rPr>
          <w:rFonts w:ascii="Inter" w:hAnsi="Inter"/>
          <w:sz w:val="18"/>
          <w:szCs w:val="18"/>
        </w:rPr>
        <w:t>Standard: 32 slots (≈13 seconds)</w:t>
      </w:r>
    </w:p>
    <w:p w14:paraId="4FDFCC4D" w14:textId="77777777" w:rsidR="00AB56A5" w:rsidRPr="00602E4B" w:rsidRDefault="00AB56A5">
      <w:pPr>
        <w:pStyle w:val="whitespace-normal"/>
        <w:numPr>
          <w:ilvl w:val="0"/>
          <w:numId w:val="377"/>
        </w:numPr>
        <w:rPr>
          <w:rFonts w:ascii="Inter" w:hAnsi="Inter"/>
          <w:sz w:val="18"/>
          <w:szCs w:val="18"/>
        </w:rPr>
      </w:pPr>
      <w:r w:rsidRPr="00602E4B">
        <w:rPr>
          <w:rFonts w:ascii="Inter" w:hAnsi="Inter"/>
          <w:sz w:val="18"/>
          <w:szCs w:val="18"/>
        </w:rPr>
        <w:t>High-value: 64 slots (≈26 seconds)</w:t>
      </w:r>
    </w:p>
    <w:p w14:paraId="57AD9790" w14:textId="77777777" w:rsidR="00AB56A5" w:rsidRPr="00602E4B" w:rsidRDefault="00AB56A5">
      <w:pPr>
        <w:pStyle w:val="whitespace-normal"/>
        <w:numPr>
          <w:ilvl w:val="0"/>
          <w:numId w:val="377"/>
        </w:numPr>
        <w:rPr>
          <w:rFonts w:ascii="Inter" w:hAnsi="Inter"/>
          <w:sz w:val="18"/>
          <w:szCs w:val="18"/>
        </w:rPr>
      </w:pPr>
      <w:r w:rsidRPr="00602E4B">
        <w:rPr>
          <w:rFonts w:ascii="Inter" w:hAnsi="Inter"/>
          <w:sz w:val="18"/>
          <w:szCs w:val="18"/>
        </w:rPr>
        <w:t>Solana's fast finality allows quick confirmations</w:t>
      </w:r>
    </w:p>
    <w:p w14:paraId="399C573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Asset Support:</w:t>
      </w:r>
    </w:p>
    <w:p w14:paraId="3DCB9687" w14:textId="77777777" w:rsidR="00AB56A5" w:rsidRPr="00602E4B" w:rsidRDefault="00AB56A5">
      <w:pPr>
        <w:pStyle w:val="whitespace-normal"/>
        <w:numPr>
          <w:ilvl w:val="0"/>
          <w:numId w:val="378"/>
        </w:numPr>
        <w:rPr>
          <w:rFonts w:ascii="Inter" w:hAnsi="Inter"/>
          <w:sz w:val="18"/>
          <w:szCs w:val="18"/>
        </w:rPr>
      </w:pPr>
      <w:r w:rsidRPr="00602E4B">
        <w:rPr>
          <w:rFonts w:ascii="Inter" w:hAnsi="Inter"/>
          <w:sz w:val="18"/>
          <w:szCs w:val="18"/>
        </w:rPr>
        <w:t>SPL tokens (Solana Program Library tokens)</w:t>
      </w:r>
    </w:p>
    <w:p w14:paraId="465A8AF1" w14:textId="77777777" w:rsidR="00AB56A5" w:rsidRPr="00602E4B" w:rsidRDefault="00AB56A5">
      <w:pPr>
        <w:pStyle w:val="whitespace-normal"/>
        <w:numPr>
          <w:ilvl w:val="0"/>
          <w:numId w:val="378"/>
        </w:numPr>
        <w:rPr>
          <w:rFonts w:ascii="Inter" w:hAnsi="Inter"/>
          <w:sz w:val="18"/>
          <w:szCs w:val="18"/>
        </w:rPr>
      </w:pPr>
      <w:r w:rsidRPr="00602E4B">
        <w:rPr>
          <w:rFonts w:ascii="Inter" w:hAnsi="Inter"/>
          <w:sz w:val="18"/>
          <w:szCs w:val="18"/>
        </w:rPr>
        <w:t>Wrapped SOL (wSOL) for native SOL representation</w:t>
      </w:r>
    </w:p>
    <w:p w14:paraId="1A91077C" w14:textId="77777777" w:rsidR="00AB56A5" w:rsidRPr="00602E4B" w:rsidRDefault="00AB56A5">
      <w:pPr>
        <w:pStyle w:val="whitespace-normal"/>
        <w:numPr>
          <w:ilvl w:val="0"/>
          <w:numId w:val="378"/>
        </w:numPr>
        <w:rPr>
          <w:rFonts w:ascii="Inter" w:hAnsi="Inter"/>
          <w:sz w:val="18"/>
          <w:szCs w:val="18"/>
        </w:rPr>
      </w:pPr>
      <w:r w:rsidRPr="00602E4B">
        <w:rPr>
          <w:rFonts w:ascii="Inter" w:hAnsi="Inter"/>
          <w:sz w:val="18"/>
          <w:szCs w:val="18"/>
        </w:rPr>
        <w:t>Popular Solana DeFi tokens (USDC-SPL, RAY, SRM, etc.)</w:t>
      </w:r>
    </w:p>
    <w:p w14:paraId="48D8E1E9"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Performance Considerations:</w:t>
      </w:r>
    </w:p>
    <w:p w14:paraId="435F7485" w14:textId="77777777" w:rsidR="00AB56A5" w:rsidRPr="00602E4B" w:rsidRDefault="00AB56A5">
      <w:pPr>
        <w:pStyle w:val="whitespace-normal"/>
        <w:numPr>
          <w:ilvl w:val="0"/>
          <w:numId w:val="379"/>
        </w:numPr>
        <w:rPr>
          <w:rFonts w:ascii="Inter" w:hAnsi="Inter"/>
          <w:sz w:val="18"/>
          <w:szCs w:val="18"/>
        </w:rPr>
      </w:pPr>
      <w:r w:rsidRPr="00602E4B">
        <w:rPr>
          <w:rFonts w:ascii="Inter" w:hAnsi="Inter"/>
          <w:sz w:val="18"/>
          <w:szCs w:val="18"/>
        </w:rPr>
        <w:t>Solana's high throughput (50,000+ TPS) requires efficient event monitoring</w:t>
      </w:r>
    </w:p>
    <w:p w14:paraId="4005FA18" w14:textId="77777777" w:rsidR="00AB56A5" w:rsidRPr="00602E4B" w:rsidRDefault="00AB56A5">
      <w:pPr>
        <w:pStyle w:val="whitespace-normal"/>
        <w:numPr>
          <w:ilvl w:val="0"/>
          <w:numId w:val="379"/>
        </w:numPr>
        <w:rPr>
          <w:rFonts w:ascii="Inter" w:hAnsi="Inter"/>
          <w:sz w:val="18"/>
          <w:szCs w:val="18"/>
        </w:rPr>
      </w:pPr>
      <w:r w:rsidRPr="00602E4B">
        <w:rPr>
          <w:rFonts w:ascii="Inter" w:hAnsi="Inter"/>
          <w:sz w:val="18"/>
          <w:szCs w:val="18"/>
        </w:rPr>
        <w:t>Relayers run Solana full nodes or use high-performance RPC providers</w:t>
      </w:r>
    </w:p>
    <w:p w14:paraId="40583426" w14:textId="77777777" w:rsidR="00AB56A5" w:rsidRPr="00602E4B" w:rsidRDefault="00AB56A5">
      <w:pPr>
        <w:pStyle w:val="whitespace-normal"/>
        <w:numPr>
          <w:ilvl w:val="0"/>
          <w:numId w:val="379"/>
        </w:numPr>
        <w:rPr>
          <w:rFonts w:ascii="Inter" w:hAnsi="Inter"/>
          <w:sz w:val="18"/>
          <w:szCs w:val="18"/>
        </w:rPr>
      </w:pPr>
      <w:r w:rsidRPr="00602E4B">
        <w:rPr>
          <w:rFonts w:ascii="Inter" w:hAnsi="Inter"/>
          <w:sz w:val="18"/>
          <w:szCs w:val="18"/>
        </w:rPr>
        <w:t>Batch processing of multiple deposits/withdrawals to optimize program calls</w:t>
      </w:r>
    </w:p>
    <w:p w14:paraId="12D56FF2"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Unique Challenges:</w:t>
      </w:r>
    </w:p>
    <w:p w14:paraId="21345E19" w14:textId="77777777" w:rsidR="00AB56A5" w:rsidRPr="00602E4B" w:rsidRDefault="00AB56A5">
      <w:pPr>
        <w:pStyle w:val="whitespace-normal"/>
        <w:numPr>
          <w:ilvl w:val="0"/>
          <w:numId w:val="380"/>
        </w:numPr>
        <w:rPr>
          <w:rFonts w:ascii="Inter" w:hAnsi="Inter"/>
          <w:sz w:val="18"/>
          <w:szCs w:val="18"/>
        </w:rPr>
      </w:pPr>
      <w:r w:rsidRPr="00602E4B">
        <w:rPr>
          <w:rFonts w:ascii="Inter" w:hAnsi="Inter"/>
          <w:sz w:val="18"/>
          <w:szCs w:val="18"/>
        </w:rPr>
        <w:t>Solana's account model differs from Ethereum (account-based state vs UTXO-like)</w:t>
      </w:r>
    </w:p>
    <w:p w14:paraId="710AADFC" w14:textId="77777777" w:rsidR="00AB56A5" w:rsidRPr="00602E4B" w:rsidRDefault="00AB56A5">
      <w:pPr>
        <w:pStyle w:val="whitespace-normal"/>
        <w:numPr>
          <w:ilvl w:val="0"/>
          <w:numId w:val="380"/>
        </w:numPr>
        <w:rPr>
          <w:rFonts w:ascii="Inter" w:hAnsi="Inter"/>
          <w:sz w:val="18"/>
          <w:szCs w:val="18"/>
        </w:rPr>
      </w:pPr>
      <w:r w:rsidRPr="00602E4B">
        <w:rPr>
          <w:rFonts w:ascii="Inter" w:hAnsi="Inter"/>
          <w:sz w:val="18"/>
          <w:szCs w:val="18"/>
        </w:rPr>
        <w:t>Rent-exempt minimum balance requirements for all accounts</w:t>
      </w:r>
    </w:p>
    <w:p w14:paraId="41C192A2" w14:textId="77777777" w:rsidR="00AB56A5" w:rsidRPr="00602E4B" w:rsidRDefault="00AB56A5">
      <w:pPr>
        <w:pStyle w:val="whitespace-normal"/>
        <w:numPr>
          <w:ilvl w:val="0"/>
          <w:numId w:val="380"/>
        </w:numPr>
        <w:rPr>
          <w:rFonts w:ascii="Inter" w:hAnsi="Inter"/>
          <w:sz w:val="18"/>
          <w:szCs w:val="18"/>
        </w:rPr>
      </w:pPr>
      <w:r w:rsidRPr="00602E4B">
        <w:rPr>
          <w:rFonts w:ascii="Inter" w:hAnsi="Inter"/>
          <w:sz w:val="18"/>
          <w:szCs w:val="18"/>
        </w:rPr>
        <w:t>Program upgrades require different authorization model than Ethereum contracts</w:t>
      </w:r>
    </w:p>
    <w:p w14:paraId="3A2334E2" w14:textId="77777777" w:rsidR="00AB56A5" w:rsidRPr="00602E4B" w:rsidRDefault="00AB56A5" w:rsidP="00AB56A5">
      <w:pPr>
        <w:pStyle w:val="Heading3"/>
        <w:rPr>
          <w:rFonts w:ascii="Inter" w:hAnsi="Inter"/>
          <w:sz w:val="18"/>
          <w:szCs w:val="18"/>
        </w:rPr>
      </w:pPr>
      <w:r w:rsidRPr="00602E4B">
        <w:rPr>
          <w:rFonts w:ascii="Inter" w:hAnsi="Inter"/>
          <w:sz w:val="18"/>
          <w:szCs w:val="18"/>
        </w:rPr>
        <w:lastRenderedPageBreak/>
        <w:t>Bitcoin</w:t>
      </w:r>
    </w:p>
    <w:p w14:paraId="73B08862"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Integration Architecture:</w:t>
      </w:r>
      <w:r w:rsidRPr="00602E4B">
        <w:rPr>
          <w:rFonts w:ascii="Inter" w:hAnsi="Inter"/>
          <w:sz w:val="18"/>
          <w:szCs w:val="18"/>
        </w:rPr>
        <w:t xml:space="preserve"> Bitcoin integration is most complex due to lack of smart contract capability and UTXO model.</w:t>
      </w:r>
    </w:p>
    <w:p w14:paraId="566CFFF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Threshold Custody Model:</w:t>
      </w:r>
      <w:r w:rsidRPr="00602E4B">
        <w:rPr>
          <w:rFonts w:ascii="Inter" w:hAnsi="Inter"/>
          <w:sz w:val="18"/>
          <w:szCs w:val="18"/>
        </w:rPr>
        <w:t xml:space="preserve"> Bitcoin held in threshold multi-signature addresses controlled by Synergy relayers:</w:t>
      </w:r>
    </w:p>
    <w:p w14:paraId="2EA4F4B6"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Address Generation:</w:t>
      </w:r>
    </w:p>
    <w:p w14:paraId="094CAA42" w14:textId="77777777" w:rsidR="00AB56A5" w:rsidRPr="00602E4B" w:rsidRDefault="00AB56A5">
      <w:pPr>
        <w:pStyle w:val="whitespace-normal"/>
        <w:numPr>
          <w:ilvl w:val="0"/>
          <w:numId w:val="381"/>
        </w:numPr>
        <w:rPr>
          <w:rFonts w:ascii="Inter" w:hAnsi="Inter"/>
          <w:sz w:val="18"/>
          <w:szCs w:val="18"/>
        </w:rPr>
      </w:pPr>
      <w:r w:rsidRPr="00602E4B">
        <w:rPr>
          <w:rFonts w:ascii="Inter" w:hAnsi="Inter"/>
          <w:sz w:val="18"/>
          <w:szCs w:val="18"/>
        </w:rPr>
        <w:t>P2WSH (Pay to Witness Script Hash) threshold addresses</w:t>
      </w:r>
    </w:p>
    <w:p w14:paraId="5D2C6C08" w14:textId="77777777" w:rsidR="00AB56A5" w:rsidRPr="00602E4B" w:rsidRDefault="00AB56A5">
      <w:pPr>
        <w:pStyle w:val="whitespace-normal"/>
        <w:numPr>
          <w:ilvl w:val="0"/>
          <w:numId w:val="381"/>
        </w:numPr>
        <w:rPr>
          <w:rFonts w:ascii="Inter" w:hAnsi="Inter"/>
          <w:sz w:val="18"/>
          <w:szCs w:val="18"/>
        </w:rPr>
      </w:pPr>
      <w:r w:rsidRPr="00602E4B">
        <w:rPr>
          <w:rFonts w:ascii="Inter" w:hAnsi="Inter"/>
          <w:sz w:val="18"/>
          <w:szCs w:val="18"/>
        </w:rPr>
        <w:t>m-of-n multisig (e.g., 100-of-150)</w:t>
      </w:r>
    </w:p>
    <w:p w14:paraId="0C3968BE" w14:textId="77777777" w:rsidR="00AB56A5" w:rsidRPr="00602E4B" w:rsidRDefault="00AB56A5">
      <w:pPr>
        <w:pStyle w:val="whitespace-normal"/>
        <w:numPr>
          <w:ilvl w:val="0"/>
          <w:numId w:val="381"/>
        </w:numPr>
        <w:rPr>
          <w:rFonts w:ascii="Inter" w:hAnsi="Inter"/>
          <w:sz w:val="18"/>
          <w:szCs w:val="18"/>
        </w:rPr>
      </w:pPr>
      <w:r w:rsidRPr="00602E4B">
        <w:rPr>
          <w:rFonts w:ascii="Inter" w:hAnsi="Inter"/>
          <w:sz w:val="18"/>
          <w:szCs w:val="18"/>
        </w:rPr>
        <w:t>Generated through Distributed Key Generation (DKG) ceremony among relayers</w:t>
      </w:r>
    </w:p>
    <w:p w14:paraId="117401D7" w14:textId="77777777" w:rsidR="00AB56A5" w:rsidRPr="00602E4B" w:rsidRDefault="00AB56A5">
      <w:pPr>
        <w:pStyle w:val="whitespace-normal"/>
        <w:numPr>
          <w:ilvl w:val="0"/>
          <w:numId w:val="381"/>
        </w:numPr>
        <w:rPr>
          <w:rFonts w:ascii="Inter" w:hAnsi="Inter"/>
          <w:sz w:val="18"/>
          <w:szCs w:val="18"/>
        </w:rPr>
      </w:pPr>
      <w:r w:rsidRPr="00602E4B">
        <w:rPr>
          <w:rFonts w:ascii="Inter" w:hAnsi="Inter"/>
          <w:sz w:val="18"/>
          <w:szCs w:val="18"/>
        </w:rPr>
        <w:t>Each user deposit uses unique address derived from their UMA</w:t>
      </w:r>
    </w:p>
    <w:p w14:paraId="2A774D2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Deposit Process:</w:t>
      </w:r>
    </w:p>
    <w:p w14:paraId="3DD7A5EA" w14:textId="77777777" w:rsidR="00AB56A5" w:rsidRPr="00602E4B" w:rsidRDefault="00AB56A5">
      <w:pPr>
        <w:pStyle w:val="whitespace-normal"/>
        <w:numPr>
          <w:ilvl w:val="0"/>
          <w:numId w:val="382"/>
        </w:numPr>
        <w:rPr>
          <w:rFonts w:ascii="Inter" w:hAnsi="Inter"/>
          <w:sz w:val="18"/>
          <w:szCs w:val="18"/>
        </w:rPr>
      </w:pPr>
      <w:r w:rsidRPr="00602E4B">
        <w:rPr>
          <w:rFonts w:ascii="Inter" w:hAnsi="Inter"/>
          <w:sz w:val="18"/>
          <w:szCs w:val="18"/>
        </w:rPr>
        <w:t>User initiates deposit on Synergy (provides BTC amount and their UMA)</w:t>
      </w:r>
    </w:p>
    <w:p w14:paraId="1504C632" w14:textId="77777777" w:rsidR="00AB56A5" w:rsidRPr="00602E4B" w:rsidRDefault="00AB56A5">
      <w:pPr>
        <w:pStyle w:val="whitespace-normal"/>
        <w:numPr>
          <w:ilvl w:val="0"/>
          <w:numId w:val="382"/>
        </w:numPr>
        <w:rPr>
          <w:rFonts w:ascii="Inter" w:hAnsi="Inter"/>
          <w:sz w:val="18"/>
          <w:szCs w:val="18"/>
        </w:rPr>
      </w:pPr>
      <w:r w:rsidRPr="00602E4B">
        <w:rPr>
          <w:rFonts w:ascii="Inter" w:hAnsi="Inter"/>
          <w:sz w:val="18"/>
          <w:szCs w:val="18"/>
        </w:rPr>
        <w:t>Synergy generates unique Bitcoin deposit address for this user</w:t>
      </w:r>
    </w:p>
    <w:p w14:paraId="73342AE0" w14:textId="77777777" w:rsidR="00AB56A5" w:rsidRPr="00602E4B" w:rsidRDefault="00AB56A5">
      <w:pPr>
        <w:pStyle w:val="whitespace-normal"/>
        <w:numPr>
          <w:ilvl w:val="0"/>
          <w:numId w:val="382"/>
        </w:numPr>
        <w:rPr>
          <w:rFonts w:ascii="Inter" w:hAnsi="Inter"/>
          <w:sz w:val="18"/>
          <w:szCs w:val="18"/>
        </w:rPr>
      </w:pPr>
      <w:r w:rsidRPr="00602E4B">
        <w:rPr>
          <w:rFonts w:ascii="Inter" w:hAnsi="Inter"/>
          <w:sz w:val="18"/>
          <w:szCs w:val="18"/>
        </w:rPr>
        <w:t>User sends BTC to this address on Bitcoin network</w:t>
      </w:r>
    </w:p>
    <w:p w14:paraId="335DD4DA" w14:textId="77777777" w:rsidR="00AB56A5" w:rsidRPr="00602E4B" w:rsidRDefault="00AB56A5">
      <w:pPr>
        <w:pStyle w:val="whitespace-normal"/>
        <w:numPr>
          <w:ilvl w:val="0"/>
          <w:numId w:val="382"/>
        </w:numPr>
        <w:rPr>
          <w:rFonts w:ascii="Inter" w:hAnsi="Inter"/>
          <w:sz w:val="18"/>
          <w:szCs w:val="18"/>
        </w:rPr>
      </w:pPr>
      <w:r w:rsidRPr="00602E4B">
        <w:rPr>
          <w:rFonts w:ascii="Inter" w:hAnsi="Inter"/>
          <w:sz w:val="18"/>
          <w:szCs w:val="18"/>
        </w:rPr>
        <w:t>After 6 confirmations (≈60 minutes), relayers detect deposit</w:t>
      </w:r>
    </w:p>
    <w:p w14:paraId="31BB843D" w14:textId="77777777" w:rsidR="00AB56A5" w:rsidRPr="00602E4B" w:rsidRDefault="00AB56A5">
      <w:pPr>
        <w:pStyle w:val="whitespace-normal"/>
        <w:numPr>
          <w:ilvl w:val="0"/>
          <w:numId w:val="382"/>
        </w:numPr>
        <w:rPr>
          <w:rFonts w:ascii="Inter" w:hAnsi="Inter"/>
          <w:sz w:val="18"/>
          <w:szCs w:val="18"/>
        </w:rPr>
      </w:pPr>
      <w:r w:rsidRPr="00602E4B">
        <w:rPr>
          <w:rFonts w:ascii="Inter" w:hAnsi="Inter"/>
          <w:sz w:val="18"/>
          <w:szCs w:val="18"/>
        </w:rPr>
        <w:t>Relayers sign attestation and submit to Synergy</w:t>
      </w:r>
    </w:p>
    <w:p w14:paraId="01CCF839" w14:textId="77777777" w:rsidR="00AB56A5" w:rsidRPr="00602E4B" w:rsidRDefault="00AB56A5">
      <w:pPr>
        <w:pStyle w:val="whitespace-normal"/>
        <w:numPr>
          <w:ilvl w:val="0"/>
          <w:numId w:val="382"/>
        </w:numPr>
        <w:rPr>
          <w:rFonts w:ascii="Inter" w:hAnsi="Inter"/>
          <w:sz w:val="18"/>
          <w:szCs w:val="18"/>
        </w:rPr>
      </w:pPr>
      <w:r w:rsidRPr="00602E4B">
        <w:rPr>
          <w:rFonts w:ascii="Inter" w:hAnsi="Inter"/>
          <w:sz w:val="18"/>
          <w:szCs w:val="18"/>
        </w:rPr>
        <w:t>Synergy mints equivalent wBTC-SYN to user's account</w:t>
      </w:r>
    </w:p>
    <w:p w14:paraId="2F5B50F0"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Withdrawal Process:</w:t>
      </w:r>
    </w:p>
    <w:p w14:paraId="5D3CE3CD" w14:textId="77777777" w:rsidR="00AB56A5" w:rsidRPr="00602E4B" w:rsidRDefault="00AB56A5">
      <w:pPr>
        <w:pStyle w:val="whitespace-normal"/>
        <w:numPr>
          <w:ilvl w:val="0"/>
          <w:numId w:val="383"/>
        </w:numPr>
        <w:rPr>
          <w:rFonts w:ascii="Inter" w:hAnsi="Inter"/>
          <w:sz w:val="18"/>
          <w:szCs w:val="18"/>
        </w:rPr>
      </w:pPr>
      <w:r w:rsidRPr="00602E4B">
        <w:rPr>
          <w:rFonts w:ascii="Inter" w:hAnsi="Inter"/>
          <w:sz w:val="18"/>
          <w:szCs w:val="18"/>
        </w:rPr>
        <w:t>User initiates withdrawal on Synergy (burns wBTC-SYN)</w:t>
      </w:r>
    </w:p>
    <w:p w14:paraId="03FC0D70" w14:textId="77777777" w:rsidR="00AB56A5" w:rsidRPr="00602E4B" w:rsidRDefault="00AB56A5">
      <w:pPr>
        <w:pStyle w:val="whitespace-normal"/>
        <w:numPr>
          <w:ilvl w:val="0"/>
          <w:numId w:val="383"/>
        </w:numPr>
        <w:rPr>
          <w:rFonts w:ascii="Inter" w:hAnsi="Inter"/>
          <w:sz w:val="18"/>
          <w:szCs w:val="18"/>
        </w:rPr>
      </w:pPr>
      <w:r w:rsidRPr="00602E4B">
        <w:rPr>
          <w:rFonts w:ascii="Inter" w:hAnsi="Inter"/>
          <w:sz w:val="18"/>
          <w:szCs w:val="18"/>
        </w:rPr>
        <w:t>Withdrawal request recorded on-chain with user's Bitcoin destination address</w:t>
      </w:r>
    </w:p>
    <w:p w14:paraId="779C2C9E" w14:textId="77777777" w:rsidR="00AB56A5" w:rsidRPr="00602E4B" w:rsidRDefault="00AB56A5">
      <w:pPr>
        <w:pStyle w:val="whitespace-normal"/>
        <w:numPr>
          <w:ilvl w:val="0"/>
          <w:numId w:val="383"/>
        </w:numPr>
        <w:rPr>
          <w:rFonts w:ascii="Inter" w:hAnsi="Inter"/>
          <w:sz w:val="18"/>
          <w:szCs w:val="18"/>
        </w:rPr>
      </w:pPr>
      <w:r w:rsidRPr="00602E4B">
        <w:rPr>
          <w:rFonts w:ascii="Inter" w:hAnsi="Inter"/>
          <w:sz w:val="18"/>
          <w:szCs w:val="18"/>
        </w:rPr>
        <w:t>Relayers detect withdrawal request</w:t>
      </w:r>
    </w:p>
    <w:p w14:paraId="3D68ACAC" w14:textId="77777777" w:rsidR="00AB56A5" w:rsidRPr="00602E4B" w:rsidRDefault="00AB56A5">
      <w:pPr>
        <w:pStyle w:val="whitespace-normal"/>
        <w:numPr>
          <w:ilvl w:val="0"/>
          <w:numId w:val="383"/>
        </w:numPr>
        <w:rPr>
          <w:rFonts w:ascii="Inter" w:hAnsi="Inter"/>
          <w:sz w:val="18"/>
          <w:szCs w:val="18"/>
        </w:rPr>
      </w:pPr>
      <w:r w:rsidRPr="00602E4B">
        <w:rPr>
          <w:rFonts w:ascii="Inter" w:hAnsi="Inter"/>
          <w:sz w:val="18"/>
          <w:szCs w:val="18"/>
        </w:rPr>
        <w:t>Threshold signing ceremony creates valid Bitcoin transaction</w:t>
      </w:r>
    </w:p>
    <w:p w14:paraId="73B52550" w14:textId="77777777" w:rsidR="00AB56A5" w:rsidRPr="00602E4B" w:rsidRDefault="00AB56A5">
      <w:pPr>
        <w:pStyle w:val="whitespace-normal"/>
        <w:numPr>
          <w:ilvl w:val="0"/>
          <w:numId w:val="383"/>
        </w:numPr>
        <w:rPr>
          <w:rFonts w:ascii="Inter" w:hAnsi="Inter"/>
          <w:sz w:val="18"/>
          <w:szCs w:val="18"/>
        </w:rPr>
      </w:pPr>
      <w:r w:rsidRPr="00602E4B">
        <w:rPr>
          <w:rFonts w:ascii="Inter" w:hAnsi="Inter"/>
          <w:sz w:val="18"/>
          <w:szCs w:val="18"/>
        </w:rPr>
        <w:t>Transaction broadcast to Bitcoin network</w:t>
      </w:r>
    </w:p>
    <w:p w14:paraId="07655E4F" w14:textId="77777777" w:rsidR="00AB56A5" w:rsidRPr="00602E4B" w:rsidRDefault="00AB56A5">
      <w:pPr>
        <w:pStyle w:val="whitespace-normal"/>
        <w:numPr>
          <w:ilvl w:val="0"/>
          <w:numId w:val="383"/>
        </w:numPr>
        <w:rPr>
          <w:rFonts w:ascii="Inter" w:hAnsi="Inter"/>
          <w:sz w:val="18"/>
          <w:szCs w:val="18"/>
        </w:rPr>
      </w:pPr>
      <w:r w:rsidRPr="00602E4B">
        <w:rPr>
          <w:rFonts w:ascii="Inter" w:hAnsi="Inter"/>
          <w:sz w:val="18"/>
          <w:szCs w:val="18"/>
        </w:rPr>
        <w:t>Withdrawal marked complete after 1 Bitcoin confirmation</w:t>
      </w:r>
    </w:p>
    <w:p w14:paraId="56DFB3EC"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Bitcoin Script Structure:</w:t>
      </w:r>
    </w:p>
    <w:p w14:paraId="5F06398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OP_HASH160 &lt;threshold_pubkey_hash&gt; OP_EQUAL</w:t>
      </w:r>
    </w:p>
    <w:p w14:paraId="0CDAC7B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OP_IF</w:t>
      </w:r>
    </w:p>
    <w:p w14:paraId="402D7E9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&lt;m&gt; &lt;pubkey1&gt; &lt;pubkey2&gt; ... &lt;pubkeyn&gt; &lt;n&gt; OP_CHECKMULTISIG</w:t>
      </w:r>
    </w:p>
    <w:p w14:paraId="2C5F4EE3" w14:textId="77777777" w:rsidR="00AB56A5" w:rsidRPr="00602E4B" w:rsidRDefault="00AB56A5" w:rsidP="00AB56A5">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OP_ENDIF</w:t>
      </w:r>
    </w:p>
    <w:p w14:paraId="5F622BFC"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Verification Challenges:</w:t>
      </w:r>
    </w:p>
    <w:p w14:paraId="543E545D" w14:textId="77777777" w:rsidR="00AB56A5" w:rsidRPr="00602E4B" w:rsidRDefault="00AB56A5">
      <w:pPr>
        <w:pStyle w:val="whitespace-normal"/>
        <w:numPr>
          <w:ilvl w:val="0"/>
          <w:numId w:val="384"/>
        </w:numPr>
        <w:rPr>
          <w:rFonts w:ascii="Inter" w:hAnsi="Inter"/>
          <w:sz w:val="18"/>
          <w:szCs w:val="18"/>
        </w:rPr>
      </w:pPr>
      <w:r w:rsidRPr="00602E4B">
        <w:rPr>
          <w:rFonts w:ascii="Inter" w:hAnsi="Inter"/>
          <w:sz w:val="18"/>
          <w:szCs w:val="18"/>
        </w:rPr>
        <w:t>Bitcoin doesn't know about Synergy (no smart contracts to verify Synergy events)</w:t>
      </w:r>
    </w:p>
    <w:p w14:paraId="76374A40" w14:textId="77777777" w:rsidR="00AB56A5" w:rsidRPr="00602E4B" w:rsidRDefault="00AB56A5">
      <w:pPr>
        <w:pStyle w:val="whitespace-normal"/>
        <w:numPr>
          <w:ilvl w:val="0"/>
          <w:numId w:val="384"/>
        </w:numPr>
        <w:rPr>
          <w:rFonts w:ascii="Inter" w:hAnsi="Inter"/>
          <w:sz w:val="18"/>
          <w:szCs w:val="18"/>
        </w:rPr>
      </w:pPr>
      <w:r w:rsidRPr="00602E4B">
        <w:rPr>
          <w:rFonts w:ascii="Inter" w:hAnsi="Inter"/>
          <w:sz w:val="18"/>
          <w:szCs w:val="18"/>
        </w:rPr>
        <w:t>Rely on relayer attestations + optional SPV (Simplified Payment Verification) proofs</w:t>
      </w:r>
    </w:p>
    <w:p w14:paraId="42286A9E" w14:textId="77777777" w:rsidR="00AB56A5" w:rsidRPr="00602E4B" w:rsidRDefault="00AB56A5">
      <w:pPr>
        <w:pStyle w:val="whitespace-normal"/>
        <w:numPr>
          <w:ilvl w:val="0"/>
          <w:numId w:val="384"/>
        </w:numPr>
        <w:rPr>
          <w:rFonts w:ascii="Inter" w:hAnsi="Inter"/>
          <w:sz w:val="18"/>
          <w:szCs w:val="18"/>
        </w:rPr>
      </w:pPr>
      <w:r w:rsidRPr="00602E4B">
        <w:rPr>
          <w:rFonts w:ascii="Inter" w:hAnsi="Inter"/>
          <w:sz w:val="18"/>
          <w:szCs w:val="18"/>
        </w:rPr>
        <w:t>SPV proofs provide cryptographic proof that transaction is included in Bitcoin blockchain</w:t>
      </w:r>
    </w:p>
    <w:p w14:paraId="238F027F" w14:textId="77777777" w:rsidR="00AB56A5" w:rsidRPr="00602E4B" w:rsidRDefault="00AB56A5">
      <w:pPr>
        <w:pStyle w:val="whitespace-normal"/>
        <w:numPr>
          <w:ilvl w:val="0"/>
          <w:numId w:val="384"/>
        </w:numPr>
        <w:rPr>
          <w:rFonts w:ascii="Inter" w:hAnsi="Inter"/>
          <w:sz w:val="18"/>
          <w:szCs w:val="18"/>
        </w:rPr>
      </w:pPr>
      <w:r w:rsidRPr="00602E4B">
        <w:rPr>
          <w:rFonts w:ascii="Inter" w:hAnsi="Inter"/>
          <w:sz w:val="18"/>
          <w:szCs w:val="18"/>
        </w:rPr>
        <w:t>Multiple independent Bitcoin full nodes run by relayers reduce trust assumptions</w:t>
      </w:r>
    </w:p>
    <w:p w14:paraId="405F8679"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Confirmation Requirements:</w:t>
      </w:r>
    </w:p>
    <w:p w14:paraId="2BB69C9C" w14:textId="77777777" w:rsidR="00AB56A5" w:rsidRPr="00602E4B" w:rsidRDefault="00AB56A5">
      <w:pPr>
        <w:pStyle w:val="whitespace-normal"/>
        <w:numPr>
          <w:ilvl w:val="0"/>
          <w:numId w:val="385"/>
        </w:numPr>
        <w:rPr>
          <w:rFonts w:ascii="Inter" w:hAnsi="Inter"/>
          <w:sz w:val="18"/>
          <w:szCs w:val="18"/>
        </w:rPr>
      </w:pPr>
      <w:r w:rsidRPr="00602E4B">
        <w:rPr>
          <w:rFonts w:ascii="Inter" w:hAnsi="Inter"/>
          <w:sz w:val="18"/>
          <w:szCs w:val="18"/>
        </w:rPr>
        <w:t>Standard deposits: 6 confirmations (≈60 minutes)</w:t>
      </w:r>
    </w:p>
    <w:p w14:paraId="17A2DF8C" w14:textId="77777777" w:rsidR="00AB56A5" w:rsidRPr="00602E4B" w:rsidRDefault="00AB56A5">
      <w:pPr>
        <w:pStyle w:val="whitespace-normal"/>
        <w:numPr>
          <w:ilvl w:val="0"/>
          <w:numId w:val="385"/>
        </w:numPr>
        <w:rPr>
          <w:rFonts w:ascii="Inter" w:hAnsi="Inter"/>
          <w:sz w:val="18"/>
          <w:szCs w:val="18"/>
        </w:rPr>
      </w:pPr>
      <w:r w:rsidRPr="00602E4B">
        <w:rPr>
          <w:rFonts w:ascii="Inter" w:hAnsi="Inter"/>
          <w:sz w:val="18"/>
          <w:szCs w:val="18"/>
        </w:rPr>
        <w:t>High-value deposits (&gt; $100K): 12 confirmations (≈120 minutes)</w:t>
      </w:r>
    </w:p>
    <w:p w14:paraId="5E66AD4A" w14:textId="77777777" w:rsidR="00AB56A5" w:rsidRPr="00602E4B" w:rsidRDefault="00AB56A5">
      <w:pPr>
        <w:pStyle w:val="whitespace-normal"/>
        <w:numPr>
          <w:ilvl w:val="0"/>
          <w:numId w:val="385"/>
        </w:numPr>
        <w:rPr>
          <w:rFonts w:ascii="Inter" w:hAnsi="Inter"/>
          <w:sz w:val="18"/>
          <w:szCs w:val="18"/>
        </w:rPr>
      </w:pPr>
      <w:r w:rsidRPr="00602E4B">
        <w:rPr>
          <w:rFonts w:ascii="Inter" w:hAnsi="Inter"/>
          <w:sz w:val="18"/>
          <w:szCs w:val="18"/>
        </w:rPr>
        <w:t>Withdrawals: 1 confirmation sufficient (user controls destination)</w:t>
      </w:r>
    </w:p>
    <w:p w14:paraId="2412C8E6"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User Experience Improvements:</w:t>
      </w:r>
    </w:p>
    <w:p w14:paraId="7FB1F14C" w14:textId="77777777" w:rsidR="00AB56A5" w:rsidRPr="00602E4B" w:rsidRDefault="00AB56A5">
      <w:pPr>
        <w:pStyle w:val="whitespace-normal"/>
        <w:numPr>
          <w:ilvl w:val="0"/>
          <w:numId w:val="386"/>
        </w:numPr>
        <w:rPr>
          <w:rFonts w:ascii="Inter" w:hAnsi="Inter"/>
          <w:sz w:val="18"/>
          <w:szCs w:val="18"/>
        </w:rPr>
      </w:pPr>
      <w:r w:rsidRPr="00602E4B">
        <w:rPr>
          <w:rFonts w:ascii="Inter" w:hAnsi="Inter"/>
          <w:sz w:val="18"/>
          <w:szCs w:val="18"/>
        </w:rPr>
        <w:t>Provisional credit after 1 confirmation with withdrawal restrictions</w:t>
      </w:r>
    </w:p>
    <w:p w14:paraId="6882F754" w14:textId="77777777" w:rsidR="00AB56A5" w:rsidRPr="00602E4B" w:rsidRDefault="00AB56A5">
      <w:pPr>
        <w:pStyle w:val="whitespace-normal"/>
        <w:numPr>
          <w:ilvl w:val="0"/>
          <w:numId w:val="386"/>
        </w:numPr>
        <w:rPr>
          <w:rFonts w:ascii="Inter" w:hAnsi="Inter"/>
          <w:sz w:val="18"/>
          <w:szCs w:val="18"/>
        </w:rPr>
      </w:pPr>
      <w:r w:rsidRPr="00602E4B">
        <w:rPr>
          <w:rFonts w:ascii="Inter" w:hAnsi="Inter"/>
          <w:sz w:val="18"/>
          <w:szCs w:val="18"/>
        </w:rPr>
        <w:t>Progress bar showing confirmation count (e.g., "4/6 confirmations")</w:t>
      </w:r>
    </w:p>
    <w:p w14:paraId="035741FD" w14:textId="77777777" w:rsidR="00AB56A5" w:rsidRPr="00602E4B" w:rsidRDefault="00AB56A5">
      <w:pPr>
        <w:pStyle w:val="whitespace-normal"/>
        <w:numPr>
          <w:ilvl w:val="0"/>
          <w:numId w:val="386"/>
        </w:numPr>
        <w:rPr>
          <w:rFonts w:ascii="Inter" w:hAnsi="Inter"/>
          <w:sz w:val="18"/>
          <w:szCs w:val="18"/>
        </w:rPr>
      </w:pPr>
      <w:r w:rsidRPr="00602E4B">
        <w:rPr>
          <w:rFonts w:ascii="Inter" w:hAnsi="Inter"/>
          <w:sz w:val="18"/>
          <w:szCs w:val="18"/>
        </w:rPr>
        <w:lastRenderedPageBreak/>
        <w:t>Lightning Network integration planned for instant small transfers</w:t>
      </w:r>
    </w:p>
    <w:p w14:paraId="458B2CA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Security Considerations:</w:t>
      </w:r>
    </w:p>
    <w:p w14:paraId="073DB14F" w14:textId="77777777" w:rsidR="00AB56A5" w:rsidRPr="00602E4B" w:rsidRDefault="00AB56A5">
      <w:pPr>
        <w:pStyle w:val="whitespace-normal"/>
        <w:numPr>
          <w:ilvl w:val="0"/>
          <w:numId w:val="387"/>
        </w:numPr>
        <w:rPr>
          <w:rFonts w:ascii="Inter" w:hAnsi="Inter"/>
          <w:sz w:val="18"/>
          <w:szCs w:val="18"/>
        </w:rPr>
      </w:pPr>
      <w:r w:rsidRPr="00602E4B">
        <w:rPr>
          <w:rFonts w:ascii="Inter" w:hAnsi="Inter"/>
          <w:sz w:val="18"/>
          <w:szCs w:val="18"/>
        </w:rPr>
        <w:t>Bitcoin's slow block time makes UX challenging but necessary for security</w:t>
      </w:r>
    </w:p>
    <w:p w14:paraId="64C7C99C" w14:textId="77777777" w:rsidR="00AB56A5" w:rsidRPr="00602E4B" w:rsidRDefault="00AB56A5">
      <w:pPr>
        <w:pStyle w:val="whitespace-normal"/>
        <w:numPr>
          <w:ilvl w:val="0"/>
          <w:numId w:val="387"/>
        </w:numPr>
        <w:rPr>
          <w:rFonts w:ascii="Inter" w:hAnsi="Inter"/>
          <w:sz w:val="18"/>
          <w:szCs w:val="18"/>
        </w:rPr>
      </w:pPr>
      <w:r w:rsidRPr="00602E4B">
        <w:rPr>
          <w:rFonts w:ascii="Inter" w:hAnsi="Inter"/>
          <w:sz w:val="18"/>
          <w:szCs w:val="18"/>
        </w:rPr>
        <w:t>Deep reorgs on Bitcoin are extremely rare but could affect very large transfers</w:t>
      </w:r>
    </w:p>
    <w:p w14:paraId="5F8E626D" w14:textId="77777777" w:rsidR="00AB56A5" w:rsidRPr="00602E4B" w:rsidRDefault="00AB56A5">
      <w:pPr>
        <w:pStyle w:val="whitespace-normal"/>
        <w:numPr>
          <w:ilvl w:val="0"/>
          <w:numId w:val="387"/>
        </w:numPr>
        <w:rPr>
          <w:rFonts w:ascii="Inter" w:hAnsi="Inter"/>
          <w:sz w:val="18"/>
          <w:szCs w:val="18"/>
        </w:rPr>
      </w:pPr>
      <w:r w:rsidRPr="00602E4B">
        <w:rPr>
          <w:rFonts w:ascii="Inter" w:hAnsi="Inter"/>
          <w:sz w:val="18"/>
          <w:szCs w:val="18"/>
        </w:rPr>
        <w:t>Insurance fund sized to cover potential Bitcoin reorg losses</w:t>
      </w:r>
    </w:p>
    <w:p w14:paraId="7462D9FE" w14:textId="77777777" w:rsidR="00AB56A5" w:rsidRPr="00602E4B" w:rsidRDefault="00AB56A5" w:rsidP="00AB56A5">
      <w:pPr>
        <w:pStyle w:val="Heading2"/>
        <w:rPr>
          <w:rFonts w:ascii="Inter" w:hAnsi="Inter"/>
          <w:sz w:val="18"/>
          <w:szCs w:val="18"/>
        </w:rPr>
      </w:pPr>
      <w:r w:rsidRPr="00602E4B">
        <w:rPr>
          <w:rFonts w:ascii="Inter" w:hAnsi="Inter"/>
          <w:sz w:val="18"/>
          <w:szCs w:val="18"/>
        </w:rPr>
        <w:t>19.3 Standards Compliance</w:t>
      </w:r>
    </w:p>
    <w:p w14:paraId="0F51E2C8"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Synergy Network adheres to established blockchain standards to maximize compatibility and developer familiarity.</w:t>
      </w:r>
    </w:p>
    <w:p w14:paraId="5375CFB9" w14:textId="77777777" w:rsidR="00AB56A5" w:rsidRPr="00602E4B" w:rsidRDefault="00AB56A5" w:rsidP="00AB56A5">
      <w:pPr>
        <w:pStyle w:val="Heading3"/>
        <w:rPr>
          <w:rFonts w:ascii="Inter" w:hAnsi="Inter"/>
          <w:sz w:val="18"/>
          <w:szCs w:val="18"/>
        </w:rPr>
      </w:pPr>
      <w:r w:rsidRPr="00602E4B">
        <w:rPr>
          <w:rFonts w:ascii="Inter" w:hAnsi="Inter"/>
          <w:sz w:val="18"/>
          <w:szCs w:val="18"/>
        </w:rPr>
        <w:t>Token Standards</w:t>
      </w:r>
    </w:p>
    <w:p w14:paraId="69AEC778"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ERC-20 (Fungible Tokens):</w:t>
      </w:r>
      <w:r w:rsidRPr="00602E4B">
        <w:rPr>
          <w:rFonts w:ascii="Inter" w:hAnsi="Inter"/>
          <w:sz w:val="18"/>
          <w:szCs w:val="18"/>
        </w:rPr>
        <w:t xml:space="preserve"> Full compatibility with Ethereum ERC-20 standard. All tokens on Synergy implement:</w:t>
      </w:r>
    </w:p>
    <w:p w14:paraId="71272992" w14:textId="77777777" w:rsidR="00AB56A5" w:rsidRPr="00602E4B" w:rsidRDefault="00AB56A5" w:rsidP="00AB56A5">
      <w:pPr>
        <w:rPr>
          <w:rFonts w:ascii="Inter" w:hAnsi="Inter"/>
          <w:sz w:val="18"/>
          <w:szCs w:val="18"/>
        </w:rPr>
      </w:pPr>
      <w:r w:rsidRPr="00602E4B">
        <w:rPr>
          <w:rFonts w:ascii="Inter" w:hAnsi="Inter"/>
          <w:sz w:val="18"/>
          <w:szCs w:val="18"/>
        </w:rPr>
        <w:t>solidity</w:t>
      </w:r>
    </w:p>
    <w:p w14:paraId="0672C43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interface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IERC20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BDE6DA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totalSupply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view</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token"/>
          <w:rFonts w:ascii="Inter" w:eastAsiaTheme="majorEastAsia" w:hAnsi="Inter"/>
          <w:color w:val="ABB2BF"/>
          <w:sz w:val="18"/>
          <w:szCs w:val="18"/>
        </w:rPr>
        <w:t>);</w:t>
      </w:r>
    </w:p>
    <w:p w14:paraId="1F22CE8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balanceOf</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account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view</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token"/>
          <w:rFonts w:ascii="Inter" w:eastAsiaTheme="majorEastAsia" w:hAnsi="Inter"/>
          <w:color w:val="ABB2BF"/>
          <w:sz w:val="18"/>
          <w:szCs w:val="18"/>
        </w:rPr>
        <w:t>);</w:t>
      </w:r>
    </w:p>
    <w:p w14:paraId="15591557"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transfer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recipient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1594625B"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allowance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owner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spender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view</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token"/>
          <w:rFonts w:ascii="Inter" w:eastAsiaTheme="majorEastAsia" w:hAnsi="Inter"/>
          <w:color w:val="ABB2BF"/>
          <w:sz w:val="18"/>
          <w:szCs w:val="18"/>
        </w:rPr>
        <w:t>);</w:t>
      </w:r>
    </w:p>
    <w:p w14:paraId="788DF5E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approve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spender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7920802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transferFrom</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recipient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6EE0559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F3F84F4"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Transfer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from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to</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value</w:t>
      </w:r>
      <w:r w:rsidRPr="00602E4B">
        <w:rPr>
          <w:rStyle w:val="token"/>
          <w:rFonts w:ascii="Inter" w:eastAsiaTheme="majorEastAsia" w:hAnsi="Inter"/>
          <w:color w:val="ABB2BF"/>
          <w:sz w:val="18"/>
          <w:szCs w:val="18"/>
        </w:rPr>
        <w:t>);</w:t>
      </w:r>
    </w:p>
    <w:p w14:paraId="32DC400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Approval</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owner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spender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value</w:t>
      </w:r>
      <w:r w:rsidRPr="00602E4B">
        <w:rPr>
          <w:rStyle w:val="token"/>
          <w:rFonts w:ascii="Inter" w:eastAsiaTheme="majorEastAsia" w:hAnsi="Inter"/>
          <w:color w:val="ABB2BF"/>
          <w:sz w:val="18"/>
          <w:szCs w:val="18"/>
        </w:rPr>
        <w:t>);</w:t>
      </w:r>
    </w:p>
    <w:p w14:paraId="46925ADD" w14:textId="77777777" w:rsidR="00AB56A5" w:rsidRPr="00602E4B" w:rsidRDefault="00AB56A5" w:rsidP="00AB56A5">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77B49AD6"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ERC-721 (Non-Fungible Tokens):</w:t>
      </w:r>
      <w:r w:rsidRPr="00602E4B">
        <w:rPr>
          <w:rFonts w:ascii="Inter" w:hAnsi="Inter"/>
          <w:sz w:val="18"/>
          <w:szCs w:val="18"/>
        </w:rPr>
        <w:t xml:space="preserve"> NFT standard fully supported for digital collectibles, gaming assets, and tokenized real-world assets.</w:t>
      </w:r>
    </w:p>
    <w:p w14:paraId="66A4F9A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ERC-1155 (Multi-Token):</w:t>
      </w:r>
      <w:r w:rsidRPr="00602E4B">
        <w:rPr>
          <w:rFonts w:ascii="Inter" w:hAnsi="Inter"/>
          <w:sz w:val="18"/>
          <w:szCs w:val="18"/>
        </w:rPr>
        <w:t xml:space="preserve"> Efficient batch transfers and mixed fungible/non-fungible tokens in single contract.</w:t>
      </w:r>
    </w:p>
    <w:p w14:paraId="620B5E4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ERC-4337 (Account Abstraction):</w:t>
      </w:r>
      <w:r w:rsidRPr="00602E4B">
        <w:rPr>
          <w:rFonts w:ascii="Inter" w:hAnsi="Inter"/>
          <w:sz w:val="18"/>
          <w:szCs w:val="18"/>
        </w:rPr>
        <w:t xml:space="preserve"> Native support for smart contract wallets enabling:</w:t>
      </w:r>
    </w:p>
    <w:p w14:paraId="692DA4DC" w14:textId="77777777" w:rsidR="00AB56A5" w:rsidRPr="00602E4B" w:rsidRDefault="00AB56A5">
      <w:pPr>
        <w:pStyle w:val="whitespace-normal"/>
        <w:numPr>
          <w:ilvl w:val="0"/>
          <w:numId w:val="388"/>
        </w:numPr>
        <w:rPr>
          <w:rFonts w:ascii="Inter" w:hAnsi="Inter"/>
          <w:sz w:val="18"/>
          <w:szCs w:val="18"/>
        </w:rPr>
      </w:pPr>
      <w:r w:rsidRPr="00602E4B">
        <w:rPr>
          <w:rFonts w:ascii="Inter" w:hAnsi="Inter"/>
          <w:sz w:val="18"/>
          <w:szCs w:val="18"/>
        </w:rPr>
        <w:t>Social recovery</w:t>
      </w:r>
    </w:p>
    <w:p w14:paraId="171A738D" w14:textId="77777777" w:rsidR="00AB56A5" w:rsidRPr="00602E4B" w:rsidRDefault="00AB56A5">
      <w:pPr>
        <w:pStyle w:val="whitespace-normal"/>
        <w:numPr>
          <w:ilvl w:val="0"/>
          <w:numId w:val="388"/>
        </w:numPr>
        <w:rPr>
          <w:rFonts w:ascii="Inter" w:hAnsi="Inter"/>
          <w:sz w:val="18"/>
          <w:szCs w:val="18"/>
        </w:rPr>
      </w:pPr>
      <w:r w:rsidRPr="00602E4B">
        <w:rPr>
          <w:rFonts w:ascii="Inter" w:hAnsi="Inter"/>
          <w:sz w:val="18"/>
          <w:szCs w:val="18"/>
        </w:rPr>
        <w:t>Gas-less transactions (meta-transactions)</w:t>
      </w:r>
    </w:p>
    <w:p w14:paraId="6CCFA3B7" w14:textId="77777777" w:rsidR="00AB56A5" w:rsidRPr="00602E4B" w:rsidRDefault="00AB56A5">
      <w:pPr>
        <w:pStyle w:val="whitespace-normal"/>
        <w:numPr>
          <w:ilvl w:val="0"/>
          <w:numId w:val="388"/>
        </w:numPr>
        <w:rPr>
          <w:rFonts w:ascii="Inter" w:hAnsi="Inter"/>
          <w:sz w:val="18"/>
          <w:szCs w:val="18"/>
        </w:rPr>
      </w:pPr>
      <w:r w:rsidRPr="00602E4B">
        <w:rPr>
          <w:rFonts w:ascii="Inter" w:hAnsi="Inter"/>
          <w:sz w:val="18"/>
          <w:szCs w:val="18"/>
        </w:rPr>
        <w:t>Batch operations</w:t>
      </w:r>
    </w:p>
    <w:p w14:paraId="74C885DC" w14:textId="77777777" w:rsidR="00AB56A5" w:rsidRPr="00602E4B" w:rsidRDefault="00AB56A5">
      <w:pPr>
        <w:pStyle w:val="whitespace-normal"/>
        <w:numPr>
          <w:ilvl w:val="0"/>
          <w:numId w:val="388"/>
        </w:numPr>
        <w:rPr>
          <w:rFonts w:ascii="Inter" w:hAnsi="Inter"/>
          <w:sz w:val="18"/>
          <w:szCs w:val="18"/>
        </w:rPr>
      </w:pPr>
      <w:r w:rsidRPr="00602E4B">
        <w:rPr>
          <w:rFonts w:ascii="Inter" w:hAnsi="Inter"/>
          <w:sz w:val="18"/>
          <w:szCs w:val="18"/>
        </w:rPr>
        <w:t>Custom authorization logic</w:t>
      </w:r>
    </w:p>
    <w:p w14:paraId="4BC435C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Extended Standards:</w:t>
      </w:r>
      <w:r w:rsidRPr="00602E4B">
        <w:rPr>
          <w:rFonts w:ascii="Inter" w:hAnsi="Inter"/>
          <w:sz w:val="18"/>
          <w:szCs w:val="18"/>
        </w:rPr>
        <w:t xml:space="preserve"> Synergy introduces new standards for cross-chain functionality:</w:t>
      </w:r>
    </w:p>
    <w:p w14:paraId="415083B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SRC-100 (Universal Meta-Address):</w:t>
      </w:r>
    </w:p>
    <w:p w14:paraId="48DABF14" w14:textId="77777777" w:rsidR="00AB56A5" w:rsidRPr="00602E4B" w:rsidRDefault="00AB56A5" w:rsidP="00AB56A5">
      <w:pPr>
        <w:rPr>
          <w:rFonts w:ascii="Inter" w:hAnsi="Inter"/>
          <w:sz w:val="18"/>
          <w:szCs w:val="18"/>
        </w:rPr>
      </w:pPr>
      <w:r w:rsidRPr="00602E4B">
        <w:rPr>
          <w:rFonts w:ascii="Inter" w:hAnsi="Inter"/>
          <w:sz w:val="18"/>
          <w:szCs w:val="18"/>
        </w:rPr>
        <w:t>solidity</w:t>
      </w:r>
    </w:p>
    <w:p w14:paraId="0AE13EC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interface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ISRC100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E3324D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resolveUMA</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view</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p>
    <w:p w14:paraId="0B189124"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registerChainAddress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addr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4884C78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rotateUMAKey</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memory</w:t>
      </w:r>
      <w:r w:rsidRPr="00602E4B">
        <w:rPr>
          <w:rStyle w:val="HTMLCode"/>
          <w:rFonts w:ascii="Inter" w:eastAsiaTheme="majorEastAsia" w:hAnsi="Inter"/>
          <w:color w:val="ABB2BF"/>
          <w:sz w:val="18"/>
          <w:szCs w:val="18"/>
        </w:rPr>
        <w:t xml:space="preserve"> newPubKey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memory</w:t>
      </w:r>
      <w:r w:rsidRPr="00602E4B">
        <w:rPr>
          <w:rStyle w:val="HTMLCode"/>
          <w:rFonts w:ascii="Inter" w:eastAsiaTheme="majorEastAsia" w:hAnsi="Inter"/>
          <w:color w:val="ABB2BF"/>
          <w:sz w:val="18"/>
          <w:szCs w:val="18"/>
        </w:rPr>
        <w:t xml:space="preserve"> 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28E666E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UMARegistered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owner</w:t>
      </w:r>
      <w:r w:rsidRPr="00602E4B">
        <w:rPr>
          <w:rStyle w:val="token"/>
          <w:rFonts w:ascii="Inter" w:eastAsiaTheme="majorEastAsia" w:hAnsi="Inter"/>
          <w:color w:val="ABB2BF"/>
          <w:sz w:val="18"/>
          <w:szCs w:val="18"/>
        </w:rPr>
        <w:t>);</w:t>
      </w:r>
    </w:p>
    <w:p w14:paraId="2A06408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ChainAddressRegistered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addr</w:t>
      </w:r>
      <w:r w:rsidRPr="00602E4B">
        <w:rPr>
          <w:rStyle w:val="token"/>
          <w:rFonts w:ascii="Inter" w:eastAsiaTheme="majorEastAsia" w:hAnsi="Inter"/>
          <w:color w:val="ABB2BF"/>
          <w:sz w:val="18"/>
          <w:szCs w:val="18"/>
        </w:rPr>
        <w:t>);</w:t>
      </w:r>
    </w:p>
    <w:p w14:paraId="4CE62CA5" w14:textId="77777777" w:rsidR="00AB56A5" w:rsidRPr="00602E4B" w:rsidRDefault="00AB56A5" w:rsidP="00AB56A5">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354B9939"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SRC-200 (Cross-Chain Token):</w:t>
      </w:r>
    </w:p>
    <w:p w14:paraId="3041ED09" w14:textId="77777777" w:rsidR="00AB56A5" w:rsidRPr="00602E4B" w:rsidRDefault="00AB56A5" w:rsidP="00AB56A5">
      <w:pPr>
        <w:rPr>
          <w:rFonts w:ascii="Inter" w:hAnsi="Inter"/>
          <w:sz w:val="18"/>
          <w:szCs w:val="18"/>
        </w:rPr>
      </w:pPr>
      <w:r w:rsidRPr="00602E4B">
        <w:rPr>
          <w:rFonts w:ascii="Inter" w:hAnsi="Inter"/>
          <w:sz w:val="18"/>
          <w:szCs w:val="18"/>
        </w:rPr>
        <w:t>solidity</w:t>
      </w:r>
    </w:p>
    <w:p w14:paraId="6C2F372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interface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ISRC200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is</w:t>
      </w:r>
      <w:r w:rsidRPr="00602E4B">
        <w:rPr>
          <w:rStyle w:val="HTMLCode"/>
          <w:rFonts w:ascii="Inter" w:eastAsiaTheme="majorEastAsia" w:hAnsi="Inter"/>
          <w:color w:val="ABB2BF"/>
          <w:sz w:val="18"/>
          <w:szCs w:val="18"/>
        </w:rPr>
        <w:t xml:space="preserve"> IERC20 </w:t>
      </w:r>
      <w:r w:rsidRPr="00602E4B">
        <w:rPr>
          <w:rStyle w:val="token"/>
          <w:rFonts w:ascii="Inter" w:eastAsiaTheme="majorEastAsia" w:hAnsi="Inter"/>
          <w:color w:val="ABB2BF"/>
          <w:sz w:val="18"/>
          <w:szCs w:val="18"/>
        </w:rPr>
        <w:t>{</w:t>
      </w:r>
    </w:p>
    <w:p w14:paraId="6A62C40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bridgeOut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recipient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6A08297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bridgeIn</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fromChain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memory</w:t>
      </w:r>
      <w:r w:rsidRPr="00602E4B">
        <w:rPr>
          <w:rStyle w:val="HTMLCode"/>
          <w:rFonts w:ascii="Inter" w:eastAsiaTheme="majorEastAsia" w:hAnsi="Inter"/>
          <w:color w:val="ABB2BF"/>
          <w:sz w:val="18"/>
          <w:szCs w:val="18"/>
        </w:rPr>
        <w:t xml:space="preserve"> 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562BDF5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BridgedOut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p>
    <w:p w14:paraId="6C25263C"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BridgedIn</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fromChain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recipient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w:t>
      </w:r>
      <w:r w:rsidRPr="00602E4B">
        <w:rPr>
          <w:rStyle w:val="token"/>
          <w:rFonts w:ascii="Inter" w:eastAsiaTheme="majorEastAsia" w:hAnsi="Inter"/>
          <w:color w:val="ABB2BF"/>
          <w:sz w:val="18"/>
          <w:szCs w:val="18"/>
        </w:rPr>
        <w:t>);</w:t>
      </w:r>
    </w:p>
    <w:p w14:paraId="6838CD1F" w14:textId="77777777" w:rsidR="00AB56A5" w:rsidRPr="00602E4B" w:rsidRDefault="00AB56A5" w:rsidP="00AB56A5">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66220BBB" w14:textId="77777777" w:rsidR="00AB56A5" w:rsidRPr="00602E4B" w:rsidRDefault="00AB56A5" w:rsidP="00AB56A5">
      <w:pPr>
        <w:pStyle w:val="Heading3"/>
        <w:rPr>
          <w:rFonts w:ascii="Inter" w:hAnsi="Inter"/>
          <w:color w:val="auto"/>
          <w:sz w:val="18"/>
          <w:szCs w:val="18"/>
        </w:rPr>
      </w:pPr>
      <w:r w:rsidRPr="00602E4B">
        <w:rPr>
          <w:rFonts w:ascii="Inter" w:hAnsi="Inter"/>
          <w:sz w:val="18"/>
          <w:szCs w:val="18"/>
        </w:rPr>
        <w:t>Wallet Integration</w:t>
      </w:r>
    </w:p>
    <w:p w14:paraId="4328ED3C"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MetaMask Compatibility:</w:t>
      </w:r>
      <w:r w:rsidRPr="00602E4B">
        <w:rPr>
          <w:rFonts w:ascii="Inter" w:hAnsi="Inter"/>
          <w:sz w:val="18"/>
          <w:szCs w:val="18"/>
        </w:rPr>
        <w:t xml:space="preserve"> Synergy Network appears as an EVM chain in MetaMask:</w:t>
      </w:r>
    </w:p>
    <w:p w14:paraId="1421EAA5" w14:textId="77777777" w:rsidR="00AB56A5" w:rsidRPr="00602E4B" w:rsidRDefault="00AB56A5">
      <w:pPr>
        <w:pStyle w:val="whitespace-normal"/>
        <w:numPr>
          <w:ilvl w:val="0"/>
          <w:numId w:val="389"/>
        </w:numPr>
        <w:rPr>
          <w:rFonts w:ascii="Inter" w:hAnsi="Inter"/>
          <w:sz w:val="18"/>
          <w:szCs w:val="18"/>
        </w:rPr>
      </w:pPr>
      <w:r w:rsidRPr="00602E4B">
        <w:rPr>
          <w:rFonts w:ascii="Inter" w:hAnsi="Inter"/>
          <w:sz w:val="18"/>
          <w:szCs w:val="18"/>
        </w:rPr>
        <w:t>Network Name: Synergy Network</w:t>
      </w:r>
    </w:p>
    <w:p w14:paraId="7433793B" w14:textId="77777777" w:rsidR="00AB56A5" w:rsidRPr="00602E4B" w:rsidRDefault="00AB56A5">
      <w:pPr>
        <w:pStyle w:val="whitespace-normal"/>
        <w:numPr>
          <w:ilvl w:val="0"/>
          <w:numId w:val="389"/>
        </w:numPr>
        <w:rPr>
          <w:rFonts w:ascii="Inter" w:hAnsi="Inter"/>
          <w:sz w:val="18"/>
          <w:szCs w:val="18"/>
        </w:rPr>
      </w:pPr>
      <w:r w:rsidRPr="00602E4B">
        <w:rPr>
          <w:rFonts w:ascii="Inter" w:hAnsi="Inter"/>
          <w:sz w:val="18"/>
          <w:szCs w:val="18"/>
        </w:rPr>
        <w:t xml:space="preserve">RPC URL: </w:t>
      </w:r>
      <w:hyperlink r:id="rId7" w:history="1">
        <w:r w:rsidRPr="00602E4B">
          <w:rPr>
            <w:rStyle w:val="Hyperlink"/>
            <w:rFonts w:ascii="Inter" w:hAnsi="Inter"/>
            <w:sz w:val="18"/>
            <w:szCs w:val="18"/>
          </w:rPr>
          <w:t>https://rpc.synergy.network</w:t>
        </w:r>
      </w:hyperlink>
    </w:p>
    <w:p w14:paraId="75BEBC99" w14:textId="77777777" w:rsidR="00AB56A5" w:rsidRPr="00602E4B" w:rsidRDefault="00AB56A5">
      <w:pPr>
        <w:pStyle w:val="whitespace-normal"/>
        <w:numPr>
          <w:ilvl w:val="0"/>
          <w:numId w:val="389"/>
        </w:numPr>
        <w:rPr>
          <w:rFonts w:ascii="Inter" w:hAnsi="Inter"/>
          <w:sz w:val="18"/>
          <w:szCs w:val="18"/>
        </w:rPr>
      </w:pPr>
      <w:r w:rsidRPr="00602E4B">
        <w:rPr>
          <w:rFonts w:ascii="Inter" w:hAnsi="Inter"/>
          <w:sz w:val="18"/>
          <w:szCs w:val="18"/>
        </w:rPr>
        <w:t>Chain ID: 8888 (Synergy mainnet), 8889 (testnet)</w:t>
      </w:r>
    </w:p>
    <w:p w14:paraId="315636A3" w14:textId="77777777" w:rsidR="00AB56A5" w:rsidRPr="00602E4B" w:rsidRDefault="00AB56A5">
      <w:pPr>
        <w:pStyle w:val="whitespace-normal"/>
        <w:numPr>
          <w:ilvl w:val="0"/>
          <w:numId w:val="389"/>
        </w:numPr>
        <w:rPr>
          <w:rFonts w:ascii="Inter" w:hAnsi="Inter"/>
          <w:sz w:val="18"/>
          <w:szCs w:val="18"/>
        </w:rPr>
      </w:pPr>
      <w:r w:rsidRPr="00602E4B">
        <w:rPr>
          <w:rFonts w:ascii="Inter" w:hAnsi="Inter"/>
          <w:sz w:val="18"/>
          <w:szCs w:val="18"/>
        </w:rPr>
        <w:t>Currency Symbol: SNRG</w:t>
      </w:r>
    </w:p>
    <w:p w14:paraId="537AEB32" w14:textId="77777777" w:rsidR="00AB56A5" w:rsidRPr="00602E4B" w:rsidRDefault="00AB56A5">
      <w:pPr>
        <w:pStyle w:val="whitespace-normal"/>
        <w:numPr>
          <w:ilvl w:val="0"/>
          <w:numId w:val="389"/>
        </w:numPr>
        <w:rPr>
          <w:rFonts w:ascii="Inter" w:hAnsi="Inter"/>
          <w:sz w:val="18"/>
          <w:szCs w:val="18"/>
        </w:rPr>
      </w:pPr>
      <w:r w:rsidRPr="00602E4B">
        <w:rPr>
          <w:rFonts w:ascii="Inter" w:hAnsi="Inter"/>
          <w:sz w:val="18"/>
          <w:szCs w:val="18"/>
        </w:rPr>
        <w:t xml:space="preserve">Block Explorer: </w:t>
      </w:r>
      <w:hyperlink r:id="rId8" w:history="1">
        <w:r w:rsidRPr="00602E4B">
          <w:rPr>
            <w:rStyle w:val="Hyperlink"/>
            <w:rFonts w:ascii="Inter" w:hAnsi="Inter"/>
            <w:sz w:val="18"/>
            <w:szCs w:val="18"/>
          </w:rPr>
          <w:t>https://explorer.synergy.network</w:t>
        </w:r>
      </w:hyperlink>
    </w:p>
    <w:p w14:paraId="2D9DD128"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WalletConnect Support:</w:t>
      </w:r>
      <w:r w:rsidRPr="00602E4B">
        <w:rPr>
          <w:rFonts w:ascii="Inter" w:hAnsi="Inter"/>
          <w:sz w:val="18"/>
          <w:szCs w:val="18"/>
        </w:rPr>
        <w:t xml:space="preserve"> Full WalletConnect v2 integration enabling:</w:t>
      </w:r>
    </w:p>
    <w:p w14:paraId="1A6DA5E7" w14:textId="77777777" w:rsidR="00AB56A5" w:rsidRPr="00602E4B" w:rsidRDefault="00AB56A5">
      <w:pPr>
        <w:pStyle w:val="whitespace-normal"/>
        <w:numPr>
          <w:ilvl w:val="0"/>
          <w:numId w:val="390"/>
        </w:numPr>
        <w:rPr>
          <w:rFonts w:ascii="Inter" w:hAnsi="Inter"/>
          <w:sz w:val="18"/>
          <w:szCs w:val="18"/>
        </w:rPr>
      </w:pPr>
      <w:r w:rsidRPr="00602E4B">
        <w:rPr>
          <w:rFonts w:ascii="Inter" w:hAnsi="Inter"/>
          <w:sz w:val="18"/>
          <w:szCs w:val="18"/>
        </w:rPr>
        <w:t>Mobile wallet connections</w:t>
      </w:r>
    </w:p>
    <w:p w14:paraId="7B82557F" w14:textId="77777777" w:rsidR="00AB56A5" w:rsidRPr="00602E4B" w:rsidRDefault="00AB56A5">
      <w:pPr>
        <w:pStyle w:val="whitespace-normal"/>
        <w:numPr>
          <w:ilvl w:val="0"/>
          <w:numId w:val="390"/>
        </w:numPr>
        <w:rPr>
          <w:rFonts w:ascii="Inter" w:hAnsi="Inter"/>
          <w:sz w:val="18"/>
          <w:szCs w:val="18"/>
        </w:rPr>
      </w:pPr>
      <w:r w:rsidRPr="00602E4B">
        <w:rPr>
          <w:rFonts w:ascii="Inter" w:hAnsi="Inter"/>
          <w:sz w:val="18"/>
          <w:szCs w:val="18"/>
        </w:rPr>
        <w:t>QR code pairing</w:t>
      </w:r>
    </w:p>
    <w:p w14:paraId="5216ED62" w14:textId="77777777" w:rsidR="00AB56A5" w:rsidRPr="00602E4B" w:rsidRDefault="00AB56A5">
      <w:pPr>
        <w:pStyle w:val="whitespace-normal"/>
        <w:numPr>
          <w:ilvl w:val="0"/>
          <w:numId w:val="390"/>
        </w:numPr>
        <w:rPr>
          <w:rFonts w:ascii="Inter" w:hAnsi="Inter"/>
          <w:sz w:val="18"/>
          <w:szCs w:val="18"/>
        </w:rPr>
      </w:pPr>
      <w:r w:rsidRPr="00602E4B">
        <w:rPr>
          <w:rFonts w:ascii="Inter" w:hAnsi="Inter"/>
          <w:sz w:val="18"/>
          <w:szCs w:val="18"/>
        </w:rPr>
        <w:t>Multi-chain session management</w:t>
      </w:r>
    </w:p>
    <w:p w14:paraId="549DB95E" w14:textId="77777777" w:rsidR="00AB56A5" w:rsidRPr="00602E4B" w:rsidRDefault="00AB56A5">
      <w:pPr>
        <w:pStyle w:val="whitespace-normal"/>
        <w:numPr>
          <w:ilvl w:val="0"/>
          <w:numId w:val="390"/>
        </w:numPr>
        <w:rPr>
          <w:rFonts w:ascii="Inter" w:hAnsi="Inter"/>
          <w:sz w:val="18"/>
          <w:szCs w:val="18"/>
        </w:rPr>
      </w:pPr>
      <w:r w:rsidRPr="00602E4B">
        <w:rPr>
          <w:rFonts w:ascii="Inter" w:hAnsi="Inter"/>
          <w:sz w:val="18"/>
          <w:szCs w:val="18"/>
        </w:rPr>
        <w:t>Secure signing without exposing private keys</w:t>
      </w:r>
    </w:p>
    <w:p w14:paraId="41DD3326"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Hardware Wallet Support:</w:t>
      </w:r>
    </w:p>
    <w:p w14:paraId="5E001723" w14:textId="77777777" w:rsidR="00AB56A5" w:rsidRPr="00602E4B" w:rsidRDefault="00AB56A5">
      <w:pPr>
        <w:pStyle w:val="whitespace-normal"/>
        <w:numPr>
          <w:ilvl w:val="0"/>
          <w:numId w:val="391"/>
        </w:numPr>
        <w:rPr>
          <w:rFonts w:ascii="Inter" w:hAnsi="Inter"/>
          <w:sz w:val="18"/>
          <w:szCs w:val="18"/>
        </w:rPr>
      </w:pPr>
      <w:r w:rsidRPr="00602E4B">
        <w:rPr>
          <w:rFonts w:ascii="Inter" w:hAnsi="Inter"/>
          <w:sz w:val="18"/>
          <w:szCs w:val="18"/>
        </w:rPr>
        <w:t>Ledger Nano S/X (via Ethereum app)</w:t>
      </w:r>
    </w:p>
    <w:p w14:paraId="44848DDB" w14:textId="77777777" w:rsidR="00AB56A5" w:rsidRPr="00602E4B" w:rsidRDefault="00AB56A5">
      <w:pPr>
        <w:pStyle w:val="whitespace-normal"/>
        <w:numPr>
          <w:ilvl w:val="0"/>
          <w:numId w:val="391"/>
        </w:numPr>
        <w:rPr>
          <w:rFonts w:ascii="Inter" w:hAnsi="Inter"/>
          <w:sz w:val="18"/>
          <w:szCs w:val="18"/>
        </w:rPr>
      </w:pPr>
      <w:r w:rsidRPr="00602E4B">
        <w:rPr>
          <w:rFonts w:ascii="Inter" w:hAnsi="Inter"/>
          <w:sz w:val="18"/>
          <w:szCs w:val="18"/>
        </w:rPr>
        <w:t>Trezor Model T/One</w:t>
      </w:r>
    </w:p>
    <w:p w14:paraId="2C42D2DE" w14:textId="77777777" w:rsidR="00AB56A5" w:rsidRPr="00602E4B" w:rsidRDefault="00AB56A5">
      <w:pPr>
        <w:pStyle w:val="whitespace-normal"/>
        <w:numPr>
          <w:ilvl w:val="0"/>
          <w:numId w:val="391"/>
        </w:numPr>
        <w:rPr>
          <w:rFonts w:ascii="Inter" w:hAnsi="Inter"/>
          <w:sz w:val="18"/>
          <w:szCs w:val="18"/>
        </w:rPr>
      </w:pPr>
      <w:r w:rsidRPr="00602E4B">
        <w:rPr>
          <w:rFonts w:ascii="Inter" w:hAnsi="Inter"/>
          <w:sz w:val="18"/>
          <w:szCs w:val="18"/>
        </w:rPr>
        <w:t>Future: Native Synergy app with Dilithium-3 signing</w:t>
      </w:r>
    </w:p>
    <w:p w14:paraId="1AA04CFE"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Web3 Provider:</w:t>
      </w:r>
      <w:r w:rsidRPr="00602E4B">
        <w:rPr>
          <w:rFonts w:ascii="Inter" w:hAnsi="Inter"/>
          <w:sz w:val="18"/>
          <w:szCs w:val="18"/>
        </w:rPr>
        <w:t xml:space="preserve"> JavaScript interface matches Ethereum for easy migration:</w:t>
      </w:r>
    </w:p>
    <w:p w14:paraId="12B6648C" w14:textId="77777777" w:rsidR="00AB56A5" w:rsidRPr="00602E4B" w:rsidRDefault="00AB56A5" w:rsidP="00AB56A5">
      <w:pPr>
        <w:rPr>
          <w:rFonts w:ascii="Inter" w:hAnsi="Inter"/>
          <w:sz w:val="18"/>
          <w:szCs w:val="18"/>
        </w:rPr>
      </w:pPr>
      <w:r w:rsidRPr="00602E4B">
        <w:rPr>
          <w:rFonts w:ascii="Inter" w:hAnsi="Inter"/>
          <w:sz w:val="18"/>
          <w:szCs w:val="18"/>
        </w:rPr>
        <w:t>javascript</w:t>
      </w:r>
    </w:p>
    <w:p w14:paraId="7A3C1224"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i/>
          <w:iCs/>
          <w:color w:val="5C6370"/>
          <w:sz w:val="18"/>
          <w:szCs w:val="18"/>
        </w:rPr>
        <w:t>// Works with existing Ethereum dApps</w:t>
      </w:r>
    </w:p>
    <w:p w14:paraId="6D90F3A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C678DD"/>
          <w:sz w:val="18"/>
          <w:szCs w:val="18"/>
        </w:rPr>
        <w:t>typeof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window</w:t>
      </w:r>
      <w:r w:rsidRPr="00602E4B">
        <w:rPr>
          <w:rStyle w:val="token"/>
          <w:rFonts w:ascii="Inter" w:eastAsiaTheme="majorEastAsia" w:hAnsi="Inter"/>
          <w:color w:val="ABB2BF"/>
          <w:sz w:val="18"/>
          <w:szCs w:val="18"/>
        </w:rPr>
        <w:t>.ethereum</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'undefined'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CDF276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const</w:t>
      </w:r>
      <w:r w:rsidRPr="00602E4B">
        <w:rPr>
          <w:rStyle w:val="HTMLCode"/>
          <w:rFonts w:ascii="Inter" w:eastAsiaTheme="majorEastAsia" w:hAnsi="Inter"/>
          <w:color w:val="ABB2BF"/>
          <w:sz w:val="18"/>
          <w:szCs w:val="18"/>
        </w:rPr>
        <w:t xml:space="preserve"> provider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new</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ethers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providers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Web3Provider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window</w:t>
      </w:r>
      <w:r w:rsidRPr="00602E4B">
        <w:rPr>
          <w:rStyle w:val="token"/>
          <w:rFonts w:ascii="Inter" w:eastAsiaTheme="majorEastAsia" w:hAnsi="Inter"/>
          <w:color w:val="ABB2BF"/>
          <w:sz w:val="18"/>
          <w:szCs w:val="18"/>
        </w:rPr>
        <w:t>.ethereum);</w:t>
      </w:r>
    </w:p>
    <w:p w14:paraId="47F7720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await</w:t>
      </w:r>
      <w:r w:rsidRPr="00602E4B">
        <w:rPr>
          <w:rStyle w:val="HTMLCode"/>
          <w:rFonts w:ascii="Inter" w:eastAsiaTheme="majorEastAsia" w:hAnsi="Inter"/>
          <w:color w:val="ABB2BF"/>
          <w:sz w:val="18"/>
          <w:szCs w:val="18"/>
        </w:rPr>
        <w:t xml:space="preserve"> provider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send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"eth_requestAccounts"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ADD9D9A"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const</w:t>
      </w:r>
      <w:r w:rsidRPr="00602E4B">
        <w:rPr>
          <w:rStyle w:val="HTMLCode"/>
          <w:rFonts w:ascii="Inter" w:eastAsiaTheme="majorEastAsia" w:hAnsi="Inter"/>
          <w:color w:val="ABB2BF"/>
          <w:sz w:val="18"/>
          <w:szCs w:val="18"/>
        </w:rPr>
        <w:t xml:space="preserve"> signer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provider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getSigner</w:t>
      </w:r>
      <w:r w:rsidRPr="00602E4B">
        <w:rPr>
          <w:rStyle w:val="token"/>
          <w:rFonts w:ascii="Inter" w:eastAsiaTheme="majorEastAsia" w:hAnsi="Inter"/>
          <w:color w:val="ABB2BF"/>
          <w:sz w:val="18"/>
          <w:szCs w:val="18"/>
        </w:rPr>
        <w:t>();</w:t>
      </w:r>
    </w:p>
    <w:p w14:paraId="22F405D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69114B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Extended for cross-chain operations</w:t>
      </w:r>
    </w:p>
    <w:p w14:paraId="06D3D9B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const</w:t>
      </w:r>
      <w:r w:rsidRPr="00602E4B">
        <w:rPr>
          <w:rStyle w:val="HTMLCode"/>
          <w:rFonts w:ascii="Inter" w:eastAsiaTheme="majorEastAsia" w:hAnsi="Inter"/>
          <w:color w:val="ABB2BF"/>
          <w:sz w:val="18"/>
          <w:szCs w:val="18"/>
        </w:rPr>
        <w:t xml:space="preserve"> receipt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await</w:t>
      </w:r>
      <w:r w:rsidRPr="00602E4B">
        <w:rPr>
          <w:rStyle w:val="HTMLCode"/>
          <w:rFonts w:ascii="Inter" w:eastAsiaTheme="majorEastAsia" w:hAnsi="Inter"/>
          <w:color w:val="ABB2BF"/>
          <w:sz w:val="18"/>
          <w:szCs w:val="18"/>
        </w:rPr>
        <w:t xml:space="preserve"> signer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sendCrossChainTransaction</w:t>
      </w:r>
      <w:r w:rsidRPr="00602E4B">
        <w:rPr>
          <w:rStyle w:val="token"/>
          <w:rFonts w:ascii="Inter" w:eastAsiaTheme="majorEastAsia" w:hAnsi="Inter"/>
          <w:color w:val="ABB2BF"/>
          <w:sz w:val="18"/>
          <w:szCs w:val="18"/>
        </w:rPr>
        <w:t>({</w:t>
      </w:r>
    </w:p>
    <w:p w14:paraId="08540E4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E06C75"/>
          <w:sz w:val="18"/>
          <w:szCs w:val="18"/>
        </w:rPr>
        <w:t>to</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"0x742d35Cc6634C0532925a3b844Bc9e7595f0bEb"</w:t>
      </w:r>
      <w:r w:rsidRPr="00602E4B">
        <w:rPr>
          <w:rStyle w:val="token"/>
          <w:rFonts w:ascii="Inter" w:eastAsiaTheme="majorEastAsia" w:hAnsi="Inter"/>
          <w:color w:val="ABB2BF"/>
          <w:sz w:val="18"/>
          <w:szCs w:val="18"/>
        </w:rPr>
        <w:t>,</w:t>
      </w:r>
    </w:p>
    <w:p w14:paraId="1BB4C0F7"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E06C75"/>
          <w:sz w:val="18"/>
          <w:szCs w:val="18"/>
        </w:rPr>
        <w:t>value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ethers</w:t>
      </w:r>
      <w:r w:rsidRPr="00602E4B">
        <w:rPr>
          <w:rStyle w:val="token"/>
          <w:rFonts w:ascii="Inter" w:eastAsiaTheme="majorEastAsia" w:hAnsi="Inter"/>
          <w:color w:val="ABB2BF"/>
          <w:sz w:val="18"/>
          <w:szCs w:val="18"/>
        </w:rPr>
        <w:t>.utils.</w:t>
      </w:r>
      <w:r w:rsidRPr="00602E4B">
        <w:rPr>
          <w:rStyle w:val="token"/>
          <w:rFonts w:ascii="Inter" w:eastAsiaTheme="majorEastAsia" w:hAnsi="Inter"/>
          <w:color w:val="61AFEF"/>
          <w:sz w:val="18"/>
          <w:szCs w:val="18"/>
        </w:rPr>
        <w:t>parseEther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"1.0"</w:t>
      </w:r>
      <w:r w:rsidRPr="00602E4B">
        <w:rPr>
          <w:rStyle w:val="token"/>
          <w:rFonts w:ascii="Inter" w:eastAsiaTheme="majorEastAsia" w:hAnsi="Inter"/>
          <w:color w:val="ABB2BF"/>
          <w:sz w:val="18"/>
          <w:szCs w:val="18"/>
        </w:rPr>
        <w:t>),</w:t>
      </w:r>
    </w:p>
    <w:p w14:paraId="005B914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E06C75"/>
          <w:sz w:val="18"/>
          <w:szCs w:val="18"/>
        </w:rPr>
        <w:t>chainId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Ethereum</w:t>
      </w:r>
    </w:p>
    <w:p w14:paraId="53E150EB"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E06C75"/>
          <w:sz w:val="18"/>
          <w:szCs w:val="18"/>
        </w:rPr>
        <w:t>data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"0x"</w:t>
      </w:r>
    </w:p>
    <w:p w14:paraId="05EA387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5840C97" w14:textId="77777777" w:rsidR="00AB56A5" w:rsidRPr="00602E4B" w:rsidRDefault="00AB56A5" w:rsidP="00AB56A5">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35E39F8C" w14:textId="77777777" w:rsidR="00AB56A5" w:rsidRPr="00602E4B" w:rsidRDefault="00AB56A5" w:rsidP="00AB56A5">
      <w:pPr>
        <w:pStyle w:val="Heading2"/>
        <w:rPr>
          <w:rFonts w:ascii="Inter" w:hAnsi="Inter"/>
          <w:color w:val="auto"/>
          <w:sz w:val="18"/>
          <w:szCs w:val="18"/>
        </w:rPr>
      </w:pPr>
      <w:r w:rsidRPr="00602E4B">
        <w:rPr>
          <w:rFonts w:ascii="Inter" w:hAnsi="Inter"/>
          <w:sz w:val="18"/>
          <w:szCs w:val="18"/>
        </w:rPr>
        <w:t>19.4 Specialized Validator Roles</w:t>
      </w:r>
    </w:p>
    <w:p w14:paraId="786C9B84"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To optimize performance and reduce individual validator burden, Synergy implements role specialization across the network.</w:t>
      </w:r>
    </w:p>
    <w:p w14:paraId="7997191A" w14:textId="77777777" w:rsidR="00AB56A5" w:rsidRPr="00602E4B" w:rsidRDefault="00AB56A5" w:rsidP="00AB56A5">
      <w:pPr>
        <w:pStyle w:val="Heading3"/>
        <w:rPr>
          <w:rFonts w:ascii="Inter" w:hAnsi="Inter"/>
          <w:sz w:val="18"/>
          <w:szCs w:val="18"/>
        </w:rPr>
      </w:pPr>
      <w:r w:rsidRPr="00602E4B">
        <w:rPr>
          <w:rFonts w:ascii="Inter" w:hAnsi="Inter"/>
          <w:sz w:val="18"/>
          <w:szCs w:val="18"/>
        </w:rPr>
        <w:t>Role Categories</w:t>
      </w:r>
    </w:p>
    <w:p w14:paraId="34AAE7E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Consensus Validators:</w:t>
      </w:r>
    </w:p>
    <w:p w14:paraId="1B8FE463" w14:textId="77777777" w:rsidR="00AB56A5" w:rsidRPr="00602E4B" w:rsidRDefault="00AB56A5">
      <w:pPr>
        <w:pStyle w:val="whitespace-normal"/>
        <w:numPr>
          <w:ilvl w:val="0"/>
          <w:numId w:val="392"/>
        </w:numPr>
        <w:rPr>
          <w:rFonts w:ascii="Inter" w:hAnsi="Inter"/>
          <w:sz w:val="18"/>
          <w:szCs w:val="18"/>
        </w:rPr>
      </w:pPr>
      <w:r w:rsidRPr="00602E4B">
        <w:rPr>
          <w:rFonts w:ascii="Inter" w:hAnsi="Inter"/>
          <w:sz w:val="18"/>
          <w:szCs w:val="18"/>
        </w:rPr>
        <w:t>Primary responsibility: Block production and finalization</w:t>
      </w:r>
    </w:p>
    <w:p w14:paraId="7A395E69" w14:textId="77777777" w:rsidR="00AB56A5" w:rsidRPr="00602E4B" w:rsidRDefault="00AB56A5">
      <w:pPr>
        <w:pStyle w:val="whitespace-normal"/>
        <w:numPr>
          <w:ilvl w:val="0"/>
          <w:numId w:val="392"/>
        </w:numPr>
        <w:rPr>
          <w:rFonts w:ascii="Inter" w:hAnsi="Inter"/>
          <w:sz w:val="18"/>
          <w:szCs w:val="18"/>
        </w:rPr>
      </w:pPr>
      <w:r w:rsidRPr="00602E4B">
        <w:rPr>
          <w:rFonts w:ascii="Inter" w:hAnsi="Inter"/>
          <w:sz w:val="18"/>
          <w:szCs w:val="18"/>
        </w:rPr>
        <w:t>Run full Synergy blockchain nodes</w:t>
      </w:r>
    </w:p>
    <w:p w14:paraId="05E7E80C" w14:textId="77777777" w:rsidR="00AB56A5" w:rsidRPr="00602E4B" w:rsidRDefault="00AB56A5">
      <w:pPr>
        <w:pStyle w:val="whitespace-normal"/>
        <w:numPr>
          <w:ilvl w:val="0"/>
          <w:numId w:val="392"/>
        </w:numPr>
        <w:rPr>
          <w:rFonts w:ascii="Inter" w:hAnsi="Inter"/>
          <w:sz w:val="18"/>
          <w:szCs w:val="18"/>
        </w:rPr>
      </w:pPr>
      <w:r w:rsidRPr="00602E4B">
        <w:rPr>
          <w:rFonts w:ascii="Inter" w:hAnsi="Inter"/>
          <w:sz w:val="18"/>
          <w:szCs w:val="18"/>
        </w:rPr>
        <w:t>Participate in PoSy consensus voting (PREPARE → PRECOMMIT → COMMIT)</w:t>
      </w:r>
    </w:p>
    <w:p w14:paraId="2CBDB840" w14:textId="77777777" w:rsidR="00AB56A5" w:rsidRPr="00602E4B" w:rsidRDefault="00AB56A5">
      <w:pPr>
        <w:pStyle w:val="whitespace-normal"/>
        <w:numPr>
          <w:ilvl w:val="0"/>
          <w:numId w:val="392"/>
        </w:numPr>
        <w:rPr>
          <w:rFonts w:ascii="Inter" w:hAnsi="Inter"/>
          <w:sz w:val="18"/>
          <w:szCs w:val="18"/>
        </w:rPr>
      </w:pPr>
      <w:r w:rsidRPr="00602E4B">
        <w:rPr>
          <w:rFonts w:ascii="Inter" w:hAnsi="Inter"/>
          <w:sz w:val="18"/>
          <w:szCs w:val="18"/>
        </w:rPr>
        <w:t>Minimum stake: 10,000 SNRG</w:t>
      </w:r>
    </w:p>
    <w:p w14:paraId="05524951" w14:textId="77777777" w:rsidR="00AB56A5" w:rsidRPr="00602E4B" w:rsidRDefault="00AB56A5">
      <w:pPr>
        <w:pStyle w:val="whitespace-normal"/>
        <w:numPr>
          <w:ilvl w:val="0"/>
          <w:numId w:val="392"/>
        </w:numPr>
        <w:rPr>
          <w:rFonts w:ascii="Inter" w:hAnsi="Inter"/>
          <w:sz w:val="18"/>
          <w:szCs w:val="18"/>
        </w:rPr>
      </w:pPr>
      <w:r w:rsidRPr="00602E4B">
        <w:rPr>
          <w:rFonts w:ascii="Inter" w:hAnsi="Inter"/>
          <w:sz w:val="18"/>
          <w:szCs w:val="18"/>
        </w:rPr>
        <w:t>Hardware requirements: Moderate (CPU: 4 cores, RAM: 16GB, Storage: 500GB SSD)</w:t>
      </w:r>
    </w:p>
    <w:p w14:paraId="40D368A4" w14:textId="77777777" w:rsidR="00AB56A5" w:rsidRPr="00602E4B" w:rsidRDefault="00AB56A5">
      <w:pPr>
        <w:pStyle w:val="whitespace-normal"/>
        <w:numPr>
          <w:ilvl w:val="0"/>
          <w:numId w:val="392"/>
        </w:numPr>
        <w:rPr>
          <w:rFonts w:ascii="Inter" w:hAnsi="Inter"/>
          <w:sz w:val="18"/>
          <w:szCs w:val="18"/>
        </w:rPr>
      </w:pPr>
      <w:r w:rsidRPr="00602E4B">
        <w:rPr>
          <w:rFonts w:ascii="Inter" w:hAnsi="Inter"/>
          <w:sz w:val="18"/>
          <w:szCs w:val="18"/>
        </w:rPr>
        <w:t>Number: 200-500 validators</w:t>
      </w:r>
    </w:p>
    <w:p w14:paraId="0962289C"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Bridge Relayer Validators:</w:t>
      </w:r>
    </w:p>
    <w:p w14:paraId="15BC91A9" w14:textId="77777777" w:rsidR="00AB56A5" w:rsidRPr="00602E4B" w:rsidRDefault="00AB56A5">
      <w:pPr>
        <w:pStyle w:val="whitespace-normal"/>
        <w:numPr>
          <w:ilvl w:val="0"/>
          <w:numId w:val="393"/>
        </w:numPr>
        <w:rPr>
          <w:rFonts w:ascii="Inter" w:hAnsi="Inter"/>
          <w:sz w:val="18"/>
          <w:szCs w:val="18"/>
        </w:rPr>
      </w:pPr>
      <w:r w:rsidRPr="00602E4B">
        <w:rPr>
          <w:rFonts w:ascii="Inter" w:hAnsi="Inter"/>
          <w:sz w:val="18"/>
          <w:szCs w:val="18"/>
        </w:rPr>
        <w:t>Primary responsibility: Cross-chain transaction monitoring and signing</w:t>
      </w:r>
    </w:p>
    <w:p w14:paraId="7E2CC194" w14:textId="77777777" w:rsidR="00AB56A5" w:rsidRPr="00602E4B" w:rsidRDefault="00AB56A5">
      <w:pPr>
        <w:pStyle w:val="whitespace-normal"/>
        <w:numPr>
          <w:ilvl w:val="0"/>
          <w:numId w:val="393"/>
        </w:numPr>
        <w:rPr>
          <w:rFonts w:ascii="Inter" w:hAnsi="Inter"/>
          <w:sz w:val="18"/>
          <w:szCs w:val="18"/>
        </w:rPr>
      </w:pPr>
      <w:r w:rsidRPr="00602E4B">
        <w:rPr>
          <w:rFonts w:ascii="Inter" w:hAnsi="Inter"/>
          <w:sz w:val="18"/>
          <w:szCs w:val="18"/>
        </w:rPr>
        <w:t>Run full nodes or light clients for external blockchains</w:t>
      </w:r>
    </w:p>
    <w:p w14:paraId="160B4C05" w14:textId="77777777" w:rsidR="00AB56A5" w:rsidRPr="00602E4B" w:rsidRDefault="00AB56A5">
      <w:pPr>
        <w:pStyle w:val="whitespace-normal"/>
        <w:numPr>
          <w:ilvl w:val="0"/>
          <w:numId w:val="393"/>
        </w:numPr>
        <w:rPr>
          <w:rFonts w:ascii="Inter" w:hAnsi="Inter"/>
          <w:sz w:val="18"/>
          <w:szCs w:val="18"/>
        </w:rPr>
      </w:pPr>
      <w:r w:rsidRPr="00602E4B">
        <w:rPr>
          <w:rFonts w:ascii="Inter" w:hAnsi="Inter"/>
          <w:sz w:val="18"/>
          <w:szCs w:val="18"/>
        </w:rPr>
        <w:t>Participate in threshold signature ceremonies for bridge operations</w:t>
      </w:r>
    </w:p>
    <w:p w14:paraId="4A701C08" w14:textId="77777777" w:rsidR="00AB56A5" w:rsidRPr="00602E4B" w:rsidRDefault="00AB56A5">
      <w:pPr>
        <w:pStyle w:val="whitespace-normal"/>
        <w:numPr>
          <w:ilvl w:val="0"/>
          <w:numId w:val="393"/>
        </w:numPr>
        <w:rPr>
          <w:rFonts w:ascii="Inter" w:hAnsi="Inter"/>
          <w:sz w:val="18"/>
          <w:szCs w:val="18"/>
        </w:rPr>
      </w:pPr>
      <w:r w:rsidRPr="00602E4B">
        <w:rPr>
          <w:rFonts w:ascii="Inter" w:hAnsi="Inter"/>
          <w:sz w:val="18"/>
          <w:szCs w:val="18"/>
        </w:rPr>
        <w:t>Monitor external chain events and submit attestations to Synergy</w:t>
      </w:r>
    </w:p>
    <w:p w14:paraId="49F02BEF" w14:textId="77777777" w:rsidR="00AB56A5" w:rsidRPr="00602E4B" w:rsidRDefault="00AB56A5">
      <w:pPr>
        <w:pStyle w:val="whitespace-normal"/>
        <w:numPr>
          <w:ilvl w:val="0"/>
          <w:numId w:val="393"/>
        </w:numPr>
        <w:rPr>
          <w:rFonts w:ascii="Inter" w:hAnsi="Inter"/>
          <w:sz w:val="18"/>
          <w:szCs w:val="18"/>
        </w:rPr>
      </w:pPr>
      <w:r w:rsidRPr="00602E4B">
        <w:rPr>
          <w:rFonts w:ascii="Inter" w:hAnsi="Inter"/>
          <w:sz w:val="18"/>
          <w:szCs w:val="18"/>
        </w:rPr>
        <w:t>Minimum stake: 50,000 SNRG (higher due to asset custody responsibility)</w:t>
      </w:r>
    </w:p>
    <w:p w14:paraId="1DD23F2D" w14:textId="77777777" w:rsidR="00AB56A5" w:rsidRPr="00602E4B" w:rsidRDefault="00AB56A5">
      <w:pPr>
        <w:pStyle w:val="whitespace-normal"/>
        <w:numPr>
          <w:ilvl w:val="0"/>
          <w:numId w:val="393"/>
        </w:numPr>
        <w:rPr>
          <w:rFonts w:ascii="Inter" w:hAnsi="Inter"/>
          <w:sz w:val="18"/>
          <w:szCs w:val="18"/>
        </w:rPr>
      </w:pPr>
      <w:r w:rsidRPr="00602E4B">
        <w:rPr>
          <w:rFonts w:ascii="Inter" w:hAnsi="Inter"/>
          <w:sz w:val="18"/>
          <w:szCs w:val="18"/>
        </w:rPr>
        <w:t>Hardware requirements: High (CPU: 8+ cores, RAM: 64GB, Storage: 2TB+ SSD for all chains)</w:t>
      </w:r>
    </w:p>
    <w:p w14:paraId="25CE628A" w14:textId="77777777" w:rsidR="00AB56A5" w:rsidRPr="00602E4B" w:rsidRDefault="00AB56A5">
      <w:pPr>
        <w:pStyle w:val="whitespace-normal"/>
        <w:numPr>
          <w:ilvl w:val="0"/>
          <w:numId w:val="393"/>
        </w:numPr>
        <w:rPr>
          <w:rFonts w:ascii="Inter" w:hAnsi="Inter"/>
          <w:sz w:val="18"/>
          <w:szCs w:val="18"/>
        </w:rPr>
      </w:pPr>
      <w:r w:rsidRPr="00602E4B">
        <w:rPr>
          <w:rFonts w:ascii="Inter" w:hAnsi="Inter"/>
          <w:sz w:val="18"/>
          <w:szCs w:val="18"/>
        </w:rPr>
        <w:t>Number: 150-200 per supported chain (overlap allowed)</w:t>
      </w:r>
    </w:p>
    <w:p w14:paraId="79A6FCA8"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Witness &amp; Oracle Nodes:</w:t>
      </w:r>
    </w:p>
    <w:p w14:paraId="16379F89" w14:textId="77777777" w:rsidR="00AB56A5" w:rsidRPr="00602E4B" w:rsidRDefault="00AB56A5">
      <w:pPr>
        <w:pStyle w:val="whitespace-normal"/>
        <w:numPr>
          <w:ilvl w:val="0"/>
          <w:numId w:val="394"/>
        </w:numPr>
        <w:rPr>
          <w:rFonts w:ascii="Inter" w:hAnsi="Inter"/>
          <w:sz w:val="18"/>
          <w:szCs w:val="18"/>
        </w:rPr>
      </w:pPr>
      <w:r w:rsidRPr="00602E4B">
        <w:rPr>
          <w:rFonts w:ascii="Inter" w:hAnsi="Inter"/>
          <w:sz w:val="18"/>
          <w:szCs w:val="18"/>
        </w:rPr>
        <w:t>Primary responsibility: Observe and attest to external chain events</w:t>
      </w:r>
    </w:p>
    <w:p w14:paraId="6EF010D3" w14:textId="77777777" w:rsidR="00AB56A5" w:rsidRPr="00602E4B" w:rsidRDefault="00AB56A5">
      <w:pPr>
        <w:pStyle w:val="whitespace-normal"/>
        <w:numPr>
          <w:ilvl w:val="0"/>
          <w:numId w:val="394"/>
        </w:numPr>
        <w:rPr>
          <w:rFonts w:ascii="Inter" w:hAnsi="Inter"/>
          <w:sz w:val="18"/>
          <w:szCs w:val="18"/>
        </w:rPr>
      </w:pPr>
      <w:r w:rsidRPr="00602E4B">
        <w:rPr>
          <w:rFonts w:ascii="Inter" w:hAnsi="Inter"/>
          <w:sz w:val="18"/>
          <w:szCs w:val="18"/>
        </w:rPr>
        <w:t>Provide independent verification of bridge relayer attestations</w:t>
      </w:r>
    </w:p>
    <w:p w14:paraId="0AC2687D" w14:textId="77777777" w:rsidR="00AB56A5" w:rsidRPr="00602E4B" w:rsidRDefault="00AB56A5">
      <w:pPr>
        <w:pStyle w:val="whitespace-normal"/>
        <w:numPr>
          <w:ilvl w:val="0"/>
          <w:numId w:val="394"/>
        </w:numPr>
        <w:rPr>
          <w:rFonts w:ascii="Inter" w:hAnsi="Inter"/>
          <w:sz w:val="18"/>
          <w:szCs w:val="18"/>
        </w:rPr>
      </w:pPr>
      <w:r w:rsidRPr="00602E4B">
        <w:rPr>
          <w:rFonts w:ascii="Inter" w:hAnsi="Inter"/>
          <w:sz w:val="18"/>
          <w:szCs w:val="18"/>
        </w:rPr>
        <w:t>Submit price feeds and external data to smart contracts</w:t>
      </w:r>
    </w:p>
    <w:p w14:paraId="5F2F4439" w14:textId="77777777" w:rsidR="00AB56A5" w:rsidRPr="00602E4B" w:rsidRDefault="00AB56A5">
      <w:pPr>
        <w:pStyle w:val="whitespace-normal"/>
        <w:numPr>
          <w:ilvl w:val="0"/>
          <w:numId w:val="394"/>
        </w:numPr>
        <w:rPr>
          <w:rFonts w:ascii="Inter" w:hAnsi="Inter"/>
          <w:sz w:val="18"/>
          <w:szCs w:val="18"/>
        </w:rPr>
      </w:pPr>
      <w:r w:rsidRPr="00602E4B">
        <w:rPr>
          <w:rFonts w:ascii="Inter" w:hAnsi="Inter"/>
          <w:sz w:val="18"/>
          <w:szCs w:val="18"/>
        </w:rPr>
        <w:t>Minimum stake: 5,000 SNRG</w:t>
      </w:r>
    </w:p>
    <w:p w14:paraId="33591D1E" w14:textId="77777777" w:rsidR="00AB56A5" w:rsidRPr="00602E4B" w:rsidRDefault="00AB56A5">
      <w:pPr>
        <w:pStyle w:val="whitespace-normal"/>
        <w:numPr>
          <w:ilvl w:val="0"/>
          <w:numId w:val="394"/>
        </w:numPr>
        <w:rPr>
          <w:rFonts w:ascii="Inter" w:hAnsi="Inter"/>
          <w:sz w:val="18"/>
          <w:szCs w:val="18"/>
        </w:rPr>
      </w:pPr>
      <w:r w:rsidRPr="00602E4B">
        <w:rPr>
          <w:rFonts w:ascii="Inter" w:hAnsi="Inter"/>
          <w:sz w:val="18"/>
          <w:szCs w:val="18"/>
        </w:rPr>
        <w:t>Hardware requirements: Moderate (CPU: 4 cores, RAM: 16GB per chain monitored)</w:t>
      </w:r>
    </w:p>
    <w:p w14:paraId="7CBEDCA4" w14:textId="77777777" w:rsidR="00AB56A5" w:rsidRPr="00602E4B" w:rsidRDefault="00AB56A5">
      <w:pPr>
        <w:pStyle w:val="whitespace-normal"/>
        <w:numPr>
          <w:ilvl w:val="0"/>
          <w:numId w:val="394"/>
        </w:numPr>
        <w:rPr>
          <w:rFonts w:ascii="Inter" w:hAnsi="Inter"/>
          <w:sz w:val="18"/>
          <w:szCs w:val="18"/>
        </w:rPr>
      </w:pPr>
      <w:r w:rsidRPr="00602E4B">
        <w:rPr>
          <w:rFonts w:ascii="Inter" w:hAnsi="Inter"/>
          <w:sz w:val="18"/>
          <w:szCs w:val="18"/>
        </w:rPr>
        <w:t>Number: 50+ per external chain</w:t>
      </w:r>
    </w:p>
    <w:p w14:paraId="41236A20"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Compute Nodes (Future):</w:t>
      </w:r>
    </w:p>
    <w:p w14:paraId="06AB32B5" w14:textId="77777777" w:rsidR="00AB56A5" w:rsidRPr="00602E4B" w:rsidRDefault="00AB56A5">
      <w:pPr>
        <w:pStyle w:val="whitespace-normal"/>
        <w:numPr>
          <w:ilvl w:val="0"/>
          <w:numId w:val="395"/>
        </w:numPr>
        <w:rPr>
          <w:rFonts w:ascii="Inter" w:hAnsi="Inter"/>
          <w:sz w:val="18"/>
          <w:szCs w:val="18"/>
        </w:rPr>
      </w:pPr>
      <w:r w:rsidRPr="00602E4B">
        <w:rPr>
          <w:rFonts w:ascii="Inter" w:hAnsi="Inter"/>
          <w:sz w:val="18"/>
          <w:szCs w:val="18"/>
        </w:rPr>
        <w:t>Primary responsibility: Off-chain computation for decentralized task marketplace</w:t>
      </w:r>
    </w:p>
    <w:p w14:paraId="70C4FE80" w14:textId="77777777" w:rsidR="00AB56A5" w:rsidRPr="00602E4B" w:rsidRDefault="00AB56A5">
      <w:pPr>
        <w:pStyle w:val="whitespace-normal"/>
        <w:numPr>
          <w:ilvl w:val="0"/>
          <w:numId w:val="395"/>
        </w:numPr>
        <w:rPr>
          <w:rFonts w:ascii="Inter" w:hAnsi="Inter"/>
          <w:sz w:val="18"/>
          <w:szCs w:val="18"/>
        </w:rPr>
      </w:pPr>
      <w:r w:rsidRPr="00602E4B">
        <w:rPr>
          <w:rFonts w:ascii="Inter" w:hAnsi="Inter"/>
          <w:sz w:val="18"/>
          <w:szCs w:val="18"/>
        </w:rPr>
        <w:t>Execute resource-intensive tasks (AI model training, video rendering, etc.)</w:t>
      </w:r>
    </w:p>
    <w:p w14:paraId="50646FE8" w14:textId="77777777" w:rsidR="00AB56A5" w:rsidRPr="00602E4B" w:rsidRDefault="00AB56A5">
      <w:pPr>
        <w:pStyle w:val="whitespace-normal"/>
        <w:numPr>
          <w:ilvl w:val="0"/>
          <w:numId w:val="395"/>
        </w:numPr>
        <w:rPr>
          <w:rFonts w:ascii="Inter" w:hAnsi="Inter"/>
          <w:sz w:val="18"/>
          <w:szCs w:val="18"/>
        </w:rPr>
      </w:pPr>
      <w:r w:rsidRPr="00602E4B">
        <w:rPr>
          <w:rFonts w:ascii="Inter" w:hAnsi="Inter"/>
          <w:sz w:val="18"/>
          <w:szCs w:val="18"/>
        </w:rPr>
        <w:t>Submit computation results with proofs to Synergy</w:t>
      </w:r>
    </w:p>
    <w:p w14:paraId="3825F76A" w14:textId="77777777" w:rsidR="00AB56A5" w:rsidRPr="00602E4B" w:rsidRDefault="00AB56A5">
      <w:pPr>
        <w:pStyle w:val="whitespace-normal"/>
        <w:numPr>
          <w:ilvl w:val="0"/>
          <w:numId w:val="395"/>
        </w:numPr>
        <w:rPr>
          <w:rFonts w:ascii="Inter" w:hAnsi="Inter"/>
          <w:sz w:val="18"/>
          <w:szCs w:val="18"/>
        </w:rPr>
      </w:pPr>
      <w:r w:rsidRPr="00602E4B">
        <w:rPr>
          <w:rFonts w:ascii="Inter" w:hAnsi="Inter"/>
          <w:sz w:val="18"/>
          <w:szCs w:val="18"/>
        </w:rPr>
        <w:t>Minimum stake: TBD (Phase 5 feature)</w:t>
      </w:r>
    </w:p>
    <w:p w14:paraId="23917912" w14:textId="77777777" w:rsidR="00AB56A5" w:rsidRPr="00602E4B" w:rsidRDefault="00AB56A5">
      <w:pPr>
        <w:pStyle w:val="whitespace-normal"/>
        <w:numPr>
          <w:ilvl w:val="0"/>
          <w:numId w:val="395"/>
        </w:numPr>
        <w:rPr>
          <w:rFonts w:ascii="Inter" w:hAnsi="Inter"/>
          <w:sz w:val="18"/>
          <w:szCs w:val="18"/>
        </w:rPr>
      </w:pPr>
      <w:r w:rsidRPr="00602E4B">
        <w:rPr>
          <w:rFonts w:ascii="Inter" w:hAnsi="Inter"/>
          <w:sz w:val="18"/>
          <w:szCs w:val="18"/>
        </w:rPr>
        <w:t>Hardware requirements: Variable based on task type</w:t>
      </w:r>
    </w:p>
    <w:p w14:paraId="1EDE8008" w14:textId="77777777" w:rsidR="00AB56A5" w:rsidRPr="00602E4B" w:rsidRDefault="00AB56A5" w:rsidP="00AB56A5">
      <w:pPr>
        <w:pStyle w:val="Heading3"/>
        <w:rPr>
          <w:rFonts w:ascii="Inter" w:hAnsi="Inter"/>
          <w:sz w:val="18"/>
          <w:szCs w:val="18"/>
        </w:rPr>
      </w:pPr>
      <w:r w:rsidRPr="00602E4B">
        <w:rPr>
          <w:rFonts w:ascii="Inter" w:hAnsi="Inter"/>
          <w:sz w:val="18"/>
          <w:szCs w:val="18"/>
        </w:rPr>
        <w:t>Role Registration and Management</w:t>
      </w:r>
    </w:p>
    <w:p w14:paraId="58E27A3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Registration Process:</w:t>
      </w:r>
    </w:p>
    <w:p w14:paraId="03784D02" w14:textId="77777777" w:rsidR="00AB56A5" w:rsidRPr="00602E4B" w:rsidRDefault="00AB56A5" w:rsidP="00AB56A5">
      <w:pPr>
        <w:rPr>
          <w:rFonts w:ascii="Inter" w:hAnsi="Inter"/>
          <w:sz w:val="18"/>
          <w:szCs w:val="18"/>
        </w:rPr>
      </w:pPr>
      <w:r w:rsidRPr="00602E4B">
        <w:rPr>
          <w:rFonts w:ascii="Inter" w:hAnsi="Inter"/>
          <w:sz w:val="18"/>
          <w:szCs w:val="18"/>
        </w:rPr>
        <w:t>solidity</w:t>
      </w:r>
    </w:p>
    <w:p w14:paraId="392EE6D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contract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ValidatorRegistry</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75AD13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enum</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ValidatorRole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21A437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CONSENSUS</w:t>
      </w:r>
      <w:r w:rsidRPr="00602E4B">
        <w:rPr>
          <w:rStyle w:val="token"/>
          <w:rFonts w:ascii="Inter" w:eastAsiaTheme="majorEastAsia" w:hAnsi="Inter"/>
          <w:color w:val="ABB2BF"/>
          <w:sz w:val="18"/>
          <w:szCs w:val="18"/>
        </w:rPr>
        <w:t>,</w:t>
      </w:r>
    </w:p>
    <w:p w14:paraId="549BF7F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BRIDGE_RELAYER</w:t>
      </w:r>
      <w:r w:rsidRPr="00602E4B">
        <w:rPr>
          <w:rStyle w:val="token"/>
          <w:rFonts w:ascii="Inter" w:eastAsiaTheme="majorEastAsia" w:hAnsi="Inter"/>
          <w:color w:val="ABB2BF"/>
          <w:sz w:val="18"/>
          <w:szCs w:val="18"/>
        </w:rPr>
        <w:t>,</w:t>
      </w:r>
    </w:p>
    <w:p w14:paraId="7E8390B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WITNESS</w:t>
      </w:r>
      <w:r w:rsidRPr="00602E4B">
        <w:rPr>
          <w:rStyle w:val="token"/>
          <w:rFonts w:ascii="Inter" w:eastAsiaTheme="majorEastAsia" w:hAnsi="Inter"/>
          <w:color w:val="ABB2BF"/>
          <w:sz w:val="18"/>
          <w:szCs w:val="18"/>
        </w:rPr>
        <w:t>,</w:t>
      </w:r>
    </w:p>
    <w:p w14:paraId="1854D21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COMPUTE</w:t>
      </w:r>
    </w:p>
    <w:p w14:paraId="090BB88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1B40C6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34BDB8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ValidatorInfo</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03282CB"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0CD0860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ValidatorRole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roles</w:t>
      </w:r>
      <w:r w:rsidRPr="00602E4B">
        <w:rPr>
          <w:rStyle w:val="token"/>
          <w:rFonts w:ascii="Inter" w:eastAsiaTheme="majorEastAsia" w:hAnsi="Inter"/>
          <w:color w:val="ABB2BF"/>
          <w:sz w:val="18"/>
          <w:szCs w:val="18"/>
        </w:rPr>
        <w:t>;</w:t>
      </w:r>
    </w:p>
    <w:p w14:paraId="36B2A40B"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stakeAmount</w:t>
      </w:r>
      <w:r w:rsidRPr="00602E4B">
        <w:rPr>
          <w:rStyle w:val="token"/>
          <w:rFonts w:ascii="Inter" w:eastAsiaTheme="majorEastAsia" w:hAnsi="Inter"/>
          <w:color w:val="ABB2BF"/>
          <w:sz w:val="18"/>
          <w:szCs w:val="18"/>
        </w:rPr>
        <w:t>;</w:t>
      </w:r>
    </w:p>
    <w:p w14:paraId="7E4C0A3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reputation</w:t>
      </w:r>
      <w:r w:rsidRPr="00602E4B">
        <w:rPr>
          <w:rStyle w:val="token"/>
          <w:rFonts w:ascii="Inter" w:eastAsiaTheme="majorEastAsia" w:hAnsi="Inter"/>
          <w:color w:val="ABB2BF"/>
          <w:sz w:val="18"/>
          <w:szCs w:val="18"/>
        </w:rPr>
        <w:t>;</w:t>
      </w:r>
    </w:p>
    <w:p w14:paraId="4631DAF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supportedChains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For bridge/witness</w:t>
      </w:r>
    </w:p>
    <w:p w14:paraId="01AA2BE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862B4D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BFEB2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registerValidator</w:t>
      </w:r>
      <w:r w:rsidRPr="00602E4B">
        <w:rPr>
          <w:rStyle w:val="token"/>
          <w:rFonts w:ascii="Inter" w:eastAsiaTheme="majorEastAsia" w:hAnsi="Inter"/>
          <w:color w:val="ABB2BF"/>
          <w:sz w:val="18"/>
          <w:szCs w:val="18"/>
        </w:rPr>
        <w:t>(</w:t>
      </w:r>
    </w:p>
    <w:p w14:paraId="46AE119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ValidatorRole role</w:t>
      </w:r>
      <w:r w:rsidRPr="00602E4B">
        <w:rPr>
          <w:rStyle w:val="token"/>
          <w:rFonts w:ascii="Inter" w:eastAsiaTheme="majorEastAsia" w:hAnsi="Inter"/>
          <w:color w:val="ABB2BF"/>
          <w:sz w:val="18"/>
          <w:szCs w:val="18"/>
        </w:rPr>
        <w:t>,</w:t>
      </w:r>
    </w:p>
    <w:p w14:paraId="1EE490AA"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stakeAmount</w:t>
      </w:r>
      <w:r w:rsidRPr="00602E4B">
        <w:rPr>
          <w:rStyle w:val="token"/>
          <w:rFonts w:ascii="Inter" w:eastAsiaTheme="majorEastAsia" w:hAnsi="Inter"/>
          <w:color w:val="ABB2BF"/>
          <w:sz w:val="18"/>
          <w:szCs w:val="18"/>
        </w:rPr>
        <w:t>,</w:t>
      </w:r>
    </w:p>
    <w:p w14:paraId="418E8AF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memory</w:t>
      </w:r>
      <w:r w:rsidRPr="00602E4B">
        <w:rPr>
          <w:rStyle w:val="HTMLCode"/>
          <w:rFonts w:ascii="Inter" w:eastAsiaTheme="majorEastAsia" w:hAnsi="Inter"/>
          <w:color w:val="ABB2BF"/>
          <w:sz w:val="18"/>
          <w:szCs w:val="18"/>
        </w:rPr>
        <w:t xml:space="preserve"> supportedChains</w:t>
      </w:r>
    </w:p>
    <w:p w14:paraId="147540C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143DEF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stakeAmount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getMinimumStake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"Insufficient stake"</w:t>
      </w:r>
      <w:r w:rsidRPr="00602E4B">
        <w:rPr>
          <w:rStyle w:val="token"/>
          <w:rFonts w:ascii="Inter" w:eastAsiaTheme="majorEastAsia" w:hAnsi="Inter"/>
          <w:color w:val="ABB2BF"/>
          <w:sz w:val="18"/>
          <w:szCs w:val="18"/>
        </w:rPr>
        <w:t>);</w:t>
      </w:r>
    </w:p>
    <w:p w14:paraId="53CDE2E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C85A54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Lock stake</w:t>
      </w:r>
    </w:p>
    <w:p w14:paraId="4E22A94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stakeToken</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transferFrom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C678DD"/>
          <w:sz w:val="18"/>
          <w:szCs w:val="18"/>
        </w:rPr>
        <w:t>this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stakeAmount</w:t>
      </w:r>
      <w:r w:rsidRPr="00602E4B">
        <w:rPr>
          <w:rStyle w:val="token"/>
          <w:rFonts w:ascii="Inter" w:eastAsiaTheme="majorEastAsia" w:hAnsi="Inter"/>
          <w:color w:val="ABB2BF"/>
          <w:sz w:val="18"/>
          <w:szCs w:val="18"/>
        </w:rPr>
        <w:t>);</w:t>
      </w:r>
    </w:p>
    <w:p w14:paraId="22C5C94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C6E47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Register validator</w:t>
      </w:r>
    </w:p>
    <w:p w14:paraId="2137438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roles</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push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role</w:t>
      </w:r>
      <w:r w:rsidRPr="00602E4B">
        <w:rPr>
          <w:rStyle w:val="token"/>
          <w:rFonts w:ascii="Inter" w:eastAsiaTheme="majorEastAsia" w:hAnsi="Inter"/>
          <w:color w:val="ABB2BF"/>
          <w:sz w:val="18"/>
          <w:szCs w:val="18"/>
        </w:rPr>
        <w:t>);</w:t>
      </w:r>
    </w:p>
    <w:p w14:paraId="602688E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stakeAmount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stakeAmount</w:t>
      </w:r>
      <w:r w:rsidRPr="00602E4B">
        <w:rPr>
          <w:rStyle w:val="token"/>
          <w:rFonts w:ascii="Inter" w:eastAsiaTheme="majorEastAsia" w:hAnsi="Inter"/>
          <w:color w:val="ABB2BF"/>
          <w:sz w:val="18"/>
          <w:szCs w:val="18"/>
        </w:rPr>
        <w:t>;</w:t>
      </w:r>
    </w:p>
    <w:p w14:paraId="415DFCB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DB52F0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Register supported chains for bridge/witness roles</w:t>
      </w:r>
    </w:p>
    <w:p w14:paraId="3AD9257C"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role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ValidatorRole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BRIDGE_RELAYER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ValidatorRole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WITNESS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77FE40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supportedChains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05AF20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supportedChains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supportedChains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7C03AD1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4142E3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53CB165"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46E2DE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ValidatorRegistered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stakeAmount</w:t>
      </w:r>
      <w:r w:rsidRPr="00602E4B">
        <w:rPr>
          <w:rStyle w:val="token"/>
          <w:rFonts w:ascii="Inter" w:eastAsiaTheme="majorEastAsia" w:hAnsi="Inter"/>
          <w:color w:val="ABB2BF"/>
          <w:sz w:val="18"/>
          <w:szCs w:val="18"/>
        </w:rPr>
        <w:t>);</w:t>
      </w:r>
    </w:p>
    <w:p w14:paraId="11E307C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DAF0F0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FDF506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addRole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ValidatorRole newRole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additionalStake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51D9F92"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isActiveValidator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registered"</w:t>
      </w:r>
      <w:r w:rsidRPr="00602E4B">
        <w:rPr>
          <w:rStyle w:val="token"/>
          <w:rFonts w:ascii="Inter" w:eastAsiaTheme="majorEastAsia" w:hAnsi="Inter"/>
          <w:color w:val="ABB2BF"/>
          <w:sz w:val="18"/>
          <w:szCs w:val="18"/>
        </w:rPr>
        <w:t>);</w:t>
      </w:r>
    </w:p>
    <w:p w14:paraId="1C7F777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requiredStake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getMinimumStake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newRole</w:t>
      </w:r>
      <w:r w:rsidRPr="00602E4B">
        <w:rPr>
          <w:rStyle w:val="token"/>
          <w:rFonts w:ascii="Inter" w:eastAsiaTheme="majorEastAsia" w:hAnsi="Inter"/>
          <w:color w:val="ABB2BF"/>
          <w:sz w:val="18"/>
          <w:szCs w:val="18"/>
        </w:rPr>
        <w:t>);</w:t>
      </w:r>
    </w:p>
    <w:p w14:paraId="6115BD8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p>
    <w:p w14:paraId="1A14ECF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stakeAmount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additionalStake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requiredStake</w:t>
      </w:r>
      <w:r w:rsidRPr="00602E4B">
        <w:rPr>
          <w:rStyle w:val="token"/>
          <w:rFonts w:ascii="Inter" w:eastAsiaTheme="majorEastAsia" w:hAnsi="Inter"/>
          <w:color w:val="ABB2BF"/>
          <w:sz w:val="18"/>
          <w:szCs w:val="18"/>
        </w:rPr>
        <w:t>,</w:t>
      </w:r>
    </w:p>
    <w:p w14:paraId="2FD2878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"Insufficient total stake"</w:t>
      </w:r>
    </w:p>
    <w:p w14:paraId="3AA740A8"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D68405A"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37995EF"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roles</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push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newRole</w:t>
      </w:r>
      <w:r w:rsidRPr="00602E4B">
        <w:rPr>
          <w:rStyle w:val="token"/>
          <w:rFonts w:ascii="Inter" w:eastAsiaTheme="majorEastAsia" w:hAnsi="Inter"/>
          <w:color w:val="ABB2BF"/>
          <w:sz w:val="18"/>
          <w:szCs w:val="18"/>
        </w:rPr>
        <w:t>);</w:t>
      </w:r>
    </w:p>
    <w:p w14:paraId="4A79D87A"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Additional registration logic...</w:t>
      </w:r>
    </w:p>
    <w:p w14:paraId="3F729451"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9B0B2A8" w14:textId="77777777" w:rsidR="00AB56A5" w:rsidRPr="00602E4B" w:rsidRDefault="00AB56A5" w:rsidP="00AB56A5">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7AC2989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Role Overlap:</w:t>
      </w:r>
    </w:p>
    <w:p w14:paraId="1664D697" w14:textId="77777777" w:rsidR="00AB56A5" w:rsidRPr="00602E4B" w:rsidRDefault="00AB56A5">
      <w:pPr>
        <w:pStyle w:val="whitespace-normal"/>
        <w:numPr>
          <w:ilvl w:val="0"/>
          <w:numId w:val="396"/>
        </w:numPr>
        <w:rPr>
          <w:rFonts w:ascii="Inter" w:hAnsi="Inter"/>
          <w:sz w:val="18"/>
          <w:szCs w:val="18"/>
        </w:rPr>
      </w:pPr>
      <w:r w:rsidRPr="00602E4B">
        <w:rPr>
          <w:rFonts w:ascii="Inter" w:hAnsi="Inter"/>
          <w:sz w:val="18"/>
          <w:szCs w:val="18"/>
        </w:rPr>
        <w:t>Validators can hold multiple roles simultaneously</w:t>
      </w:r>
    </w:p>
    <w:p w14:paraId="35890A64" w14:textId="77777777" w:rsidR="00AB56A5" w:rsidRPr="00602E4B" w:rsidRDefault="00AB56A5">
      <w:pPr>
        <w:pStyle w:val="whitespace-normal"/>
        <w:numPr>
          <w:ilvl w:val="0"/>
          <w:numId w:val="396"/>
        </w:numPr>
        <w:rPr>
          <w:rFonts w:ascii="Inter" w:hAnsi="Inter"/>
          <w:sz w:val="18"/>
          <w:szCs w:val="18"/>
        </w:rPr>
      </w:pPr>
      <w:r w:rsidRPr="00602E4B">
        <w:rPr>
          <w:rFonts w:ascii="Inter" w:hAnsi="Inter"/>
          <w:sz w:val="18"/>
          <w:szCs w:val="18"/>
        </w:rPr>
        <w:t>Must meet stake requirements for highest-stake role</w:t>
      </w:r>
    </w:p>
    <w:p w14:paraId="65606642" w14:textId="77777777" w:rsidR="00AB56A5" w:rsidRPr="00602E4B" w:rsidRDefault="00AB56A5">
      <w:pPr>
        <w:pStyle w:val="whitespace-normal"/>
        <w:numPr>
          <w:ilvl w:val="0"/>
          <w:numId w:val="396"/>
        </w:numPr>
        <w:rPr>
          <w:rFonts w:ascii="Inter" w:hAnsi="Inter"/>
          <w:sz w:val="18"/>
          <w:szCs w:val="18"/>
        </w:rPr>
      </w:pPr>
      <w:r w:rsidRPr="00602E4B">
        <w:rPr>
          <w:rFonts w:ascii="Inter" w:hAnsi="Inter"/>
          <w:sz w:val="18"/>
          <w:szCs w:val="18"/>
        </w:rPr>
        <w:t>Rewards earned from each active role</w:t>
      </w:r>
    </w:p>
    <w:p w14:paraId="3E3FDA34" w14:textId="77777777" w:rsidR="00AB56A5" w:rsidRPr="00602E4B" w:rsidRDefault="00AB56A5">
      <w:pPr>
        <w:pStyle w:val="whitespace-normal"/>
        <w:numPr>
          <w:ilvl w:val="0"/>
          <w:numId w:val="396"/>
        </w:numPr>
        <w:rPr>
          <w:rFonts w:ascii="Inter" w:hAnsi="Inter"/>
          <w:sz w:val="18"/>
          <w:szCs w:val="18"/>
        </w:rPr>
      </w:pPr>
      <w:r w:rsidRPr="00602E4B">
        <w:rPr>
          <w:rFonts w:ascii="Inter" w:hAnsi="Inter"/>
          <w:sz w:val="18"/>
          <w:szCs w:val="18"/>
        </w:rPr>
        <w:t xml:space="preserve">Common combinations: </w:t>
      </w:r>
    </w:p>
    <w:p w14:paraId="32A2C9C5" w14:textId="77777777" w:rsidR="00AB56A5" w:rsidRPr="00602E4B" w:rsidRDefault="00AB56A5">
      <w:pPr>
        <w:pStyle w:val="whitespace-normal"/>
        <w:numPr>
          <w:ilvl w:val="1"/>
          <w:numId w:val="396"/>
        </w:numPr>
        <w:rPr>
          <w:rFonts w:ascii="Inter" w:hAnsi="Inter"/>
          <w:sz w:val="18"/>
          <w:szCs w:val="18"/>
        </w:rPr>
      </w:pPr>
      <w:r w:rsidRPr="00602E4B">
        <w:rPr>
          <w:rFonts w:ascii="Inter" w:hAnsi="Inter"/>
          <w:sz w:val="18"/>
          <w:szCs w:val="18"/>
        </w:rPr>
        <w:t>Consensus + Bridge Relayer (most common for large operators)</w:t>
      </w:r>
    </w:p>
    <w:p w14:paraId="2A234BFB" w14:textId="77777777" w:rsidR="00AB56A5" w:rsidRPr="00602E4B" w:rsidRDefault="00AB56A5">
      <w:pPr>
        <w:pStyle w:val="whitespace-normal"/>
        <w:numPr>
          <w:ilvl w:val="1"/>
          <w:numId w:val="396"/>
        </w:numPr>
        <w:rPr>
          <w:rFonts w:ascii="Inter" w:hAnsi="Inter"/>
          <w:sz w:val="18"/>
          <w:szCs w:val="18"/>
        </w:rPr>
      </w:pPr>
      <w:r w:rsidRPr="00602E4B">
        <w:rPr>
          <w:rFonts w:ascii="Inter" w:hAnsi="Inter"/>
          <w:sz w:val="18"/>
          <w:szCs w:val="18"/>
        </w:rPr>
        <w:t>Bridge Relayer + Witness (for comprehensive external chain monitoring)</w:t>
      </w:r>
    </w:p>
    <w:p w14:paraId="2726A59D" w14:textId="77777777" w:rsidR="00AB56A5" w:rsidRPr="00602E4B" w:rsidRDefault="00AB56A5">
      <w:pPr>
        <w:pStyle w:val="whitespace-normal"/>
        <w:numPr>
          <w:ilvl w:val="1"/>
          <w:numId w:val="396"/>
        </w:numPr>
        <w:rPr>
          <w:rFonts w:ascii="Inter" w:hAnsi="Inter"/>
          <w:sz w:val="18"/>
          <w:szCs w:val="18"/>
        </w:rPr>
      </w:pPr>
      <w:r w:rsidRPr="00602E4B">
        <w:rPr>
          <w:rFonts w:ascii="Inter" w:hAnsi="Inter"/>
          <w:sz w:val="18"/>
          <w:szCs w:val="18"/>
        </w:rPr>
        <w:t>All three roles (for well-resourced validators)</w:t>
      </w:r>
    </w:p>
    <w:p w14:paraId="10AC522D" w14:textId="77777777" w:rsidR="00AB56A5" w:rsidRPr="00602E4B" w:rsidRDefault="00AB56A5" w:rsidP="00AB56A5">
      <w:pPr>
        <w:pStyle w:val="Heading3"/>
        <w:rPr>
          <w:rFonts w:ascii="Inter" w:hAnsi="Inter"/>
          <w:sz w:val="18"/>
          <w:szCs w:val="18"/>
        </w:rPr>
      </w:pPr>
      <w:r w:rsidRPr="00602E4B">
        <w:rPr>
          <w:rFonts w:ascii="Inter" w:hAnsi="Inter"/>
          <w:sz w:val="18"/>
          <w:szCs w:val="18"/>
        </w:rPr>
        <w:t>Workload Distribution</w:t>
      </w:r>
    </w:p>
    <w:p w14:paraId="3DD94F88"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Consensus Load Balancing:</w:t>
      </w:r>
      <w:r w:rsidRPr="00602E4B">
        <w:rPr>
          <w:rFonts w:ascii="Inter" w:hAnsi="Inter"/>
          <w:sz w:val="18"/>
          <w:szCs w:val="18"/>
        </w:rPr>
        <w:t xml:space="preserve"> Committee selection algorithm ensures no validator is overburdened:</w:t>
      </w:r>
    </w:p>
    <w:p w14:paraId="54CCDD4F" w14:textId="77777777" w:rsidR="00AB56A5" w:rsidRPr="00602E4B" w:rsidRDefault="00AB56A5">
      <w:pPr>
        <w:pStyle w:val="whitespace-normal"/>
        <w:numPr>
          <w:ilvl w:val="0"/>
          <w:numId w:val="397"/>
        </w:numPr>
        <w:rPr>
          <w:rFonts w:ascii="Inter" w:hAnsi="Inter"/>
          <w:sz w:val="18"/>
          <w:szCs w:val="18"/>
        </w:rPr>
      </w:pPr>
      <w:r w:rsidRPr="00602E4B">
        <w:rPr>
          <w:rFonts w:ascii="Inter" w:hAnsi="Inter"/>
          <w:sz w:val="18"/>
          <w:szCs w:val="18"/>
        </w:rPr>
        <w:t>Cool-down period (φ = 3 rounds) between consecutive committee assignments</w:t>
      </w:r>
    </w:p>
    <w:p w14:paraId="525315C9" w14:textId="77777777" w:rsidR="00AB56A5" w:rsidRPr="00602E4B" w:rsidRDefault="00AB56A5">
      <w:pPr>
        <w:pStyle w:val="whitespace-normal"/>
        <w:numPr>
          <w:ilvl w:val="0"/>
          <w:numId w:val="397"/>
        </w:numPr>
        <w:rPr>
          <w:rFonts w:ascii="Inter" w:hAnsi="Inter"/>
          <w:sz w:val="18"/>
          <w:szCs w:val="18"/>
        </w:rPr>
      </w:pPr>
      <w:r w:rsidRPr="00602E4B">
        <w:rPr>
          <w:rFonts w:ascii="Inter" w:hAnsi="Inter"/>
          <w:sz w:val="18"/>
          <w:szCs w:val="18"/>
        </w:rPr>
        <w:t>Diversity penalties prevent same cohort from clustering</w:t>
      </w:r>
    </w:p>
    <w:p w14:paraId="5877A40C" w14:textId="77777777" w:rsidR="00AB56A5" w:rsidRPr="00602E4B" w:rsidRDefault="00AB56A5">
      <w:pPr>
        <w:pStyle w:val="whitespace-normal"/>
        <w:numPr>
          <w:ilvl w:val="0"/>
          <w:numId w:val="397"/>
        </w:numPr>
        <w:rPr>
          <w:rFonts w:ascii="Inter" w:hAnsi="Inter"/>
          <w:sz w:val="18"/>
          <w:szCs w:val="18"/>
        </w:rPr>
      </w:pPr>
      <w:r w:rsidRPr="00602E4B">
        <w:rPr>
          <w:rFonts w:ascii="Inter" w:hAnsi="Inter"/>
          <w:sz w:val="18"/>
          <w:szCs w:val="18"/>
        </w:rPr>
        <w:t>Expected committee duty: ~50% of rounds for m=150, n=300</w:t>
      </w:r>
    </w:p>
    <w:p w14:paraId="00DD4D02"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Bridge Workload:</w:t>
      </w:r>
      <w:r w:rsidRPr="00602E4B">
        <w:rPr>
          <w:rFonts w:ascii="Inter" w:hAnsi="Inter"/>
          <w:sz w:val="18"/>
          <w:szCs w:val="18"/>
        </w:rPr>
        <w:t xml:space="preserve"> External chain monitoring distributed based on:</w:t>
      </w:r>
    </w:p>
    <w:p w14:paraId="44E007BD" w14:textId="77777777" w:rsidR="00AB56A5" w:rsidRPr="00602E4B" w:rsidRDefault="00AB56A5">
      <w:pPr>
        <w:pStyle w:val="whitespace-normal"/>
        <w:numPr>
          <w:ilvl w:val="0"/>
          <w:numId w:val="398"/>
        </w:numPr>
        <w:rPr>
          <w:rFonts w:ascii="Inter" w:hAnsi="Inter"/>
          <w:sz w:val="18"/>
          <w:szCs w:val="18"/>
        </w:rPr>
      </w:pPr>
      <w:r w:rsidRPr="00602E4B">
        <w:rPr>
          <w:rFonts w:ascii="Inter" w:hAnsi="Inter"/>
          <w:sz w:val="18"/>
          <w:szCs w:val="18"/>
        </w:rPr>
        <w:t>Number of registered relayers per chain</w:t>
      </w:r>
    </w:p>
    <w:p w14:paraId="6195B879" w14:textId="77777777" w:rsidR="00AB56A5" w:rsidRPr="00602E4B" w:rsidRDefault="00AB56A5">
      <w:pPr>
        <w:pStyle w:val="whitespace-normal"/>
        <w:numPr>
          <w:ilvl w:val="0"/>
          <w:numId w:val="398"/>
        </w:numPr>
        <w:rPr>
          <w:rFonts w:ascii="Inter" w:hAnsi="Inter"/>
          <w:sz w:val="18"/>
          <w:szCs w:val="18"/>
        </w:rPr>
      </w:pPr>
      <w:r w:rsidRPr="00602E4B">
        <w:rPr>
          <w:rFonts w:ascii="Inter" w:hAnsi="Inter"/>
          <w:sz w:val="18"/>
          <w:szCs w:val="18"/>
        </w:rPr>
        <w:t>Geographic distribution (relayers in different regions)</w:t>
      </w:r>
    </w:p>
    <w:p w14:paraId="47D2E4F4" w14:textId="77777777" w:rsidR="00AB56A5" w:rsidRPr="00602E4B" w:rsidRDefault="00AB56A5">
      <w:pPr>
        <w:pStyle w:val="whitespace-normal"/>
        <w:numPr>
          <w:ilvl w:val="0"/>
          <w:numId w:val="398"/>
        </w:numPr>
        <w:rPr>
          <w:rFonts w:ascii="Inter" w:hAnsi="Inter"/>
          <w:sz w:val="18"/>
          <w:szCs w:val="18"/>
        </w:rPr>
      </w:pPr>
      <w:r w:rsidRPr="00602E4B">
        <w:rPr>
          <w:rFonts w:ascii="Inter" w:hAnsi="Inter"/>
          <w:sz w:val="18"/>
          <w:szCs w:val="18"/>
        </w:rPr>
        <w:t>Load balancing (rotate primary monitors)</w:t>
      </w:r>
    </w:p>
    <w:p w14:paraId="00A64D2B"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Example for Ethereum bridge with 150 registered relayers:</w:t>
      </w:r>
    </w:p>
    <w:p w14:paraId="06EB2D03" w14:textId="77777777" w:rsidR="00AB56A5" w:rsidRPr="00602E4B" w:rsidRDefault="00AB56A5">
      <w:pPr>
        <w:pStyle w:val="whitespace-normal"/>
        <w:numPr>
          <w:ilvl w:val="0"/>
          <w:numId w:val="399"/>
        </w:numPr>
        <w:rPr>
          <w:rFonts w:ascii="Inter" w:hAnsi="Inter"/>
          <w:sz w:val="18"/>
          <w:szCs w:val="18"/>
        </w:rPr>
      </w:pPr>
      <w:r w:rsidRPr="00602E4B">
        <w:rPr>
          <w:rFonts w:ascii="Inter" w:hAnsi="Inter"/>
          <w:sz w:val="18"/>
          <w:szCs w:val="18"/>
        </w:rPr>
        <w:t>All 150 monitor Ethereum blockchain</w:t>
      </w:r>
    </w:p>
    <w:p w14:paraId="072A7D06" w14:textId="77777777" w:rsidR="00AB56A5" w:rsidRPr="00602E4B" w:rsidRDefault="00AB56A5">
      <w:pPr>
        <w:pStyle w:val="whitespace-normal"/>
        <w:numPr>
          <w:ilvl w:val="0"/>
          <w:numId w:val="399"/>
        </w:numPr>
        <w:rPr>
          <w:rFonts w:ascii="Inter" w:hAnsi="Inter"/>
          <w:sz w:val="18"/>
          <w:szCs w:val="18"/>
        </w:rPr>
      </w:pPr>
      <w:r w:rsidRPr="00602E4B">
        <w:rPr>
          <w:rFonts w:ascii="Inter" w:hAnsi="Inter"/>
          <w:sz w:val="18"/>
          <w:szCs w:val="18"/>
        </w:rPr>
        <w:t>Threshold signature requires 100 signatures</w:t>
      </w:r>
    </w:p>
    <w:p w14:paraId="040AFF40" w14:textId="77777777" w:rsidR="00AB56A5" w:rsidRPr="00602E4B" w:rsidRDefault="00AB56A5">
      <w:pPr>
        <w:pStyle w:val="whitespace-normal"/>
        <w:numPr>
          <w:ilvl w:val="0"/>
          <w:numId w:val="399"/>
        </w:numPr>
        <w:rPr>
          <w:rFonts w:ascii="Inter" w:hAnsi="Inter"/>
          <w:sz w:val="18"/>
          <w:szCs w:val="18"/>
        </w:rPr>
      </w:pPr>
      <w:r w:rsidRPr="00602E4B">
        <w:rPr>
          <w:rFonts w:ascii="Inter" w:hAnsi="Inter"/>
          <w:sz w:val="18"/>
          <w:szCs w:val="18"/>
        </w:rPr>
        <w:t>Any 100 can fulfill requirement, providing redundancy</w:t>
      </w:r>
    </w:p>
    <w:p w14:paraId="34EEEE97" w14:textId="77777777" w:rsidR="00AB56A5" w:rsidRPr="00602E4B" w:rsidRDefault="00AB56A5">
      <w:pPr>
        <w:pStyle w:val="whitespace-normal"/>
        <w:numPr>
          <w:ilvl w:val="0"/>
          <w:numId w:val="399"/>
        </w:numPr>
        <w:rPr>
          <w:rFonts w:ascii="Inter" w:hAnsi="Inter"/>
          <w:sz w:val="18"/>
          <w:szCs w:val="18"/>
        </w:rPr>
      </w:pPr>
      <w:r w:rsidRPr="00602E4B">
        <w:rPr>
          <w:rFonts w:ascii="Inter" w:hAnsi="Inter"/>
          <w:sz w:val="18"/>
          <w:szCs w:val="18"/>
        </w:rPr>
        <w:t>Primary/backup designation rotates weekly</w:t>
      </w:r>
    </w:p>
    <w:p w14:paraId="4D43D8C1"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Witness Responsibilities:</w:t>
      </w:r>
    </w:p>
    <w:p w14:paraId="3EDF47A8" w14:textId="77777777" w:rsidR="00AB56A5" w:rsidRPr="00602E4B" w:rsidRDefault="00AB56A5">
      <w:pPr>
        <w:pStyle w:val="whitespace-normal"/>
        <w:numPr>
          <w:ilvl w:val="0"/>
          <w:numId w:val="400"/>
        </w:numPr>
        <w:rPr>
          <w:rFonts w:ascii="Inter" w:hAnsi="Inter"/>
          <w:sz w:val="18"/>
          <w:szCs w:val="18"/>
        </w:rPr>
      </w:pPr>
      <w:r w:rsidRPr="00602E4B">
        <w:rPr>
          <w:rFonts w:ascii="Inter" w:hAnsi="Inter"/>
          <w:sz w:val="18"/>
          <w:szCs w:val="18"/>
        </w:rPr>
        <w:t>Continuous monitoring (24/7) vs. consensus (intermittent)</w:t>
      </w:r>
    </w:p>
    <w:p w14:paraId="16CCCA9B" w14:textId="77777777" w:rsidR="00AB56A5" w:rsidRPr="00602E4B" w:rsidRDefault="00AB56A5">
      <w:pPr>
        <w:pStyle w:val="whitespace-normal"/>
        <w:numPr>
          <w:ilvl w:val="0"/>
          <w:numId w:val="400"/>
        </w:numPr>
        <w:rPr>
          <w:rFonts w:ascii="Inter" w:hAnsi="Inter"/>
          <w:sz w:val="18"/>
          <w:szCs w:val="18"/>
        </w:rPr>
      </w:pPr>
      <w:r w:rsidRPr="00602E4B">
        <w:rPr>
          <w:rFonts w:ascii="Inter" w:hAnsi="Inter"/>
          <w:sz w:val="18"/>
          <w:szCs w:val="18"/>
        </w:rPr>
        <w:t>Can run on lighter hardware since only monitoring, not signing</w:t>
      </w:r>
    </w:p>
    <w:p w14:paraId="4985563A" w14:textId="77777777" w:rsidR="00AB56A5" w:rsidRPr="00602E4B" w:rsidRDefault="00AB56A5">
      <w:pPr>
        <w:pStyle w:val="whitespace-normal"/>
        <w:numPr>
          <w:ilvl w:val="0"/>
          <w:numId w:val="400"/>
        </w:numPr>
        <w:rPr>
          <w:rFonts w:ascii="Inter" w:hAnsi="Inter"/>
          <w:sz w:val="18"/>
          <w:szCs w:val="18"/>
        </w:rPr>
      </w:pPr>
      <w:r w:rsidRPr="00602E4B">
        <w:rPr>
          <w:rFonts w:ascii="Inter" w:hAnsi="Inter"/>
          <w:sz w:val="18"/>
          <w:szCs w:val="18"/>
        </w:rPr>
        <w:t>Multiple witness nodes provide redundancy</w:t>
      </w:r>
    </w:p>
    <w:p w14:paraId="1B49D892" w14:textId="77777777" w:rsidR="00AB56A5" w:rsidRPr="00602E4B" w:rsidRDefault="00AB56A5">
      <w:pPr>
        <w:pStyle w:val="whitespace-normal"/>
        <w:numPr>
          <w:ilvl w:val="0"/>
          <w:numId w:val="400"/>
        </w:numPr>
        <w:rPr>
          <w:rFonts w:ascii="Inter" w:hAnsi="Inter"/>
          <w:sz w:val="18"/>
          <w:szCs w:val="18"/>
        </w:rPr>
      </w:pPr>
      <w:r w:rsidRPr="00602E4B">
        <w:rPr>
          <w:rFonts w:ascii="Inter" w:hAnsi="Inter"/>
          <w:sz w:val="18"/>
          <w:szCs w:val="18"/>
        </w:rPr>
        <w:t>Slashing for downtime encourages high availability</w:t>
      </w:r>
    </w:p>
    <w:p w14:paraId="7B062949" w14:textId="77777777" w:rsidR="00AB56A5" w:rsidRPr="00602E4B" w:rsidRDefault="00AB56A5" w:rsidP="00AB56A5">
      <w:pPr>
        <w:pStyle w:val="Heading3"/>
        <w:rPr>
          <w:rFonts w:ascii="Inter" w:hAnsi="Inter"/>
          <w:sz w:val="18"/>
          <w:szCs w:val="18"/>
        </w:rPr>
      </w:pPr>
      <w:r w:rsidRPr="00602E4B">
        <w:rPr>
          <w:rFonts w:ascii="Inter" w:hAnsi="Inter"/>
          <w:sz w:val="18"/>
          <w:szCs w:val="18"/>
        </w:rPr>
        <w:t>Performance Benefits</w:t>
      </w:r>
    </w:p>
    <w:p w14:paraId="366AC3F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Specialization Advantages:</w:t>
      </w:r>
    </w:p>
    <w:p w14:paraId="38ECAA88" w14:textId="77777777" w:rsidR="00AB56A5" w:rsidRPr="00602E4B" w:rsidRDefault="00AB56A5">
      <w:pPr>
        <w:pStyle w:val="whitespace-normal"/>
        <w:numPr>
          <w:ilvl w:val="0"/>
          <w:numId w:val="401"/>
        </w:numPr>
        <w:rPr>
          <w:rFonts w:ascii="Inter" w:hAnsi="Inter"/>
          <w:sz w:val="18"/>
          <w:szCs w:val="18"/>
        </w:rPr>
      </w:pPr>
      <w:r w:rsidRPr="00602E4B">
        <w:rPr>
          <w:rStyle w:val="Strong"/>
          <w:rFonts w:ascii="Inter" w:eastAsiaTheme="majorEastAsia" w:hAnsi="Inter"/>
          <w:sz w:val="18"/>
          <w:szCs w:val="18"/>
        </w:rPr>
        <w:t>Resource Efficiency:</w:t>
      </w:r>
      <w:r w:rsidRPr="00602E4B">
        <w:rPr>
          <w:rFonts w:ascii="Inter" w:hAnsi="Inter"/>
          <w:sz w:val="18"/>
          <w:szCs w:val="18"/>
        </w:rPr>
        <w:t xml:space="preserve"> </w:t>
      </w:r>
    </w:p>
    <w:p w14:paraId="6A56E80A" w14:textId="77777777" w:rsidR="00AB56A5" w:rsidRPr="00602E4B" w:rsidRDefault="00AB56A5">
      <w:pPr>
        <w:pStyle w:val="whitespace-normal"/>
        <w:numPr>
          <w:ilvl w:val="1"/>
          <w:numId w:val="401"/>
        </w:numPr>
        <w:rPr>
          <w:rFonts w:ascii="Inter" w:hAnsi="Inter"/>
          <w:sz w:val="18"/>
          <w:szCs w:val="18"/>
        </w:rPr>
      </w:pPr>
      <w:r w:rsidRPr="00602E4B">
        <w:rPr>
          <w:rFonts w:ascii="Inter" w:hAnsi="Inter"/>
          <w:sz w:val="18"/>
          <w:szCs w:val="18"/>
        </w:rPr>
        <w:t>Consensus validators don't need to run external chain nodes</w:t>
      </w:r>
    </w:p>
    <w:p w14:paraId="2310B029" w14:textId="77777777" w:rsidR="00AB56A5" w:rsidRPr="00602E4B" w:rsidRDefault="00AB56A5">
      <w:pPr>
        <w:pStyle w:val="whitespace-normal"/>
        <w:numPr>
          <w:ilvl w:val="1"/>
          <w:numId w:val="401"/>
        </w:numPr>
        <w:rPr>
          <w:rFonts w:ascii="Inter" w:hAnsi="Inter"/>
          <w:sz w:val="18"/>
          <w:szCs w:val="18"/>
        </w:rPr>
      </w:pPr>
      <w:r w:rsidRPr="00602E4B">
        <w:rPr>
          <w:rFonts w:ascii="Inter" w:hAnsi="Inter"/>
          <w:sz w:val="18"/>
          <w:szCs w:val="18"/>
        </w:rPr>
        <w:t>Bridge relayers can optimize hardware for multi-chain monitoring</w:t>
      </w:r>
    </w:p>
    <w:p w14:paraId="5242D748" w14:textId="77777777" w:rsidR="00AB56A5" w:rsidRPr="00602E4B" w:rsidRDefault="00AB56A5">
      <w:pPr>
        <w:pStyle w:val="whitespace-normal"/>
        <w:numPr>
          <w:ilvl w:val="1"/>
          <w:numId w:val="401"/>
        </w:numPr>
        <w:rPr>
          <w:rFonts w:ascii="Inter" w:hAnsi="Inter"/>
          <w:sz w:val="18"/>
          <w:szCs w:val="18"/>
        </w:rPr>
      </w:pPr>
      <w:r w:rsidRPr="00602E4B">
        <w:rPr>
          <w:rFonts w:ascii="Inter" w:hAnsi="Inter"/>
          <w:sz w:val="18"/>
          <w:szCs w:val="18"/>
        </w:rPr>
        <w:t>Witnesses can use lightweight monitoring solutions</w:t>
      </w:r>
    </w:p>
    <w:p w14:paraId="6949BC72" w14:textId="77777777" w:rsidR="00AB56A5" w:rsidRPr="00602E4B" w:rsidRDefault="00AB56A5">
      <w:pPr>
        <w:pStyle w:val="whitespace-normal"/>
        <w:numPr>
          <w:ilvl w:val="0"/>
          <w:numId w:val="402"/>
        </w:numPr>
        <w:rPr>
          <w:rFonts w:ascii="Inter" w:hAnsi="Inter"/>
          <w:sz w:val="18"/>
          <w:szCs w:val="18"/>
        </w:rPr>
      </w:pPr>
      <w:r w:rsidRPr="00602E4B">
        <w:rPr>
          <w:rStyle w:val="Strong"/>
          <w:rFonts w:ascii="Inter" w:eastAsiaTheme="majorEastAsia" w:hAnsi="Inter"/>
          <w:sz w:val="18"/>
          <w:szCs w:val="18"/>
        </w:rPr>
        <w:t>Security:</w:t>
      </w:r>
      <w:r w:rsidRPr="00602E4B">
        <w:rPr>
          <w:rFonts w:ascii="Inter" w:hAnsi="Inter"/>
          <w:sz w:val="18"/>
          <w:szCs w:val="18"/>
        </w:rPr>
        <w:t xml:space="preserve"> </w:t>
      </w:r>
    </w:p>
    <w:p w14:paraId="4CCF52B5" w14:textId="77777777" w:rsidR="00AB56A5" w:rsidRPr="00602E4B" w:rsidRDefault="00AB56A5">
      <w:pPr>
        <w:pStyle w:val="whitespace-normal"/>
        <w:numPr>
          <w:ilvl w:val="1"/>
          <w:numId w:val="402"/>
        </w:numPr>
        <w:rPr>
          <w:rFonts w:ascii="Inter" w:hAnsi="Inter"/>
          <w:sz w:val="18"/>
          <w:szCs w:val="18"/>
        </w:rPr>
      </w:pPr>
      <w:r w:rsidRPr="00602E4B">
        <w:rPr>
          <w:rFonts w:ascii="Inter" w:hAnsi="Inter"/>
          <w:sz w:val="18"/>
          <w:szCs w:val="18"/>
        </w:rPr>
        <w:t>Attack surface reduced (compromise of consensus doesn't affect bridge)</w:t>
      </w:r>
    </w:p>
    <w:p w14:paraId="48A4B5CE" w14:textId="77777777" w:rsidR="00AB56A5" w:rsidRPr="00602E4B" w:rsidRDefault="00AB56A5">
      <w:pPr>
        <w:pStyle w:val="whitespace-normal"/>
        <w:numPr>
          <w:ilvl w:val="1"/>
          <w:numId w:val="402"/>
        </w:numPr>
        <w:rPr>
          <w:rFonts w:ascii="Inter" w:hAnsi="Inter"/>
          <w:sz w:val="18"/>
          <w:szCs w:val="18"/>
        </w:rPr>
      </w:pPr>
      <w:r w:rsidRPr="00602E4B">
        <w:rPr>
          <w:rFonts w:ascii="Inter" w:hAnsi="Inter"/>
          <w:sz w:val="18"/>
          <w:szCs w:val="18"/>
        </w:rPr>
        <w:t>Independent verification layers (bridge + witness)</w:t>
      </w:r>
    </w:p>
    <w:p w14:paraId="71DF87AF" w14:textId="77777777" w:rsidR="00AB56A5" w:rsidRPr="00602E4B" w:rsidRDefault="00AB56A5">
      <w:pPr>
        <w:pStyle w:val="whitespace-normal"/>
        <w:numPr>
          <w:ilvl w:val="1"/>
          <w:numId w:val="402"/>
        </w:numPr>
        <w:rPr>
          <w:rFonts w:ascii="Inter" w:hAnsi="Inter"/>
          <w:sz w:val="18"/>
          <w:szCs w:val="18"/>
        </w:rPr>
      </w:pPr>
      <w:r w:rsidRPr="00602E4B">
        <w:rPr>
          <w:rFonts w:ascii="Inter" w:hAnsi="Inter"/>
          <w:sz w:val="18"/>
          <w:szCs w:val="18"/>
        </w:rPr>
        <w:t>Diversity across roles reduces correlation</w:t>
      </w:r>
    </w:p>
    <w:p w14:paraId="27653B56" w14:textId="77777777" w:rsidR="00AB56A5" w:rsidRPr="00602E4B" w:rsidRDefault="00AB56A5">
      <w:pPr>
        <w:pStyle w:val="whitespace-normal"/>
        <w:numPr>
          <w:ilvl w:val="0"/>
          <w:numId w:val="403"/>
        </w:numPr>
        <w:rPr>
          <w:rFonts w:ascii="Inter" w:hAnsi="Inter"/>
          <w:sz w:val="18"/>
          <w:szCs w:val="18"/>
        </w:rPr>
      </w:pPr>
      <w:r w:rsidRPr="00602E4B">
        <w:rPr>
          <w:rStyle w:val="Strong"/>
          <w:rFonts w:ascii="Inter" w:eastAsiaTheme="majorEastAsia" w:hAnsi="Inter"/>
          <w:sz w:val="18"/>
          <w:szCs w:val="18"/>
        </w:rPr>
        <w:t>Scalability:</w:t>
      </w:r>
      <w:r w:rsidRPr="00602E4B">
        <w:rPr>
          <w:rFonts w:ascii="Inter" w:hAnsi="Inter"/>
          <w:sz w:val="18"/>
          <w:szCs w:val="18"/>
        </w:rPr>
        <w:t xml:space="preserve"> </w:t>
      </w:r>
    </w:p>
    <w:p w14:paraId="71A22855" w14:textId="77777777" w:rsidR="00AB56A5" w:rsidRPr="00602E4B" w:rsidRDefault="00AB56A5">
      <w:pPr>
        <w:pStyle w:val="whitespace-normal"/>
        <w:numPr>
          <w:ilvl w:val="1"/>
          <w:numId w:val="403"/>
        </w:numPr>
        <w:rPr>
          <w:rFonts w:ascii="Inter" w:hAnsi="Inter"/>
          <w:sz w:val="18"/>
          <w:szCs w:val="18"/>
        </w:rPr>
      </w:pPr>
      <w:r w:rsidRPr="00602E4B">
        <w:rPr>
          <w:rFonts w:ascii="Inter" w:hAnsi="Inter"/>
          <w:sz w:val="18"/>
          <w:szCs w:val="18"/>
        </w:rPr>
        <w:t>Add more bridge relayers without affecting consensus performance</w:t>
      </w:r>
    </w:p>
    <w:p w14:paraId="74F239C4" w14:textId="77777777" w:rsidR="00AB56A5" w:rsidRPr="00602E4B" w:rsidRDefault="00AB56A5">
      <w:pPr>
        <w:pStyle w:val="whitespace-normal"/>
        <w:numPr>
          <w:ilvl w:val="1"/>
          <w:numId w:val="403"/>
        </w:numPr>
        <w:rPr>
          <w:rFonts w:ascii="Inter" w:hAnsi="Inter"/>
          <w:sz w:val="18"/>
          <w:szCs w:val="18"/>
        </w:rPr>
      </w:pPr>
      <w:r w:rsidRPr="00602E4B">
        <w:rPr>
          <w:rFonts w:ascii="Inter" w:hAnsi="Inter"/>
          <w:sz w:val="18"/>
          <w:szCs w:val="18"/>
        </w:rPr>
        <w:t>Can support new chains by recruiting specialized relayers</w:t>
      </w:r>
    </w:p>
    <w:p w14:paraId="0B9EFBD5" w14:textId="77777777" w:rsidR="00AB56A5" w:rsidRPr="00602E4B" w:rsidRDefault="00AB56A5">
      <w:pPr>
        <w:pStyle w:val="whitespace-normal"/>
        <w:numPr>
          <w:ilvl w:val="1"/>
          <w:numId w:val="403"/>
        </w:numPr>
        <w:rPr>
          <w:rFonts w:ascii="Inter" w:hAnsi="Inter"/>
          <w:sz w:val="18"/>
          <w:szCs w:val="18"/>
        </w:rPr>
      </w:pPr>
      <w:r w:rsidRPr="00602E4B">
        <w:rPr>
          <w:rFonts w:ascii="Inter" w:hAnsi="Inter"/>
          <w:sz w:val="18"/>
          <w:szCs w:val="18"/>
        </w:rPr>
        <w:t>Horizontal scaling for each function independently</w:t>
      </w:r>
    </w:p>
    <w:p w14:paraId="6D2FD5F2" w14:textId="77777777" w:rsidR="00AB56A5" w:rsidRPr="00602E4B" w:rsidRDefault="00AB56A5">
      <w:pPr>
        <w:pStyle w:val="whitespace-normal"/>
        <w:numPr>
          <w:ilvl w:val="0"/>
          <w:numId w:val="404"/>
        </w:numPr>
        <w:rPr>
          <w:rFonts w:ascii="Inter" w:hAnsi="Inter"/>
          <w:sz w:val="18"/>
          <w:szCs w:val="18"/>
        </w:rPr>
      </w:pPr>
      <w:r w:rsidRPr="00602E4B">
        <w:rPr>
          <w:rStyle w:val="Strong"/>
          <w:rFonts w:ascii="Inter" w:eastAsiaTheme="majorEastAsia" w:hAnsi="Inter"/>
          <w:sz w:val="18"/>
          <w:szCs w:val="18"/>
        </w:rPr>
        <w:t>Flexibility:</w:t>
      </w:r>
      <w:r w:rsidRPr="00602E4B">
        <w:rPr>
          <w:rFonts w:ascii="Inter" w:hAnsi="Inter"/>
          <w:sz w:val="18"/>
          <w:szCs w:val="18"/>
        </w:rPr>
        <w:t xml:space="preserve"> </w:t>
      </w:r>
    </w:p>
    <w:p w14:paraId="5F2F8E43" w14:textId="77777777" w:rsidR="00AB56A5" w:rsidRPr="00602E4B" w:rsidRDefault="00AB56A5">
      <w:pPr>
        <w:pStyle w:val="whitespace-normal"/>
        <w:numPr>
          <w:ilvl w:val="1"/>
          <w:numId w:val="404"/>
        </w:numPr>
        <w:rPr>
          <w:rFonts w:ascii="Inter" w:hAnsi="Inter"/>
          <w:sz w:val="18"/>
          <w:szCs w:val="18"/>
        </w:rPr>
      </w:pPr>
      <w:r w:rsidRPr="00602E4B">
        <w:rPr>
          <w:rFonts w:ascii="Inter" w:hAnsi="Inter"/>
          <w:sz w:val="18"/>
          <w:szCs w:val="18"/>
        </w:rPr>
        <w:t>Validators choose roles matching their expertise and infrastructure</w:t>
      </w:r>
    </w:p>
    <w:p w14:paraId="3E718904" w14:textId="77777777" w:rsidR="00AB56A5" w:rsidRPr="00602E4B" w:rsidRDefault="00AB56A5">
      <w:pPr>
        <w:pStyle w:val="whitespace-normal"/>
        <w:numPr>
          <w:ilvl w:val="1"/>
          <w:numId w:val="404"/>
        </w:numPr>
        <w:rPr>
          <w:rFonts w:ascii="Inter" w:hAnsi="Inter"/>
          <w:sz w:val="18"/>
          <w:szCs w:val="18"/>
        </w:rPr>
      </w:pPr>
      <w:r w:rsidRPr="00602E4B">
        <w:rPr>
          <w:rFonts w:ascii="Inter" w:hAnsi="Inter"/>
          <w:sz w:val="18"/>
          <w:szCs w:val="18"/>
        </w:rPr>
        <w:t>Lower barriers to entry (can start with single role)</w:t>
      </w:r>
    </w:p>
    <w:p w14:paraId="24A22EC7" w14:textId="77777777" w:rsidR="00AB56A5" w:rsidRPr="00602E4B" w:rsidRDefault="00AB56A5">
      <w:pPr>
        <w:pStyle w:val="whitespace-normal"/>
        <w:numPr>
          <w:ilvl w:val="1"/>
          <w:numId w:val="404"/>
        </w:numPr>
        <w:rPr>
          <w:rFonts w:ascii="Inter" w:hAnsi="Inter"/>
          <w:sz w:val="18"/>
          <w:szCs w:val="18"/>
        </w:rPr>
      </w:pPr>
      <w:r w:rsidRPr="00602E4B">
        <w:rPr>
          <w:rFonts w:ascii="Inter" w:hAnsi="Inter"/>
          <w:sz w:val="18"/>
          <w:szCs w:val="18"/>
        </w:rPr>
        <w:t>Validators can add/remove roles as their operation scales</w:t>
      </w:r>
    </w:p>
    <w:p w14:paraId="7CE9575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Example Validator Profiles:</w:t>
      </w:r>
    </w:p>
    <w:p w14:paraId="1EC896A6" w14:textId="77777777" w:rsidR="00AB56A5" w:rsidRPr="00602E4B" w:rsidRDefault="00AB56A5" w:rsidP="00AB56A5">
      <w:pPr>
        <w:pStyle w:val="whitespace-normal"/>
        <w:rPr>
          <w:rFonts w:ascii="Inter" w:hAnsi="Inter"/>
          <w:sz w:val="18"/>
          <w:szCs w:val="18"/>
        </w:rPr>
      </w:pPr>
      <w:r w:rsidRPr="00602E4B">
        <w:rPr>
          <w:rStyle w:val="Emphasis"/>
          <w:rFonts w:ascii="Inter" w:hAnsi="Inter"/>
          <w:sz w:val="18"/>
          <w:szCs w:val="18"/>
        </w:rPr>
        <w:t>Profile A - Consensus Specialist:</w:t>
      </w:r>
    </w:p>
    <w:p w14:paraId="10482351" w14:textId="77777777" w:rsidR="00AB56A5" w:rsidRPr="00602E4B" w:rsidRDefault="00AB56A5">
      <w:pPr>
        <w:pStyle w:val="whitespace-normal"/>
        <w:numPr>
          <w:ilvl w:val="0"/>
          <w:numId w:val="405"/>
        </w:numPr>
        <w:rPr>
          <w:rFonts w:ascii="Inter" w:hAnsi="Inter"/>
          <w:sz w:val="18"/>
          <w:szCs w:val="18"/>
        </w:rPr>
      </w:pPr>
      <w:r w:rsidRPr="00602E4B">
        <w:rPr>
          <w:rFonts w:ascii="Inter" w:hAnsi="Inter"/>
          <w:sz w:val="18"/>
          <w:szCs w:val="18"/>
        </w:rPr>
        <w:t>Role: Consensus only</w:t>
      </w:r>
    </w:p>
    <w:p w14:paraId="3A7F9911" w14:textId="77777777" w:rsidR="00AB56A5" w:rsidRPr="00602E4B" w:rsidRDefault="00AB56A5">
      <w:pPr>
        <w:pStyle w:val="whitespace-normal"/>
        <w:numPr>
          <w:ilvl w:val="0"/>
          <w:numId w:val="405"/>
        </w:numPr>
        <w:rPr>
          <w:rFonts w:ascii="Inter" w:hAnsi="Inter"/>
          <w:sz w:val="18"/>
          <w:szCs w:val="18"/>
        </w:rPr>
      </w:pPr>
      <w:r w:rsidRPr="00602E4B">
        <w:rPr>
          <w:rFonts w:ascii="Inter" w:hAnsi="Inter"/>
          <w:sz w:val="18"/>
          <w:szCs w:val="18"/>
        </w:rPr>
        <w:t>Stake: 10,000 SNRG</w:t>
      </w:r>
    </w:p>
    <w:p w14:paraId="4C1FF552" w14:textId="77777777" w:rsidR="00AB56A5" w:rsidRPr="00602E4B" w:rsidRDefault="00AB56A5">
      <w:pPr>
        <w:pStyle w:val="whitespace-normal"/>
        <w:numPr>
          <w:ilvl w:val="0"/>
          <w:numId w:val="405"/>
        </w:numPr>
        <w:rPr>
          <w:rFonts w:ascii="Inter" w:hAnsi="Inter"/>
          <w:sz w:val="18"/>
          <w:szCs w:val="18"/>
        </w:rPr>
      </w:pPr>
      <w:r w:rsidRPr="00602E4B">
        <w:rPr>
          <w:rFonts w:ascii="Inter" w:hAnsi="Inter"/>
          <w:sz w:val="18"/>
          <w:szCs w:val="18"/>
        </w:rPr>
        <w:t>Hardware: Basic server</w:t>
      </w:r>
    </w:p>
    <w:p w14:paraId="011323F5" w14:textId="77777777" w:rsidR="00AB56A5" w:rsidRPr="00602E4B" w:rsidRDefault="00AB56A5">
      <w:pPr>
        <w:pStyle w:val="whitespace-normal"/>
        <w:numPr>
          <w:ilvl w:val="0"/>
          <w:numId w:val="405"/>
        </w:numPr>
        <w:rPr>
          <w:rFonts w:ascii="Inter" w:hAnsi="Inter"/>
          <w:sz w:val="18"/>
          <w:szCs w:val="18"/>
        </w:rPr>
      </w:pPr>
      <w:r w:rsidRPr="00602E4B">
        <w:rPr>
          <w:rFonts w:ascii="Inter" w:hAnsi="Inter"/>
          <w:sz w:val="18"/>
          <w:szCs w:val="18"/>
        </w:rPr>
        <w:t>Revenue: Block rewards + transaction fees from consensus</w:t>
      </w:r>
    </w:p>
    <w:p w14:paraId="56572753" w14:textId="77777777" w:rsidR="00AB56A5" w:rsidRPr="00602E4B" w:rsidRDefault="00AB56A5">
      <w:pPr>
        <w:pStyle w:val="whitespace-normal"/>
        <w:numPr>
          <w:ilvl w:val="0"/>
          <w:numId w:val="405"/>
        </w:numPr>
        <w:rPr>
          <w:rFonts w:ascii="Inter" w:hAnsi="Inter"/>
          <w:sz w:val="18"/>
          <w:szCs w:val="18"/>
        </w:rPr>
      </w:pPr>
      <w:r w:rsidRPr="00602E4B">
        <w:rPr>
          <w:rFonts w:ascii="Inter" w:hAnsi="Inter"/>
          <w:sz w:val="18"/>
          <w:szCs w:val="18"/>
        </w:rPr>
        <w:t>Commitment: Moderate (online during assigned committee duties)</w:t>
      </w:r>
    </w:p>
    <w:p w14:paraId="688C7344" w14:textId="77777777" w:rsidR="00AB56A5" w:rsidRPr="00602E4B" w:rsidRDefault="00AB56A5" w:rsidP="00AB56A5">
      <w:pPr>
        <w:pStyle w:val="whitespace-normal"/>
        <w:rPr>
          <w:rFonts w:ascii="Inter" w:hAnsi="Inter"/>
          <w:sz w:val="18"/>
          <w:szCs w:val="18"/>
        </w:rPr>
      </w:pPr>
      <w:r w:rsidRPr="00602E4B">
        <w:rPr>
          <w:rStyle w:val="Emphasis"/>
          <w:rFonts w:ascii="Inter" w:hAnsi="Inter"/>
          <w:sz w:val="18"/>
          <w:szCs w:val="18"/>
        </w:rPr>
        <w:t>Profile B - Bridge Operator:</w:t>
      </w:r>
    </w:p>
    <w:p w14:paraId="6F2EF462" w14:textId="77777777" w:rsidR="00AB56A5" w:rsidRPr="00602E4B" w:rsidRDefault="00AB56A5">
      <w:pPr>
        <w:pStyle w:val="whitespace-normal"/>
        <w:numPr>
          <w:ilvl w:val="0"/>
          <w:numId w:val="406"/>
        </w:numPr>
        <w:rPr>
          <w:rFonts w:ascii="Inter" w:hAnsi="Inter"/>
          <w:sz w:val="18"/>
          <w:szCs w:val="18"/>
        </w:rPr>
      </w:pPr>
      <w:r w:rsidRPr="00602E4B">
        <w:rPr>
          <w:rFonts w:ascii="Inter" w:hAnsi="Inter"/>
          <w:sz w:val="18"/>
          <w:szCs w:val="18"/>
        </w:rPr>
        <w:t>Roles: Bridge Relayer (Ethereum, Polygon) + Witness (same chains)</w:t>
      </w:r>
    </w:p>
    <w:p w14:paraId="77623707" w14:textId="77777777" w:rsidR="00AB56A5" w:rsidRPr="00602E4B" w:rsidRDefault="00AB56A5">
      <w:pPr>
        <w:pStyle w:val="whitespace-normal"/>
        <w:numPr>
          <w:ilvl w:val="0"/>
          <w:numId w:val="406"/>
        </w:numPr>
        <w:rPr>
          <w:rFonts w:ascii="Inter" w:hAnsi="Inter"/>
          <w:sz w:val="18"/>
          <w:szCs w:val="18"/>
        </w:rPr>
      </w:pPr>
      <w:r w:rsidRPr="00602E4B">
        <w:rPr>
          <w:rFonts w:ascii="Inter" w:hAnsi="Inter"/>
          <w:sz w:val="18"/>
          <w:szCs w:val="18"/>
        </w:rPr>
        <w:t>Stake: 50,000 SNRG</w:t>
      </w:r>
    </w:p>
    <w:p w14:paraId="0DE6093F" w14:textId="77777777" w:rsidR="00AB56A5" w:rsidRPr="00602E4B" w:rsidRDefault="00AB56A5">
      <w:pPr>
        <w:pStyle w:val="whitespace-normal"/>
        <w:numPr>
          <w:ilvl w:val="0"/>
          <w:numId w:val="406"/>
        </w:numPr>
        <w:rPr>
          <w:rFonts w:ascii="Inter" w:hAnsi="Inter"/>
          <w:sz w:val="18"/>
          <w:szCs w:val="18"/>
        </w:rPr>
      </w:pPr>
      <w:r w:rsidRPr="00602E4B">
        <w:rPr>
          <w:rFonts w:ascii="Inter" w:hAnsi="Inter"/>
          <w:sz w:val="18"/>
          <w:szCs w:val="18"/>
        </w:rPr>
        <w:t>Hardware: High-end server with 2TB+ storage</w:t>
      </w:r>
    </w:p>
    <w:p w14:paraId="4CFD798C" w14:textId="77777777" w:rsidR="00AB56A5" w:rsidRPr="00602E4B" w:rsidRDefault="00AB56A5">
      <w:pPr>
        <w:pStyle w:val="whitespace-normal"/>
        <w:numPr>
          <w:ilvl w:val="0"/>
          <w:numId w:val="406"/>
        </w:numPr>
        <w:rPr>
          <w:rFonts w:ascii="Inter" w:hAnsi="Inter"/>
          <w:sz w:val="18"/>
          <w:szCs w:val="18"/>
        </w:rPr>
      </w:pPr>
      <w:r w:rsidRPr="00602E4B">
        <w:rPr>
          <w:rFonts w:ascii="Inter" w:hAnsi="Inter"/>
          <w:sz w:val="18"/>
          <w:szCs w:val="18"/>
        </w:rPr>
        <w:t>Revenue: Bridge fees + witness attestation rewards</w:t>
      </w:r>
    </w:p>
    <w:p w14:paraId="332CCA86" w14:textId="77777777" w:rsidR="00AB56A5" w:rsidRPr="00602E4B" w:rsidRDefault="00AB56A5">
      <w:pPr>
        <w:pStyle w:val="whitespace-normal"/>
        <w:numPr>
          <w:ilvl w:val="0"/>
          <w:numId w:val="406"/>
        </w:numPr>
        <w:rPr>
          <w:rFonts w:ascii="Inter" w:hAnsi="Inter"/>
          <w:sz w:val="18"/>
          <w:szCs w:val="18"/>
        </w:rPr>
      </w:pPr>
      <w:r w:rsidRPr="00602E4B">
        <w:rPr>
          <w:rFonts w:ascii="Inter" w:hAnsi="Inter"/>
          <w:sz w:val="18"/>
          <w:szCs w:val="18"/>
        </w:rPr>
        <w:t>Commitment: High (24/7 monitoring required)</w:t>
      </w:r>
    </w:p>
    <w:p w14:paraId="58624847" w14:textId="77777777" w:rsidR="00AB56A5" w:rsidRPr="00602E4B" w:rsidRDefault="00AB56A5" w:rsidP="00AB56A5">
      <w:pPr>
        <w:pStyle w:val="whitespace-normal"/>
        <w:rPr>
          <w:rFonts w:ascii="Inter" w:hAnsi="Inter"/>
          <w:sz w:val="18"/>
          <w:szCs w:val="18"/>
        </w:rPr>
      </w:pPr>
      <w:r w:rsidRPr="00602E4B">
        <w:rPr>
          <w:rStyle w:val="Emphasis"/>
          <w:rFonts w:ascii="Inter" w:hAnsi="Inter"/>
          <w:sz w:val="18"/>
          <w:szCs w:val="18"/>
        </w:rPr>
        <w:t>Profile C - Full-Service Validator:</w:t>
      </w:r>
    </w:p>
    <w:p w14:paraId="4D7B9E37" w14:textId="77777777" w:rsidR="00AB56A5" w:rsidRPr="00602E4B" w:rsidRDefault="00AB56A5">
      <w:pPr>
        <w:pStyle w:val="whitespace-normal"/>
        <w:numPr>
          <w:ilvl w:val="0"/>
          <w:numId w:val="407"/>
        </w:numPr>
        <w:rPr>
          <w:rFonts w:ascii="Inter" w:hAnsi="Inter"/>
          <w:sz w:val="18"/>
          <w:szCs w:val="18"/>
        </w:rPr>
      </w:pPr>
      <w:r w:rsidRPr="00602E4B">
        <w:rPr>
          <w:rFonts w:ascii="Inter" w:hAnsi="Inter"/>
          <w:sz w:val="18"/>
          <w:szCs w:val="18"/>
        </w:rPr>
        <w:t>Roles: All three (Consensus, Bridge Relayer for 3 chains, Witness)</w:t>
      </w:r>
    </w:p>
    <w:p w14:paraId="1A717654" w14:textId="77777777" w:rsidR="00AB56A5" w:rsidRPr="00602E4B" w:rsidRDefault="00AB56A5">
      <w:pPr>
        <w:pStyle w:val="whitespace-normal"/>
        <w:numPr>
          <w:ilvl w:val="0"/>
          <w:numId w:val="407"/>
        </w:numPr>
        <w:rPr>
          <w:rFonts w:ascii="Inter" w:hAnsi="Inter"/>
          <w:sz w:val="18"/>
          <w:szCs w:val="18"/>
        </w:rPr>
      </w:pPr>
      <w:r w:rsidRPr="00602E4B">
        <w:rPr>
          <w:rFonts w:ascii="Inter" w:hAnsi="Inter"/>
          <w:sz w:val="18"/>
          <w:szCs w:val="18"/>
        </w:rPr>
        <w:t>Stake: 100,000 SNRG</w:t>
      </w:r>
    </w:p>
    <w:p w14:paraId="0DD53FE6" w14:textId="77777777" w:rsidR="00AB56A5" w:rsidRPr="00602E4B" w:rsidRDefault="00AB56A5">
      <w:pPr>
        <w:pStyle w:val="whitespace-normal"/>
        <w:numPr>
          <w:ilvl w:val="0"/>
          <w:numId w:val="407"/>
        </w:numPr>
        <w:rPr>
          <w:rFonts w:ascii="Inter" w:hAnsi="Inter"/>
          <w:sz w:val="18"/>
          <w:szCs w:val="18"/>
        </w:rPr>
      </w:pPr>
      <w:r w:rsidRPr="00602E4B">
        <w:rPr>
          <w:rFonts w:ascii="Inter" w:hAnsi="Inter"/>
          <w:sz w:val="18"/>
          <w:szCs w:val="18"/>
        </w:rPr>
        <w:t>Hardware: Enterprise-grade infrastructure</w:t>
      </w:r>
    </w:p>
    <w:p w14:paraId="490103B1" w14:textId="77777777" w:rsidR="00AB56A5" w:rsidRPr="00602E4B" w:rsidRDefault="00AB56A5">
      <w:pPr>
        <w:pStyle w:val="whitespace-normal"/>
        <w:numPr>
          <w:ilvl w:val="0"/>
          <w:numId w:val="407"/>
        </w:numPr>
        <w:rPr>
          <w:rFonts w:ascii="Inter" w:hAnsi="Inter"/>
          <w:sz w:val="18"/>
          <w:szCs w:val="18"/>
        </w:rPr>
      </w:pPr>
      <w:r w:rsidRPr="00602E4B">
        <w:rPr>
          <w:rFonts w:ascii="Inter" w:hAnsi="Inter"/>
          <w:sz w:val="18"/>
          <w:szCs w:val="18"/>
        </w:rPr>
        <w:t>Revenue: All reward streams</w:t>
      </w:r>
    </w:p>
    <w:p w14:paraId="46F76C6D" w14:textId="77777777" w:rsidR="00AB56A5" w:rsidRPr="00602E4B" w:rsidRDefault="00AB56A5">
      <w:pPr>
        <w:pStyle w:val="whitespace-normal"/>
        <w:numPr>
          <w:ilvl w:val="0"/>
          <w:numId w:val="407"/>
        </w:numPr>
        <w:rPr>
          <w:rFonts w:ascii="Inter" w:hAnsi="Inter"/>
          <w:sz w:val="18"/>
          <w:szCs w:val="18"/>
        </w:rPr>
      </w:pPr>
      <w:r w:rsidRPr="00602E4B">
        <w:rPr>
          <w:rFonts w:ascii="Inter" w:hAnsi="Inter"/>
          <w:sz w:val="18"/>
          <w:szCs w:val="18"/>
        </w:rPr>
        <w:t>Commitment: Maximum (continuous operation, highest reliability standards)</w:t>
      </w:r>
    </w:p>
    <w:p w14:paraId="1D07643F" w14:textId="77777777" w:rsidR="00AB56A5" w:rsidRPr="00602E4B" w:rsidRDefault="00035578" w:rsidP="00AB56A5">
      <w:pPr>
        <w:rPr>
          <w:rFonts w:ascii="Inter" w:hAnsi="Inter"/>
          <w:sz w:val="18"/>
          <w:szCs w:val="18"/>
        </w:rPr>
      </w:pPr>
      <w:r>
        <w:pict w14:anchorId="37D6DE0F">
          <v:rect id="Rectangle 9"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9D85C6" w14:textId="77777777" w:rsidR="00AB56A5" w:rsidRPr="00602E4B" w:rsidRDefault="00AB56A5" w:rsidP="00AB56A5">
      <w:pPr>
        <w:pStyle w:val="Heading1"/>
        <w:rPr>
          <w:rFonts w:ascii="Inter" w:hAnsi="Inter"/>
          <w:sz w:val="18"/>
          <w:szCs w:val="18"/>
        </w:rPr>
      </w:pPr>
      <w:r w:rsidRPr="00602E4B">
        <w:rPr>
          <w:rFonts w:ascii="Inter" w:hAnsi="Inter"/>
          <w:sz w:val="18"/>
          <w:szCs w:val="18"/>
        </w:rPr>
        <w:t>20. Role Specialization and Sharding</w:t>
      </w:r>
    </w:p>
    <w:p w14:paraId="1921E24F"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Building on the specialized validator roles introduced in Section 19.4, this section provides detailed technical specifications for workload distribution and sharding architecture.</w:t>
      </w:r>
    </w:p>
    <w:p w14:paraId="43F3C152" w14:textId="77777777" w:rsidR="00AB56A5" w:rsidRPr="00602E4B" w:rsidRDefault="00AB56A5" w:rsidP="00AB56A5">
      <w:pPr>
        <w:pStyle w:val="Heading2"/>
        <w:rPr>
          <w:rFonts w:ascii="Inter" w:hAnsi="Inter"/>
          <w:sz w:val="18"/>
          <w:szCs w:val="18"/>
        </w:rPr>
      </w:pPr>
      <w:r w:rsidRPr="00602E4B">
        <w:rPr>
          <w:rFonts w:ascii="Inter" w:hAnsi="Inter"/>
          <w:sz w:val="18"/>
          <w:szCs w:val="18"/>
        </w:rPr>
        <w:t>20.1 Consensus Validators</w:t>
      </w:r>
    </w:p>
    <w:p w14:paraId="794C51B5"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Consensus validators form the backbone of the Synergy Network, responsible for block production and finalization using the Proof of Synergy (PoSy) consensus mechanism.</w:t>
      </w:r>
    </w:p>
    <w:p w14:paraId="7FE794AC" w14:textId="77777777" w:rsidR="00AB56A5" w:rsidRPr="00602E4B" w:rsidRDefault="00AB56A5" w:rsidP="00AB56A5">
      <w:pPr>
        <w:pStyle w:val="Heading3"/>
        <w:rPr>
          <w:rFonts w:ascii="Inter" w:hAnsi="Inter"/>
          <w:sz w:val="18"/>
          <w:szCs w:val="18"/>
        </w:rPr>
      </w:pPr>
      <w:r w:rsidRPr="00602E4B">
        <w:rPr>
          <w:rFonts w:ascii="Inter" w:hAnsi="Inter"/>
          <w:sz w:val="18"/>
          <w:szCs w:val="18"/>
        </w:rPr>
        <w:t>Core Responsibilities</w:t>
      </w:r>
    </w:p>
    <w:p w14:paraId="723F775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Block Production:</w:t>
      </w:r>
    </w:p>
    <w:p w14:paraId="07D2B50E" w14:textId="77777777" w:rsidR="00AB56A5" w:rsidRPr="00602E4B" w:rsidRDefault="00AB56A5">
      <w:pPr>
        <w:pStyle w:val="whitespace-normal"/>
        <w:numPr>
          <w:ilvl w:val="0"/>
          <w:numId w:val="408"/>
        </w:numPr>
        <w:rPr>
          <w:rFonts w:ascii="Inter" w:hAnsi="Inter"/>
          <w:sz w:val="18"/>
          <w:szCs w:val="18"/>
        </w:rPr>
      </w:pPr>
      <w:r w:rsidRPr="00602E4B">
        <w:rPr>
          <w:rFonts w:ascii="Inter" w:hAnsi="Inter"/>
          <w:sz w:val="18"/>
          <w:szCs w:val="18"/>
        </w:rPr>
        <w:t>Propose blocks when selected as leader (via VRF selection per Equation 1)</w:t>
      </w:r>
    </w:p>
    <w:p w14:paraId="39788937" w14:textId="77777777" w:rsidR="00AB56A5" w:rsidRPr="00602E4B" w:rsidRDefault="00AB56A5">
      <w:pPr>
        <w:pStyle w:val="whitespace-normal"/>
        <w:numPr>
          <w:ilvl w:val="0"/>
          <w:numId w:val="408"/>
        </w:numPr>
        <w:rPr>
          <w:rFonts w:ascii="Inter" w:hAnsi="Inter"/>
          <w:sz w:val="18"/>
          <w:szCs w:val="18"/>
        </w:rPr>
      </w:pPr>
      <w:r w:rsidRPr="00602E4B">
        <w:rPr>
          <w:rFonts w:ascii="Inter" w:hAnsi="Inter"/>
          <w:sz w:val="18"/>
          <w:szCs w:val="18"/>
        </w:rPr>
        <w:t>Include valid transactions from mempool</w:t>
      </w:r>
    </w:p>
    <w:p w14:paraId="6034E67C" w14:textId="77777777" w:rsidR="00AB56A5" w:rsidRPr="00602E4B" w:rsidRDefault="00AB56A5">
      <w:pPr>
        <w:pStyle w:val="whitespace-normal"/>
        <w:numPr>
          <w:ilvl w:val="0"/>
          <w:numId w:val="408"/>
        </w:numPr>
        <w:rPr>
          <w:rFonts w:ascii="Inter" w:hAnsi="Inter"/>
          <w:sz w:val="18"/>
          <w:szCs w:val="18"/>
        </w:rPr>
      </w:pPr>
      <w:r w:rsidRPr="00602E4B">
        <w:rPr>
          <w:rFonts w:ascii="Inter" w:hAnsi="Inter"/>
          <w:sz w:val="18"/>
          <w:szCs w:val="18"/>
        </w:rPr>
        <w:t>Compute state transitions via AIVM execution</w:t>
      </w:r>
    </w:p>
    <w:p w14:paraId="687B0547" w14:textId="77777777" w:rsidR="00AB56A5" w:rsidRPr="00602E4B" w:rsidRDefault="00AB56A5">
      <w:pPr>
        <w:pStyle w:val="whitespace-normal"/>
        <w:numPr>
          <w:ilvl w:val="0"/>
          <w:numId w:val="408"/>
        </w:numPr>
        <w:rPr>
          <w:rFonts w:ascii="Inter" w:hAnsi="Inter"/>
          <w:sz w:val="18"/>
          <w:szCs w:val="18"/>
        </w:rPr>
      </w:pPr>
      <w:r w:rsidRPr="00602E4B">
        <w:rPr>
          <w:rFonts w:ascii="Inter" w:hAnsi="Inter"/>
          <w:sz w:val="18"/>
          <w:szCs w:val="18"/>
        </w:rPr>
        <w:t>Generate block header with all required fields (parent hash, state root, etc.)</w:t>
      </w:r>
    </w:p>
    <w:p w14:paraId="528653A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Consensus Participation:</w:t>
      </w:r>
    </w:p>
    <w:p w14:paraId="064405DD" w14:textId="77777777" w:rsidR="00AB56A5" w:rsidRPr="00602E4B" w:rsidRDefault="00AB56A5">
      <w:pPr>
        <w:pStyle w:val="whitespace-normal"/>
        <w:numPr>
          <w:ilvl w:val="0"/>
          <w:numId w:val="409"/>
        </w:numPr>
        <w:rPr>
          <w:rFonts w:ascii="Inter" w:hAnsi="Inter"/>
          <w:sz w:val="18"/>
          <w:szCs w:val="18"/>
        </w:rPr>
      </w:pPr>
      <w:r w:rsidRPr="00602E4B">
        <w:rPr>
          <w:rFonts w:ascii="Inter" w:hAnsi="Inter"/>
          <w:sz w:val="18"/>
          <w:szCs w:val="18"/>
        </w:rPr>
        <w:t>Vote in three-phase commit protocol (PREPARE → PRECOMMIT → COMMIT)</w:t>
      </w:r>
    </w:p>
    <w:p w14:paraId="7AA19ABE" w14:textId="77777777" w:rsidR="00AB56A5" w:rsidRPr="00602E4B" w:rsidRDefault="00AB56A5">
      <w:pPr>
        <w:pStyle w:val="whitespace-normal"/>
        <w:numPr>
          <w:ilvl w:val="0"/>
          <w:numId w:val="409"/>
        </w:numPr>
        <w:rPr>
          <w:rFonts w:ascii="Inter" w:hAnsi="Inter"/>
          <w:sz w:val="18"/>
          <w:szCs w:val="18"/>
        </w:rPr>
      </w:pPr>
      <w:r w:rsidRPr="00602E4B">
        <w:rPr>
          <w:rFonts w:ascii="Inter" w:hAnsi="Inter"/>
          <w:sz w:val="18"/>
          <w:szCs w:val="18"/>
        </w:rPr>
        <w:t>Validate proposed blocks against protocol rules</w:t>
      </w:r>
    </w:p>
    <w:p w14:paraId="24BA525A" w14:textId="77777777" w:rsidR="00AB56A5" w:rsidRPr="00602E4B" w:rsidRDefault="00AB56A5">
      <w:pPr>
        <w:pStyle w:val="whitespace-normal"/>
        <w:numPr>
          <w:ilvl w:val="0"/>
          <w:numId w:val="409"/>
        </w:numPr>
        <w:rPr>
          <w:rFonts w:ascii="Inter" w:hAnsi="Inter"/>
          <w:sz w:val="18"/>
          <w:szCs w:val="18"/>
        </w:rPr>
      </w:pPr>
      <w:r w:rsidRPr="00602E4B">
        <w:rPr>
          <w:rFonts w:ascii="Inter" w:hAnsi="Inter"/>
          <w:sz w:val="18"/>
          <w:szCs w:val="18"/>
        </w:rPr>
        <w:t>Participate in quorum certificate (QC) formation</w:t>
      </w:r>
    </w:p>
    <w:p w14:paraId="1AF60CC1" w14:textId="77777777" w:rsidR="00AB56A5" w:rsidRPr="00602E4B" w:rsidRDefault="00AB56A5">
      <w:pPr>
        <w:pStyle w:val="whitespace-normal"/>
        <w:numPr>
          <w:ilvl w:val="0"/>
          <w:numId w:val="409"/>
        </w:numPr>
        <w:rPr>
          <w:rFonts w:ascii="Inter" w:hAnsi="Inter"/>
          <w:sz w:val="18"/>
          <w:szCs w:val="18"/>
        </w:rPr>
      </w:pPr>
      <w:r w:rsidRPr="00602E4B">
        <w:rPr>
          <w:rFonts w:ascii="Inter" w:hAnsi="Inter"/>
          <w:sz w:val="18"/>
          <w:szCs w:val="18"/>
        </w:rPr>
        <w:t>Maintain synchronized state with network</w:t>
      </w:r>
    </w:p>
    <w:p w14:paraId="6C541B95"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Epoch Duties:</w:t>
      </w:r>
    </w:p>
    <w:p w14:paraId="71B30A4D" w14:textId="77777777" w:rsidR="00AB56A5" w:rsidRPr="00602E4B" w:rsidRDefault="00AB56A5">
      <w:pPr>
        <w:pStyle w:val="whitespace-normal"/>
        <w:numPr>
          <w:ilvl w:val="0"/>
          <w:numId w:val="410"/>
        </w:numPr>
        <w:rPr>
          <w:rFonts w:ascii="Inter" w:hAnsi="Inter"/>
          <w:sz w:val="18"/>
          <w:szCs w:val="18"/>
        </w:rPr>
      </w:pPr>
      <w:r w:rsidRPr="00602E4B">
        <w:rPr>
          <w:rFonts w:ascii="Inter" w:hAnsi="Inter"/>
          <w:sz w:val="18"/>
          <w:szCs w:val="18"/>
        </w:rPr>
        <w:t>Participate in threshold randomness generation</w:t>
      </w:r>
    </w:p>
    <w:p w14:paraId="7C9F30D1" w14:textId="77777777" w:rsidR="00AB56A5" w:rsidRPr="00602E4B" w:rsidRDefault="00AB56A5">
      <w:pPr>
        <w:pStyle w:val="whitespace-normal"/>
        <w:numPr>
          <w:ilvl w:val="0"/>
          <w:numId w:val="410"/>
        </w:numPr>
        <w:rPr>
          <w:rFonts w:ascii="Inter" w:hAnsi="Inter"/>
          <w:sz w:val="18"/>
          <w:szCs w:val="18"/>
        </w:rPr>
      </w:pPr>
      <w:r w:rsidRPr="00602E4B">
        <w:rPr>
          <w:rFonts w:ascii="Inter" w:hAnsi="Inter"/>
          <w:sz w:val="18"/>
          <w:szCs w:val="18"/>
        </w:rPr>
        <w:t>Update reputation scores</w:t>
      </w:r>
    </w:p>
    <w:p w14:paraId="0220C415" w14:textId="77777777" w:rsidR="00AB56A5" w:rsidRPr="00602E4B" w:rsidRDefault="00AB56A5">
      <w:pPr>
        <w:pStyle w:val="whitespace-normal"/>
        <w:numPr>
          <w:ilvl w:val="0"/>
          <w:numId w:val="410"/>
        </w:numPr>
        <w:rPr>
          <w:rFonts w:ascii="Inter" w:hAnsi="Inter"/>
          <w:sz w:val="18"/>
          <w:szCs w:val="18"/>
        </w:rPr>
      </w:pPr>
      <w:r w:rsidRPr="00602E4B">
        <w:rPr>
          <w:rFonts w:ascii="Inter" w:hAnsi="Inter"/>
          <w:sz w:val="18"/>
          <w:szCs w:val="18"/>
        </w:rPr>
        <w:t>Execute epoch transitions (stake snapshots, weight recalculation)</w:t>
      </w:r>
    </w:p>
    <w:p w14:paraId="3E0EFA5F" w14:textId="77777777" w:rsidR="00AB56A5" w:rsidRPr="00602E4B" w:rsidRDefault="00AB56A5" w:rsidP="00AB56A5">
      <w:pPr>
        <w:pStyle w:val="Heading3"/>
        <w:rPr>
          <w:rFonts w:ascii="Inter" w:hAnsi="Inter"/>
          <w:sz w:val="18"/>
          <w:szCs w:val="18"/>
        </w:rPr>
      </w:pPr>
      <w:r w:rsidRPr="00602E4B">
        <w:rPr>
          <w:rFonts w:ascii="Inter" w:hAnsi="Inter"/>
          <w:sz w:val="18"/>
          <w:szCs w:val="18"/>
        </w:rPr>
        <w:t>Selection and Scheduling</w:t>
      </w:r>
    </w:p>
    <w:p w14:paraId="5FA7F6D0"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Committee Assignment:</w:t>
      </w:r>
      <w:r w:rsidRPr="00602E4B">
        <w:rPr>
          <w:rFonts w:ascii="Inter" w:hAnsi="Inter"/>
          <w:sz w:val="18"/>
          <w:szCs w:val="18"/>
        </w:rPr>
        <w:t xml:space="preserve"> For each round r, committee C_r is selected via algorithm:</w:t>
      </w:r>
    </w:p>
    <w:p w14:paraId="49B47469"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m = 150  (committee size)</w:t>
      </w:r>
    </w:p>
    <w:p w14:paraId="2AE2BABC"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n = 300  (total consensus validators)</w:t>
      </w:r>
    </w:p>
    <w:p w14:paraId="572288ED"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p>
    <w:p w14:paraId="62EBC2A3"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For each validator i:</w:t>
      </w:r>
    </w:p>
    <w:p w14:paraId="0996DF8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W'_i = W_i × D_i  (apply diversity penalty per Equation 4)</w:t>
      </w:r>
    </w:p>
    <w:p w14:paraId="7C0AF31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1DD05E"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Normalize weights: ŵ_i = W'_i / Σ(W'_j)</w:t>
      </w:r>
    </w:p>
    <w:p w14:paraId="51CF7366"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p>
    <w:p w14:paraId="1E8AF450" w14:textId="77777777" w:rsidR="00AB56A5" w:rsidRPr="00602E4B" w:rsidRDefault="00AB56A5" w:rsidP="00AB56A5">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Sample m validators without replacement using ŵ_i as probabilities</w:t>
      </w:r>
    </w:p>
    <w:p w14:paraId="53CB55E3" w14:textId="77777777" w:rsidR="00AB56A5" w:rsidRPr="00602E4B" w:rsidRDefault="00AB56A5" w:rsidP="00AB56A5">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Apply cool-down: exclude cohort members for φ = 3 rounds</w:t>
      </w:r>
    </w:p>
    <w:p w14:paraId="3AAAC17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Expected Load:</w:t>
      </w:r>
      <w:r w:rsidRPr="00602E4B">
        <w:rPr>
          <w:rFonts w:ascii="Inter" w:hAnsi="Inter"/>
          <w:sz w:val="18"/>
          <w:szCs w:val="18"/>
        </w:rPr>
        <w:t xml:space="preserve"> For a validator with weight ŵ_i = 1/n (equal weight):</w:t>
      </w:r>
    </w:p>
    <w:p w14:paraId="43CD4142" w14:textId="77777777" w:rsidR="00AB56A5" w:rsidRPr="00602E4B" w:rsidRDefault="00AB56A5">
      <w:pPr>
        <w:pStyle w:val="whitespace-normal"/>
        <w:numPr>
          <w:ilvl w:val="0"/>
          <w:numId w:val="411"/>
        </w:numPr>
        <w:rPr>
          <w:rFonts w:ascii="Inter" w:hAnsi="Inter"/>
          <w:sz w:val="18"/>
          <w:szCs w:val="18"/>
        </w:rPr>
      </w:pPr>
      <w:r w:rsidRPr="00602E4B">
        <w:rPr>
          <w:rFonts w:ascii="Inter" w:hAnsi="Inter"/>
          <w:sz w:val="18"/>
          <w:szCs w:val="18"/>
        </w:rPr>
        <w:t>Probability of selection per round: m/n = 150/300 = 50%</w:t>
      </w:r>
    </w:p>
    <w:p w14:paraId="344D55F2" w14:textId="77777777" w:rsidR="00AB56A5" w:rsidRPr="00602E4B" w:rsidRDefault="00AB56A5">
      <w:pPr>
        <w:pStyle w:val="whitespace-normal"/>
        <w:numPr>
          <w:ilvl w:val="0"/>
          <w:numId w:val="411"/>
        </w:numPr>
        <w:rPr>
          <w:rFonts w:ascii="Inter" w:hAnsi="Inter"/>
          <w:sz w:val="18"/>
          <w:szCs w:val="18"/>
        </w:rPr>
      </w:pPr>
      <w:r w:rsidRPr="00602E4B">
        <w:rPr>
          <w:rFonts w:ascii="Inter" w:hAnsi="Inter"/>
          <w:sz w:val="18"/>
          <w:szCs w:val="18"/>
        </w:rPr>
        <w:t>Expected committee duty: ~50% of rounds</w:t>
      </w:r>
    </w:p>
    <w:p w14:paraId="15E6FE02" w14:textId="77777777" w:rsidR="00AB56A5" w:rsidRPr="00602E4B" w:rsidRDefault="00AB56A5">
      <w:pPr>
        <w:pStyle w:val="whitespace-normal"/>
        <w:numPr>
          <w:ilvl w:val="0"/>
          <w:numId w:val="411"/>
        </w:numPr>
        <w:rPr>
          <w:rFonts w:ascii="Inter" w:hAnsi="Inter"/>
          <w:sz w:val="18"/>
          <w:szCs w:val="18"/>
        </w:rPr>
      </w:pPr>
      <w:r w:rsidRPr="00602E4B">
        <w:rPr>
          <w:rFonts w:ascii="Inter" w:hAnsi="Inter"/>
          <w:sz w:val="18"/>
          <w:szCs w:val="18"/>
        </w:rPr>
        <w:t>Average time between selections: 2 rounds × 2 seconds = 4 seconds</w:t>
      </w:r>
    </w:p>
    <w:p w14:paraId="59AB4514"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Reward Structure:</w:t>
      </w:r>
      <w:r w:rsidRPr="00602E4B">
        <w:rPr>
          <w:rFonts w:ascii="Inter" w:hAnsi="Inter"/>
          <w:sz w:val="18"/>
          <w:szCs w:val="18"/>
        </w:rPr>
        <w:t xml:space="preserve"> Per round reward for committee member:</w:t>
      </w:r>
    </w:p>
    <w:p w14:paraId="1A85EC81"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R_i = (1 - π_p) × R_total × (ŵ_i × M_i) / Σ(ŵ_j × M_j)</w:t>
      </w:r>
    </w:p>
    <w:p w14:paraId="1ECEDB58"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Where:</w:t>
      </w:r>
    </w:p>
    <w:p w14:paraId="00C18794" w14:textId="77777777" w:rsidR="00AB56A5" w:rsidRPr="00602E4B" w:rsidRDefault="00AB56A5">
      <w:pPr>
        <w:pStyle w:val="whitespace-normal"/>
        <w:numPr>
          <w:ilvl w:val="0"/>
          <w:numId w:val="412"/>
        </w:numPr>
        <w:rPr>
          <w:rFonts w:ascii="Inter" w:hAnsi="Inter"/>
          <w:sz w:val="18"/>
          <w:szCs w:val="18"/>
        </w:rPr>
      </w:pPr>
      <w:r w:rsidRPr="00602E4B">
        <w:rPr>
          <w:rFonts w:ascii="Inter" w:hAnsi="Inter"/>
          <w:sz w:val="18"/>
          <w:szCs w:val="18"/>
        </w:rPr>
        <w:t>π_p = 0.1 (proposer share)</w:t>
      </w:r>
    </w:p>
    <w:p w14:paraId="1B7AEC9E" w14:textId="77777777" w:rsidR="00AB56A5" w:rsidRPr="00602E4B" w:rsidRDefault="00AB56A5">
      <w:pPr>
        <w:pStyle w:val="whitespace-normal"/>
        <w:numPr>
          <w:ilvl w:val="0"/>
          <w:numId w:val="412"/>
        </w:numPr>
        <w:rPr>
          <w:rFonts w:ascii="Inter" w:hAnsi="Inter"/>
          <w:sz w:val="18"/>
          <w:szCs w:val="18"/>
        </w:rPr>
      </w:pPr>
      <w:r w:rsidRPr="00602E4B">
        <w:rPr>
          <w:rFonts w:ascii="Inter" w:hAnsi="Inter"/>
          <w:sz w:val="18"/>
          <w:szCs w:val="18"/>
        </w:rPr>
        <w:t>R_total = block subsidy + transaction fees</w:t>
      </w:r>
    </w:p>
    <w:p w14:paraId="55D4378C" w14:textId="77777777" w:rsidR="00AB56A5" w:rsidRPr="00602E4B" w:rsidRDefault="00AB56A5">
      <w:pPr>
        <w:pStyle w:val="whitespace-normal"/>
        <w:numPr>
          <w:ilvl w:val="0"/>
          <w:numId w:val="412"/>
        </w:numPr>
        <w:rPr>
          <w:rFonts w:ascii="Inter" w:hAnsi="Inter"/>
          <w:sz w:val="18"/>
          <w:szCs w:val="18"/>
        </w:rPr>
      </w:pPr>
      <w:r w:rsidRPr="00602E4B">
        <w:rPr>
          <w:rFonts w:ascii="Inter" w:hAnsi="Inter"/>
          <w:sz w:val="18"/>
          <w:szCs w:val="18"/>
        </w:rPr>
        <w:t>M_i = punctuality multiplier (Equation 6)</w:t>
      </w:r>
    </w:p>
    <w:p w14:paraId="4963EC82" w14:textId="77777777" w:rsidR="00AB56A5" w:rsidRPr="00602E4B" w:rsidRDefault="00AB56A5" w:rsidP="00AB56A5">
      <w:pPr>
        <w:pStyle w:val="Heading3"/>
        <w:rPr>
          <w:rFonts w:ascii="Inter" w:hAnsi="Inter"/>
          <w:sz w:val="18"/>
          <w:szCs w:val="18"/>
        </w:rPr>
      </w:pPr>
      <w:r w:rsidRPr="00602E4B">
        <w:rPr>
          <w:rFonts w:ascii="Inter" w:hAnsi="Inter"/>
          <w:sz w:val="18"/>
          <w:szCs w:val="18"/>
        </w:rPr>
        <w:t>Infrastructure Requirements</w:t>
      </w:r>
    </w:p>
    <w:p w14:paraId="19751603"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Minimum Specifications:</w:t>
      </w:r>
    </w:p>
    <w:p w14:paraId="3BDA4250" w14:textId="77777777" w:rsidR="00AB56A5" w:rsidRPr="00602E4B" w:rsidRDefault="00AB56A5">
      <w:pPr>
        <w:pStyle w:val="whitespace-normal"/>
        <w:numPr>
          <w:ilvl w:val="0"/>
          <w:numId w:val="413"/>
        </w:numPr>
        <w:rPr>
          <w:rFonts w:ascii="Inter" w:hAnsi="Inter"/>
          <w:sz w:val="18"/>
          <w:szCs w:val="18"/>
        </w:rPr>
      </w:pPr>
      <w:r w:rsidRPr="00602E4B">
        <w:rPr>
          <w:rFonts w:ascii="Inter" w:hAnsi="Inter"/>
          <w:sz w:val="18"/>
          <w:szCs w:val="18"/>
        </w:rPr>
        <w:t>CPU: 4 cores @ 2.5GHz</w:t>
      </w:r>
    </w:p>
    <w:p w14:paraId="3F2ECD01" w14:textId="77777777" w:rsidR="00AB56A5" w:rsidRPr="00602E4B" w:rsidRDefault="00AB56A5">
      <w:pPr>
        <w:pStyle w:val="whitespace-normal"/>
        <w:numPr>
          <w:ilvl w:val="0"/>
          <w:numId w:val="413"/>
        </w:numPr>
        <w:rPr>
          <w:rFonts w:ascii="Inter" w:hAnsi="Inter"/>
          <w:sz w:val="18"/>
          <w:szCs w:val="18"/>
        </w:rPr>
      </w:pPr>
      <w:r w:rsidRPr="00602E4B">
        <w:rPr>
          <w:rFonts w:ascii="Inter" w:hAnsi="Inter"/>
          <w:sz w:val="18"/>
          <w:szCs w:val="18"/>
        </w:rPr>
        <w:lastRenderedPageBreak/>
        <w:t>RAM: 16GB</w:t>
      </w:r>
    </w:p>
    <w:p w14:paraId="017B8652" w14:textId="77777777" w:rsidR="00AB56A5" w:rsidRPr="00602E4B" w:rsidRDefault="00AB56A5">
      <w:pPr>
        <w:pStyle w:val="whitespace-normal"/>
        <w:numPr>
          <w:ilvl w:val="0"/>
          <w:numId w:val="413"/>
        </w:numPr>
        <w:rPr>
          <w:rFonts w:ascii="Inter" w:hAnsi="Inter"/>
          <w:sz w:val="18"/>
          <w:szCs w:val="18"/>
        </w:rPr>
      </w:pPr>
      <w:r w:rsidRPr="00602E4B">
        <w:rPr>
          <w:rFonts w:ascii="Inter" w:hAnsi="Inter"/>
          <w:sz w:val="18"/>
          <w:szCs w:val="18"/>
        </w:rPr>
        <w:t>Storage: 500GB NVMe SSD (grows ~50GB/month)</w:t>
      </w:r>
    </w:p>
    <w:p w14:paraId="7ADC9AED" w14:textId="77777777" w:rsidR="00AB56A5" w:rsidRPr="00602E4B" w:rsidRDefault="00AB56A5">
      <w:pPr>
        <w:pStyle w:val="whitespace-normal"/>
        <w:numPr>
          <w:ilvl w:val="0"/>
          <w:numId w:val="413"/>
        </w:numPr>
        <w:rPr>
          <w:rFonts w:ascii="Inter" w:hAnsi="Inter"/>
          <w:sz w:val="18"/>
          <w:szCs w:val="18"/>
        </w:rPr>
      </w:pPr>
      <w:r w:rsidRPr="00602E4B">
        <w:rPr>
          <w:rFonts w:ascii="Inter" w:hAnsi="Inter"/>
          <w:sz w:val="18"/>
          <w:szCs w:val="18"/>
        </w:rPr>
        <w:t>Network: 100 Mbps symmetric, &lt;50ms latency to major hubs</w:t>
      </w:r>
    </w:p>
    <w:p w14:paraId="7C307D91" w14:textId="77777777" w:rsidR="00AB56A5" w:rsidRPr="00602E4B" w:rsidRDefault="00AB56A5">
      <w:pPr>
        <w:pStyle w:val="whitespace-normal"/>
        <w:numPr>
          <w:ilvl w:val="0"/>
          <w:numId w:val="413"/>
        </w:numPr>
        <w:rPr>
          <w:rFonts w:ascii="Inter" w:hAnsi="Inter"/>
          <w:sz w:val="18"/>
          <w:szCs w:val="18"/>
        </w:rPr>
      </w:pPr>
      <w:r w:rsidRPr="00602E4B">
        <w:rPr>
          <w:rFonts w:ascii="Inter" w:hAnsi="Inter"/>
          <w:sz w:val="18"/>
          <w:szCs w:val="18"/>
        </w:rPr>
        <w:t>Uptime: 99%+ recommended (affects reputation)</w:t>
      </w:r>
    </w:p>
    <w:p w14:paraId="6B4E18A3"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Software Stack:</w:t>
      </w:r>
    </w:p>
    <w:p w14:paraId="2E1413E3" w14:textId="77777777" w:rsidR="00AB56A5" w:rsidRPr="00602E4B" w:rsidRDefault="00AB56A5">
      <w:pPr>
        <w:pStyle w:val="whitespace-normal"/>
        <w:numPr>
          <w:ilvl w:val="0"/>
          <w:numId w:val="414"/>
        </w:numPr>
        <w:rPr>
          <w:rFonts w:ascii="Inter" w:hAnsi="Inter"/>
          <w:sz w:val="18"/>
          <w:szCs w:val="18"/>
        </w:rPr>
      </w:pPr>
      <w:r w:rsidRPr="00602E4B">
        <w:rPr>
          <w:rFonts w:ascii="Inter" w:hAnsi="Inter"/>
          <w:sz w:val="18"/>
          <w:szCs w:val="18"/>
        </w:rPr>
        <w:t>Synergy Core Node (official implementation in Rust)</w:t>
      </w:r>
    </w:p>
    <w:p w14:paraId="534BA9E1" w14:textId="77777777" w:rsidR="00AB56A5" w:rsidRPr="00602E4B" w:rsidRDefault="00AB56A5">
      <w:pPr>
        <w:pStyle w:val="whitespace-normal"/>
        <w:numPr>
          <w:ilvl w:val="0"/>
          <w:numId w:val="414"/>
        </w:numPr>
        <w:rPr>
          <w:rFonts w:ascii="Inter" w:hAnsi="Inter"/>
          <w:sz w:val="18"/>
          <w:szCs w:val="18"/>
        </w:rPr>
      </w:pPr>
      <w:r w:rsidRPr="00602E4B">
        <w:rPr>
          <w:rFonts w:ascii="Inter" w:hAnsi="Inter"/>
          <w:sz w:val="18"/>
          <w:szCs w:val="18"/>
        </w:rPr>
        <w:t>Operating System: Linux (Ubuntu 22.04 LTS recommended)</w:t>
      </w:r>
    </w:p>
    <w:p w14:paraId="18C10258" w14:textId="77777777" w:rsidR="00AB56A5" w:rsidRPr="00602E4B" w:rsidRDefault="00AB56A5">
      <w:pPr>
        <w:pStyle w:val="whitespace-normal"/>
        <w:numPr>
          <w:ilvl w:val="0"/>
          <w:numId w:val="414"/>
        </w:numPr>
        <w:rPr>
          <w:rFonts w:ascii="Inter" w:hAnsi="Inter"/>
          <w:sz w:val="18"/>
          <w:szCs w:val="18"/>
        </w:rPr>
      </w:pPr>
      <w:r w:rsidRPr="00602E4B">
        <w:rPr>
          <w:rFonts w:ascii="Inter" w:hAnsi="Inter"/>
          <w:sz w:val="18"/>
          <w:szCs w:val="18"/>
        </w:rPr>
        <w:t>Monitoring: Prometheus + Grafana</w:t>
      </w:r>
    </w:p>
    <w:p w14:paraId="3F83A922" w14:textId="77777777" w:rsidR="00AB56A5" w:rsidRPr="00602E4B" w:rsidRDefault="00AB56A5">
      <w:pPr>
        <w:pStyle w:val="whitespace-normal"/>
        <w:numPr>
          <w:ilvl w:val="0"/>
          <w:numId w:val="414"/>
        </w:numPr>
        <w:rPr>
          <w:rFonts w:ascii="Inter" w:hAnsi="Inter"/>
          <w:sz w:val="18"/>
          <w:szCs w:val="18"/>
        </w:rPr>
      </w:pPr>
      <w:r w:rsidRPr="00602E4B">
        <w:rPr>
          <w:rFonts w:ascii="Inter" w:hAnsi="Inter"/>
          <w:sz w:val="18"/>
          <w:szCs w:val="18"/>
        </w:rPr>
        <w:t>Backup: Automated daily state snapshots</w:t>
      </w:r>
    </w:p>
    <w:p w14:paraId="38FC5BE9"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Network Configuration:</w:t>
      </w:r>
    </w:p>
    <w:p w14:paraId="445EDC53" w14:textId="77777777" w:rsidR="00AB56A5" w:rsidRPr="00602E4B" w:rsidRDefault="00AB56A5">
      <w:pPr>
        <w:pStyle w:val="whitespace-normal"/>
        <w:numPr>
          <w:ilvl w:val="0"/>
          <w:numId w:val="415"/>
        </w:numPr>
        <w:rPr>
          <w:rFonts w:ascii="Inter" w:hAnsi="Inter"/>
          <w:sz w:val="18"/>
          <w:szCs w:val="18"/>
        </w:rPr>
      </w:pPr>
      <w:r w:rsidRPr="00602E4B">
        <w:rPr>
          <w:rFonts w:ascii="Inter" w:hAnsi="Inter"/>
          <w:sz w:val="18"/>
          <w:szCs w:val="18"/>
        </w:rPr>
        <w:t>Inbound ports: 30303 (P2P), 8545 (RPC), 8546 (WebSocket)</w:t>
      </w:r>
    </w:p>
    <w:p w14:paraId="06373E76" w14:textId="77777777" w:rsidR="00AB56A5" w:rsidRPr="00602E4B" w:rsidRDefault="00AB56A5">
      <w:pPr>
        <w:pStyle w:val="whitespace-normal"/>
        <w:numPr>
          <w:ilvl w:val="0"/>
          <w:numId w:val="415"/>
        </w:numPr>
        <w:rPr>
          <w:rFonts w:ascii="Inter" w:hAnsi="Inter"/>
          <w:sz w:val="18"/>
          <w:szCs w:val="18"/>
        </w:rPr>
      </w:pPr>
      <w:r w:rsidRPr="00602E4B">
        <w:rPr>
          <w:rFonts w:ascii="Inter" w:hAnsi="Inter"/>
          <w:sz w:val="18"/>
          <w:szCs w:val="18"/>
        </w:rPr>
        <w:t>Outbound: Unrestricted (for peer discovery and communication)</w:t>
      </w:r>
    </w:p>
    <w:p w14:paraId="1063F456" w14:textId="77777777" w:rsidR="00AB56A5" w:rsidRPr="00602E4B" w:rsidRDefault="00AB56A5">
      <w:pPr>
        <w:pStyle w:val="whitespace-normal"/>
        <w:numPr>
          <w:ilvl w:val="0"/>
          <w:numId w:val="415"/>
        </w:numPr>
        <w:rPr>
          <w:rFonts w:ascii="Inter" w:hAnsi="Inter"/>
          <w:sz w:val="18"/>
          <w:szCs w:val="18"/>
        </w:rPr>
      </w:pPr>
      <w:r w:rsidRPr="00602E4B">
        <w:rPr>
          <w:rFonts w:ascii="Inter" w:hAnsi="Inter"/>
          <w:sz w:val="18"/>
          <w:szCs w:val="18"/>
        </w:rPr>
        <w:t>Firewall: Rate limiting on RPC endpoints</w:t>
      </w:r>
    </w:p>
    <w:p w14:paraId="65A134F2" w14:textId="77777777" w:rsidR="00AB56A5" w:rsidRPr="00602E4B" w:rsidRDefault="00AB56A5">
      <w:pPr>
        <w:pStyle w:val="whitespace-normal"/>
        <w:numPr>
          <w:ilvl w:val="0"/>
          <w:numId w:val="415"/>
        </w:numPr>
        <w:rPr>
          <w:rFonts w:ascii="Inter" w:hAnsi="Inter"/>
          <w:sz w:val="18"/>
          <w:szCs w:val="18"/>
        </w:rPr>
      </w:pPr>
      <w:r w:rsidRPr="00602E4B">
        <w:rPr>
          <w:rFonts w:ascii="Inter" w:hAnsi="Inter"/>
          <w:sz w:val="18"/>
          <w:szCs w:val="18"/>
        </w:rPr>
        <w:t>DDoS protection: Fail2ban + CloudFlare for public endpoints</w:t>
      </w:r>
    </w:p>
    <w:p w14:paraId="74792079" w14:textId="77777777" w:rsidR="00AB56A5" w:rsidRPr="00602E4B" w:rsidRDefault="00AB56A5" w:rsidP="00AB56A5">
      <w:pPr>
        <w:pStyle w:val="Heading3"/>
        <w:rPr>
          <w:rFonts w:ascii="Inter" w:hAnsi="Inter"/>
          <w:sz w:val="18"/>
          <w:szCs w:val="18"/>
        </w:rPr>
      </w:pPr>
      <w:r w:rsidRPr="00602E4B">
        <w:rPr>
          <w:rFonts w:ascii="Inter" w:hAnsi="Inter"/>
          <w:sz w:val="18"/>
          <w:szCs w:val="18"/>
        </w:rPr>
        <w:t>Performance Optimizations</w:t>
      </w:r>
    </w:p>
    <w:p w14:paraId="65DFA5C2"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State Management:</w:t>
      </w:r>
    </w:p>
    <w:p w14:paraId="4FE70195" w14:textId="77777777" w:rsidR="00AB56A5" w:rsidRPr="00602E4B" w:rsidRDefault="00AB56A5">
      <w:pPr>
        <w:pStyle w:val="whitespace-normal"/>
        <w:numPr>
          <w:ilvl w:val="0"/>
          <w:numId w:val="416"/>
        </w:numPr>
        <w:rPr>
          <w:rFonts w:ascii="Inter" w:hAnsi="Inter"/>
          <w:sz w:val="18"/>
          <w:szCs w:val="18"/>
        </w:rPr>
      </w:pPr>
      <w:r w:rsidRPr="00602E4B">
        <w:rPr>
          <w:rFonts w:ascii="Inter" w:hAnsi="Inter"/>
          <w:sz w:val="18"/>
          <w:szCs w:val="18"/>
        </w:rPr>
        <w:t>Merkle tree optimizations for fast state root computation</w:t>
      </w:r>
    </w:p>
    <w:p w14:paraId="6C347F80" w14:textId="77777777" w:rsidR="00AB56A5" w:rsidRPr="00602E4B" w:rsidRDefault="00AB56A5">
      <w:pPr>
        <w:pStyle w:val="whitespace-normal"/>
        <w:numPr>
          <w:ilvl w:val="0"/>
          <w:numId w:val="416"/>
        </w:numPr>
        <w:rPr>
          <w:rFonts w:ascii="Inter" w:hAnsi="Inter"/>
          <w:sz w:val="18"/>
          <w:szCs w:val="18"/>
        </w:rPr>
      </w:pPr>
      <w:r w:rsidRPr="00602E4B">
        <w:rPr>
          <w:rFonts w:ascii="Inter" w:hAnsi="Inter"/>
          <w:sz w:val="18"/>
          <w:szCs w:val="18"/>
        </w:rPr>
        <w:t>State pruning (retain last 256 blocks, configurable)</w:t>
      </w:r>
    </w:p>
    <w:p w14:paraId="350C518E" w14:textId="77777777" w:rsidR="00AB56A5" w:rsidRPr="00602E4B" w:rsidRDefault="00AB56A5">
      <w:pPr>
        <w:pStyle w:val="whitespace-normal"/>
        <w:numPr>
          <w:ilvl w:val="0"/>
          <w:numId w:val="416"/>
        </w:numPr>
        <w:rPr>
          <w:rFonts w:ascii="Inter" w:hAnsi="Inter"/>
          <w:sz w:val="18"/>
          <w:szCs w:val="18"/>
        </w:rPr>
      </w:pPr>
      <w:r w:rsidRPr="00602E4B">
        <w:rPr>
          <w:rFonts w:ascii="Inter" w:hAnsi="Inter"/>
          <w:sz w:val="18"/>
          <w:szCs w:val="18"/>
        </w:rPr>
        <w:t>Snapshot synchronization for fast node startup</w:t>
      </w:r>
    </w:p>
    <w:p w14:paraId="34A17866" w14:textId="77777777" w:rsidR="00AB56A5" w:rsidRPr="00602E4B" w:rsidRDefault="00AB56A5">
      <w:pPr>
        <w:pStyle w:val="whitespace-normal"/>
        <w:numPr>
          <w:ilvl w:val="0"/>
          <w:numId w:val="416"/>
        </w:numPr>
        <w:rPr>
          <w:rFonts w:ascii="Inter" w:hAnsi="Inter"/>
          <w:sz w:val="18"/>
          <w:szCs w:val="18"/>
        </w:rPr>
      </w:pPr>
      <w:r w:rsidRPr="00602E4B">
        <w:rPr>
          <w:rFonts w:ascii="Inter" w:hAnsi="Inter"/>
          <w:sz w:val="18"/>
          <w:szCs w:val="18"/>
        </w:rPr>
        <w:t>In-memory caching of recent state</w:t>
      </w:r>
    </w:p>
    <w:p w14:paraId="3194A34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Transaction Processing:</w:t>
      </w:r>
    </w:p>
    <w:p w14:paraId="2E493D9A" w14:textId="77777777" w:rsidR="00AB56A5" w:rsidRPr="00602E4B" w:rsidRDefault="00AB56A5">
      <w:pPr>
        <w:pStyle w:val="whitespace-normal"/>
        <w:numPr>
          <w:ilvl w:val="0"/>
          <w:numId w:val="417"/>
        </w:numPr>
        <w:rPr>
          <w:rFonts w:ascii="Inter" w:hAnsi="Inter"/>
          <w:sz w:val="18"/>
          <w:szCs w:val="18"/>
        </w:rPr>
      </w:pPr>
      <w:r w:rsidRPr="00602E4B">
        <w:rPr>
          <w:rFonts w:ascii="Inter" w:hAnsi="Inter"/>
          <w:sz w:val="18"/>
          <w:szCs w:val="18"/>
        </w:rPr>
        <w:t>Parallel transaction validation (when non-conflicting)</w:t>
      </w:r>
    </w:p>
    <w:p w14:paraId="4ACD101E" w14:textId="77777777" w:rsidR="00AB56A5" w:rsidRPr="00602E4B" w:rsidRDefault="00AB56A5">
      <w:pPr>
        <w:pStyle w:val="whitespace-normal"/>
        <w:numPr>
          <w:ilvl w:val="0"/>
          <w:numId w:val="417"/>
        </w:numPr>
        <w:rPr>
          <w:rFonts w:ascii="Inter" w:hAnsi="Inter"/>
          <w:sz w:val="18"/>
          <w:szCs w:val="18"/>
        </w:rPr>
      </w:pPr>
      <w:r w:rsidRPr="00602E4B">
        <w:rPr>
          <w:rFonts w:ascii="Inter" w:hAnsi="Inter"/>
          <w:sz w:val="18"/>
          <w:szCs w:val="18"/>
        </w:rPr>
        <w:t>Gas estimation optimizations</w:t>
      </w:r>
    </w:p>
    <w:p w14:paraId="37F01A34" w14:textId="77777777" w:rsidR="00AB56A5" w:rsidRPr="00602E4B" w:rsidRDefault="00AB56A5">
      <w:pPr>
        <w:pStyle w:val="whitespace-normal"/>
        <w:numPr>
          <w:ilvl w:val="0"/>
          <w:numId w:val="417"/>
        </w:numPr>
        <w:rPr>
          <w:rFonts w:ascii="Inter" w:hAnsi="Inter"/>
          <w:sz w:val="18"/>
          <w:szCs w:val="18"/>
        </w:rPr>
      </w:pPr>
      <w:r w:rsidRPr="00602E4B">
        <w:rPr>
          <w:rFonts w:ascii="Inter" w:hAnsi="Inter"/>
          <w:sz w:val="18"/>
          <w:szCs w:val="18"/>
        </w:rPr>
        <w:t>Mempool organization by gas price and nonce</w:t>
      </w:r>
    </w:p>
    <w:p w14:paraId="112A056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Network Efficiency:</w:t>
      </w:r>
    </w:p>
    <w:p w14:paraId="141ED37C" w14:textId="77777777" w:rsidR="00AB56A5" w:rsidRPr="00602E4B" w:rsidRDefault="00AB56A5">
      <w:pPr>
        <w:pStyle w:val="whitespace-normal"/>
        <w:numPr>
          <w:ilvl w:val="0"/>
          <w:numId w:val="418"/>
        </w:numPr>
        <w:rPr>
          <w:rFonts w:ascii="Inter" w:hAnsi="Inter"/>
          <w:sz w:val="18"/>
          <w:szCs w:val="18"/>
        </w:rPr>
      </w:pPr>
      <w:r w:rsidRPr="00602E4B">
        <w:rPr>
          <w:rFonts w:ascii="Inter" w:hAnsi="Inter"/>
          <w:sz w:val="18"/>
          <w:szCs w:val="18"/>
        </w:rPr>
        <w:t>Block propagation via compact block relay (send hashes, not full txs)</w:t>
      </w:r>
    </w:p>
    <w:p w14:paraId="7DA3E7F4" w14:textId="77777777" w:rsidR="00AB56A5" w:rsidRPr="00602E4B" w:rsidRDefault="00AB56A5">
      <w:pPr>
        <w:pStyle w:val="whitespace-normal"/>
        <w:numPr>
          <w:ilvl w:val="0"/>
          <w:numId w:val="418"/>
        </w:numPr>
        <w:rPr>
          <w:rFonts w:ascii="Inter" w:hAnsi="Inter"/>
          <w:sz w:val="18"/>
          <w:szCs w:val="18"/>
        </w:rPr>
      </w:pPr>
      <w:r w:rsidRPr="00602E4B">
        <w:rPr>
          <w:rFonts w:ascii="Inter" w:hAnsi="Inter"/>
          <w:sz w:val="18"/>
          <w:szCs w:val="18"/>
        </w:rPr>
        <w:t>Vote aggregation (batch multiple votes before broadcasting)</w:t>
      </w:r>
    </w:p>
    <w:p w14:paraId="1406666B" w14:textId="77777777" w:rsidR="00AB56A5" w:rsidRPr="00602E4B" w:rsidRDefault="00AB56A5">
      <w:pPr>
        <w:pStyle w:val="whitespace-normal"/>
        <w:numPr>
          <w:ilvl w:val="0"/>
          <w:numId w:val="418"/>
        </w:numPr>
        <w:rPr>
          <w:rFonts w:ascii="Inter" w:hAnsi="Inter"/>
          <w:sz w:val="18"/>
          <w:szCs w:val="18"/>
        </w:rPr>
      </w:pPr>
      <w:r w:rsidRPr="00602E4B">
        <w:rPr>
          <w:rFonts w:ascii="Inter" w:hAnsi="Inter"/>
          <w:sz w:val="18"/>
          <w:szCs w:val="18"/>
        </w:rPr>
        <w:t>Compression (zstd) for block data</w:t>
      </w:r>
    </w:p>
    <w:p w14:paraId="5493C434" w14:textId="77777777" w:rsidR="00AB56A5" w:rsidRPr="00602E4B" w:rsidRDefault="00AB56A5" w:rsidP="00AB56A5">
      <w:pPr>
        <w:pStyle w:val="Heading2"/>
        <w:rPr>
          <w:rFonts w:ascii="Inter" w:hAnsi="Inter"/>
          <w:sz w:val="18"/>
          <w:szCs w:val="18"/>
        </w:rPr>
      </w:pPr>
      <w:r w:rsidRPr="00602E4B">
        <w:rPr>
          <w:rFonts w:ascii="Inter" w:hAnsi="Inter"/>
          <w:sz w:val="18"/>
          <w:szCs w:val="18"/>
        </w:rPr>
        <w:t>20.2 Bridge Relayer Validators</w:t>
      </w:r>
    </w:p>
    <w:p w14:paraId="43DAD49C"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Bridge relayers manage cross-chain operations, requiring significantly more infrastructure than consensus-only validators.</w:t>
      </w:r>
    </w:p>
    <w:p w14:paraId="3D1B36B8" w14:textId="77777777" w:rsidR="00AB56A5" w:rsidRPr="00602E4B" w:rsidRDefault="00AB56A5" w:rsidP="00AB56A5">
      <w:pPr>
        <w:pStyle w:val="Heading3"/>
        <w:rPr>
          <w:rFonts w:ascii="Inter" w:hAnsi="Inter"/>
          <w:sz w:val="18"/>
          <w:szCs w:val="18"/>
        </w:rPr>
      </w:pPr>
      <w:r w:rsidRPr="00602E4B">
        <w:rPr>
          <w:rFonts w:ascii="Inter" w:hAnsi="Inter"/>
          <w:sz w:val="18"/>
          <w:szCs w:val="18"/>
        </w:rPr>
        <w:t>Core Responsibilities</w:t>
      </w:r>
    </w:p>
    <w:p w14:paraId="580F06B6"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External Chain Monitoring:</w:t>
      </w:r>
    </w:p>
    <w:p w14:paraId="53815419" w14:textId="77777777" w:rsidR="00AB56A5" w:rsidRPr="00602E4B" w:rsidRDefault="00AB56A5">
      <w:pPr>
        <w:pStyle w:val="whitespace-normal"/>
        <w:numPr>
          <w:ilvl w:val="0"/>
          <w:numId w:val="419"/>
        </w:numPr>
        <w:rPr>
          <w:rFonts w:ascii="Inter" w:hAnsi="Inter"/>
          <w:sz w:val="18"/>
          <w:szCs w:val="18"/>
        </w:rPr>
      </w:pPr>
      <w:r w:rsidRPr="00602E4B">
        <w:rPr>
          <w:rFonts w:ascii="Inter" w:hAnsi="Inter"/>
          <w:sz w:val="18"/>
          <w:szCs w:val="18"/>
        </w:rPr>
        <w:t>Run full nodes or light clients for all supported external chains</w:t>
      </w:r>
    </w:p>
    <w:p w14:paraId="23843713" w14:textId="77777777" w:rsidR="00AB56A5" w:rsidRPr="00602E4B" w:rsidRDefault="00AB56A5">
      <w:pPr>
        <w:pStyle w:val="whitespace-normal"/>
        <w:numPr>
          <w:ilvl w:val="0"/>
          <w:numId w:val="419"/>
        </w:numPr>
        <w:rPr>
          <w:rFonts w:ascii="Inter" w:hAnsi="Inter"/>
          <w:sz w:val="18"/>
          <w:szCs w:val="18"/>
        </w:rPr>
      </w:pPr>
      <w:r w:rsidRPr="00602E4B">
        <w:rPr>
          <w:rFonts w:ascii="Inter" w:hAnsi="Inter"/>
          <w:sz w:val="18"/>
          <w:szCs w:val="18"/>
        </w:rPr>
        <w:t>Monitor deposit addresses for incoming transfers</w:t>
      </w:r>
    </w:p>
    <w:p w14:paraId="22418E46" w14:textId="77777777" w:rsidR="00AB56A5" w:rsidRPr="00602E4B" w:rsidRDefault="00AB56A5">
      <w:pPr>
        <w:pStyle w:val="whitespace-normal"/>
        <w:numPr>
          <w:ilvl w:val="0"/>
          <w:numId w:val="419"/>
        </w:numPr>
        <w:rPr>
          <w:rFonts w:ascii="Inter" w:hAnsi="Inter"/>
          <w:sz w:val="18"/>
          <w:szCs w:val="18"/>
        </w:rPr>
      </w:pPr>
      <w:r w:rsidRPr="00602E4B">
        <w:rPr>
          <w:rFonts w:ascii="Inter" w:hAnsi="Inter"/>
          <w:sz w:val="18"/>
          <w:szCs w:val="18"/>
        </w:rPr>
        <w:t>Track confirmation depth for each transaction</w:t>
      </w:r>
    </w:p>
    <w:p w14:paraId="47FBDA03" w14:textId="77777777" w:rsidR="00AB56A5" w:rsidRPr="00602E4B" w:rsidRDefault="00AB56A5">
      <w:pPr>
        <w:pStyle w:val="whitespace-normal"/>
        <w:numPr>
          <w:ilvl w:val="0"/>
          <w:numId w:val="419"/>
        </w:numPr>
        <w:rPr>
          <w:rFonts w:ascii="Inter" w:hAnsi="Inter"/>
          <w:sz w:val="18"/>
          <w:szCs w:val="18"/>
        </w:rPr>
      </w:pPr>
      <w:r w:rsidRPr="00602E4B">
        <w:rPr>
          <w:rFonts w:ascii="Inter" w:hAnsi="Inter"/>
          <w:sz w:val="18"/>
          <w:szCs w:val="18"/>
        </w:rPr>
        <w:t>Detect and report blockchain reorganizations</w:t>
      </w:r>
    </w:p>
    <w:p w14:paraId="23E782F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Attestation Generation:</w:t>
      </w:r>
    </w:p>
    <w:p w14:paraId="03987B27" w14:textId="77777777" w:rsidR="00AB56A5" w:rsidRPr="00602E4B" w:rsidRDefault="00AB56A5">
      <w:pPr>
        <w:pStyle w:val="whitespace-normal"/>
        <w:numPr>
          <w:ilvl w:val="0"/>
          <w:numId w:val="420"/>
        </w:numPr>
        <w:rPr>
          <w:rFonts w:ascii="Inter" w:hAnsi="Inter"/>
          <w:sz w:val="18"/>
          <w:szCs w:val="18"/>
        </w:rPr>
      </w:pPr>
      <w:r w:rsidRPr="00602E4B">
        <w:rPr>
          <w:rFonts w:ascii="Inter" w:hAnsi="Inter"/>
          <w:sz w:val="18"/>
          <w:szCs w:val="18"/>
        </w:rPr>
        <w:t>Create signed attestations for observed external chain events</w:t>
      </w:r>
    </w:p>
    <w:p w14:paraId="0BB941D7" w14:textId="77777777" w:rsidR="00AB56A5" w:rsidRPr="00602E4B" w:rsidRDefault="00AB56A5">
      <w:pPr>
        <w:pStyle w:val="whitespace-normal"/>
        <w:numPr>
          <w:ilvl w:val="0"/>
          <w:numId w:val="420"/>
        </w:numPr>
        <w:rPr>
          <w:rFonts w:ascii="Inter" w:hAnsi="Inter"/>
          <w:sz w:val="18"/>
          <w:szCs w:val="18"/>
        </w:rPr>
      </w:pPr>
      <w:r w:rsidRPr="00602E4B">
        <w:rPr>
          <w:rFonts w:ascii="Inter" w:hAnsi="Inter"/>
          <w:sz w:val="18"/>
          <w:szCs w:val="18"/>
        </w:rPr>
        <w:lastRenderedPageBreak/>
        <w:t>Format: (chain_id, event_type, tx_hash, block_height, data, timestamp, signature)</w:t>
      </w:r>
    </w:p>
    <w:p w14:paraId="5D1F9132" w14:textId="77777777" w:rsidR="00AB56A5" w:rsidRPr="00602E4B" w:rsidRDefault="00AB56A5">
      <w:pPr>
        <w:pStyle w:val="whitespace-normal"/>
        <w:numPr>
          <w:ilvl w:val="0"/>
          <w:numId w:val="420"/>
        </w:numPr>
        <w:rPr>
          <w:rFonts w:ascii="Inter" w:hAnsi="Inter"/>
          <w:sz w:val="18"/>
          <w:szCs w:val="18"/>
        </w:rPr>
      </w:pPr>
      <w:r w:rsidRPr="00602E4B">
        <w:rPr>
          <w:rFonts w:ascii="Inter" w:hAnsi="Inter"/>
          <w:sz w:val="18"/>
          <w:szCs w:val="18"/>
        </w:rPr>
        <w:t>Submit attestations to Synergy BridgeValidator contract</w:t>
      </w:r>
    </w:p>
    <w:p w14:paraId="1F121EEE" w14:textId="77777777" w:rsidR="00AB56A5" w:rsidRPr="00602E4B" w:rsidRDefault="00AB56A5">
      <w:pPr>
        <w:pStyle w:val="whitespace-normal"/>
        <w:numPr>
          <w:ilvl w:val="0"/>
          <w:numId w:val="420"/>
        </w:numPr>
        <w:rPr>
          <w:rFonts w:ascii="Inter" w:hAnsi="Inter"/>
          <w:sz w:val="18"/>
          <w:szCs w:val="18"/>
        </w:rPr>
      </w:pPr>
      <w:r w:rsidRPr="00602E4B">
        <w:rPr>
          <w:rFonts w:ascii="Inter" w:hAnsi="Inter"/>
          <w:sz w:val="18"/>
          <w:szCs w:val="18"/>
        </w:rPr>
        <w:t>Cross-validate attestations from other relayers</w:t>
      </w:r>
    </w:p>
    <w:p w14:paraId="15395C4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Threshold Signing:</w:t>
      </w:r>
    </w:p>
    <w:p w14:paraId="549655D4" w14:textId="77777777" w:rsidR="00AB56A5" w:rsidRPr="00602E4B" w:rsidRDefault="00AB56A5">
      <w:pPr>
        <w:pStyle w:val="whitespace-normal"/>
        <w:numPr>
          <w:ilvl w:val="0"/>
          <w:numId w:val="421"/>
        </w:numPr>
        <w:rPr>
          <w:rFonts w:ascii="Inter" w:hAnsi="Inter"/>
          <w:sz w:val="18"/>
          <w:szCs w:val="18"/>
        </w:rPr>
      </w:pPr>
      <w:r w:rsidRPr="00602E4B">
        <w:rPr>
          <w:rFonts w:ascii="Inter" w:hAnsi="Inter"/>
          <w:sz w:val="18"/>
          <w:szCs w:val="18"/>
        </w:rPr>
        <w:t>Participate in threshold signature ceremonies for withdrawals</w:t>
      </w:r>
    </w:p>
    <w:p w14:paraId="266782C7" w14:textId="77777777" w:rsidR="00AB56A5" w:rsidRPr="00602E4B" w:rsidRDefault="00AB56A5">
      <w:pPr>
        <w:pStyle w:val="whitespace-normal"/>
        <w:numPr>
          <w:ilvl w:val="0"/>
          <w:numId w:val="421"/>
        </w:numPr>
        <w:rPr>
          <w:rFonts w:ascii="Inter" w:hAnsi="Inter"/>
          <w:sz w:val="18"/>
          <w:szCs w:val="18"/>
        </w:rPr>
      </w:pPr>
      <w:r w:rsidRPr="00602E4B">
        <w:rPr>
          <w:rFonts w:ascii="Inter" w:hAnsi="Inter"/>
          <w:sz w:val="18"/>
          <w:szCs w:val="18"/>
        </w:rPr>
        <w:t>Use FROST/TSS protocols for distributed signing</w:t>
      </w:r>
    </w:p>
    <w:p w14:paraId="6C10E12F" w14:textId="77777777" w:rsidR="00AB56A5" w:rsidRPr="00602E4B" w:rsidRDefault="00AB56A5">
      <w:pPr>
        <w:pStyle w:val="whitespace-normal"/>
        <w:numPr>
          <w:ilvl w:val="0"/>
          <w:numId w:val="421"/>
        </w:numPr>
        <w:rPr>
          <w:rFonts w:ascii="Inter" w:hAnsi="Inter"/>
          <w:sz w:val="18"/>
          <w:szCs w:val="18"/>
        </w:rPr>
      </w:pPr>
      <w:r w:rsidRPr="00602E4B">
        <w:rPr>
          <w:rFonts w:ascii="Inter" w:hAnsi="Inter"/>
          <w:sz w:val="18"/>
          <w:szCs w:val="18"/>
        </w:rPr>
        <w:t>Coordinate via gossip network (separate from consensus P2P)</w:t>
      </w:r>
    </w:p>
    <w:p w14:paraId="5E9BC08F" w14:textId="77777777" w:rsidR="00AB56A5" w:rsidRPr="00602E4B" w:rsidRDefault="00AB56A5">
      <w:pPr>
        <w:pStyle w:val="whitespace-normal"/>
        <w:numPr>
          <w:ilvl w:val="0"/>
          <w:numId w:val="421"/>
        </w:numPr>
        <w:rPr>
          <w:rFonts w:ascii="Inter" w:hAnsi="Inter"/>
          <w:sz w:val="18"/>
          <w:szCs w:val="18"/>
        </w:rPr>
      </w:pPr>
      <w:r w:rsidRPr="00602E4B">
        <w:rPr>
          <w:rFonts w:ascii="Inter" w:hAnsi="Inter"/>
          <w:sz w:val="18"/>
          <w:szCs w:val="18"/>
        </w:rPr>
        <w:t>Generate partial signatures within 2-second window</w:t>
      </w:r>
    </w:p>
    <w:p w14:paraId="18370AC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Key Management:</w:t>
      </w:r>
    </w:p>
    <w:p w14:paraId="12A59CE2" w14:textId="77777777" w:rsidR="00AB56A5" w:rsidRPr="00602E4B" w:rsidRDefault="00AB56A5">
      <w:pPr>
        <w:pStyle w:val="whitespace-normal"/>
        <w:numPr>
          <w:ilvl w:val="0"/>
          <w:numId w:val="422"/>
        </w:numPr>
        <w:rPr>
          <w:rFonts w:ascii="Inter" w:hAnsi="Inter"/>
          <w:sz w:val="18"/>
          <w:szCs w:val="18"/>
        </w:rPr>
      </w:pPr>
      <w:r w:rsidRPr="00602E4B">
        <w:rPr>
          <w:rFonts w:ascii="Inter" w:hAnsi="Inter"/>
          <w:sz w:val="18"/>
          <w:szCs w:val="18"/>
        </w:rPr>
        <w:t>Maintain threshold key shares for each supported chain</w:t>
      </w:r>
    </w:p>
    <w:p w14:paraId="76805819" w14:textId="77777777" w:rsidR="00AB56A5" w:rsidRPr="00602E4B" w:rsidRDefault="00AB56A5">
      <w:pPr>
        <w:pStyle w:val="whitespace-normal"/>
        <w:numPr>
          <w:ilvl w:val="0"/>
          <w:numId w:val="422"/>
        </w:numPr>
        <w:rPr>
          <w:rFonts w:ascii="Inter" w:hAnsi="Inter"/>
          <w:sz w:val="18"/>
          <w:szCs w:val="18"/>
        </w:rPr>
      </w:pPr>
      <w:r w:rsidRPr="00602E4B">
        <w:rPr>
          <w:rFonts w:ascii="Inter" w:hAnsi="Inter"/>
          <w:sz w:val="18"/>
          <w:szCs w:val="18"/>
        </w:rPr>
        <w:t>Participate in quarterly key r</w:t>
      </w:r>
    </w:p>
    <w:p w14:paraId="4CAF36C1" w14:textId="180B89C2" w:rsidR="005D11D7" w:rsidRPr="00602E4B" w:rsidRDefault="005D11D7" w:rsidP="00390AD2">
      <w:pPr>
        <w:pStyle w:val="Heading2"/>
        <w:rPr>
          <w:rFonts w:ascii="Inter" w:hAnsi="Inter"/>
          <w:color w:val="ABB2BF"/>
          <w:sz w:val="18"/>
          <w:szCs w:val="18"/>
        </w:rPr>
      </w:pPr>
    </w:p>
    <w:p w14:paraId="11781A97"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You're right, let me continue from Section 20 with properly formatted equations (not LaTeX code):</w:t>
      </w:r>
    </w:p>
    <w:p w14:paraId="47A0DB50" w14:textId="77777777" w:rsidR="00AB56A5" w:rsidRPr="00602E4B" w:rsidRDefault="00035578" w:rsidP="00AB56A5">
      <w:pPr>
        <w:rPr>
          <w:rFonts w:ascii="Inter" w:hAnsi="Inter"/>
          <w:sz w:val="18"/>
          <w:szCs w:val="18"/>
        </w:rPr>
      </w:pPr>
      <w:r>
        <w:pict w14:anchorId="488B82EC">
          <v:rect id="Rectangle 7"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0A5858" w14:textId="77777777" w:rsidR="00AB56A5" w:rsidRPr="00602E4B" w:rsidRDefault="00AB56A5" w:rsidP="00AB56A5">
      <w:pPr>
        <w:pStyle w:val="Heading1"/>
        <w:rPr>
          <w:rFonts w:ascii="Inter" w:hAnsi="Inter"/>
          <w:sz w:val="18"/>
          <w:szCs w:val="18"/>
        </w:rPr>
      </w:pPr>
      <w:r w:rsidRPr="00602E4B">
        <w:rPr>
          <w:rFonts w:ascii="Inter" w:hAnsi="Inter"/>
          <w:sz w:val="18"/>
          <w:szCs w:val="18"/>
        </w:rPr>
        <w:t>20. Role Specialization and Sharding</w:t>
      </w:r>
    </w:p>
    <w:p w14:paraId="04EBD800"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Building on the specialized validator roles introduced in Section 19.4, this section provides detailed technical specifications for workload distribution and sharding architecture.</w:t>
      </w:r>
    </w:p>
    <w:p w14:paraId="66CA3C09" w14:textId="77777777" w:rsidR="00AB56A5" w:rsidRPr="00602E4B" w:rsidRDefault="00AB56A5" w:rsidP="00AB56A5">
      <w:pPr>
        <w:pStyle w:val="Heading2"/>
        <w:rPr>
          <w:rFonts w:ascii="Inter" w:hAnsi="Inter"/>
          <w:sz w:val="18"/>
          <w:szCs w:val="18"/>
        </w:rPr>
      </w:pPr>
      <w:r w:rsidRPr="00602E4B">
        <w:rPr>
          <w:rFonts w:ascii="Inter" w:hAnsi="Inter"/>
          <w:sz w:val="18"/>
          <w:szCs w:val="18"/>
        </w:rPr>
        <w:t>20.1 Consensus Validators</w:t>
      </w:r>
    </w:p>
    <w:p w14:paraId="776E07E9"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Consensus validators form the backbone of the Synergy Network, responsible for block production and finalization using the Proof of Synergy (PoSy) consensus mechanism.</w:t>
      </w:r>
    </w:p>
    <w:p w14:paraId="533267AF" w14:textId="77777777" w:rsidR="00AB56A5" w:rsidRPr="00602E4B" w:rsidRDefault="00AB56A5" w:rsidP="00AB56A5">
      <w:pPr>
        <w:pStyle w:val="Heading3"/>
        <w:rPr>
          <w:rFonts w:ascii="Inter" w:hAnsi="Inter"/>
          <w:sz w:val="18"/>
          <w:szCs w:val="18"/>
        </w:rPr>
      </w:pPr>
      <w:r w:rsidRPr="00602E4B">
        <w:rPr>
          <w:rFonts w:ascii="Inter" w:hAnsi="Inter"/>
          <w:sz w:val="18"/>
          <w:szCs w:val="18"/>
        </w:rPr>
        <w:t>Core Responsibilities</w:t>
      </w:r>
    </w:p>
    <w:p w14:paraId="4FC08FF2"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Block Production:</w:t>
      </w:r>
    </w:p>
    <w:p w14:paraId="295F1BEB" w14:textId="77777777" w:rsidR="00AB56A5" w:rsidRPr="00602E4B" w:rsidRDefault="00AB56A5">
      <w:pPr>
        <w:pStyle w:val="whitespace-normal"/>
        <w:numPr>
          <w:ilvl w:val="0"/>
          <w:numId w:val="423"/>
        </w:numPr>
        <w:rPr>
          <w:rFonts w:ascii="Inter" w:hAnsi="Inter"/>
          <w:sz w:val="18"/>
          <w:szCs w:val="18"/>
        </w:rPr>
      </w:pPr>
      <w:r w:rsidRPr="00602E4B">
        <w:rPr>
          <w:rFonts w:ascii="Inter" w:hAnsi="Inter"/>
          <w:sz w:val="18"/>
          <w:szCs w:val="18"/>
        </w:rPr>
        <w:t>Propose blocks when selected as leader (via VRF selection per Equation 1)</w:t>
      </w:r>
    </w:p>
    <w:p w14:paraId="40BEDA84" w14:textId="77777777" w:rsidR="00AB56A5" w:rsidRPr="00602E4B" w:rsidRDefault="00AB56A5">
      <w:pPr>
        <w:pStyle w:val="whitespace-normal"/>
        <w:numPr>
          <w:ilvl w:val="0"/>
          <w:numId w:val="423"/>
        </w:numPr>
        <w:rPr>
          <w:rFonts w:ascii="Inter" w:hAnsi="Inter"/>
          <w:sz w:val="18"/>
          <w:szCs w:val="18"/>
        </w:rPr>
      </w:pPr>
      <w:r w:rsidRPr="00602E4B">
        <w:rPr>
          <w:rFonts w:ascii="Inter" w:hAnsi="Inter"/>
          <w:sz w:val="18"/>
          <w:szCs w:val="18"/>
        </w:rPr>
        <w:t>Include valid transactions from mempool</w:t>
      </w:r>
    </w:p>
    <w:p w14:paraId="74D1D31D" w14:textId="77777777" w:rsidR="00AB56A5" w:rsidRPr="00602E4B" w:rsidRDefault="00AB56A5">
      <w:pPr>
        <w:pStyle w:val="whitespace-normal"/>
        <w:numPr>
          <w:ilvl w:val="0"/>
          <w:numId w:val="423"/>
        </w:numPr>
        <w:rPr>
          <w:rFonts w:ascii="Inter" w:hAnsi="Inter"/>
          <w:sz w:val="18"/>
          <w:szCs w:val="18"/>
        </w:rPr>
      </w:pPr>
      <w:r w:rsidRPr="00602E4B">
        <w:rPr>
          <w:rFonts w:ascii="Inter" w:hAnsi="Inter"/>
          <w:sz w:val="18"/>
          <w:szCs w:val="18"/>
        </w:rPr>
        <w:t>Compute state transitions via AIVM execution</w:t>
      </w:r>
    </w:p>
    <w:p w14:paraId="309D0595" w14:textId="77777777" w:rsidR="00AB56A5" w:rsidRPr="00602E4B" w:rsidRDefault="00AB56A5">
      <w:pPr>
        <w:pStyle w:val="whitespace-normal"/>
        <w:numPr>
          <w:ilvl w:val="0"/>
          <w:numId w:val="423"/>
        </w:numPr>
        <w:rPr>
          <w:rFonts w:ascii="Inter" w:hAnsi="Inter"/>
          <w:sz w:val="18"/>
          <w:szCs w:val="18"/>
        </w:rPr>
      </w:pPr>
      <w:r w:rsidRPr="00602E4B">
        <w:rPr>
          <w:rFonts w:ascii="Inter" w:hAnsi="Inter"/>
          <w:sz w:val="18"/>
          <w:szCs w:val="18"/>
        </w:rPr>
        <w:t>Generate block header with all required fields (parent hash, state root, etc.)</w:t>
      </w:r>
    </w:p>
    <w:p w14:paraId="12EBFD53"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Consensus Participation:</w:t>
      </w:r>
    </w:p>
    <w:p w14:paraId="0262049D" w14:textId="77777777" w:rsidR="00AB56A5" w:rsidRPr="00602E4B" w:rsidRDefault="00AB56A5">
      <w:pPr>
        <w:pStyle w:val="whitespace-normal"/>
        <w:numPr>
          <w:ilvl w:val="0"/>
          <w:numId w:val="424"/>
        </w:numPr>
        <w:rPr>
          <w:rFonts w:ascii="Inter" w:hAnsi="Inter"/>
          <w:sz w:val="18"/>
          <w:szCs w:val="18"/>
        </w:rPr>
      </w:pPr>
      <w:r w:rsidRPr="00602E4B">
        <w:rPr>
          <w:rFonts w:ascii="Inter" w:hAnsi="Inter"/>
          <w:sz w:val="18"/>
          <w:szCs w:val="18"/>
        </w:rPr>
        <w:t>Vote in three-phase commit protocol (PREPARE → PRECOMMIT → COMMIT)</w:t>
      </w:r>
    </w:p>
    <w:p w14:paraId="0557BC00" w14:textId="77777777" w:rsidR="00AB56A5" w:rsidRPr="00602E4B" w:rsidRDefault="00AB56A5">
      <w:pPr>
        <w:pStyle w:val="whitespace-normal"/>
        <w:numPr>
          <w:ilvl w:val="0"/>
          <w:numId w:val="424"/>
        </w:numPr>
        <w:rPr>
          <w:rFonts w:ascii="Inter" w:hAnsi="Inter"/>
          <w:sz w:val="18"/>
          <w:szCs w:val="18"/>
        </w:rPr>
      </w:pPr>
      <w:r w:rsidRPr="00602E4B">
        <w:rPr>
          <w:rFonts w:ascii="Inter" w:hAnsi="Inter"/>
          <w:sz w:val="18"/>
          <w:szCs w:val="18"/>
        </w:rPr>
        <w:t>Validate proposed blocks against protocol rules</w:t>
      </w:r>
    </w:p>
    <w:p w14:paraId="11D411FD" w14:textId="77777777" w:rsidR="00AB56A5" w:rsidRPr="00602E4B" w:rsidRDefault="00AB56A5">
      <w:pPr>
        <w:pStyle w:val="whitespace-normal"/>
        <w:numPr>
          <w:ilvl w:val="0"/>
          <w:numId w:val="424"/>
        </w:numPr>
        <w:rPr>
          <w:rFonts w:ascii="Inter" w:hAnsi="Inter"/>
          <w:sz w:val="18"/>
          <w:szCs w:val="18"/>
        </w:rPr>
      </w:pPr>
      <w:r w:rsidRPr="00602E4B">
        <w:rPr>
          <w:rFonts w:ascii="Inter" w:hAnsi="Inter"/>
          <w:sz w:val="18"/>
          <w:szCs w:val="18"/>
        </w:rPr>
        <w:t>Participate in quorum certificate (QC) formation</w:t>
      </w:r>
    </w:p>
    <w:p w14:paraId="0FC2D40D" w14:textId="77777777" w:rsidR="00AB56A5" w:rsidRPr="00602E4B" w:rsidRDefault="00AB56A5">
      <w:pPr>
        <w:pStyle w:val="whitespace-normal"/>
        <w:numPr>
          <w:ilvl w:val="0"/>
          <w:numId w:val="424"/>
        </w:numPr>
        <w:rPr>
          <w:rFonts w:ascii="Inter" w:hAnsi="Inter"/>
          <w:sz w:val="18"/>
          <w:szCs w:val="18"/>
        </w:rPr>
      </w:pPr>
      <w:r w:rsidRPr="00602E4B">
        <w:rPr>
          <w:rFonts w:ascii="Inter" w:hAnsi="Inter"/>
          <w:sz w:val="18"/>
          <w:szCs w:val="18"/>
        </w:rPr>
        <w:t>Maintain synchronized state with network</w:t>
      </w:r>
    </w:p>
    <w:p w14:paraId="404DAAF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Epoch Duties:</w:t>
      </w:r>
    </w:p>
    <w:p w14:paraId="7EA4AEDF" w14:textId="77777777" w:rsidR="00AB56A5" w:rsidRPr="00602E4B" w:rsidRDefault="00AB56A5">
      <w:pPr>
        <w:pStyle w:val="whitespace-normal"/>
        <w:numPr>
          <w:ilvl w:val="0"/>
          <w:numId w:val="425"/>
        </w:numPr>
        <w:rPr>
          <w:rFonts w:ascii="Inter" w:hAnsi="Inter"/>
          <w:sz w:val="18"/>
          <w:szCs w:val="18"/>
        </w:rPr>
      </w:pPr>
      <w:r w:rsidRPr="00602E4B">
        <w:rPr>
          <w:rFonts w:ascii="Inter" w:hAnsi="Inter"/>
          <w:sz w:val="18"/>
          <w:szCs w:val="18"/>
        </w:rPr>
        <w:t>Participate in threshold randomness generation</w:t>
      </w:r>
    </w:p>
    <w:p w14:paraId="0ED59348" w14:textId="77777777" w:rsidR="00AB56A5" w:rsidRPr="00602E4B" w:rsidRDefault="00AB56A5">
      <w:pPr>
        <w:pStyle w:val="whitespace-normal"/>
        <w:numPr>
          <w:ilvl w:val="0"/>
          <w:numId w:val="425"/>
        </w:numPr>
        <w:rPr>
          <w:rFonts w:ascii="Inter" w:hAnsi="Inter"/>
          <w:sz w:val="18"/>
          <w:szCs w:val="18"/>
        </w:rPr>
      </w:pPr>
      <w:r w:rsidRPr="00602E4B">
        <w:rPr>
          <w:rFonts w:ascii="Inter" w:hAnsi="Inter"/>
          <w:sz w:val="18"/>
          <w:szCs w:val="18"/>
        </w:rPr>
        <w:t>Update reputation scores</w:t>
      </w:r>
    </w:p>
    <w:p w14:paraId="327FE4C8" w14:textId="77777777" w:rsidR="00AB56A5" w:rsidRPr="00602E4B" w:rsidRDefault="00AB56A5">
      <w:pPr>
        <w:pStyle w:val="whitespace-normal"/>
        <w:numPr>
          <w:ilvl w:val="0"/>
          <w:numId w:val="425"/>
        </w:numPr>
        <w:rPr>
          <w:rFonts w:ascii="Inter" w:hAnsi="Inter"/>
          <w:sz w:val="18"/>
          <w:szCs w:val="18"/>
        </w:rPr>
      </w:pPr>
      <w:r w:rsidRPr="00602E4B">
        <w:rPr>
          <w:rFonts w:ascii="Inter" w:hAnsi="Inter"/>
          <w:sz w:val="18"/>
          <w:szCs w:val="18"/>
        </w:rPr>
        <w:t>Execute epoch transitions (stake snapshots, weight recalculation)</w:t>
      </w:r>
    </w:p>
    <w:p w14:paraId="6F78AC43" w14:textId="77777777" w:rsidR="00AB56A5" w:rsidRPr="00602E4B" w:rsidRDefault="00AB56A5" w:rsidP="00AB56A5">
      <w:pPr>
        <w:pStyle w:val="Heading3"/>
        <w:rPr>
          <w:rFonts w:ascii="Inter" w:hAnsi="Inter"/>
          <w:sz w:val="18"/>
          <w:szCs w:val="18"/>
        </w:rPr>
      </w:pPr>
      <w:r w:rsidRPr="00602E4B">
        <w:rPr>
          <w:rFonts w:ascii="Inter" w:hAnsi="Inter"/>
          <w:sz w:val="18"/>
          <w:szCs w:val="18"/>
        </w:rPr>
        <w:t>Selection and Scheduling</w:t>
      </w:r>
    </w:p>
    <w:p w14:paraId="03757DD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Committee Assignment:</w:t>
      </w:r>
      <w:r w:rsidRPr="00602E4B">
        <w:rPr>
          <w:rFonts w:ascii="Inter" w:hAnsi="Inter"/>
          <w:sz w:val="18"/>
          <w:szCs w:val="18"/>
        </w:rPr>
        <w:t xml:space="preserve"> For each round </w:t>
      </w:r>
      <w:r w:rsidRPr="00602E4B">
        <w:rPr>
          <w:rStyle w:val="Emphasis"/>
          <w:rFonts w:ascii="Inter" w:eastAsiaTheme="majorEastAsia" w:hAnsi="Inter"/>
          <w:sz w:val="18"/>
          <w:szCs w:val="18"/>
        </w:rPr>
        <w:t>r</w:t>
      </w:r>
      <w:r w:rsidRPr="00602E4B">
        <w:rPr>
          <w:rFonts w:ascii="Inter" w:hAnsi="Inter"/>
          <w:sz w:val="18"/>
          <w:szCs w:val="18"/>
        </w:rPr>
        <w:t xml:space="preserve">, committee </w:t>
      </w:r>
      <w:r w:rsidRPr="00602E4B">
        <w:rPr>
          <w:rStyle w:val="Emphasis"/>
          <w:rFonts w:ascii="Inter" w:eastAsiaTheme="majorEastAsia" w:hAnsi="Inter"/>
          <w:sz w:val="18"/>
          <w:szCs w:val="18"/>
        </w:rPr>
        <w:t>Cᵣ</w:t>
      </w:r>
      <w:r w:rsidRPr="00602E4B">
        <w:rPr>
          <w:rFonts w:ascii="Inter" w:hAnsi="Inter"/>
          <w:sz w:val="18"/>
          <w:szCs w:val="18"/>
        </w:rPr>
        <w:t xml:space="preserve"> is selected via algorithm:</w:t>
      </w:r>
    </w:p>
    <w:p w14:paraId="4D69E33F"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lastRenderedPageBreak/>
        <w:t>m</w:t>
      </w:r>
      <w:r w:rsidRPr="00602E4B">
        <w:rPr>
          <w:rFonts w:ascii="Inter" w:hAnsi="Inter"/>
          <w:sz w:val="18"/>
          <w:szCs w:val="18"/>
        </w:rPr>
        <w:t xml:space="preserve"> = 150 (committee size) </w:t>
      </w:r>
      <w:r w:rsidRPr="00602E4B">
        <w:rPr>
          <w:rStyle w:val="Emphasis"/>
          <w:rFonts w:ascii="Inter" w:eastAsiaTheme="majorEastAsia" w:hAnsi="Inter"/>
          <w:sz w:val="18"/>
          <w:szCs w:val="18"/>
        </w:rPr>
        <w:t>n</w:t>
      </w:r>
      <w:r w:rsidRPr="00602E4B">
        <w:rPr>
          <w:rFonts w:ascii="Inter" w:hAnsi="Inter"/>
          <w:sz w:val="18"/>
          <w:szCs w:val="18"/>
        </w:rPr>
        <w:t xml:space="preserve"> = 300 (total consensus validators)</w:t>
      </w:r>
    </w:p>
    <w:p w14:paraId="723FB390"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For each validator </w:t>
      </w:r>
      <w:r w:rsidRPr="00602E4B">
        <w:rPr>
          <w:rStyle w:val="Emphasis"/>
          <w:rFonts w:ascii="Inter" w:eastAsiaTheme="majorEastAsia" w:hAnsi="Inter"/>
          <w:sz w:val="18"/>
          <w:szCs w:val="18"/>
        </w:rPr>
        <w:t>i</w:t>
      </w:r>
      <w:r w:rsidRPr="00602E4B">
        <w:rPr>
          <w:rFonts w:ascii="Inter" w:hAnsi="Inter"/>
          <w:sz w:val="18"/>
          <w:szCs w:val="18"/>
        </w:rPr>
        <w:t xml:space="preserve">: </w:t>
      </w:r>
      <w:r w:rsidRPr="00602E4B">
        <w:rPr>
          <w:rStyle w:val="Emphasis"/>
          <w:rFonts w:ascii="Inter" w:eastAsiaTheme="majorEastAsia" w:hAnsi="Inter"/>
          <w:sz w:val="18"/>
          <w:szCs w:val="18"/>
        </w:rPr>
        <w:t>W'ᵢ</w:t>
      </w:r>
      <w:r w:rsidRPr="00602E4B">
        <w:rPr>
          <w:rFonts w:ascii="Inter" w:hAnsi="Inter"/>
          <w:sz w:val="18"/>
          <w:szCs w:val="18"/>
        </w:rPr>
        <w:t xml:space="preserve"> = </w:t>
      </w:r>
      <w:r w:rsidRPr="00602E4B">
        <w:rPr>
          <w:rStyle w:val="Emphasis"/>
          <w:rFonts w:ascii="Inter" w:eastAsiaTheme="majorEastAsia" w:hAnsi="Inter"/>
          <w:sz w:val="18"/>
          <w:szCs w:val="18"/>
        </w:rPr>
        <w:t>Wᵢ</w:t>
      </w:r>
      <w:r w:rsidRPr="00602E4B">
        <w:rPr>
          <w:rFonts w:ascii="Inter" w:hAnsi="Inter"/>
          <w:sz w:val="18"/>
          <w:szCs w:val="18"/>
        </w:rPr>
        <w:t xml:space="preserve"> × </w:t>
      </w:r>
      <w:r w:rsidRPr="00602E4B">
        <w:rPr>
          <w:rStyle w:val="Emphasis"/>
          <w:rFonts w:ascii="Inter" w:eastAsiaTheme="majorEastAsia" w:hAnsi="Inter"/>
          <w:sz w:val="18"/>
          <w:szCs w:val="18"/>
        </w:rPr>
        <w:t>Dᵢ</w:t>
      </w:r>
      <w:r w:rsidRPr="00602E4B">
        <w:rPr>
          <w:rFonts w:ascii="Inter" w:hAnsi="Inter"/>
          <w:sz w:val="18"/>
          <w:szCs w:val="18"/>
        </w:rPr>
        <w:t xml:space="preserve"> (apply diversity penalty per Equation 4)</w:t>
      </w:r>
    </w:p>
    <w:p w14:paraId="10D886B0"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Normalize weights: </w:t>
      </w:r>
      <w:r w:rsidRPr="00602E4B">
        <w:rPr>
          <w:rStyle w:val="Emphasis"/>
          <w:rFonts w:ascii="Inter" w:eastAsiaTheme="majorEastAsia" w:hAnsi="Inter"/>
          <w:sz w:val="18"/>
          <w:szCs w:val="18"/>
        </w:rPr>
        <w:t>ŵᵢ</w:t>
      </w:r>
      <w:r w:rsidRPr="00602E4B">
        <w:rPr>
          <w:rFonts w:ascii="Inter" w:hAnsi="Inter"/>
          <w:sz w:val="18"/>
          <w:szCs w:val="18"/>
        </w:rPr>
        <w:t xml:space="preserve"> = </w:t>
      </w:r>
      <w:r w:rsidRPr="00602E4B">
        <w:rPr>
          <w:rStyle w:val="Emphasis"/>
          <w:rFonts w:ascii="Inter" w:eastAsiaTheme="majorEastAsia" w:hAnsi="Inter"/>
          <w:sz w:val="18"/>
          <w:szCs w:val="18"/>
        </w:rPr>
        <w:t>W'ᵢ</w:t>
      </w:r>
      <w:r w:rsidRPr="00602E4B">
        <w:rPr>
          <w:rFonts w:ascii="Inter" w:hAnsi="Inter"/>
          <w:sz w:val="18"/>
          <w:szCs w:val="18"/>
        </w:rPr>
        <w:t xml:space="preserve"> / Σ(</w:t>
      </w:r>
      <w:r w:rsidRPr="00602E4B">
        <w:rPr>
          <w:rStyle w:val="Emphasis"/>
          <w:rFonts w:ascii="Inter" w:eastAsiaTheme="majorEastAsia" w:hAnsi="Inter"/>
          <w:sz w:val="18"/>
          <w:szCs w:val="18"/>
        </w:rPr>
        <w:t>W'ⱼ</w:t>
      </w:r>
      <w:r w:rsidRPr="00602E4B">
        <w:rPr>
          <w:rFonts w:ascii="Inter" w:hAnsi="Inter"/>
          <w:sz w:val="18"/>
          <w:szCs w:val="18"/>
        </w:rPr>
        <w:t>)</w:t>
      </w:r>
    </w:p>
    <w:p w14:paraId="5DB3CCA7"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Sample </w:t>
      </w:r>
      <w:r w:rsidRPr="00602E4B">
        <w:rPr>
          <w:rStyle w:val="Emphasis"/>
          <w:rFonts w:ascii="Inter" w:eastAsiaTheme="majorEastAsia" w:hAnsi="Inter"/>
          <w:sz w:val="18"/>
          <w:szCs w:val="18"/>
        </w:rPr>
        <w:t>m</w:t>
      </w:r>
      <w:r w:rsidRPr="00602E4B">
        <w:rPr>
          <w:rFonts w:ascii="Inter" w:hAnsi="Inter"/>
          <w:sz w:val="18"/>
          <w:szCs w:val="18"/>
        </w:rPr>
        <w:t xml:space="preserve"> validators without replacement using </w:t>
      </w:r>
      <w:r w:rsidRPr="00602E4B">
        <w:rPr>
          <w:rStyle w:val="Emphasis"/>
          <w:rFonts w:ascii="Inter" w:eastAsiaTheme="majorEastAsia" w:hAnsi="Inter"/>
          <w:sz w:val="18"/>
          <w:szCs w:val="18"/>
        </w:rPr>
        <w:t>ŵᵢ</w:t>
      </w:r>
      <w:r w:rsidRPr="00602E4B">
        <w:rPr>
          <w:rFonts w:ascii="Inter" w:hAnsi="Inter"/>
          <w:sz w:val="18"/>
          <w:szCs w:val="18"/>
        </w:rPr>
        <w:t xml:space="preserve"> as probabilities Apply cool-down: exclude cohort members for </w:t>
      </w:r>
      <w:r w:rsidRPr="00602E4B">
        <w:rPr>
          <w:rStyle w:val="Emphasis"/>
          <w:rFonts w:ascii="Inter" w:eastAsiaTheme="majorEastAsia" w:hAnsi="Inter"/>
          <w:sz w:val="18"/>
          <w:szCs w:val="18"/>
        </w:rPr>
        <w:t>φ</w:t>
      </w:r>
      <w:r w:rsidRPr="00602E4B">
        <w:rPr>
          <w:rFonts w:ascii="Inter" w:hAnsi="Inter"/>
          <w:sz w:val="18"/>
          <w:szCs w:val="18"/>
        </w:rPr>
        <w:t xml:space="preserve"> = 3 rounds</w:t>
      </w:r>
    </w:p>
    <w:p w14:paraId="55BEFDC8"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Expected Load:</w:t>
      </w:r>
      <w:r w:rsidRPr="00602E4B">
        <w:rPr>
          <w:rFonts w:ascii="Inter" w:hAnsi="Inter"/>
          <w:sz w:val="18"/>
          <w:szCs w:val="18"/>
        </w:rPr>
        <w:t xml:space="preserve"> For a validator with weight </w:t>
      </w:r>
      <w:r w:rsidRPr="00602E4B">
        <w:rPr>
          <w:rStyle w:val="Emphasis"/>
          <w:rFonts w:ascii="Inter" w:eastAsiaTheme="majorEastAsia" w:hAnsi="Inter"/>
          <w:sz w:val="18"/>
          <w:szCs w:val="18"/>
        </w:rPr>
        <w:t>ŵᵢ</w:t>
      </w:r>
      <w:r w:rsidRPr="00602E4B">
        <w:rPr>
          <w:rFonts w:ascii="Inter" w:hAnsi="Inter"/>
          <w:sz w:val="18"/>
          <w:szCs w:val="18"/>
        </w:rPr>
        <w:t xml:space="preserve"> = 1/</w:t>
      </w:r>
      <w:r w:rsidRPr="00602E4B">
        <w:rPr>
          <w:rStyle w:val="Emphasis"/>
          <w:rFonts w:ascii="Inter" w:eastAsiaTheme="majorEastAsia" w:hAnsi="Inter"/>
          <w:sz w:val="18"/>
          <w:szCs w:val="18"/>
        </w:rPr>
        <w:t>n</w:t>
      </w:r>
      <w:r w:rsidRPr="00602E4B">
        <w:rPr>
          <w:rFonts w:ascii="Inter" w:hAnsi="Inter"/>
          <w:sz w:val="18"/>
          <w:szCs w:val="18"/>
        </w:rPr>
        <w:t xml:space="preserve"> (equal weight):</w:t>
      </w:r>
    </w:p>
    <w:p w14:paraId="1B1AB6B4" w14:textId="77777777" w:rsidR="00AB56A5" w:rsidRPr="00602E4B" w:rsidRDefault="00AB56A5">
      <w:pPr>
        <w:pStyle w:val="whitespace-normal"/>
        <w:numPr>
          <w:ilvl w:val="0"/>
          <w:numId w:val="426"/>
        </w:numPr>
        <w:rPr>
          <w:rFonts w:ascii="Inter" w:hAnsi="Inter"/>
          <w:sz w:val="18"/>
          <w:szCs w:val="18"/>
        </w:rPr>
      </w:pPr>
      <w:r w:rsidRPr="00602E4B">
        <w:rPr>
          <w:rFonts w:ascii="Inter" w:hAnsi="Inter"/>
          <w:sz w:val="18"/>
          <w:szCs w:val="18"/>
        </w:rPr>
        <w:t xml:space="preserve">Probability of selection per round: </w:t>
      </w:r>
      <w:r w:rsidRPr="00602E4B">
        <w:rPr>
          <w:rStyle w:val="Emphasis"/>
          <w:rFonts w:ascii="Inter" w:eastAsiaTheme="majorEastAsia" w:hAnsi="Inter"/>
          <w:sz w:val="18"/>
          <w:szCs w:val="18"/>
        </w:rPr>
        <w:t>m</w:t>
      </w:r>
      <w:r w:rsidRPr="00602E4B">
        <w:rPr>
          <w:rFonts w:ascii="Inter" w:hAnsi="Inter"/>
          <w:sz w:val="18"/>
          <w:szCs w:val="18"/>
        </w:rPr>
        <w:t>/</w:t>
      </w:r>
      <w:r w:rsidRPr="00602E4B">
        <w:rPr>
          <w:rStyle w:val="Emphasis"/>
          <w:rFonts w:ascii="Inter" w:eastAsiaTheme="majorEastAsia" w:hAnsi="Inter"/>
          <w:sz w:val="18"/>
          <w:szCs w:val="18"/>
        </w:rPr>
        <w:t>n</w:t>
      </w:r>
      <w:r w:rsidRPr="00602E4B">
        <w:rPr>
          <w:rFonts w:ascii="Inter" w:hAnsi="Inter"/>
          <w:sz w:val="18"/>
          <w:szCs w:val="18"/>
        </w:rPr>
        <w:t xml:space="preserve"> = 150/300 = 50%</w:t>
      </w:r>
    </w:p>
    <w:p w14:paraId="6ADFD115" w14:textId="77777777" w:rsidR="00AB56A5" w:rsidRPr="00602E4B" w:rsidRDefault="00AB56A5">
      <w:pPr>
        <w:pStyle w:val="whitespace-normal"/>
        <w:numPr>
          <w:ilvl w:val="0"/>
          <w:numId w:val="426"/>
        </w:numPr>
        <w:rPr>
          <w:rFonts w:ascii="Inter" w:hAnsi="Inter"/>
          <w:sz w:val="18"/>
          <w:szCs w:val="18"/>
        </w:rPr>
      </w:pPr>
      <w:r w:rsidRPr="00602E4B">
        <w:rPr>
          <w:rFonts w:ascii="Inter" w:hAnsi="Inter"/>
          <w:sz w:val="18"/>
          <w:szCs w:val="18"/>
        </w:rPr>
        <w:t>Expected committee duty: ~50% of rounds</w:t>
      </w:r>
    </w:p>
    <w:p w14:paraId="27650D97" w14:textId="77777777" w:rsidR="00AB56A5" w:rsidRPr="00602E4B" w:rsidRDefault="00AB56A5">
      <w:pPr>
        <w:pStyle w:val="whitespace-normal"/>
        <w:numPr>
          <w:ilvl w:val="0"/>
          <w:numId w:val="426"/>
        </w:numPr>
        <w:rPr>
          <w:rFonts w:ascii="Inter" w:hAnsi="Inter"/>
          <w:sz w:val="18"/>
          <w:szCs w:val="18"/>
        </w:rPr>
      </w:pPr>
      <w:r w:rsidRPr="00602E4B">
        <w:rPr>
          <w:rFonts w:ascii="Inter" w:hAnsi="Inter"/>
          <w:sz w:val="18"/>
          <w:szCs w:val="18"/>
        </w:rPr>
        <w:t>Average time between selections: 2 rounds × 2 seconds = 4 seconds</w:t>
      </w:r>
    </w:p>
    <w:p w14:paraId="6AC7102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Reward Structure:</w:t>
      </w:r>
      <w:r w:rsidRPr="00602E4B">
        <w:rPr>
          <w:rFonts w:ascii="Inter" w:hAnsi="Inter"/>
          <w:sz w:val="18"/>
          <w:szCs w:val="18"/>
        </w:rPr>
        <w:t xml:space="preserve"> Per round reward for committee member </w:t>
      </w:r>
      <w:r w:rsidRPr="00602E4B">
        <w:rPr>
          <w:rStyle w:val="Emphasis"/>
          <w:rFonts w:ascii="Inter" w:eastAsiaTheme="majorEastAsia" w:hAnsi="Inter"/>
          <w:sz w:val="18"/>
          <w:szCs w:val="18"/>
        </w:rPr>
        <w:t>i</w:t>
      </w:r>
      <w:r w:rsidRPr="00602E4B">
        <w:rPr>
          <w:rFonts w:ascii="Inter" w:hAnsi="Inter"/>
          <w:sz w:val="18"/>
          <w:szCs w:val="18"/>
        </w:rPr>
        <w:t>:</w:t>
      </w:r>
    </w:p>
    <w:p w14:paraId="71C482A2"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Rᵢ</w:t>
      </w:r>
      <w:r w:rsidRPr="00602E4B">
        <w:rPr>
          <w:rFonts w:ascii="Inter" w:hAnsi="Inter"/>
          <w:sz w:val="18"/>
          <w:szCs w:val="18"/>
        </w:rPr>
        <w:t xml:space="preserve"> = (1 − </w:t>
      </w:r>
      <w:r w:rsidRPr="00602E4B">
        <w:rPr>
          <w:rStyle w:val="Emphasis"/>
          <w:rFonts w:ascii="Inter" w:eastAsiaTheme="majorEastAsia" w:hAnsi="Inter"/>
          <w:sz w:val="18"/>
          <w:szCs w:val="18"/>
        </w:rPr>
        <w:t>πₚ</w:t>
      </w:r>
      <w:r w:rsidRPr="00602E4B">
        <w:rPr>
          <w:rFonts w:ascii="Inter" w:hAnsi="Inter"/>
          <w:sz w:val="18"/>
          <w:szCs w:val="18"/>
        </w:rPr>
        <w:t xml:space="preserve">) × </w:t>
      </w:r>
      <w:r w:rsidRPr="00602E4B">
        <w:rPr>
          <w:rStyle w:val="Emphasis"/>
          <w:rFonts w:ascii="Inter" w:eastAsiaTheme="majorEastAsia" w:hAnsi="Inter"/>
          <w:sz w:val="18"/>
          <w:szCs w:val="18"/>
        </w:rPr>
        <w:t>Rₜₒₜₐₗ</w:t>
      </w:r>
      <w:r w:rsidRPr="00602E4B">
        <w:rPr>
          <w:rFonts w:ascii="Inter" w:hAnsi="Inter"/>
          <w:sz w:val="18"/>
          <w:szCs w:val="18"/>
        </w:rPr>
        <w:t xml:space="preserve"> × [(</w:t>
      </w:r>
      <w:r w:rsidRPr="00602E4B">
        <w:rPr>
          <w:rStyle w:val="Emphasis"/>
          <w:rFonts w:ascii="Inter" w:eastAsiaTheme="majorEastAsia" w:hAnsi="Inter"/>
          <w:sz w:val="18"/>
          <w:szCs w:val="18"/>
        </w:rPr>
        <w:t>ŵᵢ</w:t>
      </w:r>
      <w:r w:rsidRPr="00602E4B">
        <w:rPr>
          <w:rFonts w:ascii="Inter" w:hAnsi="Inter"/>
          <w:sz w:val="18"/>
          <w:szCs w:val="18"/>
        </w:rPr>
        <w:t xml:space="preserve"> × </w:t>
      </w:r>
      <w:r w:rsidRPr="00602E4B">
        <w:rPr>
          <w:rStyle w:val="Emphasis"/>
          <w:rFonts w:ascii="Inter" w:eastAsiaTheme="majorEastAsia" w:hAnsi="Inter"/>
          <w:sz w:val="18"/>
          <w:szCs w:val="18"/>
        </w:rPr>
        <w:t>Mᵢ</w:t>
      </w:r>
      <w:r w:rsidRPr="00602E4B">
        <w:rPr>
          <w:rFonts w:ascii="Inter" w:hAnsi="Inter"/>
          <w:sz w:val="18"/>
          <w:szCs w:val="18"/>
        </w:rPr>
        <w:t>) / Σ(</w:t>
      </w:r>
      <w:r w:rsidRPr="00602E4B">
        <w:rPr>
          <w:rStyle w:val="Emphasis"/>
          <w:rFonts w:ascii="Inter" w:eastAsiaTheme="majorEastAsia" w:hAnsi="Inter"/>
          <w:sz w:val="18"/>
          <w:szCs w:val="18"/>
        </w:rPr>
        <w:t>ŵⱼ</w:t>
      </w:r>
      <w:r w:rsidRPr="00602E4B">
        <w:rPr>
          <w:rFonts w:ascii="Inter" w:hAnsi="Inter"/>
          <w:sz w:val="18"/>
          <w:szCs w:val="18"/>
        </w:rPr>
        <w:t xml:space="preserve"> × </w:t>
      </w:r>
      <w:r w:rsidRPr="00602E4B">
        <w:rPr>
          <w:rStyle w:val="Emphasis"/>
          <w:rFonts w:ascii="Inter" w:eastAsiaTheme="majorEastAsia" w:hAnsi="Inter"/>
          <w:sz w:val="18"/>
          <w:szCs w:val="18"/>
        </w:rPr>
        <w:t>Mⱼ</w:t>
      </w:r>
      <w:r w:rsidRPr="00602E4B">
        <w:rPr>
          <w:rFonts w:ascii="Inter" w:hAnsi="Inter"/>
          <w:sz w:val="18"/>
          <w:szCs w:val="18"/>
        </w:rPr>
        <w:t>)]</w:t>
      </w:r>
    </w:p>
    <w:p w14:paraId="1AD47D76"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Where:</w:t>
      </w:r>
    </w:p>
    <w:p w14:paraId="64DDCE0A" w14:textId="77777777" w:rsidR="00AB56A5" w:rsidRPr="00602E4B" w:rsidRDefault="00AB56A5">
      <w:pPr>
        <w:pStyle w:val="whitespace-normal"/>
        <w:numPr>
          <w:ilvl w:val="0"/>
          <w:numId w:val="427"/>
        </w:numPr>
        <w:rPr>
          <w:rFonts w:ascii="Inter" w:hAnsi="Inter"/>
          <w:sz w:val="18"/>
          <w:szCs w:val="18"/>
        </w:rPr>
      </w:pPr>
      <w:r w:rsidRPr="00602E4B">
        <w:rPr>
          <w:rStyle w:val="Emphasis"/>
          <w:rFonts w:ascii="Inter" w:eastAsiaTheme="majorEastAsia" w:hAnsi="Inter"/>
          <w:sz w:val="18"/>
          <w:szCs w:val="18"/>
        </w:rPr>
        <w:t>πₚ</w:t>
      </w:r>
      <w:r w:rsidRPr="00602E4B">
        <w:rPr>
          <w:rFonts w:ascii="Inter" w:hAnsi="Inter"/>
          <w:sz w:val="18"/>
          <w:szCs w:val="18"/>
        </w:rPr>
        <w:t xml:space="preserve"> = 0.1 (proposer share)</w:t>
      </w:r>
    </w:p>
    <w:p w14:paraId="2C363BFD" w14:textId="77777777" w:rsidR="00AB56A5" w:rsidRPr="00602E4B" w:rsidRDefault="00AB56A5">
      <w:pPr>
        <w:pStyle w:val="whitespace-normal"/>
        <w:numPr>
          <w:ilvl w:val="0"/>
          <w:numId w:val="427"/>
        </w:numPr>
        <w:rPr>
          <w:rFonts w:ascii="Inter" w:hAnsi="Inter"/>
          <w:sz w:val="18"/>
          <w:szCs w:val="18"/>
        </w:rPr>
      </w:pPr>
      <w:r w:rsidRPr="00602E4B">
        <w:rPr>
          <w:rStyle w:val="Emphasis"/>
          <w:rFonts w:ascii="Inter" w:eastAsiaTheme="majorEastAsia" w:hAnsi="Inter"/>
          <w:sz w:val="18"/>
          <w:szCs w:val="18"/>
        </w:rPr>
        <w:t>Rₜₒₜₐₗ</w:t>
      </w:r>
      <w:r w:rsidRPr="00602E4B">
        <w:rPr>
          <w:rFonts w:ascii="Inter" w:hAnsi="Inter"/>
          <w:sz w:val="18"/>
          <w:szCs w:val="18"/>
        </w:rPr>
        <w:t xml:space="preserve"> = block subsidy + transaction fees</w:t>
      </w:r>
    </w:p>
    <w:p w14:paraId="37A81108" w14:textId="77777777" w:rsidR="00AB56A5" w:rsidRPr="00602E4B" w:rsidRDefault="00AB56A5">
      <w:pPr>
        <w:pStyle w:val="whitespace-normal"/>
        <w:numPr>
          <w:ilvl w:val="0"/>
          <w:numId w:val="427"/>
        </w:numPr>
        <w:rPr>
          <w:rFonts w:ascii="Inter" w:hAnsi="Inter"/>
          <w:sz w:val="18"/>
          <w:szCs w:val="18"/>
        </w:rPr>
      </w:pPr>
      <w:r w:rsidRPr="00602E4B">
        <w:rPr>
          <w:rStyle w:val="Emphasis"/>
          <w:rFonts w:ascii="Inter" w:eastAsiaTheme="majorEastAsia" w:hAnsi="Inter"/>
          <w:sz w:val="18"/>
          <w:szCs w:val="18"/>
        </w:rPr>
        <w:t>Mᵢ</w:t>
      </w:r>
      <w:r w:rsidRPr="00602E4B">
        <w:rPr>
          <w:rFonts w:ascii="Inter" w:hAnsi="Inter"/>
          <w:sz w:val="18"/>
          <w:szCs w:val="18"/>
        </w:rPr>
        <w:t xml:space="preserve"> = punctuality multiplier (Equation 6)</w:t>
      </w:r>
    </w:p>
    <w:p w14:paraId="45A23B9E" w14:textId="77777777" w:rsidR="00AB56A5" w:rsidRPr="00602E4B" w:rsidRDefault="00AB56A5" w:rsidP="00AB56A5">
      <w:pPr>
        <w:pStyle w:val="Heading3"/>
        <w:rPr>
          <w:rFonts w:ascii="Inter" w:hAnsi="Inter"/>
          <w:sz w:val="18"/>
          <w:szCs w:val="18"/>
        </w:rPr>
      </w:pPr>
      <w:r w:rsidRPr="00602E4B">
        <w:rPr>
          <w:rFonts w:ascii="Inter" w:hAnsi="Inter"/>
          <w:sz w:val="18"/>
          <w:szCs w:val="18"/>
        </w:rPr>
        <w:t>Infrastructure Requirements</w:t>
      </w:r>
    </w:p>
    <w:p w14:paraId="7BD602D2"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Minimum Specifications:</w:t>
      </w:r>
    </w:p>
    <w:p w14:paraId="5C373E1B" w14:textId="77777777" w:rsidR="00AB56A5" w:rsidRPr="00602E4B" w:rsidRDefault="00AB56A5">
      <w:pPr>
        <w:pStyle w:val="whitespace-normal"/>
        <w:numPr>
          <w:ilvl w:val="0"/>
          <w:numId w:val="428"/>
        </w:numPr>
        <w:rPr>
          <w:rFonts w:ascii="Inter" w:hAnsi="Inter"/>
          <w:sz w:val="18"/>
          <w:szCs w:val="18"/>
        </w:rPr>
      </w:pPr>
      <w:r w:rsidRPr="00602E4B">
        <w:rPr>
          <w:rFonts w:ascii="Inter" w:hAnsi="Inter"/>
          <w:sz w:val="18"/>
          <w:szCs w:val="18"/>
        </w:rPr>
        <w:t>CPU: 4 cores @ 2.5GHz</w:t>
      </w:r>
    </w:p>
    <w:p w14:paraId="4E566966" w14:textId="77777777" w:rsidR="00AB56A5" w:rsidRPr="00602E4B" w:rsidRDefault="00AB56A5">
      <w:pPr>
        <w:pStyle w:val="whitespace-normal"/>
        <w:numPr>
          <w:ilvl w:val="0"/>
          <w:numId w:val="428"/>
        </w:numPr>
        <w:rPr>
          <w:rFonts w:ascii="Inter" w:hAnsi="Inter"/>
          <w:sz w:val="18"/>
          <w:szCs w:val="18"/>
        </w:rPr>
      </w:pPr>
      <w:r w:rsidRPr="00602E4B">
        <w:rPr>
          <w:rFonts w:ascii="Inter" w:hAnsi="Inter"/>
          <w:sz w:val="18"/>
          <w:szCs w:val="18"/>
        </w:rPr>
        <w:t>RAM: 16GB</w:t>
      </w:r>
    </w:p>
    <w:p w14:paraId="641654DB" w14:textId="77777777" w:rsidR="00AB56A5" w:rsidRPr="00602E4B" w:rsidRDefault="00AB56A5">
      <w:pPr>
        <w:pStyle w:val="whitespace-normal"/>
        <w:numPr>
          <w:ilvl w:val="0"/>
          <w:numId w:val="428"/>
        </w:numPr>
        <w:rPr>
          <w:rFonts w:ascii="Inter" w:hAnsi="Inter"/>
          <w:sz w:val="18"/>
          <w:szCs w:val="18"/>
        </w:rPr>
      </w:pPr>
      <w:r w:rsidRPr="00602E4B">
        <w:rPr>
          <w:rFonts w:ascii="Inter" w:hAnsi="Inter"/>
          <w:sz w:val="18"/>
          <w:szCs w:val="18"/>
        </w:rPr>
        <w:t>Storage: 500GB NVMe SSD (grows ~50GB/month)</w:t>
      </w:r>
    </w:p>
    <w:p w14:paraId="47C2377D" w14:textId="77777777" w:rsidR="00AB56A5" w:rsidRPr="00602E4B" w:rsidRDefault="00AB56A5">
      <w:pPr>
        <w:pStyle w:val="whitespace-normal"/>
        <w:numPr>
          <w:ilvl w:val="0"/>
          <w:numId w:val="428"/>
        </w:numPr>
        <w:rPr>
          <w:rFonts w:ascii="Inter" w:hAnsi="Inter"/>
          <w:sz w:val="18"/>
          <w:szCs w:val="18"/>
        </w:rPr>
      </w:pPr>
      <w:r w:rsidRPr="00602E4B">
        <w:rPr>
          <w:rFonts w:ascii="Inter" w:hAnsi="Inter"/>
          <w:sz w:val="18"/>
          <w:szCs w:val="18"/>
        </w:rPr>
        <w:t>Network: 100 Mbps symmetric, &lt;50ms latency to major hubs</w:t>
      </w:r>
    </w:p>
    <w:p w14:paraId="00D79FC3" w14:textId="77777777" w:rsidR="00AB56A5" w:rsidRPr="00602E4B" w:rsidRDefault="00AB56A5">
      <w:pPr>
        <w:pStyle w:val="whitespace-normal"/>
        <w:numPr>
          <w:ilvl w:val="0"/>
          <w:numId w:val="428"/>
        </w:numPr>
        <w:rPr>
          <w:rFonts w:ascii="Inter" w:hAnsi="Inter"/>
          <w:sz w:val="18"/>
          <w:szCs w:val="18"/>
        </w:rPr>
      </w:pPr>
      <w:r w:rsidRPr="00602E4B">
        <w:rPr>
          <w:rFonts w:ascii="Inter" w:hAnsi="Inter"/>
          <w:sz w:val="18"/>
          <w:szCs w:val="18"/>
        </w:rPr>
        <w:t>Uptime: 99%+ recommended (affects reputation)</w:t>
      </w:r>
    </w:p>
    <w:p w14:paraId="6B18BE26"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Software Stack:</w:t>
      </w:r>
    </w:p>
    <w:p w14:paraId="2F43AE7E" w14:textId="77777777" w:rsidR="00AB56A5" w:rsidRPr="00602E4B" w:rsidRDefault="00AB56A5">
      <w:pPr>
        <w:pStyle w:val="whitespace-normal"/>
        <w:numPr>
          <w:ilvl w:val="0"/>
          <w:numId w:val="429"/>
        </w:numPr>
        <w:rPr>
          <w:rFonts w:ascii="Inter" w:hAnsi="Inter"/>
          <w:sz w:val="18"/>
          <w:szCs w:val="18"/>
        </w:rPr>
      </w:pPr>
      <w:r w:rsidRPr="00602E4B">
        <w:rPr>
          <w:rFonts w:ascii="Inter" w:hAnsi="Inter"/>
          <w:sz w:val="18"/>
          <w:szCs w:val="18"/>
        </w:rPr>
        <w:t>Synergy Core Node (official implementation in Rust)</w:t>
      </w:r>
    </w:p>
    <w:p w14:paraId="5289F25C" w14:textId="77777777" w:rsidR="00AB56A5" w:rsidRPr="00602E4B" w:rsidRDefault="00AB56A5">
      <w:pPr>
        <w:pStyle w:val="whitespace-normal"/>
        <w:numPr>
          <w:ilvl w:val="0"/>
          <w:numId w:val="429"/>
        </w:numPr>
        <w:rPr>
          <w:rFonts w:ascii="Inter" w:hAnsi="Inter"/>
          <w:sz w:val="18"/>
          <w:szCs w:val="18"/>
        </w:rPr>
      </w:pPr>
      <w:r w:rsidRPr="00602E4B">
        <w:rPr>
          <w:rFonts w:ascii="Inter" w:hAnsi="Inter"/>
          <w:sz w:val="18"/>
          <w:szCs w:val="18"/>
        </w:rPr>
        <w:t>Operating System: Linux (Ubuntu 22.04 LTS recommended)</w:t>
      </w:r>
    </w:p>
    <w:p w14:paraId="1123A46B" w14:textId="77777777" w:rsidR="00AB56A5" w:rsidRPr="00602E4B" w:rsidRDefault="00AB56A5">
      <w:pPr>
        <w:pStyle w:val="whitespace-normal"/>
        <w:numPr>
          <w:ilvl w:val="0"/>
          <w:numId w:val="429"/>
        </w:numPr>
        <w:rPr>
          <w:rFonts w:ascii="Inter" w:hAnsi="Inter"/>
          <w:sz w:val="18"/>
          <w:szCs w:val="18"/>
        </w:rPr>
      </w:pPr>
      <w:r w:rsidRPr="00602E4B">
        <w:rPr>
          <w:rFonts w:ascii="Inter" w:hAnsi="Inter"/>
          <w:sz w:val="18"/>
          <w:szCs w:val="18"/>
        </w:rPr>
        <w:t>Monitoring: Prometheus + Grafana</w:t>
      </w:r>
    </w:p>
    <w:p w14:paraId="1F674D0D" w14:textId="77777777" w:rsidR="00AB56A5" w:rsidRPr="00602E4B" w:rsidRDefault="00AB56A5">
      <w:pPr>
        <w:pStyle w:val="whitespace-normal"/>
        <w:numPr>
          <w:ilvl w:val="0"/>
          <w:numId w:val="429"/>
        </w:numPr>
        <w:rPr>
          <w:rFonts w:ascii="Inter" w:hAnsi="Inter"/>
          <w:sz w:val="18"/>
          <w:szCs w:val="18"/>
        </w:rPr>
      </w:pPr>
      <w:r w:rsidRPr="00602E4B">
        <w:rPr>
          <w:rFonts w:ascii="Inter" w:hAnsi="Inter"/>
          <w:sz w:val="18"/>
          <w:szCs w:val="18"/>
        </w:rPr>
        <w:t>Backup: Automated daily state snapshots</w:t>
      </w:r>
    </w:p>
    <w:p w14:paraId="5903BDB1"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Network Configuration:</w:t>
      </w:r>
    </w:p>
    <w:p w14:paraId="7F91248F" w14:textId="77777777" w:rsidR="00AB56A5" w:rsidRPr="00602E4B" w:rsidRDefault="00AB56A5">
      <w:pPr>
        <w:pStyle w:val="whitespace-normal"/>
        <w:numPr>
          <w:ilvl w:val="0"/>
          <w:numId w:val="430"/>
        </w:numPr>
        <w:rPr>
          <w:rFonts w:ascii="Inter" w:hAnsi="Inter"/>
          <w:sz w:val="18"/>
          <w:szCs w:val="18"/>
        </w:rPr>
      </w:pPr>
      <w:r w:rsidRPr="00602E4B">
        <w:rPr>
          <w:rFonts w:ascii="Inter" w:hAnsi="Inter"/>
          <w:sz w:val="18"/>
          <w:szCs w:val="18"/>
        </w:rPr>
        <w:t>Inbound ports: 30303 (P2P), 8545 (RPC), 8546 (WebSocket)</w:t>
      </w:r>
    </w:p>
    <w:p w14:paraId="7E348C6A" w14:textId="77777777" w:rsidR="00AB56A5" w:rsidRPr="00602E4B" w:rsidRDefault="00AB56A5">
      <w:pPr>
        <w:pStyle w:val="whitespace-normal"/>
        <w:numPr>
          <w:ilvl w:val="0"/>
          <w:numId w:val="430"/>
        </w:numPr>
        <w:rPr>
          <w:rFonts w:ascii="Inter" w:hAnsi="Inter"/>
          <w:sz w:val="18"/>
          <w:szCs w:val="18"/>
        </w:rPr>
      </w:pPr>
      <w:r w:rsidRPr="00602E4B">
        <w:rPr>
          <w:rFonts w:ascii="Inter" w:hAnsi="Inter"/>
          <w:sz w:val="18"/>
          <w:szCs w:val="18"/>
        </w:rPr>
        <w:t>Outbound: Unrestricted (for peer discovery and communication)</w:t>
      </w:r>
    </w:p>
    <w:p w14:paraId="40FBB21F" w14:textId="77777777" w:rsidR="00AB56A5" w:rsidRPr="00602E4B" w:rsidRDefault="00AB56A5">
      <w:pPr>
        <w:pStyle w:val="whitespace-normal"/>
        <w:numPr>
          <w:ilvl w:val="0"/>
          <w:numId w:val="430"/>
        </w:numPr>
        <w:rPr>
          <w:rFonts w:ascii="Inter" w:hAnsi="Inter"/>
          <w:sz w:val="18"/>
          <w:szCs w:val="18"/>
        </w:rPr>
      </w:pPr>
      <w:r w:rsidRPr="00602E4B">
        <w:rPr>
          <w:rFonts w:ascii="Inter" w:hAnsi="Inter"/>
          <w:sz w:val="18"/>
          <w:szCs w:val="18"/>
        </w:rPr>
        <w:t>Firewall: Rate limiting on RPC endpoints</w:t>
      </w:r>
    </w:p>
    <w:p w14:paraId="12ED3398" w14:textId="77777777" w:rsidR="00AB56A5" w:rsidRPr="00602E4B" w:rsidRDefault="00AB56A5">
      <w:pPr>
        <w:pStyle w:val="whitespace-normal"/>
        <w:numPr>
          <w:ilvl w:val="0"/>
          <w:numId w:val="430"/>
        </w:numPr>
        <w:rPr>
          <w:rFonts w:ascii="Inter" w:hAnsi="Inter"/>
          <w:sz w:val="18"/>
          <w:szCs w:val="18"/>
        </w:rPr>
      </w:pPr>
      <w:r w:rsidRPr="00602E4B">
        <w:rPr>
          <w:rFonts w:ascii="Inter" w:hAnsi="Inter"/>
          <w:sz w:val="18"/>
          <w:szCs w:val="18"/>
        </w:rPr>
        <w:t>DDoS protection: Fail2ban + CloudFlare for public endpoints</w:t>
      </w:r>
    </w:p>
    <w:p w14:paraId="30E10A03" w14:textId="77777777" w:rsidR="00AB56A5" w:rsidRPr="00602E4B" w:rsidRDefault="00AB56A5" w:rsidP="00AB56A5">
      <w:pPr>
        <w:pStyle w:val="Heading3"/>
        <w:rPr>
          <w:rFonts w:ascii="Inter" w:hAnsi="Inter"/>
          <w:sz w:val="18"/>
          <w:szCs w:val="18"/>
        </w:rPr>
      </w:pPr>
      <w:r w:rsidRPr="00602E4B">
        <w:rPr>
          <w:rFonts w:ascii="Inter" w:hAnsi="Inter"/>
          <w:sz w:val="18"/>
          <w:szCs w:val="18"/>
        </w:rPr>
        <w:t>Performance Optimizations</w:t>
      </w:r>
    </w:p>
    <w:p w14:paraId="4449ECF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State Management:</w:t>
      </w:r>
    </w:p>
    <w:p w14:paraId="6315357E" w14:textId="77777777" w:rsidR="00AB56A5" w:rsidRPr="00602E4B" w:rsidRDefault="00AB56A5">
      <w:pPr>
        <w:pStyle w:val="whitespace-normal"/>
        <w:numPr>
          <w:ilvl w:val="0"/>
          <w:numId w:val="431"/>
        </w:numPr>
        <w:rPr>
          <w:rFonts w:ascii="Inter" w:hAnsi="Inter"/>
          <w:sz w:val="18"/>
          <w:szCs w:val="18"/>
        </w:rPr>
      </w:pPr>
      <w:r w:rsidRPr="00602E4B">
        <w:rPr>
          <w:rFonts w:ascii="Inter" w:hAnsi="Inter"/>
          <w:sz w:val="18"/>
          <w:szCs w:val="18"/>
        </w:rPr>
        <w:t>Merkle tree optimizations for fast state root computation</w:t>
      </w:r>
    </w:p>
    <w:p w14:paraId="3FB21A96" w14:textId="77777777" w:rsidR="00AB56A5" w:rsidRPr="00602E4B" w:rsidRDefault="00AB56A5">
      <w:pPr>
        <w:pStyle w:val="whitespace-normal"/>
        <w:numPr>
          <w:ilvl w:val="0"/>
          <w:numId w:val="431"/>
        </w:numPr>
        <w:rPr>
          <w:rFonts w:ascii="Inter" w:hAnsi="Inter"/>
          <w:sz w:val="18"/>
          <w:szCs w:val="18"/>
        </w:rPr>
      </w:pPr>
      <w:r w:rsidRPr="00602E4B">
        <w:rPr>
          <w:rFonts w:ascii="Inter" w:hAnsi="Inter"/>
          <w:sz w:val="18"/>
          <w:szCs w:val="18"/>
        </w:rPr>
        <w:t>State pruning (retain last 256 blocks, configurable)</w:t>
      </w:r>
    </w:p>
    <w:p w14:paraId="2EB2B0FA" w14:textId="77777777" w:rsidR="00AB56A5" w:rsidRPr="00602E4B" w:rsidRDefault="00AB56A5">
      <w:pPr>
        <w:pStyle w:val="whitespace-normal"/>
        <w:numPr>
          <w:ilvl w:val="0"/>
          <w:numId w:val="431"/>
        </w:numPr>
        <w:rPr>
          <w:rFonts w:ascii="Inter" w:hAnsi="Inter"/>
          <w:sz w:val="18"/>
          <w:szCs w:val="18"/>
        </w:rPr>
      </w:pPr>
      <w:r w:rsidRPr="00602E4B">
        <w:rPr>
          <w:rFonts w:ascii="Inter" w:hAnsi="Inter"/>
          <w:sz w:val="18"/>
          <w:szCs w:val="18"/>
        </w:rPr>
        <w:t>Snapshot synchronization for fast node startup</w:t>
      </w:r>
    </w:p>
    <w:p w14:paraId="183C4169" w14:textId="77777777" w:rsidR="00AB56A5" w:rsidRPr="00602E4B" w:rsidRDefault="00AB56A5">
      <w:pPr>
        <w:pStyle w:val="whitespace-normal"/>
        <w:numPr>
          <w:ilvl w:val="0"/>
          <w:numId w:val="431"/>
        </w:numPr>
        <w:rPr>
          <w:rFonts w:ascii="Inter" w:hAnsi="Inter"/>
          <w:sz w:val="18"/>
          <w:szCs w:val="18"/>
        </w:rPr>
      </w:pPr>
      <w:r w:rsidRPr="00602E4B">
        <w:rPr>
          <w:rFonts w:ascii="Inter" w:hAnsi="Inter"/>
          <w:sz w:val="18"/>
          <w:szCs w:val="18"/>
        </w:rPr>
        <w:t>In-memory caching of recent state</w:t>
      </w:r>
    </w:p>
    <w:p w14:paraId="5AA623C6"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lastRenderedPageBreak/>
        <w:t>Transaction Processing:</w:t>
      </w:r>
    </w:p>
    <w:p w14:paraId="32B73979" w14:textId="77777777" w:rsidR="00AB56A5" w:rsidRPr="00602E4B" w:rsidRDefault="00AB56A5">
      <w:pPr>
        <w:pStyle w:val="whitespace-normal"/>
        <w:numPr>
          <w:ilvl w:val="0"/>
          <w:numId w:val="432"/>
        </w:numPr>
        <w:rPr>
          <w:rFonts w:ascii="Inter" w:hAnsi="Inter"/>
          <w:sz w:val="18"/>
          <w:szCs w:val="18"/>
        </w:rPr>
      </w:pPr>
      <w:r w:rsidRPr="00602E4B">
        <w:rPr>
          <w:rFonts w:ascii="Inter" w:hAnsi="Inter"/>
          <w:sz w:val="18"/>
          <w:szCs w:val="18"/>
        </w:rPr>
        <w:t>Parallel transaction validation (when non-conflicting)</w:t>
      </w:r>
    </w:p>
    <w:p w14:paraId="3A24A8EE" w14:textId="77777777" w:rsidR="00AB56A5" w:rsidRPr="00602E4B" w:rsidRDefault="00AB56A5">
      <w:pPr>
        <w:pStyle w:val="whitespace-normal"/>
        <w:numPr>
          <w:ilvl w:val="0"/>
          <w:numId w:val="432"/>
        </w:numPr>
        <w:rPr>
          <w:rFonts w:ascii="Inter" w:hAnsi="Inter"/>
          <w:sz w:val="18"/>
          <w:szCs w:val="18"/>
        </w:rPr>
      </w:pPr>
      <w:r w:rsidRPr="00602E4B">
        <w:rPr>
          <w:rFonts w:ascii="Inter" w:hAnsi="Inter"/>
          <w:sz w:val="18"/>
          <w:szCs w:val="18"/>
        </w:rPr>
        <w:t>Gas estimation optimizations</w:t>
      </w:r>
    </w:p>
    <w:p w14:paraId="2B71815D" w14:textId="77777777" w:rsidR="00AB56A5" w:rsidRPr="00602E4B" w:rsidRDefault="00AB56A5">
      <w:pPr>
        <w:pStyle w:val="whitespace-normal"/>
        <w:numPr>
          <w:ilvl w:val="0"/>
          <w:numId w:val="432"/>
        </w:numPr>
        <w:rPr>
          <w:rFonts w:ascii="Inter" w:hAnsi="Inter"/>
          <w:sz w:val="18"/>
          <w:szCs w:val="18"/>
        </w:rPr>
      </w:pPr>
      <w:r w:rsidRPr="00602E4B">
        <w:rPr>
          <w:rFonts w:ascii="Inter" w:hAnsi="Inter"/>
          <w:sz w:val="18"/>
          <w:szCs w:val="18"/>
        </w:rPr>
        <w:t>Mempool organization by gas price and nonce</w:t>
      </w:r>
    </w:p>
    <w:p w14:paraId="3C7C8A8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Network Efficiency:</w:t>
      </w:r>
    </w:p>
    <w:p w14:paraId="10DB2A4C" w14:textId="77777777" w:rsidR="00AB56A5" w:rsidRPr="00602E4B" w:rsidRDefault="00AB56A5">
      <w:pPr>
        <w:pStyle w:val="whitespace-normal"/>
        <w:numPr>
          <w:ilvl w:val="0"/>
          <w:numId w:val="433"/>
        </w:numPr>
        <w:rPr>
          <w:rFonts w:ascii="Inter" w:hAnsi="Inter"/>
          <w:sz w:val="18"/>
          <w:szCs w:val="18"/>
        </w:rPr>
      </w:pPr>
      <w:r w:rsidRPr="00602E4B">
        <w:rPr>
          <w:rFonts w:ascii="Inter" w:hAnsi="Inter"/>
          <w:sz w:val="18"/>
          <w:szCs w:val="18"/>
        </w:rPr>
        <w:t>Block propagation via compact block relay (send hashes, not full txs)</w:t>
      </w:r>
    </w:p>
    <w:p w14:paraId="42F26380" w14:textId="77777777" w:rsidR="00AB56A5" w:rsidRPr="00602E4B" w:rsidRDefault="00AB56A5">
      <w:pPr>
        <w:pStyle w:val="whitespace-normal"/>
        <w:numPr>
          <w:ilvl w:val="0"/>
          <w:numId w:val="433"/>
        </w:numPr>
        <w:rPr>
          <w:rFonts w:ascii="Inter" w:hAnsi="Inter"/>
          <w:sz w:val="18"/>
          <w:szCs w:val="18"/>
        </w:rPr>
      </w:pPr>
      <w:r w:rsidRPr="00602E4B">
        <w:rPr>
          <w:rFonts w:ascii="Inter" w:hAnsi="Inter"/>
          <w:sz w:val="18"/>
          <w:szCs w:val="18"/>
        </w:rPr>
        <w:t>Vote aggregation (batch multiple votes before broadcasting)</w:t>
      </w:r>
    </w:p>
    <w:p w14:paraId="67E000B0" w14:textId="77777777" w:rsidR="00AB56A5" w:rsidRPr="00602E4B" w:rsidRDefault="00AB56A5">
      <w:pPr>
        <w:pStyle w:val="whitespace-normal"/>
        <w:numPr>
          <w:ilvl w:val="0"/>
          <w:numId w:val="433"/>
        </w:numPr>
        <w:rPr>
          <w:rFonts w:ascii="Inter" w:hAnsi="Inter"/>
          <w:sz w:val="18"/>
          <w:szCs w:val="18"/>
        </w:rPr>
      </w:pPr>
      <w:r w:rsidRPr="00602E4B">
        <w:rPr>
          <w:rFonts w:ascii="Inter" w:hAnsi="Inter"/>
          <w:sz w:val="18"/>
          <w:szCs w:val="18"/>
        </w:rPr>
        <w:t>Compression (zstd) for block data</w:t>
      </w:r>
    </w:p>
    <w:p w14:paraId="17873BF4" w14:textId="77777777" w:rsidR="00AB56A5" w:rsidRPr="00602E4B" w:rsidRDefault="00AB56A5" w:rsidP="00AB56A5">
      <w:pPr>
        <w:pStyle w:val="Heading2"/>
        <w:rPr>
          <w:rFonts w:ascii="Inter" w:hAnsi="Inter"/>
          <w:sz w:val="18"/>
          <w:szCs w:val="18"/>
        </w:rPr>
      </w:pPr>
      <w:r w:rsidRPr="00602E4B">
        <w:rPr>
          <w:rFonts w:ascii="Inter" w:hAnsi="Inter"/>
          <w:sz w:val="18"/>
          <w:szCs w:val="18"/>
        </w:rPr>
        <w:t>20.2 Bridge Relayer Validators</w:t>
      </w:r>
    </w:p>
    <w:p w14:paraId="3A13B537"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Bridge relayers manage cross-chain operations, requiring significantly more infrastructure than consensus-only validators.</w:t>
      </w:r>
    </w:p>
    <w:p w14:paraId="211BD3F4" w14:textId="77777777" w:rsidR="00AB56A5" w:rsidRPr="00602E4B" w:rsidRDefault="00AB56A5" w:rsidP="00AB56A5">
      <w:pPr>
        <w:pStyle w:val="Heading3"/>
        <w:rPr>
          <w:rFonts w:ascii="Inter" w:hAnsi="Inter"/>
          <w:sz w:val="18"/>
          <w:szCs w:val="18"/>
        </w:rPr>
      </w:pPr>
      <w:r w:rsidRPr="00602E4B">
        <w:rPr>
          <w:rFonts w:ascii="Inter" w:hAnsi="Inter"/>
          <w:sz w:val="18"/>
          <w:szCs w:val="18"/>
        </w:rPr>
        <w:t>Core Responsibilities</w:t>
      </w:r>
    </w:p>
    <w:p w14:paraId="439EEA5E"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External Chain Monitoring:</w:t>
      </w:r>
    </w:p>
    <w:p w14:paraId="4291F0DD" w14:textId="77777777" w:rsidR="00AB56A5" w:rsidRPr="00602E4B" w:rsidRDefault="00AB56A5">
      <w:pPr>
        <w:pStyle w:val="whitespace-normal"/>
        <w:numPr>
          <w:ilvl w:val="0"/>
          <w:numId w:val="434"/>
        </w:numPr>
        <w:rPr>
          <w:rFonts w:ascii="Inter" w:hAnsi="Inter"/>
          <w:sz w:val="18"/>
          <w:szCs w:val="18"/>
        </w:rPr>
      </w:pPr>
      <w:r w:rsidRPr="00602E4B">
        <w:rPr>
          <w:rFonts w:ascii="Inter" w:hAnsi="Inter"/>
          <w:sz w:val="18"/>
          <w:szCs w:val="18"/>
        </w:rPr>
        <w:t>Run full nodes or light clients for all supported external chains</w:t>
      </w:r>
    </w:p>
    <w:p w14:paraId="73D22A85" w14:textId="77777777" w:rsidR="00AB56A5" w:rsidRPr="00602E4B" w:rsidRDefault="00AB56A5">
      <w:pPr>
        <w:pStyle w:val="whitespace-normal"/>
        <w:numPr>
          <w:ilvl w:val="0"/>
          <w:numId w:val="434"/>
        </w:numPr>
        <w:rPr>
          <w:rFonts w:ascii="Inter" w:hAnsi="Inter"/>
          <w:sz w:val="18"/>
          <w:szCs w:val="18"/>
        </w:rPr>
      </w:pPr>
      <w:r w:rsidRPr="00602E4B">
        <w:rPr>
          <w:rFonts w:ascii="Inter" w:hAnsi="Inter"/>
          <w:sz w:val="18"/>
          <w:szCs w:val="18"/>
        </w:rPr>
        <w:t>Monitor deposit addresses for incoming transfers</w:t>
      </w:r>
    </w:p>
    <w:p w14:paraId="60B62128" w14:textId="77777777" w:rsidR="00AB56A5" w:rsidRPr="00602E4B" w:rsidRDefault="00AB56A5">
      <w:pPr>
        <w:pStyle w:val="whitespace-normal"/>
        <w:numPr>
          <w:ilvl w:val="0"/>
          <w:numId w:val="434"/>
        </w:numPr>
        <w:rPr>
          <w:rFonts w:ascii="Inter" w:hAnsi="Inter"/>
          <w:sz w:val="18"/>
          <w:szCs w:val="18"/>
        </w:rPr>
      </w:pPr>
      <w:r w:rsidRPr="00602E4B">
        <w:rPr>
          <w:rFonts w:ascii="Inter" w:hAnsi="Inter"/>
          <w:sz w:val="18"/>
          <w:szCs w:val="18"/>
        </w:rPr>
        <w:t>Track confirmation depth for each transaction</w:t>
      </w:r>
    </w:p>
    <w:p w14:paraId="4622EA80" w14:textId="77777777" w:rsidR="00AB56A5" w:rsidRPr="00602E4B" w:rsidRDefault="00AB56A5">
      <w:pPr>
        <w:pStyle w:val="whitespace-normal"/>
        <w:numPr>
          <w:ilvl w:val="0"/>
          <w:numId w:val="434"/>
        </w:numPr>
        <w:rPr>
          <w:rFonts w:ascii="Inter" w:hAnsi="Inter"/>
          <w:sz w:val="18"/>
          <w:szCs w:val="18"/>
        </w:rPr>
      </w:pPr>
      <w:r w:rsidRPr="00602E4B">
        <w:rPr>
          <w:rFonts w:ascii="Inter" w:hAnsi="Inter"/>
          <w:sz w:val="18"/>
          <w:szCs w:val="18"/>
        </w:rPr>
        <w:t>Detect and report blockchain reorganizations</w:t>
      </w:r>
    </w:p>
    <w:p w14:paraId="448B0AB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Attestation Generation:</w:t>
      </w:r>
    </w:p>
    <w:p w14:paraId="2526DCA2" w14:textId="77777777" w:rsidR="00AB56A5" w:rsidRPr="00602E4B" w:rsidRDefault="00AB56A5">
      <w:pPr>
        <w:pStyle w:val="whitespace-normal"/>
        <w:numPr>
          <w:ilvl w:val="0"/>
          <w:numId w:val="435"/>
        </w:numPr>
        <w:rPr>
          <w:rFonts w:ascii="Inter" w:hAnsi="Inter"/>
          <w:sz w:val="18"/>
          <w:szCs w:val="18"/>
        </w:rPr>
      </w:pPr>
      <w:r w:rsidRPr="00602E4B">
        <w:rPr>
          <w:rFonts w:ascii="Inter" w:hAnsi="Inter"/>
          <w:sz w:val="18"/>
          <w:szCs w:val="18"/>
        </w:rPr>
        <w:t>Create signed attestations for observed external chain events</w:t>
      </w:r>
    </w:p>
    <w:p w14:paraId="5EEAF7A2" w14:textId="77777777" w:rsidR="00AB56A5" w:rsidRPr="00602E4B" w:rsidRDefault="00AB56A5">
      <w:pPr>
        <w:pStyle w:val="whitespace-normal"/>
        <w:numPr>
          <w:ilvl w:val="0"/>
          <w:numId w:val="435"/>
        </w:numPr>
        <w:rPr>
          <w:rFonts w:ascii="Inter" w:hAnsi="Inter"/>
          <w:sz w:val="18"/>
          <w:szCs w:val="18"/>
        </w:rPr>
      </w:pPr>
      <w:r w:rsidRPr="00602E4B">
        <w:rPr>
          <w:rFonts w:ascii="Inter" w:hAnsi="Inter"/>
          <w:sz w:val="18"/>
          <w:szCs w:val="18"/>
        </w:rPr>
        <w:t>Format: (chain_id, event_type, tx_hash, block_height, data, timestamp, signature)</w:t>
      </w:r>
    </w:p>
    <w:p w14:paraId="772AF84F" w14:textId="77777777" w:rsidR="00AB56A5" w:rsidRPr="00602E4B" w:rsidRDefault="00AB56A5">
      <w:pPr>
        <w:pStyle w:val="whitespace-normal"/>
        <w:numPr>
          <w:ilvl w:val="0"/>
          <w:numId w:val="435"/>
        </w:numPr>
        <w:rPr>
          <w:rFonts w:ascii="Inter" w:hAnsi="Inter"/>
          <w:sz w:val="18"/>
          <w:szCs w:val="18"/>
        </w:rPr>
      </w:pPr>
      <w:r w:rsidRPr="00602E4B">
        <w:rPr>
          <w:rFonts w:ascii="Inter" w:hAnsi="Inter"/>
          <w:sz w:val="18"/>
          <w:szCs w:val="18"/>
        </w:rPr>
        <w:t>Submit attestations to Synergy BridgeValidator contract</w:t>
      </w:r>
    </w:p>
    <w:p w14:paraId="4684F592" w14:textId="77777777" w:rsidR="00AB56A5" w:rsidRPr="00602E4B" w:rsidRDefault="00AB56A5">
      <w:pPr>
        <w:pStyle w:val="whitespace-normal"/>
        <w:numPr>
          <w:ilvl w:val="0"/>
          <w:numId w:val="435"/>
        </w:numPr>
        <w:rPr>
          <w:rFonts w:ascii="Inter" w:hAnsi="Inter"/>
          <w:sz w:val="18"/>
          <w:szCs w:val="18"/>
        </w:rPr>
      </w:pPr>
      <w:r w:rsidRPr="00602E4B">
        <w:rPr>
          <w:rFonts w:ascii="Inter" w:hAnsi="Inter"/>
          <w:sz w:val="18"/>
          <w:szCs w:val="18"/>
        </w:rPr>
        <w:t>Cross-validate attestations from other relayers</w:t>
      </w:r>
    </w:p>
    <w:p w14:paraId="75CDBA14"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Threshold Signing:</w:t>
      </w:r>
    </w:p>
    <w:p w14:paraId="70687B83" w14:textId="77777777" w:rsidR="00AB56A5" w:rsidRPr="00602E4B" w:rsidRDefault="00AB56A5">
      <w:pPr>
        <w:pStyle w:val="whitespace-normal"/>
        <w:numPr>
          <w:ilvl w:val="0"/>
          <w:numId w:val="436"/>
        </w:numPr>
        <w:rPr>
          <w:rFonts w:ascii="Inter" w:hAnsi="Inter"/>
          <w:sz w:val="18"/>
          <w:szCs w:val="18"/>
        </w:rPr>
      </w:pPr>
      <w:r w:rsidRPr="00602E4B">
        <w:rPr>
          <w:rFonts w:ascii="Inter" w:hAnsi="Inter"/>
          <w:sz w:val="18"/>
          <w:szCs w:val="18"/>
        </w:rPr>
        <w:t>Participate in threshold signature ceremonies for withdrawals</w:t>
      </w:r>
    </w:p>
    <w:p w14:paraId="73574028" w14:textId="77777777" w:rsidR="00AB56A5" w:rsidRPr="00602E4B" w:rsidRDefault="00AB56A5">
      <w:pPr>
        <w:pStyle w:val="whitespace-normal"/>
        <w:numPr>
          <w:ilvl w:val="0"/>
          <w:numId w:val="436"/>
        </w:numPr>
        <w:rPr>
          <w:rFonts w:ascii="Inter" w:hAnsi="Inter"/>
          <w:sz w:val="18"/>
          <w:szCs w:val="18"/>
        </w:rPr>
      </w:pPr>
      <w:r w:rsidRPr="00602E4B">
        <w:rPr>
          <w:rFonts w:ascii="Inter" w:hAnsi="Inter"/>
          <w:sz w:val="18"/>
          <w:szCs w:val="18"/>
        </w:rPr>
        <w:t>Use FROST/TSS protocols for distributed signing</w:t>
      </w:r>
    </w:p>
    <w:p w14:paraId="75452A33" w14:textId="77777777" w:rsidR="00AB56A5" w:rsidRPr="00602E4B" w:rsidRDefault="00AB56A5">
      <w:pPr>
        <w:pStyle w:val="whitespace-normal"/>
        <w:numPr>
          <w:ilvl w:val="0"/>
          <w:numId w:val="436"/>
        </w:numPr>
        <w:rPr>
          <w:rFonts w:ascii="Inter" w:hAnsi="Inter"/>
          <w:sz w:val="18"/>
          <w:szCs w:val="18"/>
        </w:rPr>
      </w:pPr>
      <w:r w:rsidRPr="00602E4B">
        <w:rPr>
          <w:rFonts w:ascii="Inter" w:hAnsi="Inter"/>
          <w:sz w:val="18"/>
          <w:szCs w:val="18"/>
        </w:rPr>
        <w:t>Coordinate via gossip network (separate from consensus P2P)</w:t>
      </w:r>
    </w:p>
    <w:p w14:paraId="7970E77A" w14:textId="77777777" w:rsidR="00AB56A5" w:rsidRPr="00602E4B" w:rsidRDefault="00AB56A5">
      <w:pPr>
        <w:pStyle w:val="whitespace-normal"/>
        <w:numPr>
          <w:ilvl w:val="0"/>
          <w:numId w:val="436"/>
        </w:numPr>
        <w:rPr>
          <w:rFonts w:ascii="Inter" w:hAnsi="Inter"/>
          <w:sz w:val="18"/>
          <w:szCs w:val="18"/>
        </w:rPr>
      </w:pPr>
      <w:r w:rsidRPr="00602E4B">
        <w:rPr>
          <w:rFonts w:ascii="Inter" w:hAnsi="Inter"/>
          <w:sz w:val="18"/>
          <w:szCs w:val="18"/>
        </w:rPr>
        <w:t>Generate partial signatures within 2-second window</w:t>
      </w:r>
    </w:p>
    <w:p w14:paraId="7B6D2462"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Key Management:</w:t>
      </w:r>
    </w:p>
    <w:p w14:paraId="2519C78D" w14:textId="77777777" w:rsidR="00AB56A5" w:rsidRPr="00602E4B" w:rsidRDefault="00AB56A5">
      <w:pPr>
        <w:pStyle w:val="whitespace-normal"/>
        <w:numPr>
          <w:ilvl w:val="0"/>
          <w:numId w:val="437"/>
        </w:numPr>
        <w:rPr>
          <w:rFonts w:ascii="Inter" w:hAnsi="Inter"/>
          <w:sz w:val="18"/>
          <w:szCs w:val="18"/>
        </w:rPr>
      </w:pPr>
      <w:r w:rsidRPr="00602E4B">
        <w:rPr>
          <w:rFonts w:ascii="Inter" w:hAnsi="Inter"/>
          <w:sz w:val="18"/>
          <w:szCs w:val="18"/>
        </w:rPr>
        <w:t>Maintain threshold key shares for each supported chain</w:t>
      </w:r>
    </w:p>
    <w:p w14:paraId="6909411D" w14:textId="77777777" w:rsidR="00AB56A5" w:rsidRPr="00602E4B" w:rsidRDefault="00AB56A5">
      <w:pPr>
        <w:pStyle w:val="whitespace-normal"/>
        <w:numPr>
          <w:ilvl w:val="0"/>
          <w:numId w:val="437"/>
        </w:numPr>
        <w:rPr>
          <w:rFonts w:ascii="Inter" w:hAnsi="Inter"/>
          <w:sz w:val="18"/>
          <w:szCs w:val="18"/>
        </w:rPr>
      </w:pPr>
      <w:r w:rsidRPr="00602E4B">
        <w:rPr>
          <w:rFonts w:ascii="Inter" w:hAnsi="Inter"/>
          <w:sz w:val="18"/>
          <w:szCs w:val="18"/>
        </w:rPr>
        <w:t>Participate in quarterly key rotation ceremonies</w:t>
      </w:r>
    </w:p>
    <w:p w14:paraId="2313EE06" w14:textId="77777777" w:rsidR="00AB56A5" w:rsidRPr="00602E4B" w:rsidRDefault="00AB56A5">
      <w:pPr>
        <w:pStyle w:val="whitespace-normal"/>
        <w:numPr>
          <w:ilvl w:val="0"/>
          <w:numId w:val="437"/>
        </w:numPr>
        <w:rPr>
          <w:rFonts w:ascii="Inter" w:hAnsi="Inter"/>
          <w:sz w:val="18"/>
          <w:szCs w:val="18"/>
        </w:rPr>
      </w:pPr>
      <w:r w:rsidRPr="00602E4B">
        <w:rPr>
          <w:rFonts w:ascii="Inter" w:hAnsi="Inter"/>
          <w:sz w:val="18"/>
          <w:szCs w:val="18"/>
        </w:rPr>
        <w:t>Secure key storage (HSM required for mainnet)</w:t>
      </w:r>
    </w:p>
    <w:p w14:paraId="4E9F12A7" w14:textId="77777777" w:rsidR="00AB56A5" w:rsidRPr="00602E4B" w:rsidRDefault="00AB56A5">
      <w:pPr>
        <w:pStyle w:val="whitespace-normal"/>
        <w:numPr>
          <w:ilvl w:val="0"/>
          <w:numId w:val="437"/>
        </w:numPr>
        <w:rPr>
          <w:rFonts w:ascii="Inter" w:hAnsi="Inter"/>
          <w:sz w:val="18"/>
          <w:szCs w:val="18"/>
        </w:rPr>
      </w:pPr>
      <w:r w:rsidRPr="00602E4B">
        <w:rPr>
          <w:rFonts w:ascii="Inter" w:hAnsi="Inter"/>
          <w:sz w:val="18"/>
          <w:szCs w:val="18"/>
        </w:rPr>
        <w:t>Backup and recovery procedures</w:t>
      </w:r>
    </w:p>
    <w:p w14:paraId="479B6C88" w14:textId="77777777" w:rsidR="00AB56A5" w:rsidRPr="00602E4B" w:rsidRDefault="00AB56A5" w:rsidP="00AB56A5">
      <w:pPr>
        <w:pStyle w:val="Heading3"/>
        <w:rPr>
          <w:rFonts w:ascii="Inter" w:hAnsi="Inter"/>
          <w:sz w:val="18"/>
          <w:szCs w:val="18"/>
        </w:rPr>
      </w:pPr>
      <w:r w:rsidRPr="00602E4B">
        <w:rPr>
          <w:rFonts w:ascii="Inter" w:hAnsi="Inter"/>
          <w:sz w:val="18"/>
          <w:szCs w:val="18"/>
        </w:rPr>
        <w:t>Multi-Chain Support</w:t>
      </w:r>
    </w:p>
    <w:p w14:paraId="309F6B68"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Per-Chain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586"/>
        <w:gridCol w:w="753"/>
        <w:gridCol w:w="792"/>
        <w:gridCol w:w="988"/>
        <w:gridCol w:w="1802"/>
      </w:tblGrid>
      <w:tr w:rsidR="00AB56A5" w:rsidRPr="00602E4B" w14:paraId="76458417" w14:textId="77777777">
        <w:trPr>
          <w:tblHeader/>
          <w:tblCellSpacing w:w="15" w:type="dxa"/>
        </w:trPr>
        <w:tc>
          <w:tcPr>
            <w:tcW w:w="0" w:type="auto"/>
            <w:vAlign w:val="center"/>
            <w:hideMark/>
          </w:tcPr>
          <w:p w14:paraId="6EE851FD" w14:textId="77777777" w:rsidR="00AB56A5" w:rsidRPr="00602E4B" w:rsidRDefault="00AB56A5">
            <w:pPr>
              <w:jc w:val="center"/>
              <w:rPr>
                <w:rFonts w:ascii="Inter" w:hAnsi="Inter"/>
                <w:b/>
                <w:bCs/>
                <w:sz w:val="18"/>
                <w:szCs w:val="18"/>
              </w:rPr>
            </w:pPr>
            <w:r w:rsidRPr="00602E4B">
              <w:rPr>
                <w:rFonts w:ascii="Inter" w:hAnsi="Inter"/>
                <w:b/>
                <w:bCs/>
                <w:sz w:val="18"/>
                <w:szCs w:val="18"/>
              </w:rPr>
              <w:t>Chain</w:t>
            </w:r>
          </w:p>
        </w:tc>
        <w:tc>
          <w:tcPr>
            <w:tcW w:w="0" w:type="auto"/>
            <w:vAlign w:val="center"/>
            <w:hideMark/>
          </w:tcPr>
          <w:p w14:paraId="619E559D" w14:textId="77777777" w:rsidR="00AB56A5" w:rsidRPr="00602E4B" w:rsidRDefault="00AB56A5">
            <w:pPr>
              <w:jc w:val="center"/>
              <w:rPr>
                <w:rFonts w:ascii="Inter" w:hAnsi="Inter"/>
                <w:b/>
                <w:bCs/>
                <w:sz w:val="18"/>
                <w:szCs w:val="18"/>
              </w:rPr>
            </w:pPr>
            <w:r w:rsidRPr="00602E4B">
              <w:rPr>
                <w:rFonts w:ascii="Inter" w:hAnsi="Inter"/>
                <w:b/>
                <w:bCs/>
                <w:sz w:val="18"/>
                <w:szCs w:val="18"/>
              </w:rPr>
              <w:t>Node Type</w:t>
            </w:r>
          </w:p>
        </w:tc>
        <w:tc>
          <w:tcPr>
            <w:tcW w:w="0" w:type="auto"/>
            <w:vAlign w:val="center"/>
            <w:hideMark/>
          </w:tcPr>
          <w:p w14:paraId="124747DF" w14:textId="77777777" w:rsidR="00AB56A5" w:rsidRPr="00602E4B" w:rsidRDefault="00AB56A5">
            <w:pPr>
              <w:jc w:val="center"/>
              <w:rPr>
                <w:rFonts w:ascii="Inter" w:hAnsi="Inter"/>
                <w:b/>
                <w:bCs/>
                <w:sz w:val="18"/>
                <w:szCs w:val="18"/>
              </w:rPr>
            </w:pPr>
            <w:r w:rsidRPr="00602E4B">
              <w:rPr>
                <w:rFonts w:ascii="Inter" w:hAnsi="Inter"/>
                <w:b/>
                <w:bCs/>
                <w:sz w:val="18"/>
                <w:szCs w:val="18"/>
              </w:rPr>
              <w:t>Storage</w:t>
            </w:r>
          </w:p>
        </w:tc>
        <w:tc>
          <w:tcPr>
            <w:tcW w:w="0" w:type="auto"/>
            <w:vAlign w:val="center"/>
            <w:hideMark/>
          </w:tcPr>
          <w:p w14:paraId="539CF5B3" w14:textId="77777777" w:rsidR="00AB56A5" w:rsidRPr="00602E4B" w:rsidRDefault="00AB56A5">
            <w:pPr>
              <w:jc w:val="center"/>
              <w:rPr>
                <w:rFonts w:ascii="Inter" w:hAnsi="Inter"/>
                <w:b/>
                <w:bCs/>
                <w:sz w:val="18"/>
                <w:szCs w:val="18"/>
              </w:rPr>
            </w:pPr>
            <w:r w:rsidRPr="00602E4B">
              <w:rPr>
                <w:rFonts w:ascii="Inter" w:hAnsi="Inter"/>
                <w:b/>
                <w:bCs/>
                <w:sz w:val="18"/>
                <w:szCs w:val="18"/>
              </w:rPr>
              <w:t>Memory</w:t>
            </w:r>
          </w:p>
        </w:tc>
        <w:tc>
          <w:tcPr>
            <w:tcW w:w="0" w:type="auto"/>
            <w:vAlign w:val="center"/>
            <w:hideMark/>
          </w:tcPr>
          <w:p w14:paraId="478ABD00" w14:textId="77777777" w:rsidR="00AB56A5" w:rsidRPr="00602E4B" w:rsidRDefault="00AB56A5">
            <w:pPr>
              <w:jc w:val="center"/>
              <w:rPr>
                <w:rFonts w:ascii="Inter" w:hAnsi="Inter"/>
                <w:b/>
                <w:bCs/>
                <w:sz w:val="18"/>
                <w:szCs w:val="18"/>
              </w:rPr>
            </w:pPr>
            <w:r w:rsidRPr="00602E4B">
              <w:rPr>
                <w:rFonts w:ascii="Inter" w:hAnsi="Inter"/>
                <w:b/>
                <w:bCs/>
                <w:sz w:val="18"/>
                <w:szCs w:val="18"/>
              </w:rPr>
              <w:t>Sync Time</w:t>
            </w:r>
          </w:p>
        </w:tc>
        <w:tc>
          <w:tcPr>
            <w:tcW w:w="0" w:type="auto"/>
            <w:vAlign w:val="center"/>
            <w:hideMark/>
          </w:tcPr>
          <w:p w14:paraId="30819533" w14:textId="77777777" w:rsidR="00AB56A5" w:rsidRPr="00602E4B" w:rsidRDefault="00AB56A5">
            <w:pPr>
              <w:jc w:val="center"/>
              <w:rPr>
                <w:rFonts w:ascii="Inter" w:hAnsi="Inter"/>
                <w:b/>
                <w:bCs/>
                <w:sz w:val="18"/>
                <w:szCs w:val="18"/>
              </w:rPr>
            </w:pPr>
            <w:r w:rsidRPr="00602E4B">
              <w:rPr>
                <w:rFonts w:ascii="Inter" w:hAnsi="Inter"/>
                <w:b/>
                <w:bCs/>
                <w:sz w:val="18"/>
                <w:szCs w:val="18"/>
              </w:rPr>
              <w:t>Confirmation Depth</w:t>
            </w:r>
          </w:p>
        </w:tc>
      </w:tr>
      <w:tr w:rsidR="00AB56A5" w:rsidRPr="00602E4B" w14:paraId="0C8A621C" w14:textId="77777777">
        <w:trPr>
          <w:tblCellSpacing w:w="15" w:type="dxa"/>
        </w:trPr>
        <w:tc>
          <w:tcPr>
            <w:tcW w:w="0" w:type="auto"/>
            <w:vAlign w:val="center"/>
            <w:hideMark/>
          </w:tcPr>
          <w:p w14:paraId="63E959E5" w14:textId="77777777" w:rsidR="00AB56A5" w:rsidRPr="00602E4B" w:rsidRDefault="00AB56A5">
            <w:pPr>
              <w:rPr>
                <w:rFonts w:ascii="Inter" w:hAnsi="Inter"/>
                <w:sz w:val="18"/>
                <w:szCs w:val="18"/>
              </w:rPr>
            </w:pPr>
            <w:r w:rsidRPr="00602E4B">
              <w:rPr>
                <w:rFonts w:ascii="Inter" w:hAnsi="Inter"/>
                <w:sz w:val="18"/>
                <w:szCs w:val="18"/>
              </w:rPr>
              <w:t>Ethereum</w:t>
            </w:r>
          </w:p>
        </w:tc>
        <w:tc>
          <w:tcPr>
            <w:tcW w:w="0" w:type="auto"/>
            <w:vAlign w:val="center"/>
            <w:hideMark/>
          </w:tcPr>
          <w:p w14:paraId="0A2A837B" w14:textId="77777777" w:rsidR="00AB56A5" w:rsidRPr="00602E4B" w:rsidRDefault="00AB56A5">
            <w:pPr>
              <w:rPr>
                <w:rFonts w:ascii="Inter" w:hAnsi="Inter"/>
                <w:sz w:val="18"/>
                <w:szCs w:val="18"/>
              </w:rPr>
            </w:pPr>
            <w:r w:rsidRPr="00602E4B">
              <w:rPr>
                <w:rFonts w:ascii="Inter" w:hAnsi="Inter"/>
                <w:sz w:val="18"/>
                <w:szCs w:val="18"/>
              </w:rPr>
              <w:t>Full (Geth)</w:t>
            </w:r>
          </w:p>
        </w:tc>
        <w:tc>
          <w:tcPr>
            <w:tcW w:w="0" w:type="auto"/>
            <w:vAlign w:val="center"/>
            <w:hideMark/>
          </w:tcPr>
          <w:p w14:paraId="1C02BEA2" w14:textId="77777777" w:rsidR="00AB56A5" w:rsidRPr="00602E4B" w:rsidRDefault="00AB56A5">
            <w:pPr>
              <w:rPr>
                <w:rFonts w:ascii="Inter" w:hAnsi="Inter"/>
                <w:sz w:val="18"/>
                <w:szCs w:val="18"/>
              </w:rPr>
            </w:pPr>
            <w:r w:rsidRPr="00602E4B">
              <w:rPr>
                <w:rFonts w:ascii="Inter" w:hAnsi="Inter"/>
                <w:sz w:val="18"/>
                <w:szCs w:val="18"/>
              </w:rPr>
              <w:t>800GB</w:t>
            </w:r>
          </w:p>
        </w:tc>
        <w:tc>
          <w:tcPr>
            <w:tcW w:w="0" w:type="auto"/>
            <w:vAlign w:val="center"/>
            <w:hideMark/>
          </w:tcPr>
          <w:p w14:paraId="30580220" w14:textId="77777777" w:rsidR="00AB56A5" w:rsidRPr="00602E4B" w:rsidRDefault="00AB56A5">
            <w:pPr>
              <w:rPr>
                <w:rFonts w:ascii="Inter" w:hAnsi="Inter"/>
                <w:sz w:val="18"/>
                <w:szCs w:val="18"/>
              </w:rPr>
            </w:pPr>
            <w:r w:rsidRPr="00602E4B">
              <w:rPr>
                <w:rFonts w:ascii="Inter" w:hAnsi="Inter"/>
                <w:sz w:val="18"/>
                <w:szCs w:val="18"/>
              </w:rPr>
              <w:t>16GB</w:t>
            </w:r>
          </w:p>
        </w:tc>
        <w:tc>
          <w:tcPr>
            <w:tcW w:w="0" w:type="auto"/>
            <w:vAlign w:val="center"/>
            <w:hideMark/>
          </w:tcPr>
          <w:p w14:paraId="3B566516" w14:textId="77777777" w:rsidR="00AB56A5" w:rsidRPr="00602E4B" w:rsidRDefault="00AB56A5">
            <w:pPr>
              <w:rPr>
                <w:rFonts w:ascii="Inter" w:hAnsi="Inter"/>
                <w:sz w:val="18"/>
                <w:szCs w:val="18"/>
              </w:rPr>
            </w:pPr>
            <w:r w:rsidRPr="00602E4B">
              <w:rPr>
                <w:rFonts w:ascii="Inter" w:hAnsi="Inter"/>
                <w:sz w:val="18"/>
                <w:szCs w:val="18"/>
              </w:rPr>
              <w:t>24-48h</w:t>
            </w:r>
          </w:p>
        </w:tc>
        <w:tc>
          <w:tcPr>
            <w:tcW w:w="0" w:type="auto"/>
            <w:vAlign w:val="center"/>
            <w:hideMark/>
          </w:tcPr>
          <w:p w14:paraId="7C70C033" w14:textId="77777777" w:rsidR="00AB56A5" w:rsidRPr="00602E4B" w:rsidRDefault="00AB56A5">
            <w:pPr>
              <w:rPr>
                <w:rFonts w:ascii="Inter" w:hAnsi="Inter"/>
                <w:sz w:val="18"/>
                <w:szCs w:val="18"/>
              </w:rPr>
            </w:pPr>
            <w:r w:rsidRPr="00602E4B">
              <w:rPr>
                <w:rFonts w:ascii="Inter" w:hAnsi="Inter"/>
                <w:sz w:val="18"/>
                <w:szCs w:val="18"/>
              </w:rPr>
              <w:t>12 blocks (3 min)</w:t>
            </w:r>
          </w:p>
        </w:tc>
      </w:tr>
      <w:tr w:rsidR="00AB56A5" w:rsidRPr="00602E4B" w14:paraId="23BB8170" w14:textId="77777777">
        <w:trPr>
          <w:tblCellSpacing w:w="15" w:type="dxa"/>
        </w:trPr>
        <w:tc>
          <w:tcPr>
            <w:tcW w:w="0" w:type="auto"/>
            <w:vAlign w:val="center"/>
            <w:hideMark/>
          </w:tcPr>
          <w:p w14:paraId="33E29022" w14:textId="77777777" w:rsidR="00AB56A5" w:rsidRPr="00602E4B" w:rsidRDefault="00AB56A5">
            <w:pPr>
              <w:rPr>
                <w:rFonts w:ascii="Inter" w:hAnsi="Inter"/>
                <w:sz w:val="18"/>
                <w:szCs w:val="18"/>
              </w:rPr>
            </w:pPr>
            <w:r w:rsidRPr="00602E4B">
              <w:rPr>
                <w:rFonts w:ascii="Inter" w:hAnsi="Inter"/>
                <w:sz w:val="18"/>
                <w:szCs w:val="18"/>
              </w:rPr>
              <w:t>Bitcoin</w:t>
            </w:r>
          </w:p>
        </w:tc>
        <w:tc>
          <w:tcPr>
            <w:tcW w:w="0" w:type="auto"/>
            <w:vAlign w:val="center"/>
            <w:hideMark/>
          </w:tcPr>
          <w:p w14:paraId="15C03887" w14:textId="77777777" w:rsidR="00AB56A5" w:rsidRPr="00602E4B" w:rsidRDefault="00AB56A5">
            <w:pPr>
              <w:rPr>
                <w:rFonts w:ascii="Inter" w:hAnsi="Inter"/>
                <w:sz w:val="18"/>
                <w:szCs w:val="18"/>
              </w:rPr>
            </w:pPr>
            <w:r w:rsidRPr="00602E4B">
              <w:rPr>
                <w:rFonts w:ascii="Inter" w:hAnsi="Inter"/>
                <w:sz w:val="18"/>
                <w:szCs w:val="18"/>
              </w:rPr>
              <w:t>Full (Bitcoin Core)</w:t>
            </w:r>
          </w:p>
        </w:tc>
        <w:tc>
          <w:tcPr>
            <w:tcW w:w="0" w:type="auto"/>
            <w:vAlign w:val="center"/>
            <w:hideMark/>
          </w:tcPr>
          <w:p w14:paraId="0A455429" w14:textId="77777777" w:rsidR="00AB56A5" w:rsidRPr="00602E4B" w:rsidRDefault="00AB56A5">
            <w:pPr>
              <w:rPr>
                <w:rFonts w:ascii="Inter" w:hAnsi="Inter"/>
                <w:sz w:val="18"/>
                <w:szCs w:val="18"/>
              </w:rPr>
            </w:pPr>
            <w:r w:rsidRPr="00602E4B">
              <w:rPr>
                <w:rFonts w:ascii="Inter" w:hAnsi="Inter"/>
                <w:sz w:val="18"/>
                <w:szCs w:val="18"/>
              </w:rPr>
              <w:t>500GB</w:t>
            </w:r>
          </w:p>
        </w:tc>
        <w:tc>
          <w:tcPr>
            <w:tcW w:w="0" w:type="auto"/>
            <w:vAlign w:val="center"/>
            <w:hideMark/>
          </w:tcPr>
          <w:p w14:paraId="20BA5674" w14:textId="77777777" w:rsidR="00AB56A5" w:rsidRPr="00602E4B" w:rsidRDefault="00AB56A5">
            <w:pPr>
              <w:rPr>
                <w:rFonts w:ascii="Inter" w:hAnsi="Inter"/>
                <w:sz w:val="18"/>
                <w:szCs w:val="18"/>
              </w:rPr>
            </w:pPr>
            <w:r w:rsidRPr="00602E4B">
              <w:rPr>
                <w:rFonts w:ascii="Inter" w:hAnsi="Inter"/>
                <w:sz w:val="18"/>
                <w:szCs w:val="18"/>
              </w:rPr>
              <w:t>4GB</w:t>
            </w:r>
          </w:p>
        </w:tc>
        <w:tc>
          <w:tcPr>
            <w:tcW w:w="0" w:type="auto"/>
            <w:vAlign w:val="center"/>
            <w:hideMark/>
          </w:tcPr>
          <w:p w14:paraId="27936467" w14:textId="77777777" w:rsidR="00AB56A5" w:rsidRPr="00602E4B" w:rsidRDefault="00AB56A5">
            <w:pPr>
              <w:rPr>
                <w:rFonts w:ascii="Inter" w:hAnsi="Inter"/>
                <w:sz w:val="18"/>
                <w:szCs w:val="18"/>
              </w:rPr>
            </w:pPr>
            <w:r w:rsidRPr="00602E4B">
              <w:rPr>
                <w:rFonts w:ascii="Inter" w:hAnsi="Inter"/>
                <w:sz w:val="18"/>
                <w:szCs w:val="18"/>
              </w:rPr>
              <w:t>2-3 days</w:t>
            </w:r>
          </w:p>
        </w:tc>
        <w:tc>
          <w:tcPr>
            <w:tcW w:w="0" w:type="auto"/>
            <w:vAlign w:val="center"/>
            <w:hideMark/>
          </w:tcPr>
          <w:p w14:paraId="5C7F891A" w14:textId="77777777" w:rsidR="00AB56A5" w:rsidRPr="00602E4B" w:rsidRDefault="00AB56A5">
            <w:pPr>
              <w:rPr>
                <w:rFonts w:ascii="Inter" w:hAnsi="Inter"/>
                <w:sz w:val="18"/>
                <w:szCs w:val="18"/>
              </w:rPr>
            </w:pPr>
            <w:r w:rsidRPr="00602E4B">
              <w:rPr>
                <w:rFonts w:ascii="Inter" w:hAnsi="Inter"/>
                <w:sz w:val="18"/>
                <w:szCs w:val="18"/>
              </w:rPr>
              <w:t>6 blocks (60 min)</w:t>
            </w:r>
          </w:p>
        </w:tc>
      </w:tr>
      <w:tr w:rsidR="00AB56A5" w:rsidRPr="00602E4B" w14:paraId="5DF1BAAF" w14:textId="77777777">
        <w:trPr>
          <w:tblCellSpacing w:w="15" w:type="dxa"/>
        </w:trPr>
        <w:tc>
          <w:tcPr>
            <w:tcW w:w="0" w:type="auto"/>
            <w:vAlign w:val="center"/>
            <w:hideMark/>
          </w:tcPr>
          <w:p w14:paraId="6B617B1A" w14:textId="77777777" w:rsidR="00AB56A5" w:rsidRPr="00602E4B" w:rsidRDefault="00AB56A5">
            <w:pPr>
              <w:rPr>
                <w:rFonts w:ascii="Inter" w:hAnsi="Inter"/>
                <w:sz w:val="18"/>
                <w:szCs w:val="18"/>
              </w:rPr>
            </w:pPr>
            <w:r w:rsidRPr="00602E4B">
              <w:rPr>
                <w:rFonts w:ascii="Inter" w:hAnsi="Inter"/>
                <w:sz w:val="18"/>
                <w:szCs w:val="18"/>
              </w:rPr>
              <w:t>Solana</w:t>
            </w:r>
          </w:p>
        </w:tc>
        <w:tc>
          <w:tcPr>
            <w:tcW w:w="0" w:type="auto"/>
            <w:vAlign w:val="center"/>
            <w:hideMark/>
          </w:tcPr>
          <w:p w14:paraId="15BC9759" w14:textId="77777777" w:rsidR="00AB56A5" w:rsidRPr="00602E4B" w:rsidRDefault="00AB56A5">
            <w:pPr>
              <w:rPr>
                <w:rFonts w:ascii="Inter" w:hAnsi="Inter"/>
                <w:sz w:val="18"/>
                <w:szCs w:val="18"/>
              </w:rPr>
            </w:pPr>
            <w:r w:rsidRPr="00602E4B">
              <w:rPr>
                <w:rFonts w:ascii="Inter" w:hAnsi="Inter"/>
                <w:sz w:val="18"/>
                <w:szCs w:val="18"/>
              </w:rPr>
              <w:t>Full (Solana Labs)</w:t>
            </w:r>
          </w:p>
        </w:tc>
        <w:tc>
          <w:tcPr>
            <w:tcW w:w="0" w:type="auto"/>
            <w:vAlign w:val="center"/>
            <w:hideMark/>
          </w:tcPr>
          <w:p w14:paraId="7F06F164" w14:textId="77777777" w:rsidR="00AB56A5" w:rsidRPr="00602E4B" w:rsidRDefault="00AB56A5">
            <w:pPr>
              <w:rPr>
                <w:rFonts w:ascii="Inter" w:hAnsi="Inter"/>
                <w:sz w:val="18"/>
                <w:szCs w:val="18"/>
              </w:rPr>
            </w:pPr>
            <w:r w:rsidRPr="00602E4B">
              <w:rPr>
                <w:rFonts w:ascii="Inter" w:hAnsi="Inter"/>
                <w:sz w:val="18"/>
                <w:szCs w:val="18"/>
              </w:rPr>
              <w:t>300GB</w:t>
            </w:r>
          </w:p>
        </w:tc>
        <w:tc>
          <w:tcPr>
            <w:tcW w:w="0" w:type="auto"/>
            <w:vAlign w:val="center"/>
            <w:hideMark/>
          </w:tcPr>
          <w:p w14:paraId="48679525" w14:textId="77777777" w:rsidR="00AB56A5" w:rsidRPr="00602E4B" w:rsidRDefault="00AB56A5">
            <w:pPr>
              <w:rPr>
                <w:rFonts w:ascii="Inter" w:hAnsi="Inter"/>
                <w:sz w:val="18"/>
                <w:szCs w:val="18"/>
              </w:rPr>
            </w:pPr>
            <w:r w:rsidRPr="00602E4B">
              <w:rPr>
                <w:rFonts w:ascii="Inter" w:hAnsi="Inter"/>
                <w:sz w:val="18"/>
                <w:szCs w:val="18"/>
              </w:rPr>
              <w:t>128GB</w:t>
            </w:r>
          </w:p>
        </w:tc>
        <w:tc>
          <w:tcPr>
            <w:tcW w:w="0" w:type="auto"/>
            <w:vAlign w:val="center"/>
            <w:hideMark/>
          </w:tcPr>
          <w:p w14:paraId="48D18408" w14:textId="77777777" w:rsidR="00AB56A5" w:rsidRPr="00602E4B" w:rsidRDefault="00AB56A5">
            <w:pPr>
              <w:rPr>
                <w:rFonts w:ascii="Inter" w:hAnsi="Inter"/>
                <w:sz w:val="18"/>
                <w:szCs w:val="18"/>
              </w:rPr>
            </w:pPr>
            <w:r w:rsidRPr="00602E4B">
              <w:rPr>
                <w:rFonts w:ascii="Inter" w:hAnsi="Inter"/>
                <w:sz w:val="18"/>
                <w:szCs w:val="18"/>
              </w:rPr>
              <w:t>8-12h</w:t>
            </w:r>
          </w:p>
        </w:tc>
        <w:tc>
          <w:tcPr>
            <w:tcW w:w="0" w:type="auto"/>
            <w:vAlign w:val="center"/>
            <w:hideMark/>
          </w:tcPr>
          <w:p w14:paraId="28C30DB6" w14:textId="77777777" w:rsidR="00AB56A5" w:rsidRPr="00602E4B" w:rsidRDefault="00AB56A5">
            <w:pPr>
              <w:rPr>
                <w:rFonts w:ascii="Inter" w:hAnsi="Inter"/>
                <w:sz w:val="18"/>
                <w:szCs w:val="18"/>
              </w:rPr>
            </w:pPr>
            <w:r w:rsidRPr="00602E4B">
              <w:rPr>
                <w:rFonts w:ascii="Inter" w:hAnsi="Inter"/>
                <w:sz w:val="18"/>
                <w:szCs w:val="18"/>
              </w:rPr>
              <w:t>32 slots (13 sec)</w:t>
            </w:r>
          </w:p>
        </w:tc>
      </w:tr>
      <w:tr w:rsidR="00AB56A5" w:rsidRPr="00602E4B" w14:paraId="737DAF91" w14:textId="77777777">
        <w:trPr>
          <w:tblCellSpacing w:w="15" w:type="dxa"/>
        </w:trPr>
        <w:tc>
          <w:tcPr>
            <w:tcW w:w="0" w:type="auto"/>
            <w:vAlign w:val="center"/>
            <w:hideMark/>
          </w:tcPr>
          <w:p w14:paraId="1D93B4ED" w14:textId="77777777" w:rsidR="00AB56A5" w:rsidRPr="00602E4B" w:rsidRDefault="00AB56A5">
            <w:pPr>
              <w:rPr>
                <w:rFonts w:ascii="Inter" w:hAnsi="Inter"/>
                <w:sz w:val="18"/>
                <w:szCs w:val="18"/>
              </w:rPr>
            </w:pPr>
            <w:r w:rsidRPr="00602E4B">
              <w:rPr>
                <w:rFonts w:ascii="Inter" w:hAnsi="Inter"/>
                <w:sz w:val="18"/>
                <w:szCs w:val="18"/>
              </w:rPr>
              <w:t>BSC</w:t>
            </w:r>
          </w:p>
        </w:tc>
        <w:tc>
          <w:tcPr>
            <w:tcW w:w="0" w:type="auto"/>
            <w:vAlign w:val="center"/>
            <w:hideMark/>
          </w:tcPr>
          <w:p w14:paraId="4690AA69" w14:textId="77777777" w:rsidR="00AB56A5" w:rsidRPr="00602E4B" w:rsidRDefault="00AB56A5">
            <w:pPr>
              <w:rPr>
                <w:rFonts w:ascii="Inter" w:hAnsi="Inter"/>
                <w:sz w:val="18"/>
                <w:szCs w:val="18"/>
              </w:rPr>
            </w:pPr>
            <w:r w:rsidRPr="00602E4B">
              <w:rPr>
                <w:rFonts w:ascii="Inter" w:hAnsi="Inter"/>
                <w:sz w:val="18"/>
                <w:szCs w:val="18"/>
              </w:rPr>
              <w:t>Full (BSC Geth)</w:t>
            </w:r>
          </w:p>
        </w:tc>
        <w:tc>
          <w:tcPr>
            <w:tcW w:w="0" w:type="auto"/>
            <w:vAlign w:val="center"/>
            <w:hideMark/>
          </w:tcPr>
          <w:p w14:paraId="36E64E78" w14:textId="77777777" w:rsidR="00AB56A5" w:rsidRPr="00602E4B" w:rsidRDefault="00AB56A5">
            <w:pPr>
              <w:rPr>
                <w:rFonts w:ascii="Inter" w:hAnsi="Inter"/>
                <w:sz w:val="18"/>
                <w:szCs w:val="18"/>
              </w:rPr>
            </w:pPr>
            <w:r w:rsidRPr="00602E4B">
              <w:rPr>
                <w:rFonts w:ascii="Inter" w:hAnsi="Inter"/>
                <w:sz w:val="18"/>
                <w:szCs w:val="18"/>
              </w:rPr>
              <w:t>1.5TB</w:t>
            </w:r>
          </w:p>
        </w:tc>
        <w:tc>
          <w:tcPr>
            <w:tcW w:w="0" w:type="auto"/>
            <w:vAlign w:val="center"/>
            <w:hideMark/>
          </w:tcPr>
          <w:p w14:paraId="3C5D20A5" w14:textId="77777777" w:rsidR="00AB56A5" w:rsidRPr="00602E4B" w:rsidRDefault="00AB56A5">
            <w:pPr>
              <w:rPr>
                <w:rFonts w:ascii="Inter" w:hAnsi="Inter"/>
                <w:sz w:val="18"/>
                <w:szCs w:val="18"/>
              </w:rPr>
            </w:pPr>
            <w:r w:rsidRPr="00602E4B">
              <w:rPr>
                <w:rFonts w:ascii="Inter" w:hAnsi="Inter"/>
                <w:sz w:val="18"/>
                <w:szCs w:val="18"/>
              </w:rPr>
              <w:t>16GB</w:t>
            </w:r>
          </w:p>
        </w:tc>
        <w:tc>
          <w:tcPr>
            <w:tcW w:w="0" w:type="auto"/>
            <w:vAlign w:val="center"/>
            <w:hideMark/>
          </w:tcPr>
          <w:p w14:paraId="5BBA259E" w14:textId="77777777" w:rsidR="00AB56A5" w:rsidRPr="00602E4B" w:rsidRDefault="00AB56A5">
            <w:pPr>
              <w:rPr>
                <w:rFonts w:ascii="Inter" w:hAnsi="Inter"/>
                <w:sz w:val="18"/>
                <w:szCs w:val="18"/>
              </w:rPr>
            </w:pPr>
            <w:r w:rsidRPr="00602E4B">
              <w:rPr>
                <w:rFonts w:ascii="Inter" w:hAnsi="Inter"/>
                <w:sz w:val="18"/>
                <w:szCs w:val="18"/>
              </w:rPr>
              <w:t>3-5 days</w:t>
            </w:r>
          </w:p>
        </w:tc>
        <w:tc>
          <w:tcPr>
            <w:tcW w:w="0" w:type="auto"/>
            <w:vAlign w:val="center"/>
            <w:hideMark/>
          </w:tcPr>
          <w:p w14:paraId="0F4209C6" w14:textId="77777777" w:rsidR="00AB56A5" w:rsidRPr="00602E4B" w:rsidRDefault="00AB56A5">
            <w:pPr>
              <w:rPr>
                <w:rFonts w:ascii="Inter" w:hAnsi="Inter"/>
                <w:sz w:val="18"/>
                <w:szCs w:val="18"/>
              </w:rPr>
            </w:pPr>
            <w:r w:rsidRPr="00602E4B">
              <w:rPr>
                <w:rFonts w:ascii="Inter" w:hAnsi="Inter"/>
                <w:sz w:val="18"/>
                <w:szCs w:val="18"/>
              </w:rPr>
              <w:t>15 blocks (45 sec)</w:t>
            </w:r>
          </w:p>
        </w:tc>
      </w:tr>
      <w:tr w:rsidR="00AB56A5" w:rsidRPr="00602E4B" w14:paraId="6D80AA62" w14:textId="77777777">
        <w:trPr>
          <w:tblCellSpacing w:w="15" w:type="dxa"/>
        </w:trPr>
        <w:tc>
          <w:tcPr>
            <w:tcW w:w="0" w:type="auto"/>
            <w:vAlign w:val="center"/>
            <w:hideMark/>
          </w:tcPr>
          <w:p w14:paraId="37C5482F" w14:textId="77777777" w:rsidR="00AB56A5" w:rsidRPr="00602E4B" w:rsidRDefault="00AB56A5">
            <w:pPr>
              <w:rPr>
                <w:rFonts w:ascii="Inter" w:hAnsi="Inter"/>
                <w:sz w:val="18"/>
                <w:szCs w:val="18"/>
              </w:rPr>
            </w:pPr>
            <w:r w:rsidRPr="00602E4B">
              <w:rPr>
                <w:rFonts w:ascii="Inter" w:hAnsi="Inter"/>
                <w:sz w:val="18"/>
                <w:szCs w:val="18"/>
              </w:rPr>
              <w:lastRenderedPageBreak/>
              <w:t>Polygon</w:t>
            </w:r>
          </w:p>
        </w:tc>
        <w:tc>
          <w:tcPr>
            <w:tcW w:w="0" w:type="auto"/>
            <w:vAlign w:val="center"/>
            <w:hideMark/>
          </w:tcPr>
          <w:p w14:paraId="266F0C51" w14:textId="77777777" w:rsidR="00AB56A5" w:rsidRPr="00602E4B" w:rsidRDefault="00AB56A5">
            <w:pPr>
              <w:rPr>
                <w:rFonts w:ascii="Inter" w:hAnsi="Inter"/>
                <w:sz w:val="18"/>
                <w:szCs w:val="18"/>
              </w:rPr>
            </w:pPr>
            <w:r w:rsidRPr="00602E4B">
              <w:rPr>
                <w:rFonts w:ascii="Inter" w:hAnsi="Inter"/>
                <w:sz w:val="18"/>
                <w:szCs w:val="18"/>
              </w:rPr>
              <w:t>Full (Bor)</w:t>
            </w:r>
          </w:p>
        </w:tc>
        <w:tc>
          <w:tcPr>
            <w:tcW w:w="0" w:type="auto"/>
            <w:vAlign w:val="center"/>
            <w:hideMark/>
          </w:tcPr>
          <w:p w14:paraId="0D383FB8" w14:textId="77777777" w:rsidR="00AB56A5" w:rsidRPr="00602E4B" w:rsidRDefault="00AB56A5">
            <w:pPr>
              <w:rPr>
                <w:rFonts w:ascii="Inter" w:hAnsi="Inter"/>
                <w:sz w:val="18"/>
                <w:szCs w:val="18"/>
              </w:rPr>
            </w:pPr>
            <w:r w:rsidRPr="00602E4B">
              <w:rPr>
                <w:rFonts w:ascii="Inter" w:hAnsi="Inter"/>
                <w:sz w:val="18"/>
                <w:szCs w:val="18"/>
              </w:rPr>
              <w:t>500GB</w:t>
            </w:r>
          </w:p>
        </w:tc>
        <w:tc>
          <w:tcPr>
            <w:tcW w:w="0" w:type="auto"/>
            <w:vAlign w:val="center"/>
            <w:hideMark/>
          </w:tcPr>
          <w:p w14:paraId="41F1237A" w14:textId="77777777" w:rsidR="00AB56A5" w:rsidRPr="00602E4B" w:rsidRDefault="00AB56A5">
            <w:pPr>
              <w:rPr>
                <w:rFonts w:ascii="Inter" w:hAnsi="Inter"/>
                <w:sz w:val="18"/>
                <w:szCs w:val="18"/>
              </w:rPr>
            </w:pPr>
            <w:r w:rsidRPr="00602E4B">
              <w:rPr>
                <w:rFonts w:ascii="Inter" w:hAnsi="Inter"/>
                <w:sz w:val="18"/>
                <w:szCs w:val="18"/>
              </w:rPr>
              <w:t>16GB</w:t>
            </w:r>
          </w:p>
        </w:tc>
        <w:tc>
          <w:tcPr>
            <w:tcW w:w="0" w:type="auto"/>
            <w:vAlign w:val="center"/>
            <w:hideMark/>
          </w:tcPr>
          <w:p w14:paraId="5AEACA8C" w14:textId="77777777" w:rsidR="00AB56A5" w:rsidRPr="00602E4B" w:rsidRDefault="00AB56A5">
            <w:pPr>
              <w:rPr>
                <w:rFonts w:ascii="Inter" w:hAnsi="Inter"/>
                <w:sz w:val="18"/>
                <w:szCs w:val="18"/>
              </w:rPr>
            </w:pPr>
            <w:r w:rsidRPr="00602E4B">
              <w:rPr>
                <w:rFonts w:ascii="Inter" w:hAnsi="Inter"/>
                <w:sz w:val="18"/>
                <w:szCs w:val="18"/>
              </w:rPr>
              <w:t>2-3 days</w:t>
            </w:r>
          </w:p>
        </w:tc>
        <w:tc>
          <w:tcPr>
            <w:tcW w:w="0" w:type="auto"/>
            <w:vAlign w:val="center"/>
            <w:hideMark/>
          </w:tcPr>
          <w:p w14:paraId="7C6944C8" w14:textId="77777777" w:rsidR="00AB56A5" w:rsidRPr="00602E4B" w:rsidRDefault="00AB56A5">
            <w:pPr>
              <w:rPr>
                <w:rFonts w:ascii="Inter" w:hAnsi="Inter"/>
                <w:sz w:val="18"/>
                <w:szCs w:val="18"/>
              </w:rPr>
            </w:pPr>
            <w:r w:rsidRPr="00602E4B">
              <w:rPr>
                <w:rFonts w:ascii="Inter" w:hAnsi="Inter"/>
                <w:sz w:val="18"/>
                <w:szCs w:val="18"/>
              </w:rPr>
              <w:t>128 blocks (4 min)</w:t>
            </w:r>
          </w:p>
        </w:tc>
      </w:tr>
    </w:tbl>
    <w:p w14:paraId="7C1569DC"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Aggregate Infrastructure:</w:t>
      </w:r>
      <w:r w:rsidRPr="00602E4B">
        <w:rPr>
          <w:rFonts w:ascii="Inter" w:hAnsi="Inter"/>
          <w:sz w:val="18"/>
          <w:szCs w:val="18"/>
        </w:rPr>
        <w:t xml:space="preserve"> A relayer supporting all 5 chains requires:</w:t>
      </w:r>
    </w:p>
    <w:p w14:paraId="5C8B0B4A" w14:textId="77777777" w:rsidR="00AB56A5" w:rsidRPr="00602E4B" w:rsidRDefault="00AB56A5">
      <w:pPr>
        <w:pStyle w:val="whitespace-normal"/>
        <w:numPr>
          <w:ilvl w:val="0"/>
          <w:numId w:val="438"/>
        </w:numPr>
        <w:rPr>
          <w:rFonts w:ascii="Inter" w:hAnsi="Inter"/>
          <w:sz w:val="18"/>
          <w:szCs w:val="18"/>
        </w:rPr>
      </w:pPr>
      <w:r w:rsidRPr="00602E4B">
        <w:rPr>
          <w:rFonts w:ascii="Inter" w:hAnsi="Inter"/>
          <w:sz w:val="18"/>
          <w:szCs w:val="18"/>
        </w:rPr>
        <w:t>Storage: ~3.6TB (with growth overhead: 5TB recommended)</w:t>
      </w:r>
    </w:p>
    <w:p w14:paraId="5D3D0526" w14:textId="77777777" w:rsidR="00AB56A5" w:rsidRPr="00602E4B" w:rsidRDefault="00AB56A5">
      <w:pPr>
        <w:pStyle w:val="whitespace-normal"/>
        <w:numPr>
          <w:ilvl w:val="0"/>
          <w:numId w:val="438"/>
        </w:numPr>
        <w:rPr>
          <w:rFonts w:ascii="Inter" w:hAnsi="Inter"/>
          <w:sz w:val="18"/>
          <w:szCs w:val="18"/>
        </w:rPr>
      </w:pPr>
      <w:r w:rsidRPr="00602E4B">
        <w:rPr>
          <w:rFonts w:ascii="Inter" w:hAnsi="Inter"/>
          <w:sz w:val="18"/>
          <w:szCs w:val="18"/>
        </w:rPr>
        <w:t>Memory: 128GB (for Solana primarily)</w:t>
      </w:r>
    </w:p>
    <w:p w14:paraId="08FB78E5" w14:textId="77777777" w:rsidR="00AB56A5" w:rsidRPr="00602E4B" w:rsidRDefault="00AB56A5">
      <w:pPr>
        <w:pStyle w:val="whitespace-normal"/>
        <w:numPr>
          <w:ilvl w:val="0"/>
          <w:numId w:val="438"/>
        </w:numPr>
        <w:rPr>
          <w:rFonts w:ascii="Inter" w:hAnsi="Inter"/>
          <w:sz w:val="18"/>
          <w:szCs w:val="18"/>
        </w:rPr>
      </w:pPr>
      <w:r w:rsidRPr="00602E4B">
        <w:rPr>
          <w:rFonts w:ascii="Inter" w:hAnsi="Inter"/>
          <w:sz w:val="18"/>
          <w:szCs w:val="18"/>
        </w:rPr>
        <w:t>CPU: 8+ cores (parallel chain monitoring)</w:t>
      </w:r>
    </w:p>
    <w:p w14:paraId="3259A6DC" w14:textId="77777777" w:rsidR="00AB56A5" w:rsidRPr="00602E4B" w:rsidRDefault="00AB56A5">
      <w:pPr>
        <w:pStyle w:val="whitespace-normal"/>
        <w:numPr>
          <w:ilvl w:val="0"/>
          <w:numId w:val="438"/>
        </w:numPr>
        <w:rPr>
          <w:rFonts w:ascii="Inter" w:hAnsi="Inter"/>
          <w:sz w:val="18"/>
          <w:szCs w:val="18"/>
        </w:rPr>
      </w:pPr>
      <w:r w:rsidRPr="00602E4B">
        <w:rPr>
          <w:rFonts w:ascii="Inter" w:hAnsi="Inter"/>
          <w:sz w:val="18"/>
          <w:szCs w:val="18"/>
        </w:rPr>
        <w:t>Network: 1 Gbps recommended (high bandwidth for Solana)</w:t>
      </w:r>
    </w:p>
    <w:p w14:paraId="34630C35" w14:textId="77777777" w:rsidR="00AB56A5" w:rsidRPr="00602E4B" w:rsidRDefault="00AB56A5" w:rsidP="00AB56A5">
      <w:pPr>
        <w:pStyle w:val="Heading3"/>
        <w:rPr>
          <w:rFonts w:ascii="Inter" w:hAnsi="Inter"/>
          <w:sz w:val="18"/>
          <w:szCs w:val="18"/>
        </w:rPr>
      </w:pPr>
      <w:r w:rsidRPr="00602E4B">
        <w:rPr>
          <w:rFonts w:ascii="Inter" w:hAnsi="Inter"/>
          <w:sz w:val="18"/>
          <w:szCs w:val="18"/>
        </w:rPr>
        <w:t>Threshold Signature Protocol</w:t>
      </w:r>
    </w:p>
    <w:p w14:paraId="56D80F44"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Setup Phase (DKG - Distributed Key Generation):</w:t>
      </w:r>
    </w:p>
    <w:p w14:paraId="39CE7E84"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n</w:t>
      </w:r>
      <w:r w:rsidRPr="00602E4B">
        <w:rPr>
          <w:rFonts w:ascii="Inter" w:hAnsi="Inter"/>
          <w:sz w:val="18"/>
          <w:szCs w:val="18"/>
        </w:rPr>
        <w:t xml:space="preserve"> = 150 relayers </w:t>
      </w:r>
      <w:r w:rsidRPr="00602E4B">
        <w:rPr>
          <w:rStyle w:val="Emphasis"/>
          <w:rFonts w:ascii="Inter" w:eastAsiaTheme="majorEastAsia" w:hAnsi="Inter"/>
          <w:sz w:val="18"/>
          <w:szCs w:val="18"/>
        </w:rPr>
        <w:t>t</w:t>
      </w:r>
      <w:r w:rsidRPr="00602E4B">
        <w:rPr>
          <w:rFonts w:ascii="Inter" w:hAnsi="Inter"/>
          <w:sz w:val="18"/>
          <w:szCs w:val="18"/>
        </w:rPr>
        <w:t xml:space="preserve"> = 100 (threshold)</w:t>
      </w:r>
    </w:p>
    <w:p w14:paraId="41D86D7D"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Each relayer </w:t>
      </w:r>
      <w:r w:rsidRPr="00602E4B">
        <w:rPr>
          <w:rStyle w:val="Emphasis"/>
          <w:rFonts w:ascii="Inter" w:eastAsiaTheme="majorEastAsia" w:hAnsi="Inter"/>
          <w:sz w:val="18"/>
          <w:szCs w:val="18"/>
        </w:rPr>
        <w:t>i</w:t>
      </w:r>
      <w:r w:rsidRPr="00602E4B">
        <w:rPr>
          <w:rFonts w:ascii="Inter" w:hAnsi="Inter"/>
          <w:sz w:val="18"/>
          <w:szCs w:val="18"/>
        </w:rPr>
        <w:t>:</w:t>
      </w:r>
    </w:p>
    <w:p w14:paraId="26ED1E97" w14:textId="77777777" w:rsidR="00AB56A5" w:rsidRPr="00602E4B" w:rsidRDefault="00AB56A5">
      <w:pPr>
        <w:pStyle w:val="whitespace-normal"/>
        <w:numPr>
          <w:ilvl w:val="0"/>
          <w:numId w:val="439"/>
        </w:numPr>
        <w:rPr>
          <w:rFonts w:ascii="Inter" w:hAnsi="Inter"/>
          <w:sz w:val="18"/>
          <w:szCs w:val="18"/>
        </w:rPr>
      </w:pPr>
      <w:r w:rsidRPr="00602E4B">
        <w:rPr>
          <w:rFonts w:ascii="Inter" w:hAnsi="Inter"/>
          <w:sz w:val="18"/>
          <w:szCs w:val="18"/>
        </w:rPr>
        <w:t xml:space="preserve">Generate random polynomial </w:t>
      </w:r>
      <w:r w:rsidRPr="00602E4B">
        <w:rPr>
          <w:rStyle w:val="Emphasis"/>
          <w:rFonts w:ascii="Inter" w:eastAsiaTheme="majorEastAsia" w:hAnsi="Inter"/>
          <w:sz w:val="18"/>
          <w:szCs w:val="18"/>
        </w:rPr>
        <w:t>fᵢ</w:t>
      </w:r>
      <w:r w:rsidRPr="00602E4B">
        <w:rPr>
          <w:rFonts w:ascii="Inter" w:hAnsi="Inter"/>
          <w:sz w:val="18"/>
          <w:szCs w:val="18"/>
        </w:rPr>
        <w:t>(</w:t>
      </w:r>
      <w:r w:rsidRPr="00602E4B">
        <w:rPr>
          <w:rStyle w:val="Emphasis"/>
          <w:rFonts w:ascii="Inter" w:eastAsiaTheme="majorEastAsia" w:hAnsi="Inter"/>
          <w:sz w:val="18"/>
          <w:szCs w:val="18"/>
        </w:rPr>
        <w:t>x</w:t>
      </w:r>
      <w:r w:rsidRPr="00602E4B">
        <w:rPr>
          <w:rFonts w:ascii="Inter" w:hAnsi="Inter"/>
          <w:sz w:val="18"/>
          <w:szCs w:val="18"/>
        </w:rPr>
        <w:t xml:space="preserve">) of degree </w:t>
      </w:r>
      <w:r w:rsidRPr="00602E4B">
        <w:rPr>
          <w:rStyle w:val="Emphasis"/>
          <w:rFonts w:ascii="Inter" w:eastAsiaTheme="majorEastAsia" w:hAnsi="Inter"/>
          <w:sz w:val="18"/>
          <w:szCs w:val="18"/>
        </w:rPr>
        <w:t>t</w:t>
      </w:r>
      <w:r w:rsidRPr="00602E4B">
        <w:rPr>
          <w:rFonts w:ascii="Inter" w:hAnsi="Inter"/>
          <w:sz w:val="18"/>
          <w:szCs w:val="18"/>
        </w:rPr>
        <w:t xml:space="preserve">−1 </w:t>
      </w:r>
      <w:r w:rsidRPr="00602E4B">
        <w:rPr>
          <w:rStyle w:val="Emphasis"/>
          <w:rFonts w:ascii="Inter" w:eastAsiaTheme="majorEastAsia" w:hAnsi="Inter"/>
          <w:sz w:val="18"/>
          <w:szCs w:val="18"/>
        </w:rPr>
        <w:t>fᵢ</w:t>
      </w:r>
      <w:r w:rsidRPr="00602E4B">
        <w:rPr>
          <w:rFonts w:ascii="Inter" w:hAnsi="Inter"/>
          <w:sz w:val="18"/>
          <w:szCs w:val="18"/>
        </w:rPr>
        <w:t>(</w:t>
      </w:r>
      <w:r w:rsidRPr="00602E4B">
        <w:rPr>
          <w:rStyle w:val="Emphasis"/>
          <w:rFonts w:ascii="Inter" w:eastAsiaTheme="majorEastAsia" w:hAnsi="Inter"/>
          <w:sz w:val="18"/>
          <w:szCs w:val="18"/>
        </w:rPr>
        <w:t>x</w:t>
      </w:r>
      <w:r w:rsidRPr="00602E4B">
        <w:rPr>
          <w:rFonts w:ascii="Inter" w:hAnsi="Inter"/>
          <w:sz w:val="18"/>
          <w:szCs w:val="18"/>
        </w:rPr>
        <w:t xml:space="preserve">) = </w:t>
      </w:r>
      <w:r w:rsidRPr="00602E4B">
        <w:rPr>
          <w:rStyle w:val="Emphasis"/>
          <w:rFonts w:ascii="Inter" w:eastAsiaTheme="majorEastAsia" w:hAnsi="Inter"/>
          <w:sz w:val="18"/>
          <w:szCs w:val="18"/>
        </w:rPr>
        <w:t>aᵢ₀</w:t>
      </w:r>
      <w:r w:rsidRPr="00602E4B">
        <w:rPr>
          <w:rFonts w:ascii="Inter" w:hAnsi="Inter"/>
          <w:sz w:val="18"/>
          <w:szCs w:val="18"/>
        </w:rPr>
        <w:t xml:space="preserve"> + </w:t>
      </w:r>
      <w:r w:rsidRPr="00602E4B">
        <w:rPr>
          <w:rStyle w:val="Emphasis"/>
          <w:rFonts w:ascii="Inter" w:eastAsiaTheme="majorEastAsia" w:hAnsi="Inter"/>
          <w:sz w:val="18"/>
          <w:szCs w:val="18"/>
        </w:rPr>
        <w:t>aᵢ₁</w:t>
      </w:r>
      <w:r w:rsidRPr="00602E4B">
        <w:rPr>
          <w:rFonts w:ascii="Inter" w:hAnsi="Inter"/>
          <w:sz w:val="18"/>
          <w:szCs w:val="18"/>
        </w:rPr>
        <w:t xml:space="preserve"> · </w:t>
      </w:r>
      <w:r w:rsidRPr="00602E4B">
        <w:rPr>
          <w:rStyle w:val="Emphasis"/>
          <w:rFonts w:ascii="Inter" w:eastAsiaTheme="majorEastAsia" w:hAnsi="Inter"/>
          <w:sz w:val="18"/>
          <w:szCs w:val="18"/>
        </w:rPr>
        <w:t>x</w:t>
      </w:r>
      <w:r w:rsidRPr="00602E4B">
        <w:rPr>
          <w:rFonts w:ascii="Inter" w:hAnsi="Inter"/>
          <w:sz w:val="18"/>
          <w:szCs w:val="18"/>
        </w:rPr>
        <w:t xml:space="preserve"> + ... + </w:t>
      </w:r>
      <w:r w:rsidRPr="00602E4B">
        <w:rPr>
          <w:rStyle w:val="Emphasis"/>
          <w:rFonts w:ascii="Inter" w:eastAsiaTheme="majorEastAsia" w:hAnsi="Inter"/>
          <w:sz w:val="18"/>
          <w:szCs w:val="18"/>
        </w:rPr>
        <w:t>aᵢ₍ₜ₋₁₎</w:t>
      </w:r>
      <w:r w:rsidRPr="00602E4B">
        <w:rPr>
          <w:rFonts w:ascii="Inter" w:hAnsi="Inter"/>
          <w:sz w:val="18"/>
          <w:szCs w:val="18"/>
        </w:rPr>
        <w:t xml:space="preserve"> · </w:t>
      </w:r>
      <w:r w:rsidRPr="00602E4B">
        <w:rPr>
          <w:rStyle w:val="Emphasis"/>
          <w:rFonts w:ascii="Inter" w:eastAsiaTheme="majorEastAsia" w:hAnsi="Inter"/>
          <w:sz w:val="18"/>
          <w:szCs w:val="18"/>
        </w:rPr>
        <w:t>x</w:t>
      </w:r>
      <w:r w:rsidRPr="00602E4B">
        <w:rPr>
          <w:rFonts w:ascii="Inter" w:hAnsi="Inter"/>
          <w:sz w:val="18"/>
          <w:szCs w:val="18"/>
        </w:rPr>
        <w:t>^(</w:t>
      </w:r>
      <w:r w:rsidRPr="00602E4B">
        <w:rPr>
          <w:rStyle w:val="Emphasis"/>
          <w:rFonts w:ascii="Inter" w:eastAsiaTheme="majorEastAsia" w:hAnsi="Inter"/>
          <w:sz w:val="18"/>
          <w:szCs w:val="18"/>
        </w:rPr>
        <w:t>t</w:t>
      </w:r>
      <w:r w:rsidRPr="00602E4B">
        <w:rPr>
          <w:rFonts w:ascii="Inter" w:hAnsi="Inter"/>
          <w:sz w:val="18"/>
          <w:szCs w:val="18"/>
        </w:rPr>
        <w:t>−1)</w:t>
      </w:r>
    </w:p>
    <w:p w14:paraId="71BB59F3" w14:textId="77777777" w:rsidR="00AB56A5" w:rsidRPr="00602E4B" w:rsidRDefault="00AB56A5">
      <w:pPr>
        <w:pStyle w:val="whitespace-normal"/>
        <w:numPr>
          <w:ilvl w:val="0"/>
          <w:numId w:val="439"/>
        </w:numPr>
        <w:rPr>
          <w:rFonts w:ascii="Inter" w:hAnsi="Inter"/>
          <w:sz w:val="18"/>
          <w:szCs w:val="18"/>
        </w:rPr>
      </w:pPr>
      <w:r w:rsidRPr="00602E4B">
        <w:rPr>
          <w:rFonts w:ascii="Inter" w:hAnsi="Inter"/>
          <w:sz w:val="18"/>
          <w:szCs w:val="18"/>
        </w:rPr>
        <w:t xml:space="preserve">Compute shares: </w:t>
      </w:r>
      <w:r w:rsidRPr="00602E4B">
        <w:rPr>
          <w:rStyle w:val="Emphasis"/>
          <w:rFonts w:ascii="Inter" w:eastAsiaTheme="majorEastAsia" w:hAnsi="Inter"/>
          <w:sz w:val="18"/>
          <w:szCs w:val="18"/>
        </w:rPr>
        <w:t>sᵢⱼ</w:t>
      </w:r>
      <w:r w:rsidRPr="00602E4B">
        <w:rPr>
          <w:rFonts w:ascii="Inter" w:hAnsi="Inter"/>
          <w:sz w:val="18"/>
          <w:szCs w:val="18"/>
        </w:rPr>
        <w:t xml:space="preserve"> = </w:t>
      </w:r>
      <w:r w:rsidRPr="00602E4B">
        <w:rPr>
          <w:rStyle w:val="Emphasis"/>
          <w:rFonts w:ascii="Inter" w:eastAsiaTheme="majorEastAsia" w:hAnsi="Inter"/>
          <w:sz w:val="18"/>
          <w:szCs w:val="18"/>
        </w:rPr>
        <w:t>fᵢ</w:t>
      </w:r>
      <w:r w:rsidRPr="00602E4B">
        <w:rPr>
          <w:rFonts w:ascii="Inter" w:hAnsi="Inter"/>
          <w:sz w:val="18"/>
          <w:szCs w:val="18"/>
        </w:rPr>
        <w:t>(</w:t>
      </w:r>
      <w:r w:rsidRPr="00602E4B">
        <w:rPr>
          <w:rStyle w:val="Emphasis"/>
          <w:rFonts w:ascii="Inter" w:eastAsiaTheme="majorEastAsia" w:hAnsi="Inter"/>
          <w:sz w:val="18"/>
          <w:szCs w:val="18"/>
        </w:rPr>
        <w:t>j</w:t>
      </w:r>
      <w:r w:rsidRPr="00602E4B">
        <w:rPr>
          <w:rFonts w:ascii="Inter" w:hAnsi="Inter"/>
          <w:sz w:val="18"/>
          <w:szCs w:val="18"/>
        </w:rPr>
        <w:t xml:space="preserve">) for </w:t>
      </w:r>
      <w:r w:rsidRPr="00602E4B">
        <w:rPr>
          <w:rStyle w:val="Emphasis"/>
          <w:rFonts w:ascii="Inter" w:eastAsiaTheme="majorEastAsia" w:hAnsi="Inter"/>
          <w:sz w:val="18"/>
          <w:szCs w:val="18"/>
        </w:rPr>
        <w:t>j</w:t>
      </w:r>
      <w:r w:rsidRPr="00602E4B">
        <w:rPr>
          <w:rFonts w:ascii="Inter" w:hAnsi="Inter"/>
          <w:sz w:val="18"/>
          <w:szCs w:val="18"/>
        </w:rPr>
        <w:t xml:space="preserve"> = 1 to </w:t>
      </w:r>
      <w:r w:rsidRPr="00602E4B">
        <w:rPr>
          <w:rStyle w:val="Emphasis"/>
          <w:rFonts w:ascii="Inter" w:eastAsiaTheme="majorEastAsia" w:hAnsi="Inter"/>
          <w:sz w:val="18"/>
          <w:szCs w:val="18"/>
        </w:rPr>
        <w:t>n</w:t>
      </w:r>
    </w:p>
    <w:p w14:paraId="3B76A9FA" w14:textId="77777777" w:rsidR="00AB56A5" w:rsidRPr="00602E4B" w:rsidRDefault="00AB56A5">
      <w:pPr>
        <w:pStyle w:val="whitespace-normal"/>
        <w:numPr>
          <w:ilvl w:val="0"/>
          <w:numId w:val="439"/>
        </w:numPr>
        <w:rPr>
          <w:rFonts w:ascii="Inter" w:hAnsi="Inter"/>
          <w:sz w:val="18"/>
          <w:szCs w:val="18"/>
        </w:rPr>
      </w:pPr>
      <w:r w:rsidRPr="00602E4B">
        <w:rPr>
          <w:rFonts w:ascii="Inter" w:hAnsi="Inter"/>
          <w:sz w:val="18"/>
          <w:szCs w:val="18"/>
        </w:rPr>
        <w:t xml:space="preserve">Broadcast commitments: </w:t>
      </w:r>
      <w:r w:rsidRPr="00602E4B">
        <w:rPr>
          <w:rStyle w:val="Emphasis"/>
          <w:rFonts w:ascii="Inter" w:eastAsiaTheme="majorEastAsia" w:hAnsi="Inter"/>
          <w:sz w:val="18"/>
          <w:szCs w:val="18"/>
        </w:rPr>
        <w:t>Cᵢₖ</w:t>
      </w:r>
      <w:r w:rsidRPr="00602E4B">
        <w:rPr>
          <w:rFonts w:ascii="Inter" w:hAnsi="Inter"/>
          <w:sz w:val="18"/>
          <w:szCs w:val="18"/>
        </w:rPr>
        <w:t xml:space="preserve"> = </w:t>
      </w:r>
      <w:r w:rsidRPr="00602E4B">
        <w:rPr>
          <w:rStyle w:val="Emphasis"/>
          <w:rFonts w:ascii="Inter" w:eastAsiaTheme="majorEastAsia" w:hAnsi="Inter"/>
          <w:sz w:val="18"/>
          <w:szCs w:val="18"/>
        </w:rPr>
        <w:t>g</w:t>
      </w:r>
      <w:r w:rsidRPr="00602E4B">
        <w:rPr>
          <w:rFonts w:ascii="Inter" w:hAnsi="Inter"/>
          <w:sz w:val="18"/>
          <w:szCs w:val="18"/>
        </w:rPr>
        <w:t>^(</w:t>
      </w:r>
      <w:r w:rsidRPr="00602E4B">
        <w:rPr>
          <w:rStyle w:val="Emphasis"/>
          <w:rFonts w:ascii="Inter" w:eastAsiaTheme="majorEastAsia" w:hAnsi="Inter"/>
          <w:sz w:val="18"/>
          <w:szCs w:val="18"/>
        </w:rPr>
        <w:t>aᵢₖ</w:t>
      </w:r>
      <w:r w:rsidRPr="00602E4B">
        <w:rPr>
          <w:rFonts w:ascii="Inter" w:hAnsi="Inter"/>
          <w:sz w:val="18"/>
          <w:szCs w:val="18"/>
        </w:rPr>
        <w:t xml:space="preserve">) for </w:t>
      </w:r>
      <w:r w:rsidRPr="00602E4B">
        <w:rPr>
          <w:rStyle w:val="Emphasis"/>
          <w:rFonts w:ascii="Inter" w:eastAsiaTheme="majorEastAsia" w:hAnsi="Inter"/>
          <w:sz w:val="18"/>
          <w:szCs w:val="18"/>
        </w:rPr>
        <w:t>k</w:t>
      </w:r>
      <w:r w:rsidRPr="00602E4B">
        <w:rPr>
          <w:rFonts w:ascii="Inter" w:hAnsi="Inter"/>
          <w:sz w:val="18"/>
          <w:szCs w:val="18"/>
        </w:rPr>
        <w:t xml:space="preserve"> = 0 to </w:t>
      </w:r>
      <w:r w:rsidRPr="00602E4B">
        <w:rPr>
          <w:rStyle w:val="Emphasis"/>
          <w:rFonts w:ascii="Inter" w:eastAsiaTheme="majorEastAsia" w:hAnsi="Inter"/>
          <w:sz w:val="18"/>
          <w:szCs w:val="18"/>
        </w:rPr>
        <w:t>t</w:t>
      </w:r>
      <w:r w:rsidRPr="00602E4B">
        <w:rPr>
          <w:rFonts w:ascii="Inter" w:hAnsi="Inter"/>
          <w:sz w:val="18"/>
          <w:szCs w:val="18"/>
        </w:rPr>
        <w:t>−1</w:t>
      </w:r>
    </w:p>
    <w:p w14:paraId="5263A879" w14:textId="77777777" w:rsidR="00AB56A5" w:rsidRPr="00602E4B" w:rsidRDefault="00AB56A5">
      <w:pPr>
        <w:pStyle w:val="whitespace-normal"/>
        <w:numPr>
          <w:ilvl w:val="0"/>
          <w:numId w:val="439"/>
        </w:numPr>
        <w:rPr>
          <w:rFonts w:ascii="Inter" w:hAnsi="Inter"/>
          <w:sz w:val="18"/>
          <w:szCs w:val="18"/>
        </w:rPr>
      </w:pPr>
      <w:r w:rsidRPr="00602E4B">
        <w:rPr>
          <w:rFonts w:ascii="Inter" w:hAnsi="Inter"/>
          <w:sz w:val="18"/>
          <w:szCs w:val="18"/>
        </w:rPr>
        <w:t xml:space="preserve">Send </w:t>
      </w:r>
      <w:r w:rsidRPr="00602E4B">
        <w:rPr>
          <w:rStyle w:val="Emphasis"/>
          <w:rFonts w:ascii="Inter" w:eastAsiaTheme="majorEastAsia" w:hAnsi="Inter"/>
          <w:sz w:val="18"/>
          <w:szCs w:val="18"/>
        </w:rPr>
        <w:t>sᵢⱼ</w:t>
      </w:r>
      <w:r w:rsidRPr="00602E4B">
        <w:rPr>
          <w:rFonts w:ascii="Inter" w:hAnsi="Inter"/>
          <w:sz w:val="18"/>
          <w:szCs w:val="18"/>
        </w:rPr>
        <w:t xml:space="preserve"> securely to relayer </w:t>
      </w:r>
      <w:r w:rsidRPr="00602E4B">
        <w:rPr>
          <w:rStyle w:val="Emphasis"/>
          <w:rFonts w:ascii="Inter" w:eastAsiaTheme="majorEastAsia" w:hAnsi="Inter"/>
          <w:sz w:val="18"/>
          <w:szCs w:val="18"/>
        </w:rPr>
        <w:t>j</w:t>
      </w:r>
    </w:p>
    <w:p w14:paraId="5442FCD4" w14:textId="77777777" w:rsidR="00AB56A5" w:rsidRPr="00602E4B" w:rsidRDefault="00AB56A5">
      <w:pPr>
        <w:pStyle w:val="whitespace-normal"/>
        <w:numPr>
          <w:ilvl w:val="0"/>
          <w:numId w:val="439"/>
        </w:numPr>
        <w:rPr>
          <w:rFonts w:ascii="Inter" w:hAnsi="Inter"/>
          <w:sz w:val="18"/>
          <w:szCs w:val="18"/>
        </w:rPr>
      </w:pPr>
      <w:r w:rsidRPr="00602E4B">
        <w:rPr>
          <w:rFonts w:ascii="Inter" w:hAnsi="Inter"/>
          <w:sz w:val="18"/>
          <w:szCs w:val="18"/>
        </w:rPr>
        <w:t xml:space="preserve">Each relayer </w:t>
      </w:r>
      <w:r w:rsidRPr="00602E4B">
        <w:rPr>
          <w:rStyle w:val="Emphasis"/>
          <w:rFonts w:ascii="Inter" w:eastAsiaTheme="majorEastAsia" w:hAnsi="Inter"/>
          <w:sz w:val="18"/>
          <w:szCs w:val="18"/>
        </w:rPr>
        <w:t>j</w:t>
      </w:r>
      <w:r w:rsidRPr="00602E4B">
        <w:rPr>
          <w:rFonts w:ascii="Inter" w:hAnsi="Inter"/>
          <w:sz w:val="18"/>
          <w:szCs w:val="18"/>
        </w:rPr>
        <w:t xml:space="preserve"> verifies received shares against commitments</w:t>
      </w:r>
    </w:p>
    <w:p w14:paraId="28EA26CF" w14:textId="77777777" w:rsidR="00AB56A5" w:rsidRPr="00602E4B" w:rsidRDefault="00AB56A5">
      <w:pPr>
        <w:pStyle w:val="whitespace-normal"/>
        <w:numPr>
          <w:ilvl w:val="0"/>
          <w:numId w:val="439"/>
        </w:numPr>
        <w:rPr>
          <w:rFonts w:ascii="Inter" w:hAnsi="Inter"/>
          <w:sz w:val="18"/>
          <w:szCs w:val="18"/>
        </w:rPr>
      </w:pPr>
      <w:r w:rsidRPr="00602E4B">
        <w:rPr>
          <w:rFonts w:ascii="Inter" w:hAnsi="Inter"/>
          <w:sz w:val="18"/>
          <w:szCs w:val="18"/>
        </w:rPr>
        <w:t xml:space="preserve">Compute final share: </w:t>
      </w:r>
      <w:r w:rsidRPr="00602E4B">
        <w:rPr>
          <w:rStyle w:val="Emphasis"/>
          <w:rFonts w:ascii="Inter" w:eastAsiaTheme="majorEastAsia" w:hAnsi="Inter"/>
          <w:sz w:val="18"/>
          <w:szCs w:val="18"/>
        </w:rPr>
        <w:t>SKⱼ</w:t>
      </w:r>
      <w:r w:rsidRPr="00602E4B">
        <w:rPr>
          <w:rFonts w:ascii="Inter" w:hAnsi="Inter"/>
          <w:sz w:val="18"/>
          <w:szCs w:val="18"/>
        </w:rPr>
        <w:t xml:space="preserve"> = Σ(</w:t>
      </w:r>
      <w:r w:rsidRPr="00602E4B">
        <w:rPr>
          <w:rStyle w:val="Emphasis"/>
          <w:rFonts w:ascii="Inter" w:eastAsiaTheme="majorEastAsia" w:hAnsi="Inter"/>
          <w:sz w:val="18"/>
          <w:szCs w:val="18"/>
        </w:rPr>
        <w:t>sᵢⱼ</w:t>
      </w:r>
      <w:r w:rsidRPr="00602E4B">
        <w:rPr>
          <w:rFonts w:ascii="Inter" w:hAnsi="Inter"/>
          <w:sz w:val="18"/>
          <w:szCs w:val="18"/>
        </w:rPr>
        <w:t xml:space="preserve">) for all </w:t>
      </w:r>
      <w:r w:rsidRPr="00602E4B">
        <w:rPr>
          <w:rStyle w:val="Emphasis"/>
          <w:rFonts w:ascii="Inter" w:eastAsiaTheme="majorEastAsia" w:hAnsi="Inter"/>
          <w:sz w:val="18"/>
          <w:szCs w:val="18"/>
        </w:rPr>
        <w:t>i</w:t>
      </w:r>
    </w:p>
    <w:p w14:paraId="39DFAC37" w14:textId="77777777" w:rsidR="00AB56A5" w:rsidRPr="00602E4B" w:rsidRDefault="00AB56A5">
      <w:pPr>
        <w:pStyle w:val="whitespace-normal"/>
        <w:numPr>
          <w:ilvl w:val="0"/>
          <w:numId w:val="439"/>
        </w:numPr>
        <w:rPr>
          <w:rFonts w:ascii="Inter" w:hAnsi="Inter"/>
          <w:sz w:val="18"/>
          <w:szCs w:val="18"/>
        </w:rPr>
      </w:pPr>
      <w:r w:rsidRPr="00602E4B">
        <w:rPr>
          <w:rFonts w:ascii="Inter" w:hAnsi="Inter"/>
          <w:sz w:val="18"/>
          <w:szCs w:val="18"/>
        </w:rPr>
        <w:t xml:space="preserve">Public key: </w:t>
      </w:r>
      <w:r w:rsidRPr="00602E4B">
        <w:rPr>
          <w:rStyle w:val="Emphasis"/>
          <w:rFonts w:ascii="Inter" w:eastAsiaTheme="majorEastAsia" w:hAnsi="Inter"/>
          <w:sz w:val="18"/>
          <w:szCs w:val="18"/>
        </w:rPr>
        <w:t>PK</w:t>
      </w:r>
      <w:r w:rsidRPr="00602E4B">
        <w:rPr>
          <w:rFonts w:ascii="Inter" w:hAnsi="Inter"/>
          <w:sz w:val="18"/>
          <w:szCs w:val="18"/>
        </w:rPr>
        <w:t xml:space="preserve"> = Π(</w:t>
      </w:r>
      <w:r w:rsidRPr="00602E4B">
        <w:rPr>
          <w:rStyle w:val="Emphasis"/>
          <w:rFonts w:ascii="Inter" w:eastAsiaTheme="majorEastAsia" w:hAnsi="Inter"/>
          <w:sz w:val="18"/>
          <w:szCs w:val="18"/>
        </w:rPr>
        <w:t>Cᵢ₀</w:t>
      </w:r>
      <w:r w:rsidRPr="00602E4B">
        <w:rPr>
          <w:rFonts w:ascii="Inter" w:hAnsi="Inter"/>
          <w:sz w:val="18"/>
          <w:szCs w:val="18"/>
        </w:rPr>
        <w:t xml:space="preserve">) for all </w:t>
      </w:r>
      <w:r w:rsidRPr="00602E4B">
        <w:rPr>
          <w:rStyle w:val="Emphasis"/>
          <w:rFonts w:ascii="Inter" w:eastAsiaTheme="majorEastAsia" w:hAnsi="Inter"/>
          <w:sz w:val="18"/>
          <w:szCs w:val="18"/>
        </w:rPr>
        <w:t>i</w:t>
      </w:r>
    </w:p>
    <w:p w14:paraId="54DE8BB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Signing Phase:</w:t>
      </w:r>
    </w:p>
    <w:p w14:paraId="78A33EED"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For message </w:t>
      </w:r>
      <w:r w:rsidRPr="00602E4B">
        <w:rPr>
          <w:rStyle w:val="Emphasis"/>
          <w:rFonts w:ascii="Inter" w:eastAsiaTheme="majorEastAsia" w:hAnsi="Inter"/>
          <w:sz w:val="18"/>
          <w:szCs w:val="18"/>
        </w:rPr>
        <w:t>m</w:t>
      </w:r>
      <w:r w:rsidRPr="00602E4B">
        <w:rPr>
          <w:rFonts w:ascii="Inter" w:hAnsi="Inter"/>
          <w:sz w:val="18"/>
          <w:szCs w:val="18"/>
        </w:rPr>
        <w:t xml:space="preserve"> (e.g., withdrawal instruction):</w:t>
      </w:r>
    </w:p>
    <w:p w14:paraId="29B1FA91"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Each relayer </w:t>
      </w:r>
      <w:r w:rsidRPr="00602E4B">
        <w:rPr>
          <w:rStyle w:val="Emphasis"/>
          <w:rFonts w:ascii="Inter" w:eastAsiaTheme="majorEastAsia" w:hAnsi="Inter"/>
          <w:sz w:val="18"/>
          <w:szCs w:val="18"/>
        </w:rPr>
        <w:t>j</w:t>
      </w:r>
      <w:r w:rsidRPr="00602E4B">
        <w:rPr>
          <w:rFonts w:ascii="Inter" w:hAnsi="Inter"/>
          <w:sz w:val="18"/>
          <w:szCs w:val="18"/>
        </w:rPr>
        <w:t xml:space="preserve"> (if participating in this signing round):</w:t>
      </w:r>
    </w:p>
    <w:p w14:paraId="2BE658E1" w14:textId="77777777" w:rsidR="00AB56A5" w:rsidRPr="00602E4B" w:rsidRDefault="00AB56A5">
      <w:pPr>
        <w:pStyle w:val="whitespace-normal"/>
        <w:numPr>
          <w:ilvl w:val="0"/>
          <w:numId w:val="440"/>
        </w:numPr>
        <w:rPr>
          <w:rFonts w:ascii="Inter" w:hAnsi="Inter"/>
          <w:sz w:val="18"/>
          <w:szCs w:val="18"/>
        </w:rPr>
      </w:pPr>
      <w:r w:rsidRPr="00602E4B">
        <w:rPr>
          <w:rFonts w:ascii="Inter" w:hAnsi="Inter"/>
          <w:sz w:val="18"/>
          <w:szCs w:val="18"/>
        </w:rPr>
        <w:t xml:space="preserve">Generate random nonce </w:t>
      </w:r>
      <w:r w:rsidRPr="00602E4B">
        <w:rPr>
          <w:rStyle w:val="Emphasis"/>
          <w:rFonts w:ascii="Inter" w:eastAsiaTheme="majorEastAsia" w:hAnsi="Inter"/>
          <w:sz w:val="18"/>
          <w:szCs w:val="18"/>
        </w:rPr>
        <w:t>rⱼ</w:t>
      </w:r>
    </w:p>
    <w:p w14:paraId="3EEC7F2A" w14:textId="77777777" w:rsidR="00AB56A5" w:rsidRPr="00602E4B" w:rsidRDefault="00AB56A5">
      <w:pPr>
        <w:pStyle w:val="whitespace-normal"/>
        <w:numPr>
          <w:ilvl w:val="0"/>
          <w:numId w:val="440"/>
        </w:numPr>
        <w:rPr>
          <w:rFonts w:ascii="Inter" w:hAnsi="Inter"/>
          <w:sz w:val="18"/>
          <w:szCs w:val="18"/>
        </w:rPr>
      </w:pPr>
      <w:r w:rsidRPr="00602E4B">
        <w:rPr>
          <w:rFonts w:ascii="Inter" w:hAnsi="Inter"/>
          <w:sz w:val="18"/>
          <w:szCs w:val="18"/>
        </w:rPr>
        <w:t xml:space="preserve">Compute </w:t>
      </w:r>
      <w:r w:rsidRPr="00602E4B">
        <w:rPr>
          <w:rStyle w:val="Emphasis"/>
          <w:rFonts w:ascii="Inter" w:eastAsiaTheme="majorEastAsia" w:hAnsi="Inter"/>
          <w:sz w:val="18"/>
          <w:szCs w:val="18"/>
        </w:rPr>
        <w:t>Rⱼ</w:t>
      </w:r>
      <w:r w:rsidRPr="00602E4B">
        <w:rPr>
          <w:rFonts w:ascii="Inter" w:hAnsi="Inter"/>
          <w:sz w:val="18"/>
          <w:szCs w:val="18"/>
        </w:rPr>
        <w:t xml:space="preserve"> = </w:t>
      </w:r>
      <w:r w:rsidRPr="00602E4B">
        <w:rPr>
          <w:rStyle w:val="Emphasis"/>
          <w:rFonts w:ascii="Inter" w:eastAsiaTheme="majorEastAsia" w:hAnsi="Inter"/>
          <w:sz w:val="18"/>
          <w:szCs w:val="18"/>
        </w:rPr>
        <w:t>g</w:t>
      </w:r>
      <w:r w:rsidRPr="00602E4B">
        <w:rPr>
          <w:rFonts w:ascii="Inter" w:hAnsi="Inter"/>
          <w:sz w:val="18"/>
          <w:szCs w:val="18"/>
        </w:rPr>
        <w:t>^</w:t>
      </w:r>
      <w:r w:rsidRPr="00602E4B">
        <w:rPr>
          <w:rStyle w:val="Emphasis"/>
          <w:rFonts w:ascii="Inter" w:eastAsiaTheme="majorEastAsia" w:hAnsi="Inter"/>
          <w:sz w:val="18"/>
          <w:szCs w:val="18"/>
        </w:rPr>
        <w:t>rⱼ</w:t>
      </w:r>
    </w:p>
    <w:p w14:paraId="11D7366B" w14:textId="77777777" w:rsidR="00AB56A5" w:rsidRPr="00602E4B" w:rsidRDefault="00AB56A5">
      <w:pPr>
        <w:pStyle w:val="whitespace-normal"/>
        <w:numPr>
          <w:ilvl w:val="0"/>
          <w:numId w:val="440"/>
        </w:numPr>
        <w:rPr>
          <w:rFonts w:ascii="Inter" w:hAnsi="Inter"/>
          <w:sz w:val="18"/>
          <w:szCs w:val="18"/>
        </w:rPr>
      </w:pPr>
      <w:r w:rsidRPr="00602E4B">
        <w:rPr>
          <w:rFonts w:ascii="Inter" w:hAnsi="Inter"/>
          <w:sz w:val="18"/>
          <w:szCs w:val="18"/>
        </w:rPr>
        <w:t xml:space="preserve">Broadcast </w:t>
      </w:r>
      <w:r w:rsidRPr="00602E4B">
        <w:rPr>
          <w:rStyle w:val="Emphasis"/>
          <w:rFonts w:ascii="Inter" w:eastAsiaTheme="majorEastAsia" w:hAnsi="Inter"/>
          <w:sz w:val="18"/>
          <w:szCs w:val="18"/>
        </w:rPr>
        <w:t>Rⱼ</w:t>
      </w:r>
      <w:r w:rsidRPr="00602E4B">
        <w:rPr>
          <w:rFonts w:ascii="Inter" w:hAnsi="Inter"/>
          <w:sz w:val="18"/>
          <w:szCs w:val="18"/>
        </w:rPr>
        <w:t xml:space="preserve"> to other participating relayers</w:t>
      </w:r>
    </w:p>
    <w:p w14:paraId="084F5747" w14:textId="77777777" w:rsidR="00AB56A5" w:rsidRPr="00602E4B" w:rsidRDefault="00AB56A5">
      <w:pPr>
        <w:pStyle w:val="whitespace-normal"/>
        <w:numPr>
          <w:ilvl w:val="0"/>
          <w:numId w:val="440"/>
        </w:numPr>
        <w:rPr>
          <w:rFonts w:ascii="Inter" w:hAnsi="Inter"/>
          <w:sz w:val="18"/>
          <w:szCs w:val="18"/>
        </w:rPr>
      </w:pPr>
      <w:r w:rsidRPr="00602E4B">
        <w:rPr>
          <w:rFonts w:ascii="Inter" w:hAnsi="Inter"/>
          <w:sz w:val="18"/>
          <w:szCs w:val="18"/>
        </w:rPr>
        <w:t xml:space="preserve">Compute challenge: </w:t>
      </w:r>
      <w:r w:rsidRPr="00602E4B">
        <w:rPr>
          <w:rStyle w:val="Emphasis"/>
          <w:rFonts w:ascii="Inter" w:eastAsiaTheme="majorEastAsia" w:hAnsi="Inter"/>
          <w:sz w:val="18"/>
          <w:szCs w:val="18"/>
        </w:rPr>
        <w:t>c</w:t>
      </w:r>
      <w:r w:rsidRPr="00602E4B">
        <w:rPr>
          <w:rFonts w:ascii="Inter" w:hAnsi="Inter"/>
          <w:sz w:val="18"/>
          <w:szCs w:val="18"/>
        </w:rPr>
        <w:t xml:space="preserve"> = </w:t>
      </w:r>
      <w:r w:rsidRPr="00602E4B">
        <w:rPr>
          <w:rStyle w:val="Emphasis"/>
          <w:rFonts w:ascii="Inter" w:eastAsiaTheme="majorEastAsia" w:hAnsi="Inter"/>
          <w:sz w:val="18"/>
          <w:szCs w:val="18"/>
        </w:rPr>
        <w:t>H</w:t>
      </w:r>
      <w:r w:rsidRPr="00602E4B">
        <w:rPr>
          <w:rFonts w:ascii="Inter" w:hAnsi="Inter"/>
          <w:sz w:val="18"/>
          <w:szCs w:val="18"/>
        </w:rPr>
        <w:t>(</w:t>
      </w:r>
      <w:r w:rsidRPr="00602E4B">
        <w:rPr>
          <w:rStyle w:val="Emphasis"/>
          <w:rFonts w:ascii="Inter" w:eastAsiaTheme="majorEastAsia" w:hAnsi="Inter"/>
          <w:sz w:val="18"/>
          <w:szCs w:val="18"/>
        </w:rPr>
        <w:t>m</w:t>
      </w:r>
      <w:r w:rsidRPr="00602E4B">
        <w:rPr>
          <w:rFonts w:ascii="Inter" w:hAnsi="Inter"/>
          <w:sz w:val="18"/>
          <w:szCs w:val="18"/>
        </w:rPr>
        <w:t xml:space="preserve"> || </w:t>
      </w:r>
      <w:r w:rsidRPr="00602E4B">
        <w:rPr>
          <w:rStyle w:val="Emphasis"/>
          <w:rFonts w:ascii="Inter" w:eastAsiaTheme="majorEastAsia" w:hAnsi="Inter"/>
          <w:sz w:val="18"/>
          <w:szCs w:val="18"/>
        </w:rPr>
        <w:t>R</w:t>
      </w:r>
      <w:r w:rsidRPr="00602E4B">
        <w:rPr>
          <w:rFonts w:ascii="Inter" w:hAnsi="Inter"/>
          <w:sz w:val="18"/>
          <w:szCs w:val="18"/>
        </w:rPr>
        <w:t xml:space="preserve">) where </w:t>
      </w:r>
      <w:r w:rsidRPr="00602E4B">
        <w:rPr>
          <w:rStyle w:val="Emphasis"/>
          <w:rFonts w:ascii="Inter" w:eastAsiaTheme="majorEastAsia" w:hAnsi="Inter"/>
          <w:sz w:val="18"/>
          <w:szCs w:val="18"/>
        </w:rPr>
        <w:t>R</w:t>
      </w:r>
      <w:r w:rsidRPr="00602E4B">
        <w:rPr>
          <w:rFonts w:ascii="Inter" w:hAnsi="Inter"/>
          <w:sz w:val="18"/>
          <w:szCs w:val="18"/>
        </w:rPr>
        <w:t xml:space="preserve"> = Σ(</w:t>
      </w:r>
      <w:r w:rsidRPr="00602E4B">
        <w:rPr>
          <w:rStyle w:val="Emphasis"/>
          <w:rFonts w:ascii="Inter" w:eastAsiaTheme="majorEastAsia" w:hAnsi="Inter"/>
          <w:sz w:val="18"/>
          <w:szCs w:val="18"/>
        </w:rPr>
        <w:t>Rⱼ</w:t>
      </w:r>
      <w:r w:rsidRPr="00602E4B">
        <w:rPr>
          <w:rFonts w:ascii="Inter" w:hAnsi="Inter"/>
          <w:sz w:val="18"/>
          <w:szCs w:val="18"/>
        </w:rPr>
        <w:t>)</w:t>
      </w:r>
    </w:p>
    <w:p w14:paraId="66D3FF4E" w14:textId="77777777" w:rsidR="00AB56A5" w:rsidRPr="00602E4B" w:rsidRDefault="00AB56A5">
      <w:pPr>
        <w:pStyle w:val="whitespace-normal"/>
        <w:numPr>
          <w:ilvl w:val="0"/>
          <w:numId w:val="440"/>
        </w:numPr>
        <w:rPr>
          <w:rFonts w:ascii="Inter" w:hAnsi="Inter"/>
          <w:sz w:val="18"/>
          <w:szCs w:val="18"/>
        </w:rPr>
      </w:pPr>
      <w:r w:rsidRPr="00602E4B">
        <w:rPr>
          <w:rFonts w:ascii="Inter" w:hAnsi="Inter"/>
          <w:sz w:val="18"/>
          <w:szCs w:val="18"/>
        </w:rPr>
        <w:t xml:space="preserve">Compute partial signature: </w:t>
      </w:r>
      <w:r w:rsidRPr="00602E4B">
        <w:rPr>
          <w:rStyle w:val="Emphasis"/>
          <w:rFonts w:ascii="Inter" w:eastAsiaTheme="majorEastAsia" w:hAnsi="Inter"/>
          <w:sz w:val="18"/>
          <w:szCs w:val="18"/>
        </w:rPr>
        <w:t>sⱼ</w:t>
      </w:r>
      <w:r w:rsidRPr="00602E4B">
        <w:rPr>
          <w:rFonts w:ascii="Inter" w:hAnsi="Inter"/>
          <w:sz w:val="18"/>
          <w:szCs w:val="18"/>
        </w:rPr>
        <w:t xml:space="preserve"> = </w:t>
      </w:r>
      <w:r w:rsidRPr="00602E4B">
        <w:rPr>
          <w:rStyle w:val="Emphasis"/>
          <w:rFonts w:ascii="Inter" w:eastAsiaTheme="majorEastAsia" w:hAnsi="Inter"/>
          <w:sz w:val="18"/>
          <w:szCs w:val="18"/>
        </w:rPr>
        <w:t>rⱼ</w:t>
      </w:r>
      <w:r w:rsidRPr="00602E4B">
        <w:rPr>
          <w:rFonts w:ascii="Inter" w:hAnsi="Inter"/>
          <w:sz w:val="18"/>
          <w:szCs w:val="18"/>
        </w:rPr>
        <w:t xml:space="preserve"> + </w:t>
      </w:r>
      <w:r w:rsidRPr="00602E4B">
        <w:rPr>
          <w:rStyle w:val="Emphasis"/>
          <w:rFonts w:ascii="Inter" w:eastAsiaTheme="majorEastAsia" w:hAnsi="Inter"/>
          <w:sz w:val="18"/>
          <w:szCs w:val="18"/>
        </w:rPr>
        <w:t>c</w:t>
      </w:r>
      <w:r w:rsidRPr="00602E4B">
        <w:rPr>
          <w:rFonts w:ascii="Inter" w:hAnsi="Inter"/>
          <w:sz w:val="18"/>
          <w:szCs w:val="18"/>
        </w:rPr>
        <w:t xml:space="preserve"> · </w:t>
      </w:r>
      <w:r w:rsidRPr="00602E4B">
        <w:rPr>
          <w:rStyle w:val="Emphasis"/>
          <w:rFonts w:ascii="Inter" w:eastAsiaTheme="majorEastAsia" w:hAnsi="Inter"/>
          <w:sz w:val="18"/>
          <w:szCs w:val="18"/>
        </w:rPr>
        <w:t>SKⱼ</w:t>
      </w:r>
    </w:p>
    <w:p w14:paraId="6DF63C3C" w14:textId="77777777" w:rsidR="00AB56A5" w:rsidRPr="00602E4B" w:rsidRDefault="00AB56A5">
      <w:pPr>
        <w:pStyle w:val="whitespace-normal"/>
        <w:numPr>
          <w:ilvl w:val="0"/>
          <w:numId w:val="440"/>
        </w:numPr>
        <w:rPr>
          <w:rFonts w:ascii="Inter" w:hAnsi="Inter"/>
          <w:sz w:val="18"/>
          <w:szCs w:val="18"/>
        </w:rPr>
      </w:pPr>
      <w:r w:rsidRPr="00602E4B">
        <w:rPr>
          <w:rFonts w:ascii="Inter" w:hAnsi="Inter"/>
          <w:sz w:val="18"/>
          <w:szCs w:val="18"/>
        </w:rPr>
        <w:t xml:space="preserve">Broadcast </w:t>
      </w:r>
      <w:r w:rsidRPr="00602E4B">
        <w:rPr>
          <w:rStyle w:val="Emphasis"/>
          <w:rFonts w:ascii="Inter" w:eastAsiaTheme="majorEastAsia" w:hAnsi="Inter"/>
          <w:sz w:val="18"/>
          <w:szCs w:val="18"/>
        </w:rPr>
        <w:t>sⱼ</w:t>
      </w:r>
    </w:p>
    <w:p w14:paraId="1A71AF0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Aggregation:</w:t>
      </w:r>
    </w:p>
    <w:p w14:paraId="1654624F"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Coordinator (any relayer can serve this role):</w:t>
      </w:r>
    </w:p>
    <w:p w14:paraId="3E4C1E1B" w14:textId="77777777" w:rsidR="00AB56A5" w:rsidRPr="00602E4B" w:rsidRDefault="00AB56A5">
      <w:pPr>
        <w:pStyle w:val="whitespace-normal"/>
        <w:numPr>
          <w:ilvl w:val="0"/>
          <w:numId w:val="441"/>
        </w:numPr>
        <w:rPr>
          <w:rFonts w:ascii="Inter" w:hAnsi="Inter"/>
          <w:sz w:val="18"/>
          <w:szCs w:val="18"/>
        </w:rPr>
      </w:pPr>
      <w:r w:rsidRPr="00602E4B">
        <w:rPr>
          <w:rFonts w:ascii="Inter" w:hAnsi="Inter"/>
          <w:sz w:val="18"/>
          <w:szCs w:val="18"/>
        </w:rPr>
        <w:t xml:space="preserve">Collect at least </w:t>
      </w:r>
      <w:r w:rsidRPr="00602E4B">
        <w:rPr>
          <w:rStyle w:val="Emphasis"/>
          <w:rFonts w:ascii="Inter" w:eastAsiaTheme="majorEastAsia" w:hAnsi="Inter"/>
          <w:sz w:val="18"/>
          <w:szCs w:val="18"/>
        </w:rPr>
        <w:t>t</w:t>
      </w:r>
      <w:r w:rsidRPr="00602E4B">
        <w:rPr>
          <w:rFonts w:ascii="Inter" w:hAnsi="Inter"/>
          <w:sz w:val="18"/>
          <w:szCs w:val="18"/>
        </w:rPr>
        <w:t xml:space="preserve"> partial signatures</w:t>
      </w:r>
    </w:p>
    <w:p w14:paraId="092BCE80" w14:textId="77777777" w:rsidR="00AB56A5" w:rsidRPr="00602E4B" w:rsidRDefault="00AB56A5">
      <w:pPr>
        <w:pStyle w:val="whitespace-normal"/>
        <w:numPr>
          <w:ilvl w:val="0"/>
          <w:numId w:val="441"/>
        </w:numPr>
        <w:rPr>
          <w:rFonts w:ascii="Inter" w:hAnsi="Inter"/>
          <w:sz w:val="18"/>
          <w:szCs w:val="18"/>
        </w:rPr>
      </w:pPr>
      <w:r w:rsidRPr="00602E4B">
        <w:rPr>
          <w:rFonts w:ascii="Inter" w:hAnsi="Inter"/>
          <w:sz w:val="18"/>
          <w:szCs w:val="18"/>
        </w:rPr>
        <w:t xml:space="preserve">Compute full signature: </w:t>
      </w:r>
      <w:r w:rsidRPr="00602E4B">
        <w:rPr>
          <w:rStyle w:val="Emphasis"/>
          <w:rFonts w:ascii="Inter" w:eastAsiaTheme="majorEastAsia" w:hAnsi="Inter"/>
          <w:sz w:val="18"/>
          <w:szCs w:val="18"/>
        </w:rPr>
        <w:t>s</w:t>
      </w:r>
      <w:r w:rsidRPr="00602E4B">
        <w:rPr>
          <w:rFonts w:ascii="Inter" w:hAnsi="Inter"/>
          <w:sz w:val="18"/>
          <w:szCs w:val="18"/>
        </w:rPr>
        <w:t xml:space="preserve"> = Σ(</w:t>
      </w:r>
      <w:r w:rsidRPr="00602E4B">
        <w:rPr>
          <w:rStyle w:val="Emphasis"/>
          <w:rFonts w:ascii="Inter" w:eastAsiaTheme="majorEastAsia" w:hAnsi="Inter"/>
          <w:sz w:val="18"/>
          <w:szCs w:val="18"/>
        </w:rPr>
        <w:t>sⱼ</w:t>
      </w:r>
      <w:r w:rsidRPr="00602E4B">
        <w:rPr>
          <w:rFonts w:ascii="Inter" w:hAnsi="Inter"/>
          <w:sz w:val="18"/>
          <w:szCs w:val="18"/>
        </w:rPr>
        <w:t xml:space="preserve">) for </w:t>
      </w:r>
      <w:r w:rsidRPr="00602E4B">
        <w:rPr>
          <w:rStyle w:val="Emphasis"/>
          <w:rFonts w:ascii="Inter" w:eastAsiaTheme="majorEastAsia" w:hAnsi="Inter"/>
          <w:sz w:val="18"/>
          <w:szCs w:val="18"/>
        </w:rPr>
        <w:t>j</w:t>
      </w:r>
      <w:r w:rsidRPr="00602E4B">
        <w:rPr>
          <w:rFonts w:ascii="Inter" w:hAnsi="Inter"/>
          <w:sz w:val="18"/>
          <w:szCs w:val="18"/>
        </w:rPr>
        <w:t xml:space="preserve"> in participating set</w:t>
      </w:r>
    </w:p>
    <w:p w14:paraId="709DAC0F" w14:textId="77777777" w:rsidR="00AB56A5" w:rsidRPr="00602E4B" w:rsidRDefault="00AB56A5">
      <w:pPr>
        <w:pStyle w:val="whitespace-normal"/>
        <w:numPr>
          <w:ilvl w:val="0"/>
          <w:numId w:val="441"/>
        </w:numPr>
        <w:rPr>
          <w:rFonts w:ascii="Inter" w:hAnsi="Inter"/>
          <w:sz w:val="18"/>
          <w:szCs w:val="18"/>
        </w:rPr>
      </w:pPr>
      <w:r w:rsidRPr="00602E4B">
        <w:rPr>
          <w:rFonts w:ascii="Inter" w:hAnsi="Inter"/>
          <w:sz w:val="18"/>
          <w:szCs w:val="18"/>
        </w:rPr>
        <w:t>Final signature: (</w:t>
      </w:r>
      <w:r w:rsidRPr="00602E4B">
        <w:rPr>
          <w:rStyle w:val="Emphasis"/>
          <w:rFonts w:ascii="Inter" w:eastAsiaTheme="majorEastAsia" w:hAnsi="Inter"/>
          <w:sz w:val="18"/>
          <w:szCs w:val="18"/>
        </w:rPr>
        <w:t>R</w:t>
      </w:r>
      <w:r w:rsidRPr="00602E4B">
        <w:rPr>
          <w:rFonts w:ascii="Inter" w:hAnsi="Inter"/>
          <w:sz w:val="18"/>
          <w:szCs w:val="18"/>
        </w:rPr>
        <w:t xml:space="preserve">, </w:t>
      </w:r>
      <w:r w:rsidRPr="00602E4B">
        <w:rPr>
          <w:rStyle w:val="Emphasis"/>
          <w:rFonts w:ascii="Inter" w:eastAsiaTheme="majorEastAsia" w:hAnsi="Inter"/>
          <w:sz w:val="18"/>
          <w:szCs w:val="18"/>
        </w:rPr>
        <w:t>s</w:t>
      </w:r>
      <w:r w:rsidRPr="00602E4B">
        <w:rPr>
          <w:rFonts w:ascii="Inter" w:hAnsi="Inter"/>
          <w:sz w:val="18"/>
          <w:szCs w:val="18"/>
        </w:rPr>
        <w:t>)</w:t>
      </w:r>
    </w:p>
    <w:p w14:paraId="6BDEB80D" w14:textId="77777777" w:rsidR="00AB56A5" w:rsidRPr="00602E4B" w:rsidRDefault="00AB56A5">
      <w:pPr>
        <w:pStyle w:val="whitespace-normal"/>
        <w:numPr>
          <w:ilvl w:val="0"/>
          <w:numId w:val="441"/>
        </w:numPr>
        <w:rPr>
          <w:rFonts w:ascii="Inter" w:hAnsi="Inter"/>
          <w:sz w:val="18"/>
          <w:szCs w:val="18"/>
        </w:rPr>
      </w:pPr>
      <w:r w:rsidRPr="00602E4B">
        <w:rPr>
          <w:rFonts w:ascii="Inter" w:hAnsi="Inter"/>
          <w:sz w:val="18"/>
          <w:szCs w:val="18"/>
        </w:rPr>
        <w:t xml:space="preserve">Verification: </w:t>
      </w:r>
      <w:r w:rsidRPr="00602E4B">
        <w:rPr>
          <w:rStyle w:val="Emphasis"/>
          <w:rFonts w:ascii="Inter" w:eastAsiaTheme="majorEastAsia" w:hAnsi="Inter"/>
          <w:sz w:val="18"/>
          <w:szCs w:val="18"/>
        </w:rPr>
        <w:t>g</w:t>
      </w:r>
      <w:r w:rsidRPr="00602E4B">
        <w:rPr>
          <w:rFonts w:ascii="Inter" w:hAnsi="Inter"/>
          <w:sz w:val="18"/>
          <w:szCs w:val="18"/>
        </w:rPr>
        <w:t>^</w:t>
      </w:r>
      <w:r w:rsidRPr="00602E4B">
        <w:rPr>
          <w:rStyle w:val="Emphasis"/>
          <w:rFonts w:ascii="Inter" w:eastAsiaTheme="majorEastAsia" w:hAnsi="Inter"/>
          <w:sz w:val="18"/>
          <w:szCs w:val="18"/>
        </w:rPr>
        <w:t>s</w:t>
      </w:r>
      <w:r w:rsidRPr="00602E4B">
        <w:rPr>
          <w:rFonts w:ascii="Inter" w:hAnsi="Inter"/>
          <w:sz w:val="18"/>
          <w:szCs w:val="18"/>
        </w:rPr>
        <w:t xml:space="preserve"> = </w:t>
      </w:r>
      <w:r w:rsidRPr="00602E4B">
        <w:rPr>
          <w:rStyle w:val="Emphasis"/>
          <w:rFonts w:ascii="Inter" w:eastAsiaTheme="majorEastAsia" w:hAnsi="Inter"/>
          <w:sz w:val="18"/>
          <w:szCs w:val="18"/>
        </w:rPr>
        <w:t>R</w:t>
      </w:r>
      <w:r w:rsidRPr="00602E4B">
        <w:rPr>
          <w:rFonts w:ascii="Inter" w:hAnsi="Inter"/>
          <w:sz w:val="18"/>
          <w:szCs w:val="18"/>
        </w:rPr>
        <w:t xml:space="preserve"> · </w:t>
      </w:r>
      <w:r w:rsidRPr="00602E4B">
        <w:rPr>
          <w:rStyle w:val="Emphasis"/>
          <w:rFonts w:ascii="Inter" w:eastAsiaTheme="majorEastAsia" w:hAnsi="Inter"/>
          <w:sz w:val="18"/>
          <w:szCs w:val="18"/>
        </w:rPr>
        <w:t>PK</w:t>
      </w:r>
      <w:r w:rsidRPr="00602E4B">
        <w:rPr>
          <w:rFonts w:ascii="Inter" w:hAnsi="Inter"/>
          <w:sz w:val="18"/>
          <w:szCs w:val="18"/>
        </w:rPr>
        <w:t>^</w:t>
      </w:r>
      <w:r w:rsidRPr="00602E4B">
        <w:rPr>
          <w:rStyle w:val="Emphasis"/>
          <w:rFonts w:ascii="Inter" w:eastAsiaTheme="majorEastAsia" w:hAnsi="Inter"/>
          <w:sz w:val="18"/>
          <w:szCs w:val="18"/>
        </w:rPr>
        <w:t>c</w:t>
      </w:r>
    </w:p>
    <w:p w14:paraId="5A47CD9F" w14:textId="77777777" w:rsidR="00AB56A5" w:rsidRPr="00602E4B" w:rsidRDefault="00AB56A5" w:rsidP="00AB56A5">
      <w:pPr>
        <w:pStyle w:val="Heading3"/>
        <w:rPr>
          <w:rFonts w:ascii="Inter" w:hAnsi="Inter"/>
          <w:sz w:val="18"/>
          <w:szCs w:val="18"/>
        </w:rPr>
      </w:pPr>
      <w:r w:rsidRPr="00602E4B">
        <w:rPr>
          <w:rFonts w:ascii="Inter" w:hAnsi="Inter"/>
          <w:sz w:val="18"/>
          <w:szCs w:val="18"/>
        </w:rPr>
        <w:t>Event Monitoring Architecture</w:t>
      </w:r>
    </w:p>
    <w:p w14:paraId="0FA83331"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Event Detection Pipeline:</w:t>
      </w:r>
    </w:p>
    <w:p w14:paraId="42C09DE4" w14:textId="77777777" w:rsidR="00AB56A5" w:rsidRPr="00602E4B" w:rsidRDefault="00AB56A5" w:rsidP="00AB56A5">
      <w:pPr>
        <w:pStyle w:val="HTMLPreformatted"/>
        <w:spacing w:before="120" w:after="120"/>
        <w:rPr>
          <w:rFonts w:ascii="Inter" w:hAnsi="Inter"/>
          <w:color w:val="ABB2BF"/>
          <w:sz w:val="18"/>
          <w:szCs w:val="18"/>
        </w:rPr>
      </w:pPr>
      <w:r w:rsidRPr="00602E4B">
        <w:rPr>
          <w:rStyle w:val="HTMLCode"/>
          <w:rFonts w:ascii="Inter" w:hAnsi="Inter"/>
          <w:color w:val="ABB2BF"/>
          <w:sz w:val="18"/>
          <w:szCs w:val="18"/>
        </w:rPr>
        <w:t>External Chain → Full Node → Event Filter → Confirmation Tracker → Attestation Generator → Synergy Submission</w:t>
      </w:r>
    </w:p>
    <w:p w14:paraId="72760B6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Example: Ethereum Deposit Detection</w:t>
      </w:r>
    </w:p>
    <w:p w14:paraId="35A0EEAC" w14:textId="77777777" w:rsidR="00AB56A5" w:rsidRPr="00602E4B" w:rsidRDefault="00AB56A5">
      <w:pPr>
        <w:pStyle w:val="whitespace-normal"/>
        <w:numPr>
          <w:ilvl w:val="0"/>
          <w:numId w:val="442"/>
        </w:numPr>
        <w:rPr>
          <w:rFonts w:ascii="Inter" w:hAnsi="Inter"/>
          <w:sz w:val="18"/>
          <w:szCs w:val="18"/>
        </w:rPr>
      </w:pPr>
      <w:r w:rsidRPr="00602E4B">
        <w:rPr>
          <w:rStyle w:val="Strong"/>
          <w:rFonts w:ascii="Inter" w:eastAsiaTheme="majorEastAsia" w:hAnsi="Inter"/>
          <w:sz w:val="18"/>
          <w:szCs w:val="18"/>
        </w:rPr>
        <w:t>Continuous Monitoring:</w:t>
      </w:r>
      <w:r w:rsidRPr="00602E4B">
        <w:rPr>
          <w:rFonts w:ascii="Inter" w:hAnsi="Inter"/>
          <w:sz w:val="18"/>
          <w:szCs w:val="18"/>
        </w:rPr>
        <w:t xml:space="preserve"> </w:t>
      </w:r>
    </w:p>
    <w:p w14:paraId="79F11E6A"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lastRenderedPageBreak/>
        <w:t>Subscribe to Ethereum logs for BridgeContract events</w:t>
      </w:r>
    </w:p>
    <w:p w14:paraId="3228B1DC"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Filter: DepositToSynergy(address indexed sender, address token, uint256 amount, bytes32 synergyAddress)</w:t>
      </w:r>
    </w:p>
    <w:p w14:paraId="5E3C073B" w14:textId="77777777" w:rsidR="00AB56A5" w:rsidRPr="00602E4B" w:rsidRDefault="00AB56A5">
      <w:pPr>
        <w:pStyle w:val="whitespace-normal"/>
        <w:numPr>
          <w:ilvl w:val="0"/>
          <w:numId w:val="442"/>
        </w:numPr>
        <w:rPr>
          <w:rFonts w:ascii="Inter" w:hAnsi="Inter"/>
          <w:sz w:val="18"/>
          <w:szCs w:val="18"/>
        </w:rPr>
      </w:pPr>
      <w:r w:rsidRPr="00602E4B">
        <w:rPr>
          <w:rStyle w:val="Strong"/>
          <w:rFonts w:ascii="Inter" w:eastAsiaTheme="majorEastAsia" w:hAnsi="Inter"/>
          <w:sz w:val="18"/>
          <w:szCs w:val="18"/>
        </w:rPr>
        <w:t>Initial Detection:</w:t>
      </w:r>
      <w:r w:rsidRPr="00602E4B">
        <w:rPr>
          <w:rFonts w:ascii="Inter" w:hAnsi="Inter"/>
          <w:sz w:val="18"/>
          <w:szCs w:val="18"/>
        </w:rPr>
        <w:t xml:space="preserve"> </w:t>
      </w:r>
    </w:p>
    <w:p w14:paraId="3FEE591F"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 xml:space="preserve">Event detected at block </w:t>
      </w:r>
      <w:r w:rsidRPr="00602E4B">
        <w:rPr>
          <w:rStyle w:val="Emphasis"/>
          <w:rFonts w:ascii="Inter" w:eastAsiaTheme="majorEastAsia" w:hAnsi="Inter"/>
          <w:sz w:val="18"/>
          <w:szCs w:val="18"/>
        </w:rPr>
        <w:t>h</w:t>
      </w:r>
    </w:p>
    <w:p w14:paraId="35DDC950"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Record: tx_hash, block_height, sender, token, amount, synergy_destination</w:t>
      </w:r>
    </w:p>
    <w:p w14:paraId="1880CDBE" w14:textId="77777777" w:rsidR="00AB56A5" w:rsidRPr="00602E4B" w:rsidRDefault="00AB56A5">
      <w:pPr>
        <w:pStyle w:val="whitespace-normal"/>
        <w:numPr>
          <w:ilvl w:val="0"/>
          <w:numId w:val="442"/>
        </w:numPr>
        <w:rPr>
          <w:rFonts w:ascii="Inter" w:hAnsi="Inter"/>
          <w:sz w:val="18"/>
          <w:szCs w:val="18"/>
        </w:rPr>
      </w:pPr>
      <w:r w:rsidRPr="00602E4B">
        <w:rPr>
          <w:rStyle w:val="Strong"/>
          <w:rFonts w:ascii="Inter" w:eastAsiaTheme="majorEastAsia" w:hAnsi="Inter"/>
          <w:sz w:val="18"/>
          <w:szCs w:val="18"/>
        </w:rPr>
        <w:t>Confirmation Tracking:</w:t>
      </w:r>
      <w:r w:rsidRPr="00602E4B">
        <w:rPr>
          <w:rFonts w:ascii="Inter" w:hAnsi="Inter"/>
          <w:sz w:val="18"/>
          <w:szCs w:val="18"/>
        </w:rPr>
        <w:t xml:space="preserve"> </w:t>
      </w:r>
    </w:p>
    <w:p w14:paraId="2061B709"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 xml:space="preserve">Wait for confirmations: current_height − </w:t>
      </w:r>
      <w:r w:rsidRPr="00602E4B">
        <w:rPr>
          <w:rStyle w:val="Emphasis"/>
          <w:rFonts w:ascii="Inter" w:eastAsiaTheme="majorEastAsia" w:hAnsi="Inter"/>
          <w:sz w:val="18"/>
          <w:szCs w:val="18"/>
        </w:rPr>
        <w:t>h</w:t>
      </w:r>
      <w:r w:rsidRPr="00602E4B">
        <w:rPr>
          <w:rFonts w:ascii="Inter" w:hAnsi="Inter"/>
          <w:sz w:val="18"/>
          <w:szCs w:val="18"/>
        </w:rPr>
        <w:t xml:space="preserve"> ≥ 12</w:t>
      </w:r>
    </w:p>
    <w:p w14:paraId="5FB792E8"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Monitor for reorgs every block</w:t>
      </w:r>
    </w:p>
    <w:p w14:paraId="208BC8CB"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 xml:space="preserve">If reorg detected at height &lt; </w:t>
      </w:r>
      <w:r w:rsidRPr="00602E4B">
        <w:rPr>
          <w:rStyle w:val="Emphasis"/>
          <w:rFonts w:ascii="Inter" w:eastAsiaTheme="majorEastAsia" w:hAnsi="Inter"/>
          <w:sz w:val="18"/>
          <w:szCs w:val="18"/>
        </w:rPr>
        <w:t>h</w:t>
      </w:r>
      <w:r w:rsidRPr="00602E4B">
        <w:rPr>
          <w:rFonts w:ascii="Inter" w:hAnsi="Inter"/>
          <w:sz w:val="18"/>
          <w:szCs w:val="18"/>
        </w:rPr>
        <w:t>, restart confirmation count</w:t>
      </w:r>
    </w:p>
    <w:p w14:paraId="2DA2C68D" w14:textId="77777777" w:rsidR="00AB56A5" w:rsidRPr="00602E4B" w:rsidRDefault="00AB56A5">
      <w:pPr>
        <w:pStyle w:val="whitespace-normal"/>
        <w:numPr>
          <w:ilvl w:val="0"/>
          <w:numId w:val="442"/>
        </w:numPr>
        <w:rPr>
          <w:rFonts w:ascii="Inter" w:hAnsi="Inter"/>
          <w:sz w:val="18"/>
          <w:szCs w:val="18"/>
        </w:rPr>
      </w:pPr>
      <w:r w:rsidRPr="00602E4B">
        <w:rPr>
          <w:rStyle w:val="Strong"/>
          <w:rFonts w:ascii="Inter" w:eastAsiaTheme="majorEastAsia" w:hAnsi="Inter"/>
          <w:sz w:val="18"/>
          <w:szCs w:val="18"/>
        </w:rPr>
        <w:t>Attestation Generation:</w:t>
      </w:r>
      <w:r w:rsidRPr="00602E4B">
        <w:rPr>
          <w:rFonts w:ascii="Inter" w:hAnsi="Inter"/>
          <w:sz w:val="18"/>
          <w:szCs w:val="18"/>
        </w:rPr>
        <w:t xml:space="preserve"> </w:t>
      </w:r>
    </w:p>
    <w:p w14:paraId="58A7C88B"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After 12 confirmations, create attestation</w:t>
      </w:r>
    </w:p>
    <w:p w14:paraId="37C5549D"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Format: (</w:t>
      </w:r>
      <w:r w:rsidRPr="00602E4B">
        <w:rPr>
          <w:rStyle w:val="Emphasis"/>
          <w:rFonts w:ascii="Inter" w:eastAsiaTheme="majorEastAsia" w:hAnsi="Inter"/>
          <w:sz w:val="18"/>
          <w:szCs w:val="18"/>
        </w:rPr>
        <w:t>chain_id</w:t>
      </w:r>
      <w:r w:rsidRPr="00602E4B">
        <w:rPr>
          <w:rFonts w:ascii="Inter" w:hAnsi="Inter"/>
          <w:sz w:val="18"/>
          <w:szCs w:val="18"/>
        </w:rPr>
        <w:t xml:space="preserve"> = 1, </w:t>
      </w:r>
      <w:r w:rsidRPr="00602E4B">
        <w:rPr>
          <w:rStyle w:val="Emphasis"/>
          <w:rFonts w:ascii="Inter" w:eastAsiaTheme="majorEastAsia" w:hAnsi="Inter"/>
          <w:sz w:val="18"/>
          <w:szCs w:val="18"/>
        </w:rPr>
        <w:t>event_type</w:t>
      </w:r>
      <w:r w:rsidRPr="00602E4B">
        <w:rPr>
          <w:rFonts w:ascii="Inter" w:hAnsi="Inter"/>
          <w:sz w:val="18"/>
          <w:szCs w:val="18"/>
        </w:rPr>
        <w:t xml:space="preserve"> = DEPOSIT, </w:t>
      </w:r>
      <w:r w:rsidRPr="00602E4B">
        <w:rPr>
          <w:rStyle w:val="Emphasis"/>
          <w:rFonts w:ascii="Inter" w:eastAsiaTheme="majorEastAsia" w:hAnsi="Inter"/>
          <w:sz w:val="18"/>
          <w:szCs w:val="18"/>
        </w:rPr>
        <w:t>tx_hash</w:t>
      </w:r>
      <w:r w:rsidRPr="00602E4B">
        <w:rPr>
          <w:rFonts w:ascii="Inter" w:hAnsi="Inter"/>
          <w:sz w:val="18"/>
          <w:szCs w:val="18"/>
        </w:rPr>
        <w:t xml:space="preserve">, </w:t>
      </w:r>
      <w:r w:rsidRPr="00602E4B">
        <w:rPr>
          <w:rStyle w:val="Emphasis"/>
          <w:rFonts w:ascii="Inter" w:eastAsiaTheme="majorEastAsia" w:hAnsi="Inter"/>
          <w:sz w:val="18"/>
          <w:szCs w:val="18"/>
        </w:rPr>
        <w:t>block_height</w:t>
      </w:r>
      <w:r w:rsidRPr="00602E4B">
        <w:rPr>
          <w:rFonts w:ascii="Inter" w:hAnsi="Inter"/>
          <w:sz w:val="18"/>
          <w:szCs w:val="18"/>
        </w:rPr>
        <w:t xml:space="preserve"> = </w:t>
      </w:r>
      <w:r w:rsidRPr="00602E4B">
        <w:rPr>
          <w:rStyle w:val="Emphasis"/>
          <w:rFonts w:ascii="Inter" w:eastAsiaTheme="majorEastAsia" w:hAnsi="Inter"/>
          <w:sz w:val="18"/>
          <w:szCs w:val="18"/>
        </w:rPr>
        <w:t>h</w:t>
      </w:r>
      <w:r w:rsidRPr="00602E4B">
        <w:rPr>
          <w:rFonts w:ascii="Inter" w:hAnsi="Inter"/>
          <w:sz w:val="18"/>
          <w:szCs w:val="18"/>
        </w:rPr>
        <w:t xml:space="preserve">, </w:t>
      </w:r>
      <w:r w:rsidRPr="00602E4B">
        <w:rPr>
          <w:rStyle w:val="Emphasis"/>
          <w:rFonts w:ascii="Inter" w:eastAsiaTheme="majorEastAsia" w:hAnsi="Inter"/>
          <w:sz w:val="18"/>
          <w:szCs w:val="18"/>
        </w:rPr>
        <w:t>data</w:t>
      </w:r>
      <w:r w:rsidRPr="00602E4B">
        <w:rPr>
          <w:rFonts w:ascii="Inter" w:hAnsi="Inter"/>
          <w:sz w:val="18"/>
          <w:szCs w:val="18"/>
        </w:rPr>
        <w:t xml:space="preserve"> = encoded event, </w:t>
      </w:r>
      <w:r w:rsidRPr="00602E4B">
        <w:rPr>
          <w:rStyle w:val="Emphasis"/>
          <w:rFonts w:ascii="Inter" w:eastAsiaTheme="majorEastAsia" w:hAnsi="Inter"/>
          <w:sz w:val="18"/>
          <w:szCs w:val="18"/>
        </w:rPr>
        <w:t>timestamp</w:t>
      </w:r>
      <w:r w:rsidRPr="00602E4B">
        <w:rPr>
          <w:rFonts w:ascii="Inter" w:hAnsi="Inter"/>
          <w:sz w:val="18"/>
          <w:szCs w:val="18"/>
        </w:rPr>
        <w:t xml:space="preserve">, </w:t>
      </w:r>
      <w:r w:rsidRPr="00602E4B">
        <w:rPr>
          <w:rStyle w:val="Emphasis"/>
          <w:rFonts w:ascii="Inter" w:eastAsiaTheme="majorEastAsia" w:hAnsi="Inter"/>
          <w:sz w:val="18"/>
          <w:szCs w:val="18"/>
        </w:rPr>
        <w:t>signature</w:t>
      </w:r>
      <w:r w:rsidRPr="00602E4B">
        <w:rPr>
          <w:rFonts w:ascii="Inter" w:hAnsi="Inter"/>
          <w:sz w:val="18"/>
          <w:szCs w:val="18"/>
        </w:rPr>
        <w:t>)</w:t>
      </w:r>
    </w:p>
    <w:p w14:paraId="284BD5E4" w14:textId="77777777" w:rsidR="00AB56A5" w:rsidRPr="00602E4B" w:rsidRDefault="00AB56A5">
      <w:pPr>
        <w:pStyle w:val="whitespace-normal"/>
        <w:numPr>
          <w:ilvl w:val="0"/>
          <w:numId w:val="442"/>
        </w:numPr>
        <w:rPr>
          <w:rFonts w:ascii="Inter" w:hAnsi="Inter"/>
          <w:sz w:val="18"/>
          <w:szCs w:val="18"/>
        </w:rPr>
      </w:pPr>
      <w:r w:rsidRPr="00602E4B">
        <w:rPr>
          <w:rStyle w:val="Strong"/>
          <w:rFonts w:ascii="Inter" w:eastAsiaTheme="majorEastAsia" w:hAnsi="Inter"/>
          <w:sz w:val="18"/>
          <w:szCs w:val="18"/>
        </w:rPr>
        <w:t>Submission to Synergy:</w:t>
      </w:r>
      <w:r w:rsidRPr="00602E4B">
        <w:rPr>
          <w:rFonts w:ascii="Inter" w:hAnsi="Inter"/>
          <w:sz w:val="18"/>
          <w:szCs w:val="18"/>
        </w:rPr>
        <w:t xml:space="preserve"> </w:t>
      </w:r>
    </w:p>
    <w:p w14:paraId="005950EB"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Submit attestation to BridgeValidator contract</w:t>
      </w:r>
    </w:p>
    <w:p w14:paraId="7D81E69D"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Contract verifies signature and records attestation</w:t>
      </w:r>
    </w:p>
    <w:p w14:paraId="7B790B6C" w14:textId="77777777" w:rsidR="00AB56A5" w:rsidRPr="00602E4B" w:rsidRDefault="00AB56A5">
      <w:pPr>
        <w:pStyle w:val="whitespace-normal"/>
        <w:numPr>
          <w:ilvl w:val="1"/>
          <w:numId w:val="442"/>
        </w:numPr>
        <w:rPr>
          <w:rFonts w:ascii="Inter" w:hAnsi="Inter"/>
          <w:sz w:val="18"/>
          <w:szCs w:val="18"/>
        </w:rPr>
      </w:pPr>
      <w:r w:rsidRPr="00602E4B">
        <w:rPr>
          <w:rFonts w:ascii="Inter" w:hAnsi="Inter"/>
          <w:sz w:val="18"/>
          <w:szCs w:val="18"/>
        </w:rPr>
        <w:t xml:space="preserve">When threshold </w:t>
      </w:r>
      <w:r w:rsidRPr="00602E4B">
        <w:rPr>
          <w:rStyle w:val="Emphasis"/>
          <w:rFonts w:ascii="Inter" w:eastAsiaTheme="majorEastAsia" w:hAnsi="Inter"/>
          <w:sz w:val="18"/>
          <w:szCs w:val="18"/>
        </w:rPr>
        <w:t>t</w:t>
      </w:r>
      <w:r w:rsidRPr="00602E4B">
        <w:rPr>
          <w:rFonts w:ascii="Inter" w:hAnsi="Inter"/>
          <w:sz w:val="18"/>
          <w:szCs w:val="18"/>
        </w:rPr>
        <w:t xml:space="preserve"> = 100 attestations collected, authorize mint on Synergy</w:t>
      </w:r>
    </w:p>
    <w:p w14:paraId="6DB81628"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Reorg Handling:</w:t>
      </w:r>
    </w:p>
    <w:p w14:paraId="4A36FA56"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If Ethereum reorganizes during confirmation period:</w:t>
      </w:r>
    </w:p>
    <w:p w14:paraId="3A2E8E2F" w14:textId="77777777" w:rsidR="00AB56A5" w:rsidRPr="00602E4B" w:rsidRDefault="00AB56A5">
      <w:pPr>
        <w:pStyle w:val="whitespace-normal"/>
        <w:numPr>
          <w:ilvl w:val="0"/>
          <w:numId w:val="443"/>
        </w:numPr>
        <w:rPr>
          <w:rFonts w:ascii="Inter" w:hAnsi="Inter"/>
          <w:sz w:val="18"/>
          <w:szCs w:val="18"/>
        </w:rPr>
      </w:pPr>
      <w:r w:rsidRPr="00602E4B">
        <w:rPr>
          <w:rFonts w:ascii="Inter" w:hAnsi="Inter"/>
          <w:sz w:val="18"/>
          <w:szCs w:val="18"/>
        </w:rPr>
        <w:t xml:space="preserve">Detect that block </w:t>
      </w:r>
      <w:r w:rsidRPr="00602E4B">
        <w:rPr>
          <w:rStyle w:val="Emphasis"/>
          <w:rFonts w:ascii="Inter" w:eastAsiaTheme="majorEastAsia" w:hAnsi="Inter"/>
          <w:sz w:val="18"/>
          <w:szCs w:val="18"/>
        </w:rPr>
        <w:t>h</w:t>
      </w:r>
      <w:r w:rsidRPr="00602E4B">
        <w:rPr>
          <w:rFonts w:ascii="Inter" w:hAnsi="Inter"/>
          <w:sz w:val="18"/>
          <w:szCs w:val="18"/>
        </w:rPr>
        <w:t xml:space="preserve"> is no longer in canonical chain</w:t>
      </w:r>
    </w:p>
    <w:p w14:paraId="27116BDB" w14:textId="77777777" w:rsidR="00AB56A5" w:rsidRPr="00602E4B" w:rsidRDefault="00AB56A5">
      <w:pPr>
        <w:pStyle w:val="whitespace-normal"/>
        <w:numPr>
          <w:ilvl w:val="0"/>
          <w:numId w:val="443"/>
        </w:numPr>
        <w:rPr>
          <w:rFonts w:ascii="Inter" w:hAnsi="Inter"/>
          <w:sz w:val="18"/>
          <w:szCs w:val="18"/>
        </w:rPr>
      </w:pPr>
      <w:r w:rsidRPr="00602E4B">
        <w:rPr>
          <w:rFonts w:ascii="Inter" w:hAnsi="Inter"/>
          <w:sz w:val="18"/>
          <w:szCs w:val="18"/>
        </w:rPr>
        <w:t>Check if transaction still exists in new canonical chain</w:t>
      </w:r>
    </w:p>
    <w:p w14:paraId="62636EAC" w14:textId="77777777" w:rsidR="00AB56A5" w:rsidRPr="00602E4B" w:rsidRDefault="00AB56A5">
      <w:pPr>
        <w:pStyle w:val="whitespace-normal"/>
        <w:numPr>
          <w:ilvl w:val="0"/>
          <w:numId w:val="443"/>
        </w:numPr>
        <w:rPr>
          <w:rFonts w:ascii="Inter" w:hAnsi="Inter"/>
          <w:sz w:val="18"/>
          <w:szCs w:val="18"/>
        </w:rPr>
      </w:pPr>
      <w:r w:rsidRPr="00602E4B">
        <w:rPr>
          <w:rFonts w:ascii="Inter" w:hAnsi="Inter"/>
          <w:sz w:val="18"/>
          <w:szCs w:val="18"/>
        </w:rPr>
        <w:t>If yes: restart confirmation count from new block height</w:t>
      </w:r>
    </w:p>
    <w:p w14:paraId="1B99AC94" w14:textId="77777777" w:rsidR="00AB56A5" w:rsidRPr="00602E4B" w:rsidRDefault="00AB56A5">
      <w:pPr>
        <w:pStyle w:val="whitespace-normal"/>
        <w:numPr>
          <w:ilvl w:val="0"/>
          <w:numId w:val="443"/>
        </w:numPr>
        <w:rPr>
          <w:rFonts w:ascii="Inter" w:hAnsi="Inter"/>
          <w:sz w:val="18"/>
          <w:szCs w:val="18"/>
        </w:rPr>
      </w:pPr>
      <w:r w:rsidRPr="00602E4B">
        <w:rPr>
          <w:rFonts w:ascii="Inter" w:hAnsi="Inter"/>
          <w:sz w:val="18"/>
          <w:szCs w:val="18"/>
        </w:rPr>
        <w:t>If no: discard attestation (transaction was reverted)</w:t>
      </w:r>
    </w:p>
    <w:p w14:paraId="717E7969" w14:textId="77777777" w:rsidR="00AB56A5" w:rsidRPr="00602E4B" w:rsidRDefault="00AB56A5">
      <w:pPr>
        <w:pStyle w:val="whitespace-normal"/>
        <w:numPr>
          <w:ilvl w:val="0"/>
          <w:numId w:val="443"/>
        </w:numPr>
        <w:rPr>
          <w:rFonts w:ascii="Inter" w:hAnsi="Inter"/>
          <w:sz w:val="18"/>
          <w:szCs w:val="18"/>
        </w:rPr>
      </w:pPr>
      <w:r w:rsidRPr="00602E4B">
        <w:rPr>
          <w:rFonts w:ascii="Inter" w:hAnsi="Inter"/>
          <w:sz w:val="18"/>
          <w:szCs w:val="18"/>
        </w:rPr>
        <w:t>If already submitted attestation: submit reorg proof to Synergy to prevent false credit</w:t>
      </w:r>
    </w:p>
    <w:p w14:paraId="1C04B492" w14:textId="77777777" w:rsidR="00AB56A5" w:rsidRPr="00602E4B" w:rsidRDefault="00AB56A5" w:rsidP="00AB56A5">
      <w:pPr>
        <w:pStyle w:val="Heading3"/>
        <w:rPr>
          <w:rFonts w:ascii="Inter" w:hAnsi="Inter"/>
          <w:sz w:val="18"/>
          <w:szCs w:val="18"/>
        </w:rPr>
      </w:pPr>
      <w:r w:rsidRPr="00602E4B">
        <w:rPr>
          <w:rFonts w:ascii="Inter" w:hAnsi="Inter"/>
          <w:sz w:val="18"/>
          <w:szCs w:val="18"/>
        </w:rPr>
        <w:t>Bridge Relayer Rewards</w:t>
      </w:r>
    </w:p>
    <w:p w14:paraId="7B900F71"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Revenue Sources:</w:t>
      </w:r>
    </w:p>
    <w:p w14:paraId="60AD4A0D" w14:textId="77777777" w:rsidR="00AB56A5" w:rsidRPr="00602E4B" w:rsidRDefault="00AB56A5">
      <w:pPr>
        <w:pStyle w:val="whitespace-normal"/>
        <w:numPr>
          <w:ilvl w:val="0"/>
          <w:numId w:val="444"/>
        </w:numPr>
        <w:rPr>
          <w:rFonts w:ascii="Inter" w:hAnsi="Inter"/>
          <w:sz w:val="18"/>
          <w:szCs w:val="18"/>
        </w:rPr>
      </w:pPr>
      <w:r w:rsidRPr="00602E4B">
        <w:rPr>
          <w:rStyle w:val="Strong"/>
          <w:rFonts w:ascii="Inter" w:eastAsiaTheme="majorEastAsia" w:hAnsi="Inter"/>
          <w:sz w:val="18"/>
          <w:szCs w:val="18"/>
        </w:rPr>
        <w:t>Bridge Fees:</w:t>
      </w:r>
      <w:r w:rsidRPr="00602E4B">
        <w:rPr>
          <w:rFonts w:ascii="Inter" w:hAnsi="Inter"/>
          <w:sz w:val="18"/>
          <w:szCs w:val="18"/>
        </w:rPr>
        <w:t xml:space="preserve"> </w:t>
      </w:r>
    </w:p>
    <w:p w14:paraId="72FEB30E" w14:textId="77777777" w:rsidR="00AB56A5" w:rsidRPr="00602E4B" w:rsidRDefault="00AB56A5">
      <w:pPr>
        <w:pStyle w:val="whitespace-normal"/>
        <w:numPr>
          <w:ilvl w:val="1"/>
          <w:numId w:val="444"/>
        </w:numPr>
        <w:rPr>
          <w:rFonts w:ascii="Inter" w:hAnsi="Inter"/>
          <w:sz w:val="18"/>
          <w:szCs w:val="18"/>
        </w:rPr>
      </w:pPr>
      <w:r w:rsidRPr="00602E4B">
        <w:rPr>
          <w:rFonts w:ascii="Inter" w:hAnsi="Inter"/>
          <w:sz w:val="18"/>
          <w:szCs w:val="18"/>
        </w:rPr>
        <w:t>Users pay fee for cross-chain transfers</w:t>
      </w:r>
    </w:p>
    <w:p w14:paraId="3028143A" w14:textId="77777777" w:rsidR="00AB56A5" w:rsidRPr="00602E4B" w:rsidRDefault="00AB56A5">
      <w:pPr>
        <w:pStyle w:val="whitespace-normal"/>
        <w:numPr>
          <w:ilvl w:val="1"/>
          <w:numId w:val="444"/>
        </w:numPr>
        <w:rPr>
          <w:rFonts w:ascii="Inter" w:hAnsi="Inter"/>
          <w:sz w:val="18"/>
          <w:szCs w:val="18"/>
        </w:rPr>
      </w:pPr>
      <w:r w:rsidRPr="00602E4B">
        <w:rPr>
          <w:rFonts w:ascii="Inter" w:hAnsi="Inter"/>
          <w:sz w:val="18"/>
          <w:szCs w:val="18"/>
        </w:rPr>
        <w:t>Example: 0.1% of transfer amount + fixed fee</w:t>
      </w:r>
    </w:p>
    <w:p w14:paraId="0C9CBD61" w14:textId="77777777" w:rsidR="00AB56A5" w:rsidRPr="00602E4B" w:rsidRDefault="00AB56A5">
      <w:pPr>
        <w:pStyle w:val="whitespace-normal"/>
        <w:numPr>
          <w:ilvl w:val="1"/>
          <w:numId w:val="444"/>
        </w:numPr>
        <w:rPr>
          <w:rFonts w:ascii="Inter" w:hAnsi="Inter"/>
          <w:sz w:val="18"/>
          <w:szCs w:val="18"/>
        </w:rPr>
      </w:pPr>
      <w:r w:rsidRPr="00602E4B">
        <w:rPr>
          <w:rFonts w:ascii="Inter" w:hAnsi="Inter"/>
          <w:sz w:val="18"/>
          <w:szCs w:val="18"/>
        </w:rPr>
        <w:t>Split: 60% to relayers, 40% to treasury</w:t>
      </w:r>
    </w:p>
    <w:p w14:paraId="7419F093" w14:textId="77777777" w:rsidR="00AB56A5" w:rsidRPr="00602E4B" w:rsidRDefault="00AB56A5">
      <w:pPr>
        <w:pStyle w:val="whitespace-normal"/>
        <w:numPr>
          <w:ilvl w:val="0"/>
          <w:numId w:val="444"/>
        </w:numPr>
        <w:rPr>
          <w:rFonts w:ascii="Inter" w:hAnsi="Inter"/>
          <w:sz w:val="18"/>
          <w:szCs w:val="18"/>
        </w:rPr>
      </w:pPr>
      <w:r w:rsidRPr="00602E4B">
        <w:rPr>
          <w:rStyle w:val="Strong"/>
          <w:rFonts w:ascii="Inter" w:eastAsiaTheme="majorEastAsia" w:hAnsi="Inter"/>
          <w:sz w:val="18"/>
          <w:szCs w:val="18"/>
        </w:rPr>
        <w:t>Signing Participation:</w:t>
      </w:r>
      <w:r w:rsidRPr="00602E4B">
        <w:rPr>
          <w:rFonts w:ascii="Inter" w:hAnsi="Inter"/>
          <w:sz w:val="18"/>
          <w:szCs w:val="18"/>
        </w:rPr>
        <w:t xml:space="preserve"> </w:t>
      </w:r>
    </w:p>
    <w:p w14:paraId="222F3C67" w14:textId="77777777" w:rsidR="00AB56A5" w:rsidRPr="00602E4B" w:rsidRDefault="00AB56A5">
      <w:pPr>
        <w:pStyle w:val="whitespace-normal"/>
        <w:numPr>
          <w:ilvl w:val="1"/>
          <w:numId w:val="444"/>
        </w:numPr>
        <w:rPr>
          <w:rFonts w:ascii="Inter" w:hAnsi="Inter"/>
          <w:sz w:val="18"/>
          <w:szCs w:val="18"/>
        </w:rPr>
      </w:pPr>
      <w:r w:rsidRPr="00602E4B">
        <w:rPr>
          <w:rFonts w:ascii="Inter" w:hAnsi="Inter"/>
          <w:sz w:val="18"/>
          <w:szCs w:val="18"/>
        </w:rPr>
        <w:t>Per-signature micro-reward for threshold signing</w:t>
      </w:r>
    </w:p>
    <w:p w14:paraId="092CFEC8" w14:textId="77777777" w:rsidR="00AB56A5" w:rsidRPr="00602E4B" w:rsidRDefault="00AB56A5">
      <w:pPr>
        <w:pStyle w:val="whitespace-normal"/>
        <w:numPr>
          <w:ilvl w:val="1"/>
          <w:numId w:val="444"/>
        </w:numPr>
        <w:rPr>
          <w:rFonts w:ascii="Inter" w:hAnsi="Inter"/>
          <w:sz w:val="18"/>
          <w:szCs w:val="18"/>
        </w:rPr>
      </w:pPr>
      <w:r w:rsidRPr="00602E4B">
        <w:rPr>
          <w:rFonts w:ascii="Inter" w:hAnsi="Inter"/>
          <w:sz w:val="18"/>
          <w:szCs w:val="18"/>
        </w:rPr>
        <w:t>Incentivizes active participation</w:t>
      </w:r>
    </w:p>
    <w:p w14:paraId="1E36FD73" w14:textId="77777777" w:rsidR="00AB56A5" w:rsidRPr="00602E4B" w:rsidRDefault="00AB56A5">
      <w:pPr>
        <w:pStyle w:val="whitespace-normal"/>
        <w:numPr>
          <w:ilvl w:val="0"/>
          <w:numId w:val="444"/>
        </w:numPr>
        <w:rPr>
          <w:rFonts w:ascii="Inter" w:hAnsi="Inter"/>
          <w:sz w:val="18"/>
          <w:szCs w:val="18"/>
        </w:rPr>
      </w:pPr>
      <w:r w:rsidRPr="00602E4B">
        <w:rPr>
          <w:rStyle w:val="Strong"/>
          <w:rFonts w:ascii="Inter" w:eastAsiaTheme="majorEastAsia" w:hAnsi="Inter"/>
          <w:sz w:val="18"/>
          <w:szCs w:val="18"/>
        </w:rPr>
        <w:t>Performance Bonuses:</w:t>
      </w:r>
      <w:r w:rsidRPr="00602E4B">
        <w:rPr>
          <w:rFonts w:ascii="Inter" w:hAnsi="Inter"/>
          <w:sz w:val="18"/>
          <w:szCs w:val="18"/>
        </w:rPr>
        <w:t xml:space="preserve"> </w:t>
      </w:r>
    </w:p>
    <w:p w14:paraId="3EA5E07F" w14:textId="77777777" w:rsidR="00AB56A5" w:rsidRPr="00602E4B" w:rsidRDefault="00AB56A5">
      <w:pPr>
        <w:pStyle w:val="whitespace-normal"/>
        <w:numPr>
          <w:ilvl w:val="1"/>
          <w:numId w:val="444"/>
        </w:numPr>
        <w:rPr>
          <w:rFonts w:ascii="Inter" w:hAnsi="Inter"/>
          <w:sz w:val="18"/>
          <w:szCs w:val="18"/>
        </w:rPr>
      </w:pPr>
      <w:r w:rsidRPr="00602E4B">
        <w:rPr>
          <w:rFonts w:ascii="Inter" w:hAnsi="Inter"/>
          <w:sz w:val="18"/>
          <w:szCs w:val="18"/>
        </w:rPr>
        <w:t>Relayers with 100% uptime receive bonus</w:t>
      </w:r>
    </w:p>
    <w:p w14:paraId="7CA2390E" w14:textId="77777777" w:rsidR="00AB56A5" w:rsidRPr="00602E4B" w:rsidRDefault="00AB56A5">
      <w:pPr>
        <w:pStyle w:val="whitespace-normal"/>
        <w:numPr>
          <w:ilvl w:val="1"/>
          <w:numId w:val="444"/>
        </w:numPr>
        <w:rPr>
          <w:rFonts w:ascii="Inter" w:hAnsi="Inter"/>
          <w:sz w:val="18"/>
          <w:szCs w:val="18"/>
        </w:rPr>
      </w:pPr>
      <w:r w:rsidRPr="00602E4B">
        <w:rPr>
          <w:rFonts w:ascii="Inter" w:hAnsi="Inter"/>
          <w:sz w:val="18"/>
          <w:szCs w:val="18"/>
        </w:rPr>
        <w:t>Fast response time (within 5 seconds of event) receives multiplier</w:t>
      </w:r>
    </w:p>
    <w:p w14:paraId="7673D4E1"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Fee Distribution Formula:</w:t>
      </w:r>
    </w:p>
    <w:p w14:paraId="54BAB33F"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For bridge transfer of amount </w:t>
      </w:r>
      <w:r w:rsidRPr="00602E4B">
        <w:rPr>
          <w:rStyle w:val="Emphasis"/>
          <w:rFonts w:ascii="Inter" w:eastAsiaTheme="majorEastAsia" w:hAnsi="Inter"/>
          <w:sz w:val="18"/>
          <w:szCs w:val="18"/>
        </w:rPr>
        <w:t>A</w:t>
      </w:r>
      <w:r w:rsidRPr="00602E4B">
        <w:rPr>
          <w:rFonts w:ascii="Inter" w:hAnsi="Inter"/>
          <w:sz w:val="18"/>
          <w:szCs w:val="18"/>
        </w:rPr>
        <w:t>:</w:t>
      </w:r>
    </w:p>
    <w:p w14:paraId="197B6D4D"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Total fee: </w:t>
      </w:r>
      <w:r w:rsidRPr="00602E4B">
        <w:rPr>
          <w:rStyle w:val="Emphasis"/>
          <w:rFonts w:ascii="Inter" w:eastAsiaTheme="majorEastAsia" w:hAnsi="Inter"/>
          <w:sz w:val="18"/>
          <w:szCs w:val="18"/>
        </w:rPr>
        <w:t>F</w:t>
      </w:r>
      <w:r w:rsidRPr="00602E4B">
        <w:rPr>
          <w:rFonts w:ascii="Inter" w:hAnsi="Inter"/>
          <w:sz w:val="18"/>
          <w:szCs w:val="18"/>
        </w:rPr>
        <w:t xml:space="preserve"> = max(</w:t>
      </w:r>
      <w:r w:rsidRPr="00602E4B">
        <w:rPr>
          <w:rStyle w:val="Emphasis"/>
          <w:rFonts w:ascii="Inter" w:eastAsiaTheme="majorEastAsia" w:hAnsi="Inter"/>
          <w:sz w:val="18"/>
          <w:szCs w:val="18"/>
        </w:rPr>
        <w:t>F</w:t>
      </w:r>
      <w:r w:rsidRPr="00602E4B">
        <w:rPr>
          <w:rFonts w:ascii="Inter" w:hAnsi="Inter"/>
          <w:sz w:val="18"/>
          <w:szCs w:val="18"/>
        </w:rPr>
        <w:t xml:space="preserve">_min, </w:t>
      </w:r>
      <w:r w:rsidRPr="00602E4B">
        <w:rPr>
          <w:rStyle w:val="Emphasis"/>
          <w:rFonts w:ascii="Inter" w:eastAsiaTheme="majorEastAsia" w:hAnsi="Inter"/>
          <w:sz w:val="18"/>
          <w:szCs w:val="18"/>
        </w:rPr>
        <w:t>A</w:t>
      </w:r>
      <w:r w:rsidRPr="00602E4B">
        <w:rPr>
          <w:rFonts w:ascii="Inter" w:hAnsi="Inter"/>
          <w:sz w:val="18"/>
          <w:szCs w:val="18"/>
        </w:rPr>
        <w:t xml:space="preserve"> × 0.001)</w:t>
      </w:r>
    </w:p>
    <w:p w14:paraId="2F1CEEA7"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Where </w:t>
      </w:r>
      <w:r w:rsidRPr="00602E4B">
        <w:rPr>
          <w:rStyle w:val="Emphasis"/>
          <w:rFonts w:ascii="Inter" w:eastAsiaTheme="majorEastAsia" w:hAnsi="Inter"/>
          <w:sz w:val="18"/>
          <w:szCs w:val="18"/>
        </w:rPr>
        <w:t>F</w:t>
      </w:r>
      <w:r w:rsidRPr="00602E4B">
        <w:rPr>
          <w:rFonts w:ascii="Inter" w:hAnsi="Inter"/>
          <w:sz w:val="18"/>
          <w:szCs w:val="18"/>
        </w:rPr>
        <w:t>_min = $1 equivalent</w:t>
      </w:r>
    </w:p>
    <w:p w14:paraId="03FC41AE"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Relayer share: </w:t>
      </w:r>
      <w:r w:rsidRPr="00602E4B">
        <w:rPr>
          <w:rStyle w:val="Emphasis"/>
          <w:rFonts w:ascii="Inter" w:eastAsiaTheme="majorEastAsia" w:hAnsi="Inter"/>
          <w:sz w:val="18"/>
          <w:szCs w:val="18"/>
        </w:rPr>
        <w:t>F</w:t>
      </w:r>
      <w:r w:rsidRPr="00602E4B">
        <w:rPr>
          <w:rFonts w:ascii="Inter" w:hAnsi="Inter"/>
          <w:sz w:val="18"/>
          <w:szCs w:val="18"/>
        </w:rPr>
        <w:t xml:space="preserve">_relayer = </w:t>
      </w:r>
      <w:r w:rsidRPr="00602E4B">
        <w:rPr>
          <w:rStyle w:val="Emphasis"/>
          <w:rFonts w:ascii="Inter" w:eastAsiaTheme="majorEastAsia" w:hAnsi="Inter"/>
          <w:sz w:val="18"/>
          <w:szCs w:val="18"/>
        </w:rPr>
        <w:t>F</w:t>
      </w:r>
      <w:r w:rsidRPr="00602E4B">
        <w:rPr>
          <w:rFonts w:ascii="Inter" w:hAnsi="Inter"/>
          <w:sz w:val="18"/>
          <w:szCs w:val="18"/>
        </w:rPr>
        <w:t xml:space="preserve"> × 0.60</w:t>
      </w:r>
    </w:p>
    <w:p w14:paraId="7F706ED9"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Per relayer </w:t>
      </w:r>
      <w:r w:rsidRPr="00602E4B">
        <w:rPr>
          <w:rStyle w:val="Emphasis"/>
          <w:rFonts w:ascii="Inter" w:eastAsiaTheme="majorEastAsia" w:hAnsi="Inter"/>
          <w:sz w:val="18"/>
          <w:szCs w:val="18"/>
        </w:rPr>
        <w:t>i</w:t>
      </w:r>
      <w:r w:rsidRPr="00602E4B">
        <w:rPr>
          <w:rFonts w:ascii="Inter" w:hAnsi="Inter"/>
          <w:sz w:val="18"/>
          <w:szCs w:val="18"/>
        </w:rPr>
        <w:t xml:space="preserve"> who signed:</w:t>
      </w:r>
    </w:p>
    <w:p w14:paraId="17597558"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Rᵢ</w:t>
      </w:r>
      <w:r w:rsidRPr="00602E4B">
        <w:rPr>
          <w:rFonts w:ascii="Inter" w:hAnsi="Inter"/>
          <w:sz w:val="18"/>
          <w:szCs w:val="18"/>
        </w:rPr>
        <w:t xml:space="preserve">^bridge = </w:t>
      </w:r>
      <w:r w:rsidRPr="00602E4B">
        <w:rPr>
          <w:rStyle w:val="Emphasis"/>
          <w:rFonts w:ascii="Inter" w:eastAsiaTheme="majorEastAsia" w:hAnsi="Inter"/>
          <w:sz w:val="18"/>
          <w:szCs w:val="18"/>
        </w:rPr>
        <w:t>F</w:t>
      </w:r>
      <w:r w:rsidRPr="00602E4B">
        <w:rPr>
          <w:rFonts w:ascii="Inter" w:hAnsi="Inter"/>
          <w:sz w:val="18"/>
          <w:szCs w:val="18"/>
        </w:rPr>
        <w:t>_relayer × [(</w:t>
      </w:r>
      <w:r w:rsidRPr="00602E4B">
        <w:rPr>
          <w:rStyle w:val="Emphasis"/>
          <w:rFonts w:ascii="Inter" w:eastAsiaTheme="majorEastAsia" w:hAnsi="Inter"/>
          <w:sz w:val="18"/>
          <w:szCs w:val="18"/>
        </w:rPr>
        <w:t>ŵᵢ</w:t>
      </w:r>
      <w:r w:rsidRPr="00602E4B">
        <w:rPr>
          <w:rFonts w:ascii="Inter" w:hAnsi="Inter"/>
          <w:sz w:val="18"/>
          <w:szCs w:val="18"/>
        </w:rPr>
        <w:t xml:space="preserve">^bridge × </w:t>
      </w:r>
      <w:r w:rsidRPr="00602E4B">
        <w:rPr>
          <w:rStyle w:val="Emphasis"/>
          <w:rFonts w:ascii="Inter" w:eastAsiaTheme="majorEastAsia" w:hAnsi="Inter"/>
          <w:sz w:val="18"/>
          <w:szCs w:val="18"/>
        </w:rPr>
        <w:t>Bᵢ</w:t>
      </w:r>
      <w:r w:rsidRPr="00602E4B">
        <w:rPr>
          <w:rFonts w:ascii="Inter" w:hAnsi="Inter"/>
          <w:sz w:val="18"/>
          <w:szCs w:val="18"/>
        </w:rPr>
        <w:t>) / Σ(</w:t>
      </w:r>
      <w:r w:rsidRPr="00602E4B">
        <w:rPr>
          <w:rStyle w:val="Emphasis"/>
          <w:rFonts w:ascii="Inter" w:eastAsiaTheme="majorEastAsia" w:hAnsi="Inter"/>
          <w:sz w:val="18"/>
          <w:szCs w:val="18"/>
        </w:rPr>
        <w:t>ŵⱼ</w:t>
      </w:r>
      <w:r w:rsidRPr="00602E4B">
        <w:rPr>
          <w:rFonts w:ascii="Inter" w:hAnsi="Inter"/>
          <w:sz w:val="18"/>
          <w:szCs w:val="18"/>
        </w:rPr>
        <w:t xml:space="preserve">^bridge × </w:t>
      </w:r>
      <w:r w:rsidRPr="00602E4B">
        <w:rPr>
          <w:rStyle w:val="Emphasis"/>
          <w:rFonts w:ascii="Inter" w:eastAsiaTheme="majorEastAsia" w:hAnsi="Inter"/>
          <w:sz w:val="18"/>
          <w:szCs w:val="18"/>
        </w:rPr>
        <w:t>Bⱼ</w:t>
      </w:r>
      <w:r w:rsidRPr="00602E4B">
        <w:rPr>
          <w:rFonts w:ascii="Inter" w:hAnsi="Inter"/>
          <w:sz w:val="18"/>
          <w:szCs w:val="18"/>
        </w:rPr>
        <w:t>)]</w:t>
      </w:r>
    </w:p>
    <w:p w14:paraId="5DF763D8"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Where:</w:t>
      </w:r>
    </w:p>
    <w:p w14:paraId="76BE3C1E" w14:textId="77777777" w:rsidR="00AB56A5" w:rsidRPr="00602E4B" w:rsidRDefault="00AB56A5">
      <w:pPr>
        <w:pStyle w:val="whitespace-normal"/>
        <w:numPr>
          <w:ilvl w:val="0"/>
          <w:numId w:val="445"/>
        </w:numPr>
        <w:rPr>
          <w:rFonts w:ascii="Inter" w:hAnsi="Inter"/>
          <w:sz w:val="18"/>
          <w:szCs w:val="18"/>
        </w:rPr>
      </w:pPr>
      <w:r w:rsidRPr="00602E4B">
        <w:rPr>
          <w:rStyle w:val="Emphasis"/>
          <w:rFonts w:ascii="Inter" w:eastAsiaTheme="majorEastAsia" w:hAnsi="Inter"/>
          <w:sz w:val="18"/>
          <w:szCs w:val="18"/>
        </w:rPr>
        <w:lastRenderedPageBreak/>
        <w:t>ŵᵢ</w:t>
      </w:r>
      <w:r w:rsidRPr="00602E4B">
        <w:rPr>
          <w:rFonts w:ascii="Inter" w:hAnsi="Inter"/>
          <w:sz w:val="18"/>
          <w:szCs w:val="18"/>
        </w:rPr>
        <w:t>^bridge = normalized weight within bridge relayer set</w:t>
      </w:r>
    </w:p>
    <w:p w14:paraId="7B154541" w14:textId="77777777" w:rsidR="00AB56A5" w:rsidRPr="00602E4B" w:rsidRDefault="00AB56A5">
      <w:pPr>
        <w:pStyle w:val="whitespace-normal"/>
        <w:numPr>
          <w:ilvl w:val="0"/>
          <w:numId w:val="445"/>
        </w:numPr>
        <w:rPr>
          <w:rFonts w:ascii="Inter" w:hAnsi="Inter"/>
          <w:sz w:val="18"/>
          <w:szCs w:val="18"/>
        </w:rPr>
      </w:pPr>
      <w:r w:rsidRPr="00602E4B">
        <w:rPr>
          <w:rStyle w:val="Emphasis"/>
          <w:rFonts w:ascii="Inter" w:eastAsiaTheme="majorEastAsia" w:hAnsi="Inter"/>
          <w:sz w:val="18"/>
          <w:szCs w:val="18"/>
        </w:rPr>
        <w:t>Bᵢ</w:t>
      </w:r>
      <w:r w:rsidRPr="00602E4B">
        <w:rPr>
          <w:rFonts w:ascii="Inter" w:hAnsi="Inter"/>
          <w:sz w:val="18"/>
          <w:szCs w:val="18"/>
        </w:rPr>
        <w:t xml:space="preserve"> = bridge performance quality factor (0.5 to 1.0)</w:t>
      </w:r>
    </w:p>
    <w:p w14:paraId="7A0EC047" w14:textId="77777777" w:rsidR="00AB56A5" w:rsidRPr="00602E4B" w:rsidRDefault="00AB56A5">
      <w:pPr>
        <w:pStyle w:val="whitespace-normal"/>
        <w:numPr>
          <w:ilvl w:val="0"/>
          <w:numId w:val="445"/>
        </w:numPr>
        <w:rPr>
          <w:rFonts w:ascii="Inter" w:hAnsi="Inter"/>
          <w:sz w:val="18"/>
          <w:szCs w:val="18"/>
        </w:rPr>
      </w:pPr>
      <w:r w:rsidRPr="00602E4B">
        <w:rPr>
          <w:rFonts w:ascii="Inter" w:hAnsi="Inter"/>
          <w:sz w:val="18"/>
          <w:szCs w:val="18"/>
        </w:rPr>
        <w:t>Sum is over all relayers who participated in this signing</w:t>
      </w:r>
    </w:p>
    <w:p w14:paraId="22F352C4"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Performance Quality Factor:</w:t>
      </w:r>
    </w:p>
    <w:p w14:paraId="6BBADD20"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Bᵢ</w:t>
      </w:r>
      <w:r w:rsidRPr="00602E4B">
        <w:rPr>
          <w:rFonts w:ascii="Inter" w:hAnsi="Inter"/>
          <w:sz w:val="18"/>
          <w:szCs w:val="18"/>
        </w:rPr>
        <w:t xml:space="preserve"> = 1.0 if all conditions met:</w:t>
      </w:r>
    </w:p>
    <w:p w14:paraId="7AC2101B" w14:textId="77777777" w:rsidR="00AB56A5" w:rsidRPr="00602E4B" w:rsidRDefault="00AB56A5">
      <w:pPr>
        <w:pStyle w:val="whitespace-normal"/>
        <w:numPr>
          <w:ilvl w:val="0"/>
          <w:numId w:val="446"/>
        </w:numPr>
        <w:rPr>
          <w:rFonts w:ascii="Inter" w:hAnsi="Inter"/>
          <w:sz w:val="18"/>
          <w:szCs w:val="18"/>
        </w:rPr>
      </w:pPr>
      <w:r w:rsidRPr="00602E4B">
        <w:rPr>
          <w:rFonts w:ascii="Inter" w:hAnsi="Inter"/>
          <w:sz w:val="18"/>
          <w:szCs w:val="18"/>
        </w:rPr>
        <w:t>Attestation submitted within 5 seconds of confirmation</w:t>
      </w:r>
    </w:p>
    <w:p w14:paraId="01F0C2D7" w14:textId="77777777" w:rsidR="00AB56A5" w:rsidRPr="00602E4B" w:rsidRDefault="00AB56A5">
      <w:pPr>
        <w:pStyle w:val="whitespace-normal"/>
        <w:numPr>
          <w:ilvl w:val="0"/>
          <w:numId w:val="446"/>
        </w:numPr>
        <w:rPr>
          <w:rFonts w:ascii="Inter" w:hAnsi="Inter"/>
          <w:sz w:val="18"/>
          <w:szCs w:val="18"/>
        </w:rPr>
      </w:pPr>
      <w:r w:rsidRPr="00602E4B">
        <w:rPr>
          <w:rFonts w:ascii="Inter" w:hAnsi="Inter"/>
          <w:sz w:val="18"/>
          <w:szCs w:val="18"/>
        </w:rPr>
        <w:t>100% uptime in current epoch</w:t>
      </w:r>
    </w:p>
    <w:p w14:paraId="0C6F5C4B" w14:textId="77777777" w:rsidR="00AB56A5" w:rsidRPr="00602E4B" w:rsidRDefault="00AB56A5">
      <w:pPr>
        <w:pStyle w:val="whitespace-normal"/>
        <w:numPr>
          <w:ilvl w:val="0"/>
          <w:numId w:val="446"/>
        </w:numPr>
        <w:rPr>
          <w:rFonts w:ascii="Inter" w:hAnsi="Inter"/>
          <w:sz w:val="18"/>
          <w:szCs w:val="18"/>
        </w:rPr>
      </w:pPr>
      <w:r w:rsidRPr="00602E4B">
        <w:rPr>
          <w:rFonts w:ascii="Inter" w:hAnsi="Inter"/>
          <w:sz w:val="18"/>
          <w:szCs w:val="18"/>
        </w:rPr>
        <w:t>No false attestations in history</w:t>
      </w:r>
    </w:p>
    <w:p w14:paraId="273466D7"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Bᵢ</w:t>
      </w:r>
      <w:r w:rsidRPr="00602E4B">
        <w:rPr>
          <w:rFonts w:ascii="Inter" w:hAnsi="Inter"/>
          <w:sz w:val="18"/>
          <w:szCs w:val="18"/>
        </w:rPr>
        <w:t xml:space="preserve"> = 0.8 if:</w:t>
      </w:r>
    </w:p>
    <w:p w14:paraId="205A1C6A" w14:textId="77777777" w:rsidR="00AB56A5" w:rsidRPr="00602E4B" w:rsidRDefault="00AB56A5">
      <w:pPr>
        <w:pStyle w:val="whitespace-normal"/>
        <w:numPr>
          <w:ilvl w:val="0"/>
          <w:numId w:val="447"/>
        </w:numPr>
        <w:rPr>
          <w:rFonts w:ascii="Inter" w:hAnsi="Inter"/>
          <w:sz w:val="18"/>
          <w:szCs w:val="18"/>
        </w:rPr>
      </w:pPr>
      <w:r w:rsidRPr="00602E4B">
        <w:rPr>
          <w:rFonts w:ascii="Inter" w:hAnsi="Inter"/>
          <w:sz w:val="18"/>
          <w:szCs w:val="18"/>
        </w:rPr>
        <w:t>Attestation submitted within 30 seconds</w:t>
      </w:r>
    </w:p>
    <w:p w14:paraId="3C00E2B1" w14:textId="77777777" w:rsidR="00AB56A5" w:rsidRPr="00602E4B" w:rsidRDefault="00AB56A5">
      <w:pPr>
        <w:pStyle w:val="whitespace-normal"/>
        <w:numPr>
          <w:ilvl w:val="0"/>
          <w:numId w:val="447"/>
        </w:numPr>
        <w:rPr>
          <w:rFonts w:ascii="Inter" w:hAnsi="Inter"/>
          <w:sz w:val="18"/>
          <w:szCs w:val="18"/>
        </w:rPr>
      </w:pPr>
      <w:r w:rsidRPr="00602E4B">
        <w:rPr>
          <w:rFonts w:ascii="Inter" w:hAnsi="Inter"/>
          <w:sz w:val="18"/>
          <w:szCs w:val="18"/>
        </w:rPr>
        <w:t>99%+ uptime</w:t>
      </w:r>
    </w:p>
    <w:p w14:paraId="090569C6"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Bᵢ</w:t>
      </w:r>
      <w:r w:rsidRPr="00602E4B">
        <w:rPr>
          <w:rFonts w:ascii="Inter" w:hAnsi="Inter"/>
          <w:sz w:val="18"/>
          <w:szCs w:val="18"/>
        </w:rPr>
        <w:t xml:space="preserve"> = 0.5 if:</w:t>
      </w:r>
    </w:p>
    <w:p w14:paraId="2FB7750C" w14:textId="77777777" w:rsidR="00AB56A5" w:rsidRPr="00602E4B" w:rsidRDefault="00AB56A5">
      <w:pPr>
        <w:pStyle w:val="whitespace-normal"/>
        <w:numPr>
          <w:ilvl w:val="0"/>
          <w:numId w:val="448"/>
        </w:numPr>
        <w:rPr>
          <w:rFonts w:ascii="Inter" w:hAnsi="Inter"/>
          <w:sz w:val="18"/>
          <w:szCs w:val="18"/>
        </w:rPr>
      </w:pPr>
      <w:r w:rsidRPr="00602E4B">
        <w:rPr>
          <w:rFonts w:ascii="Inter" w:hAnsi="Inter"/>
          <w:sz w:val="18"/>
          <w:szCs w:val="18"/>
        </w:rPr>
        <w:t>Attestation submitted within 2 minutes</w:t>
      </w:r>
    </w:p>
    <w:p w14:paraId="2C1215F7" w14:textId="77777777" w:rsidR="00AB56A5" w:rsidRPr="00602E4B" w:rsidRDefault="00AB56A5">
      <w:pPr>
        <w:pStyle w:val="whitespace-normal"/>
        <w:numPr>
          <w:ilvl w:val="0"/>
          <w:numId w:val="448"/>
        </w:numPr>
        <w:rPr>
          <w:rFonts w:ascii="Inter" w:hAnsi="Inter"/>
          <w:sz w:val="18"/>
          <w:szCs w:val="18"/>
        </w:rPr>
      </w:pPr>
      <w:r w:rsidRPr="00602E4B">
        <w:rPr>
          <w:rFonts w:ascii="Inter" w:hAnsi="Inter"/>
          <w:sz w:val="18"/>
          <w:szCs w:val="18"/>
        </w:rPr>
        <w:t>95%+ uptime</w:t>
      </w:r>
    </w:p>
    <w:p w14:paraId="4CE17EF2"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Bᵢ</w:t>
      </w:r>
      <w:r w:rsidRPr="00602E4B">
        <w:rPr>
          <w:rFonts w:ascii="Inter" w:hAnsi="Inter"/>
          <w:sz w:val="18"/>
          <w:szCs w:val="18"/>
        </w:rPr>
        <w:t xml:space="preserve"> = 0.0 if any:</w:t>
      </w:r>
    </w:p>
    <w:p w14:paraId="01CFD812" w14:textId="77777777" w:rsidR="00AB56A5" w:rsidRPr="00602E4B" w:rsidRDefault="00AB56A5">
      <w:pPr>
        <w:pStyle w:val="whitespace-normal"/>
        <w:numPr>
          <w:ilvl w:val="0"/>
          <w:numId w:val="449"/>
        </w:numPr>
        <w:rPr>
          <w:rFonts w:ascii="Inter" w:hAnsi="Inter"/>
          <w:sz w:val="18"/>
          <w:szCs w:val="18"/>
        </w:rPr>
      </w:pPr>
      <w:r w:rsidRPr="00602E4B">
        <w:rPr>
          <w:rFonts w:ascii="Inter" w:hAnsi="Inter"/>
          <w:sz w:val="18"/>
          <w:szCs w:val="18"/>
        </w:rPr>
        <w:t>Failed to participate when selected</w:t>
      </w:r>
    </w:p>
    <w:p w14:paraId="1DA0C8F6" w14:textId="77777777" w:rsidR="00AB56A5" w:rsidRPr="00602E4B" w:rsidRDefault="00AB56A5">
      <w:pPr>
        <w:pStyle w:val="whitespace-normal"/>
        <w:numPr>
          <w:ilvl w:val="0"/>
          <w:numId w:val="449"/>
        </w:numPr>
        <w:rPr>
          <w:rFonts w:ascii="Inter" w:hAnsi="Inter"/>
          <w:sz w:val="18"/>
          <w:szCs w:val="18"/>
        </w:rPr>
      </w:pPr>
      <w:r w:rsidRPr="00602E4B">
        <w:rPr>
          <w:rFonts w:ascii="Inter" w:hAnsi="Inter"/>
          <w:sz w:val="18"/>
          <w:szCs w:val="18"/>
        </w:rPr>
        <w:t>Downtime &gt; 5%</w:t>
      </w:r>
    </w:p>
    <w:p w14:paraId="3C4A5578" w14:textId="77777777" w:rsidR="00AB56A5" w:rsidRPr="00602E4B" w:rsidRDefault="00AB56A5">
      <w:pPr>
        <w:pStyle w:val="whitespace-normal"/>
        <w:numPr>
          <w:ilvl w:val="0"/>
          <w:numId w:val="449"/>
        </w:numPr>
        <w:rPr>
          <w:rFonts w:ascii="Inter" w:hAnsi="Inter"/>
          <w:sz w:val="18"/>
          <w:szCs w:val="18"/>
        </w:rPr>
      </w:pPr>
      <w:r w:rsidRPr="00602E4B">
        <w:rPr>
          <w:rFonts w:ascii="Inter" w:hAnsi="Inter"/>
          <w:sz w:val="18"/>
          <w:szCs w:val="18"/>
        </w:rPr>
        <w:t>False attestation detected</w:t>
      </w:r>
    </w:p>
    <w:p w14:paraId="0ABDADBF" w14:textId="77777777" w:rsidR="00AB56A5" w:rsidRPr="00602E4B" w:rsidRDefault="00AB56A5" w:rsidP="00AB56A5">
      <w:pPr>
        <w:pStyle w:val="Heading2"/>
        <w:rPr>
          <w:rFonts w:ascii="Inter" w:hAnsi="Inter"/>
          <w:sz w:val="18"/>
          <w:szCs w:val="18"/>
        </w:rPr>
      </w:pPr>
      <w:r w:rsidRPr="00602E4B">
        <w:rPr>
          <w:rFonts w:ascii="Inter" w:hAnsi="Inter"/>
          <w:sz w:val="18"/>
          <w:szCs w:val="18"/>
        </w:rPr>
        <w:t>20.3 Witness &amp; Oracle Nodes</w:t>
      </w:r>
    </w:p>
    <w:p w14:paraId="29BF2100"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Witness nodes provide independent verification of bridge relayer attestations and supply external data to smart contracts.</w:t>
      </w:r>
    </w:p>
    <w:p w14:paraId="2461C1B6" w14:textId="77777777" w:rsidR="00AB56A5" w:rsidRPr="00602E4B" w:rsidRDefault="00AB56A5" w:rsidP="00AB56A5">
      <w:pPr>
        <w:pStyle w:val="Heading3"/>
        <w:rPr>
          <w:rFonts w:ascii="Inter" w:hAnsi="Inter"/>
          <w:sz w:val="18"/>
          <w:szCs w:val="18"/>
        </w:rPr>
      </w:pPr>
      <w:r w:rsidRPr="00602E4B">
        <w:rPr>
          <w:rFonts w:ascii="Inter" w:hAnsi="Inter"/>
          <w:sz w:val="18"/>
          <w:szCs w:val="18"/>
        </w:rPr>
        <w:t>Core Responsibilities</w:t>
      </w:r>
    </w:p>
    <w:p w14:paraId="55512C3F"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Bridge Verification:</w:t>
      </w:r>
    </w:p>
    <w:p w14:paraId="261B5184" w14:textId="77777777" w:rsidR="00AB56A5" w:rsidRPr="00602E4B" w:rsidRDefault="00AB56A5">
      <w:pPr>
        <w:pStyle w:val="whitespace-normal"/>
        <w:numPr>
          <w:ilvl w:val="0"/>
          <w:numId w:val="450"/>
        </w:numPr>
        <w:rPr>
          <w:rFonts w:ascii="Inter" w:hAnsi="Inter"/>
          <w:sz w:val="18"/>
          <w:szCs w:val="18"/>
        </w:rPr>
      </w:pPr>
      <w:r w:rsidRPr="00602E4B">
        <w:rPr>
          <w:rFonts w:ascii="Inter" w:hAnsi="Inter"/>
          <w:sz w:val="18"/>
          <w:szCs w:val="18"/>
        </w:rPr>
        <w:t>Monitor same external chains as relayers</w:t>
      </w:r>
    </w:p>
    <w:p w14:paraId="01130CA0" w14:textId="77777777" w:rsidR="00AB56A5" w:rsidRPr="00602E4B" w:rsidRDefault="00AB56A5">
      <w:pPr>
        <w:pStyle w:val="whitespace-normal"/>
        <w:numPr>
          <w:ilvl w:val="0"/>
          <w:numId w:val="450"/>
        </w:numPr>
        <w:rPr>
          <w:rFonts w:ascii="Inter" w:hAnsi="Inter"/>
          <w:sz w:val="18"/>
          <w:szCs w:val="18"/>
        </w:rPr>
      </w:pPr>
      <w:r w:rsidRPr="00602E4B">
        <w:rPr>
          <w:rFonts w:ascii="Inter" w:hAnsi="Inter"/>
          <w:sz w:val="18"/>
          <w:szCs w:val="18"/>
        </w:rPr>
        <w:t>Independently verify relayer attestations</w:t>
      </w:r>
    </w:p>
    <w:p w14:paraId="52D7F72B" w14:textId="77777777" w:rsidR="00AB56A5" w:rsidRPr="00602E4B" w:rsidRDefault="00AB56A5">
      <w:pPr>
        <w:pStyle w:val="whitespace-normal"/>
        <w:numPr>
          <w:ilvl w:val="0"/>
          <w:numId w:val="450"/>
        </w:numPr>
        <w:rPr>
          <w:rFonts w:ascii="Inter" w:hAnsi="Inter"/>
          <w:sz w:val="18"/>
          <w:szCs w:val="18"/>
        </w:rPr>
      </w:pPr>
      <w:r w:rsidRPr="00602E4B">
        <w:rPr>
          <w:rFonts w:ascii="Inter" w:hAnsi="Inter"/>
          <w:sz w:val="18"/>
          <w:szCs w:val="18"/>
        </w:rPr>
        <w:t>Submit fraud proofs if false attestations detected</w:t>
      </w:r>
    </w:p>
    <w:p w14:paraId="42320A6F" w14:textId="77777777" w:rsidR="00AB56A5" w:rsidRPr="00602E4B" w:rsidRDefault="00AB56A5">
      <w:pPr>
        <w:pStyle w:val="whitespace-normal"/>
        <w:numPr>
          <w:ilvl w:val="0"/>
          <w:numId w:val="450"/>
        </w:numPr>
        <w:rPr>
          <w:rFonts w:ascii="Inter" w:hAnsi="Inter"/>
          <w:sz w:val="18"/>
          <w:szCs w:val="18"/>
        </w:rPr>
      </w:pPr>
      <w:r w:rsidRPr="00602E4B">
        <w:rPr>
          <w:rFonts w:ascii="Inter" w:hAnsi="Inter"/>
          <w:sz w:val="18"/>
          <w:szCs w:val="18"/>
        </w:rPr>
        <w:t>Provide additional security layer for high-value transfers</w:t>
      </w:r>
    </w:p>
    <w:p w14:paraId="14C71327"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Oracle Services:</w:t>
      </w:r>
    </w:p>
    <w:p w14:paraId="343675F1" w14:textId="77777777" w:rsidR="00AB56A5" w:rsidRPr="00602E4B" w:rsidRDefault="00AB56A5">
      <w:pPr>
        <w:pStyle w:val="whitespace-normal"/>
        <w:numPr>
          <w:ilvl w:val="0"/>
          <w:numId w:val="451"/>
        </w:numPr>
        <w:rPr>
          <w:rFonts w:ascii="Inter" w:hAnsi="Inter"/>
          <w:sz w:val="18"/>
          <w:szCs w:val="18"/>
        </w:rPr>
      </w:pPr>
      <w:r w:rsidRPr="00602E4B">
        <w:rPr>
          <w:rFonts w:ascii="Inter" w:hAnsi="Inter"/>
          <w:sz w:val="18"/>
          <w:szCs w:val="18"/>
        </w:rPr>
        <w:t>Price feed aggregation (for DeFi protocols)</w:t>
      </w:r>
    </w:p>
    <w:p w14:paraId="28576FED" w14:textId="77777777" w:rsidR="00AB56A5" w:rsidRPr="00602E4B" w:rsidRDefault="00AB56A5">
      <w:pPr>
        <w:pStyle w:val="whitespace-normal"/>
        <w:numPr>
          <w:ilvl w:val="0"/>
          <w:numId w:val="451"/>
        </w:numPr>
        <w:rPr>
          <w:rFonts w:ascii="Inter" w:hAnsi="Inter"/>
          <w:sz w:val="18"/>
          <w:szCs w:val="18"/>
        </w:rPr>
      </w:pPr>
      <w:r w:rsidRPr="00602E4B">
        <w:rPr>
          <w:rFonts w:ascii="Inter" w:hAnsi="Inter"/>
          <w:sz w:val="18"/>
          <w:szCs w:val="18"/>
        </w:rPr>
        <w:t>External API data (weather, sports, etc.)</w:t>
      </w:r>
    </w:p>
    <w:p w14:paraId="3D6D949D" w14:textId="77777777" w:rsidR="00AB56A5" w:rsidRPr="00602E4B" w:rsidRDefault="00AB56A5">
      <w:pPr>
        <w:pStyle w:val="whitespace-normal"/>
        <w:numPr>
          <w:ilvl w:val="0"/>
          <w:numId w:val="451"/>
        </w:numPr>
        <w:rPr>
          <w:rFonts w:ascii="Inter" w:hAnsi="Inter"/>
          <w:sz w:val="18"/>
          <w:szCs w:val="18"/>
        </w:rPr>
      </w:pPr>
      <w:r w:rsidRPr="00602E4B">
        <w:rPr>
          <w:rFonts w:ascii="Inter" w:hAnsi="Inter"/>
          <w:sz w:val="18"/>
          <w:szCs w:val="18"/>
        </w:rPr>
        <w:t>Randomness beacon (supplementary to threshold randomness)</w:t>
      </w:r>
    </w:p>
    <w:p w14:paraId="2FEB29BF" w14:textId="77777777" w:rsidR="00AB56A5" w:rsidRPr="00602E4B" w:rsidRDefault="00AB56A5">
      <w:pPr>
        <w:pStyle w:val="whitespace-normal"/>
        <w:numPr>
          <w:ilvl w:val="0"/>
          <w:numId w:val="451"/>
        </w:numPr>
        <w:rPr>
          <w:rFonts w:ascii="Inter" w:hAnsi="Inter"/>
          <w:sz w:val="18"/>
          <w:szCs w:val="18"/>
        </w:rPr>
      </w:pPr>
      <w:r w:rsidRPr="00602E4B">
        <w:rPr>
          <w:rFonts w:ascii="Inter" w:hAnsi="Inter"/>
          <w:sz w:val="18"/>
          <w:szCs w:val="18"/>
        </w:rPr>
        <w:t>Event verification (non-financial events)</w:t>
      </w:r>
    </w:p>
    <w:p w14:paraId="6BAD4EA3"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Attestation Cross-Validation:</w:t>
      </w:r>
    </w:p>
    <w:p w14:paraId="72AEC3A4" w14:textId="77777777" w:rsidR="00AB56A5" w:rsidRPr="00602E4B" w:rsidRDefault="00AB56A5">
      <w:pPr>
        <w:pStyle w:val="whitespace-normal"/>
        <w:numPr>
          <w:ilvl w:val="0"/>
          <w:numId w:val="452"/>
        </w:numPr>
        <w:rPr>
          <w:rFonts w:ascii="Inter" w:hAnsi="Inter"/>
          <w:sz w:val="18"/>
          <w:szCs w:val="18"/>
        </w:rPr>
      </w:pPr>
      <w:r w:rsidRPr="00602E4B">
        <w:rPr>
          <w:rFonts w:ascii="Inter" w:hAnsi="Inter"/>
          <w:sz w:val="18"/>
          <w:szCs w:val="18"/>
        </w:rPr>
        <w:t>Compare own observations with relayer attestations</w:t>
      </w:r>
    </w:p>
    <w:p w14:paraId="35945128" w14:textId="77777777" w:rsidR="00AB56A5" w:rsidRPr="00602E4B" w:rsidRDefault="00AB56A5">
      <w:pPr>
        <w:pStyle w:val="whitespace-normal"/>
        <w:numPr>
          <w:ilvl w:val="0"/>
          <w:numId w:val="452"/>
        </w:numPr>
        <w:rPr>
          <w:rFonts w:ascii="Inter" w:hAnsi="Inter"/>
          <w:sz w:val="18"/>
          <w:szCs w:val="18"/>
        </w:rPr>
      </w:pPr>
      <w:r w:rsidRPr="00602E4B">
        <w:rPr>
          <w:rFonts w:ascii="Inter" w:hAnsi="Inter"/>
          <w:sz w:val="18"/>
          <w:szCs w:val="18"/>
        </w:rPr>
        <w:t>Flag discrepancies for governance review</w:t>
      </w:r>
    </w:p>
    <w:p w14:paraId="15FA38A3" w14:textId="77777777" w:rsidR="00AB56A5" w:rsidRPr="00602E4B" w:rsidRDefault="00AB56A5">
      <w:pPr>
        <w:pStyle w:val="whitespace-normal"/>
        <w:numPr>
          <w:ilvl w:val="0"/>
          <w:numId w:val="452"/>
        </w:numPr>
        <w:rPr>
          <w:rFonts w:ascii="Inter" w:hAnsi="Inter"/>
          <w:sz w:val="18"/>
          <w:szCs w:val="18"/>
        </w:rPr>
      </w:pPr>
      <w:r w:rsidRPr="00602E4B">
        <w:rPr>
          <w:rFonts w:ascii="Inter" w:hAnsi="Inter"/>
          <w:sz w:val="18"/>
          <w:szCs w:val="18"/>
        </w:rPr>
        <w:t>Maintain audit log of all verifications</w:t>
      </w:r>
    </w:p>
    <w:p w14:paraId="3B5B752B" w14:textId="77777777" w:rsidR="00AB56A5" w:rsidRPr="00602E4B" w:rsidRDefault="00AB56A5" w:rsidP="00AB56A5">
      <w:pPr>
        <w:pStyle w:val="Heading3"/>
        <w:rPr>
          <w:rFonts w:ascii="Inter" w:hAnsi="Inter"/>
          <w:sz w:val="18"/>
          <w:szCs w:val="18"/>
        </w:rPr>
      </w:pPr>
      <w:r w:rsidRPr="00602E4B">
        <w:rPr>
          <w:rFonts w:ascii="Inter" w:hAnsi="Inter"/>
          <w:sz w:val="18"/>
          <w:szCs w:val="18"/>
        </w:rPr>
        <w:lastRenderedPageBreak/>
        <w:t>Infrastructure Requirements</w:t>
      </w:r>
    </w:p>
    <w:p w14:paraId="3EAAD60D"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Lighter than Bridge Relayers:</w:t>
      </w:r>
    </w:p>
    <w:p w14:paraId="3AE28BFC" w14:textId="77777777" w:rsidR="00AB56A5" w:rsidRPr="00602E4B" w:rsidRDefault="00AB56A5">
      <w:pPr>
        <w:pStyle w:val="whitespace-normal"/>
        <w:numPr>
          <w:ilvl w:val="0"/>
          <w:numId w:val="453"/>
        </w:numPr>
        <w:rPr>
          <w:rFonts w:ascii="Inter" w:hAnsi="Inter"/>
          <w:sz w:val="18"/>
          <w:szCs w:val="18"/>
        </w:rPr>
      </w:pPr>
      <w:r w:rsidRPr="00602E4B">
        <w:rPr>
          <w:rFonts w:ascii="Inter" w:hAnsi="Inter"/>
          <w:sz w:val="18"/>
          <w:szCs w:val="18"/>
        </w:rPr>
        <w:t>Can run light clients instead of full nodes (for some chains)</w:t>
      </w:r>
    </w:p>
    <w:p w14:paraId="20212588" w14:textId="77777777" w:rsidR="00AB56A5" w:rsidRPr="00602E4B" w:rsidRDefault="00AB56A5">
      <w:pPr>
        <w:pStyle w:val="whitespace-normal"/>
        <w:numPr>
          <w:ilvl w:val="0"/>
          <w:numId w:val="453"/>
        </w:numPr>
        <w:rPr>
          <w:rFonts w:ascii="Inter" w:hAnsi="Inter"/>
          <w:sz w:val="18"/>
          <w:szCs w:val="18"/>
        </w:rPr>
      </w:pPr>
      <w:r w:rsidRPr="00602E4B">
        <w:rPr>
          <w:rFonts w:ascii="Inter" w:hAnsi="Inter"/>
          <w:sz w:val="18"/>
          <w:szCs w:val="18"/>
        </w:rPr>
        <w:t>Lower stake requirement (5,000 SNRG)</w:t>
      </w:r>
    </w:p>
    <w:p w14:paraId="32A983DC" w14:textId="77777777" w:rsidR="00AB56A5" w:rsidRPr="00602E4B" w:rsidRDefault="00AB56A5">
      <w:pPr>
        <w:pStyle w:val="whitespace-normal"/>
        <w:numPr>
          <w:ilvl w:val="0"/>
          <w:numId w:val="453"/>
        </w:numPr>
        <w:rPr>
          <w:rFonts w:ascii="Inter" w:hAnsi="Inter"/>
          <w:sz w:val="18"/>
          <w:szCs w:val="18"/>
        </w:rPr>
      </w:pPr>
      <w:r w:rsidRPr="00602E4B">
        <w:rPr>
          <w:rFonts w:ascii="Inter" w:hAnsi="Inter"/>
          <w:sz w:val="18"/>
          <w:szCs w:val="18"/>
        </w:rPr>
        <w:t>Moderate hardware: 4 cores, 16GB RAM, 1TB storage</w:t>
      </w:r>
    </w:p>
    <w:p w14:paraId="2C346444" w14:textId="77777777" w:rsidR="00AB56A5" w:rsidRPr="00602E4B" w:rsidRDefault="00AB56A5">
      <w:pPr>
        <w:pStyle w:val="whitespace-normal"/>
        <w:numPr>
          <w:ilvl w:val="0"/>
          <w:numId w:val="453"/>
        </w:numPr>
        <w:rPr>
          <w:rFonts w:ascii="Inter" w:hAnsi="Inter"/>
          <w:sz w:val="18"/>
          <w:szCs w:val="18"/>
        </w:rPr>
      </w:pPr>
      <w:r w:rsidRPr="00602E4B">
        <w:rPr>
          <w:rFonts w:ascii="Inter" w:hAnsi="Inter"/>
          <w:sz w:val="18"/>
          <w:szCs w:val="18"/>
        </w:rPr>
        <w:t>Can specialize in subset of chains</w:t>
      </w:r>
    </w:p>
    <w:p w14:paraId="70F75A45"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Per-Chain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2978"/>
        <w:gridCol w:w="753"/>
        <w:gridCol w:w="1003"/>
      </w:tblGrid>
      <w:tr w:rsidR="00AB56A5" w:rsidRPr="00602E4B" w14:paraId="0DCDFA3A" w14:textId="77777777">
        <w:trPr>
          <w:tblHeader/>
          <w:tblCellSpacing w:w="15" w:type="dxa"/>
        </w:trPr>
        <w:tc>
          <w:tcPr>
            <w:tcW w:w="0" w:type="auto"/>
            <w:vAlign w:val="center"/>
            <w:hideMark/>
          </w:tcPr>
          <w:p w14:paraId="5C4EF38A" w14:textId="77777777" w:rsidR="00AB56A5" w:rsidRPr="00602E4B" w:rsidRDefault="00AB56A5">
            <w:pPr>
              <w:jc w:val="center"/>
              <w:rPr>
                <w:rFonts w:ascii="Inter" w:hAnsi="Inter"/>
                <w:b/>
                <w:bCs/>
                <w:sz w:val="18"/>
                <w:szCs w:val="18"/>
              </w:rPr>
            </w:pPr>
            <w:r w:rsidRPr="00602E4B">
              <w:rPr>
                <w:rFonts w:ascii="Inter" w:hAnsi="Inter"/>
                <w:b/>
                <w:bCs/>
                <w:sz w:val="18"/>
                <w:szCs w:val="18"/>
              </w:rPr>
              <w:t>Chain</w:t>
            </w:r>
          </w:p>
        </w:tc>
        <w:tc>
          <w:tcPr>
            <w:tcW w:w="0" w:type="auto"/>
            <w:vAlign w:val="center"/>
            <w:hideMark/>
          </w:tcPr>
          <w:p w14:paraId="5BE1D351" w14:textId="77777777" w:rsidR="00AB56A5" w:rsidRPr="00602E4B" w:rsidRDefault="00AB56A5">
            <w:pPr>
              <w:jc w:val="center"/>
              <w:rPr>
                <w:rFonts w:ascii="Inter" w:hAnsi="Inter"/>
                <w:b/>
                <w:bCs/>
                <w:sz w:val="18"/>
                <w:szCs w:val="18"/>
              </w:rPr>
            </w:pPr>
            <w:r w:rsidRPr="00602E4B">
              <w:rPr>
                <w:rFonts w:ascii="Inter" w:hAnsi="Inter"/>
                <w:b/>
                <w:bCs/>
                <w:sz w:val="18"/>
                <w:szCs w:val="18"/>
              </w:rPr>
              <w:t>Node Type</w:t>
            </w:r>
          </w:p>
        </w:tc>
        <w:tc>
          <w:tcPr>
            <w:tcW w:w="0" w:type="auto"/>
            <w:vAlign w:val="center"/>
            <w:hideMark/>
          </w:tcPr>
          <w:p w14:paraId="0174B0A2" w14:textId="77777777" w:rsidR="00AB56A5" w:rsidRPr="00602E4B" w:rsidRDefault="00AB56A5">
            <w:pPr>
              <w:jc w:val="center"/>
              <w:rPr>
                <w:rFonts w:ascii="Inter" w:hAnsi="Inter"/>
                <w:b/>
                <w:bCs/>
                <w:sz w:val="18"/>
                <w:szCs w:val="18"/>
              </w:rPr>
            </w:pPr>
            <w:r w:rsidRPr="00602E4B">
              <w:rPr>
                <w:rFonts w:ascii="Inter" w:hAnsi="Inter"/>
                <w:b/>
                <w:bCs/>
                <w:sz w:val="18"/>
                <w:szCs w:val="18"/>
              </w:rPr>
              <w:t>Storage</w:t>
            </w:r>
          </w:p>
        </w:tc>
        <w:tc>
          <w:tcPr>
            <w:tcW w:w="0" w:type="auto"/>
            <w:vAlign w:val="center"/>
            <w:hideMark/>
          </w:tcPr>
          <w:p w14:paraId="74A8E109" w14:textId="77777777" w:rsidR="00AB56A5" w:rsidRPr="00602E4B" w:rsidRDefault="00AB56A5">
            <w:pPr>
              <w:jc w:val="center"/>
              <w:rPr>
                <w:rFonts w:ascii="Inter" w:hAnsi="Inter"/>
                <w:b/>
                <w:bCs/>
                <w:sz w:val="18"/>
                <w:szCs w:val="18"/>
              </w:rPr>
            </w:pPr>
            <w:r w:rsidRPr="00602E4B">
              <w:rPr>
                <w:rFonts w:ascii="Inter" w:hAnsi="Inter"/>
                <w:b/>
                <w:bCs/>
                <w:sz w:val="18"/>
                <w:szCs w:val="18"/>
              </w:rPr>
              <w:t>Sync Time</w:t>
            </w:r>
          </w:p>
        </w:tc>
      </w:tr>
      <w:tr w:rsidR="00AB56A5" w:rsidRPr="00602E4B" w14:paraId="5B0EA61F" w14:textId="77777777">
        <w:trPr>
          <w:tblCellSpacing w:w="15" w:type="dxa"/>
        </w:trPr>
        <w:tc>
          <w:tcPr>
            <w:tcW w:w="0" w:type="auto"/>
            <w:vAlign w:val="center"/>
            <w:hideMark/>
          </w:tcPr>
          <w:p w14:paraId="32054DED" w14:textId="77777777" w:rsidR="00AB56A5" w:rsidRPr="00602E4B" w:rsidRDefault="00AB56A5">
            <w:pPr>
              <w:rPr>
                <w:rFonts w:ascii="Inter" w:hAnsi="Inter"/>
                <w:sz w:val="18"/>
                <w:szCs w:val="18"/>
              </w:rPr>
            </w:pPr>
            <w:r w:rsidRPr="00602E4B">
              <w:rPr>
                <w:rFonts w:ascii="Inter" w:hAnsi="Inter"/>
                <w:sz w:val="18"/>
                <w:szCs w:val="18"/>
              </w:rPr>
              <w:t>Ethereum</w:t>
            </w:r>
          </w:p>
        </w:tc>
        <w:tc>
          <w:tcPr>
            <w:tcW w:w="0" w:type="auto"/>
            <w:vAlign w:val="center"/>
            <w:hideMark/>
          </w:tcPr>
          <w:p w14:paraId="108B422F" w14:textId="77777777" w:rsidR="00AB56A5" w:rsidRPr="00602E4B" w:rsidRDefault="00AB56A5">
            <w:pPr>
              <w:rPr>
                <w:rFonts w:ascii="Inter" w:hAnsi="Inter"/>
                <w:sz w:val="18"/>
                <w:szCs w:val="18"/>
              </w:rPr>
            </w:pPr>
            <w:r w:rsidRPr="00602E4B">
              <w:rPr>
                <w:rFonts w:ascii="Inter" w:hAnsi="Inter"/>
                <w:sz w:val="18"/>
                <w:szCs w:val="18"/>
              </w:rPr>
              <w:t>Light (Geth --syncmode light)</w:t>
            </w:r>
          </w:p>
        </w:tc>
        <w:tc>
          <w:tcPr>
            <w:tcW w:w="0" w:type="auto"/>
            <w:vAlign w:val="center"/>
            <w:hideMark/>
          </w:tcPr>
          <w:p w14:paraId="4976CAAF" w14:textId="77777777" w:rsidR="00AB56A5" w:rsidRPr="00602E4B" w:rsidRDefault="00AB56A5">
            <w:pPr>
              <w:rPr>
                <w:rFonts w:ascii="Inter" w:hAnsi="Inter"/>
                <w:sz w:val="18"/>
                <w:szCs w:val="18"/>
              </w:rPr>
            </w:pPr>
            <w:r w:rsidRPr="00602E4B">
              <w:rPr>
                <w:rFonts w:ascii="Inter" w:hAnsi="Inter"/>
                <w:sz w:val="18"/>
                <w:szCs w:val="18"/>
              </w:rPr>
              <w:t>50GB</w:t>
            </w:r>
          </w:p>
        </w:tc>
        <w:tc>
          <w:tcPr>
            <w:tcW w:w="0" w:type="auto"/>
            <w:vAlign w:val="center"/>
            <w:hideMark/>
          </w:tcPr>
          <w:p w14:paraId="6D4A6B98" w14:textId="77777777" w:rsidR="00AB56A5" w:rsidRPr="00602E4B" w:rsidRDefault="00AB56A5">
            <w:pPr>
              <w:rPr>
                <w:rFonts w:ascii="Inter" w:hAnsi="Inter"/>
                <w:sz w:val="18"/>
                <w:szCs w:val="18"/>
              </w:rPr>
            </w:pPr>
            <w:r w:rsidRPr="00602E4B">
              <w:rPr>
                <w:rFonts w:ascii="Inter" w:hAnsi="Inter"/>
                <w:sz w:val="18"/>
                <w:szCs w:val="18"/>
              </w:rPr>
              <w:t>2-4h</w:t>
            </w:r>
          </w:p>
        </w:tc>
      </w:tr>
      <w:tr w:rsidR="00AB56A5" w:rsidRPr="00602E4B" w14:paraId="5A9322BB" w14:textId="77777777">
        <w:trPr>
          <w:tblCellSpacing w:w="15" w:type="dxa"/>
        </w:trPr>
        <w:tc>
          <w:tcPr>
            <w:tcW w:w="0" w:type="auto"/>
            <w:vAlign w:val="center"/>
            <w:hideMark/>
          </w:tcPr>
          <w:p w14:paraId="5C07CF7F" w14:textId="77777777" w:rsidR="00AB56A5" w:rsidRPr="00602E4B" w:rsidRDefault="00AB56A5">
            <w:pPr>
              <w:rPr>
                <w:rFonts w:ascii="Inter" w:hAnsi="Inter"/>
                <w:sz w:val="18"/>
                <w:szCs w:val="18"/>
              </w:rPr>
            </w:pPr>
            <w:r w:rsidRPr="00602E4B">
              <w:rPr>
                <w:rFonts w:ascii="Inter" w:hAnsi="Inter"/>
                <w:sz w:val="18"/>
                <w:szCs w:val="18"/>
              </w:rPr>
              <w:t>Bitcoin</w:t>
            </w:r>
          </w:p>
        </w:tc>
        <w:tc>
          <w:tcPr>
            <w:tcW w:w="0" w:type="auto"/>
            <w:vAlign w:val="center"/>
            <w:hideMark/>
          </w:tcPr>
          <w:p w14:paraId="32B02BFB" w14:textId="77777777" w:rsidR="00AB56A5" w:rsidRPr="00602E4B" w:rsidRDefault="00AB56A5">
            <w:pPr>
              <w:rPr>
                <w:rFonts w:ascii="Inter" w:hAnsi="Inter"/>
                <w:sz w:val="18"/>
                <w:szCs w:val="18"/>
              </w:rPr>
            </w:pPr>
            <w:r w:rsidRPr="00602E4B">
              <w:rPr>
                <w:rFonts w:ascii="Inter" w:hAnsi="Inter"/>
                <w:sz w:val="18"/>
                <w:szCs w:val="18"/>
              </w:rPr>
              <w:t>Pruned (prune=550)</w:t>
            </w:r>
          </w:p>
        </w:tc>
        <w:tc>
          <w:tcPr>
            <w:tcW w:w="0" w:type="auto"/>
            <w:vAlign w:val="center"/>
            <w:hideMark/>
          </w:tcPr>
          <w:p w14:paraId="2B9404CA" w14:textId="77777777" w:rsidR="00AB56A5" w:rsidRPr="00602E4B" w:rsidRDefault="00AB56A5">
            <w:pPr>
              <w:rPr>
                <w:rFonts w:ascii="Inter" w:hAnsi="Inter"/>
                <w:sz w:val="18"/>
                <w:szCs w:val="18"/>
              </w:rPr>
            </w:pPr>
            <w:r w:rsidRPr="00602E4B">
              <w:rPr>
                <w:rFonts w:ascii="Inter" w:hAnsi="Inter"/>
                <w:sz w:val="18"/>
                <w:szCs w:val="18"/>
              </w:rPr>
              <w:t>10GB</w:t>
            </w:r>
          </w:p>
        </w:tc>
        <w:tc>
          <w:tcPr>
            <w:tcW w:w="0" w:type="auto"/>
            <w:vAlign w:val="center"/>
            <w:hideMark/>
          </w:tcPr>
          <w:p w14:paraId="68889398" w14:textId="77777777" w:rsidR="00AB56A5" w:rsidRPr="00602E4B" w:rsidRDefault="00AB56A5">
            <w:pPr>
              <w:rPr>
                <w:rFonts w:ascii="Inter" w:hAnsi="Inter"/>
                <w:sz w:val="18"/>
                <w:szCs w:val="18"/>
              </w:rPr>
            </w:pPr>
            <w:r w:rsidRPr="00602E4B">
              <w:rPr>
                <w:rFonts w:ascii="Inter" w:hAnsi="Inter"/>
                <w:sz w:val="18"/>
                <w:szCs w:val="18"/>
              </w:rPr>
              <w:t>6-8h</w:t>
            </w:r>
          </w:p>
        </w:tc>
      </w:tr>
      <w:tr w:rsidR="00AB56A5" w:rsidRPr="00602E4B" w14:paraId="28CC7996" w14:textId="77777777">
        <w:trPr>
          <w:tblCellSpacing w:w="15" w:type="dxa"/>
        </w:trPr>
        <w:tc>
          <w:tcPr>
            <w:tcW w:w="0" w:type="auto"/>
            <w:vAlign w:val="center"/>
            <w:hideMark/>
          </w:tcPr>
          <w:p w14:paraId="59A84B14" w14:textId="77777777" w:rsidR="00AB56A5" w:rsidRPr="00602E4B" w:rsidRDefault="00AB56A5">
            <w:pPr>
              <w:rPr>
                <w:rFonts w:ascii="Inter" w:hAnsi="Inter"/>
                <w:sz w:val="18"/>
                <w:szCs w:val="18"/>
              </w:rPr>
            </w:pPr>
            <w:r w:rsidRPr="00602E4B">
              <w:rPr>
                <w:rFonts w:ascii="Inter" w:hAnsi="Inter"/>
                <w:sz w:val="18"/>
                <w:szCs w:val="18"/>
              </w:rPr>
              <w:t>Solana</w:t>
            </w:r>
          </w:p>
        </w:tc>
        <w:tc>
          <w:tcPr>
            <w:tcW w:w="0" w:type="auto"/>
            <w:vAlign w:val="center"/>
            <w:hideMark/>
          </w:tcPr>
          <w:p w14:paraId="285534BB" w14:textId="77777777" w:rsidR="00AB56A5" w:rsidRPr="00602E4B" w:rsidRDefault="00AB56A5">
            <w:pPr>
              <w:rPr>
                <w:rFonts w:ascii="Inter" w:hAnsi="Inter"/>
                <w:sz w:val="18"/>
                <w:szCs w:val="18"/>
              </w:rPr>
            </w:pPr>
            <w:r w:rsidRPr="00602E4B">
              <w:rPr>
                <w:rFonts w:ascii="Inter" w:hAnsi="Inter"/>
                <w:sz w:val="18"/>
                <w:szCs w:val="18"/>
              </w:rPr>
              <w:t>RPC Access (no full node needed)</w:t>
            </w:r>
          </w:p>
        </w:tc>
        <w:tc>
          <w:tcPr>
            <w:tcW w:w="0" w:type="auto"/>
            <w:vAlign w:val="center"/>
            <w:hideMark/>
          </w:tcPr>
          <w:p w14:paraId="67D4A413" w14:textId="77777777" w:rsidR="00AB56A5" w:rsidRPr="00602E4B" w:rsidRDefault="00AB56A5">
            <w:pPr>
              <w:rPr>
                <w:rFonts w:ascii="Inter" w:hAnsi="Inter"/>
                <w:sz w:val="18"/>
                <w:szCs w:val="18"/>
              </w:rPr>
            </w:pPr>
            <w:r w:rsidRPr="00602E4B">
              <w:rPr>
                <w:rFonts w:ascii="Inter" w:hAnsi="Inter"/>
                <w:sz w:val="18"/>
                <w:szCs w:val="18"/>
              </w:rPr>
              <w:t>N/A</w:t>
            </w:r>
          </w:p>
        </w:tc>
        <w:tc>
          <w:tcPr>
            <w:tcW w:w="0" w:type="auto"/>
            <w:vAlign w:val="center"/>
            <w:hideMark/>
          </w:tcPr>
          <w:p w14:paraId="63A76B4E" w14:textId="77777777" w:rsidR="00AB56A5" w:rsidRPr="00602E4B" w:rsidRDefault="00AB56A5">
            <w:pPr>
              <w:rPr>
                <w:rFonts w:ascii="Inter" w:hAnsi="Inter"/>
                <w:sz w:val="18"/>
                <w:szCs w:val="18"/>
              </w:rPr>
            </w:pPr>
            <w:r w:rsidRPr="00602E4B">
              <w:rPr>
                <w:rFonts w:ascii="Inter" w:hAnsi="Inter"/>
                <w:sz w:val="18"/>
                <w:szCs w:val="18"/>
              </w:rPr>
              <w:t>Instant</w:t>
            </w:r>
          </w:p>
        </w:tc>
      </w:tr>
      <w:tr w:rsidR="00AB56A5" w:rsidRPr="00602E4B" w14:paraId="18EA7C20" w14:textId="77777777">
        <w:trPr>
          <w:tblCellSpacing w:w="15" w:type="dxa"/>
        </w:trPr>
        <w:tc>
          <w:tcPr>
            <w:tcW w:w="0" w:type="auto"/>
            <w:vAlign w:val="center"/>
            <w:hideMark/>
          </w:tcPr>
          <w:p w14:paraId="476138B2" w14:textId="77777777" w:rsidR="00AB56A5" w:rsidRPr="00602E4B" w:rsidRDefault="00AB56A5">
            <w:pPr>
              <w:rPr>
                <w:rFonts w:ascii="Inter" w:hAnsi="Inter"/>
                <w:sz w:val="18"/>
                <w:szCs w:val="18"/>
              </w:rPr>
            </w:pPr>
            <w:r w:rsidRPr="00602E4B">
              <w:rPr>
                <w:rFonts w:ascii="Inter" w:hAnsi="Inter"/>
                <w:sz w:val="18"/>
                <w:szCs w:val="18"/>
              </w:rPr>
              <w:t>BSC</w:t>
            </w:r>
          </w:p>
        </w:tc>
        <w:tc>
          <w:tcPr>
            <w:tcW w:w="0" w:type="auto"/>
            <w:vAlign w:val="center"/>
            <w:hideMark/>
          </w:tcPr>
          <w:p w14:paraId="77C8F042" w14:textId="77777777" w:rsidR="00AB56A5" w:rsidRPr="00602E4B" w:rsidRDefault="00AB56A5">
            <w:pPr>
              <w:rPr>
                <w:rFonts w:ascii="Inter" w:hAnsi="Inter"/>
                <w:sz w:val="18"/>
                <w:szCs w:val="18"/>
              </w:rPr>
            </w:pPr>
            <w:r w:rsidRPr="00602E4B">
              <w:rPr>
                <w:rFonts w:ascii="Inter" w:hAnsi="Inter"/>
                <w:sz w:val="18"/>
                <w:szCs w:val="18"/>
              </w:rPr>
              <w:t>Light</w:t>
            </w:r>
          </w:p>
        </w:tc>
        <w:tc>
          <w:tcPr>
            <w:tcW w:w="0" w:type="auto"/>
            <w:vAlign w:val="center"/>
            <w:hideMark/>
          </w:tcPr>
          <w:p w14:paraId="72B60DE2" w14:textId="77777777" w:rsidR="00AB56A5" w:rsidRPr="00602E4B" w:rsidRDefault="00AB56A5">
            <w:pPr>
              <w:rPr>
                <w:rFonts w:ascii="Inter" w:hAnsi="Inter"/>
                <w:sz w:val="18"/>
                <w:szCs w:val="18"/>
              </w:rPr>
            </w:pPr>
            <w:r w:rsidRPr="00602E4B">
              <w:rPr>
                <w:rFonts w:ascii="Inter" w:hAnsi="Inter"/>
                <w:sz w:val="18"/>
                <w:szCs w:val="18"/>
              </w:rPr>
              <w:t>100GB</w:t>
            </w:r>
          </w:p>
        </w:tc>
        <w:tc>
          <w:tcPr>
            <w:tcW w:w="0" w:type="auto"/>
            <w:vAlign w:val="center"/>
            <w:hideMark/>
          </w:tcPr>
          <w:p w14:paraId="4D3F8552" w14:textId="77777777" w:rsidR="00AB56A5" w:rsidRPr="00602E4B" w:rsidRDefault="00AB56A5">
            <w:pPr>
              <w:rPr>
                <w:rFonts w:ascii="Inter" w:hAnsi="Inter"/>
                <w:sz w:val="18"/>
                <w:szCs w:val="18"/>
              </w:rPr>
            </w:pPr>
            <w:r w:rsidRPr="00602E4B">
              <w:rPr>
                <w:rFonts w:ascii="Inter" w:hAnsi="Inter"/>
                <w:sz w:val="18"/>
                <w:szCs w:val="18"/>
              </w:rPr>
              <w:t>4-6h</w:t>
            </w:r>
          </w:p>
        </w:tc>
      </w:tr>
      <w:tr w:rsidR="00AB56A5" w:rsidRPr="00602E4B" w14:paraId="78B6B696" w14:textId="77777777">
        <w:trPr>
          <w:tblCellSpacing w:w="15" w:type="dxa"/>
        </w:trPr>
        <w:tc>
          <w:tcPr>
            <w:tcW w:w="0" w:type="auto"/>
            <w:vAlign w:val="center"/>
            <w:hideMark/>
          </w:tcPr>
          <w:p w14:paraId="76A88939" w14:textId="77777777" w:rsidR="00AB56A5" w:rsidRPr="00602E4B" w:rsidRDefault="00AB56A5">
            <w:pPr>
              <w:rPr>
                <w:rFonts w:ascii="Inter" w:hAnsi="Inter"/>
                <w:sz w:val="18"/>
                <w:szCs w:val="18"/>
              </w:rPr>
            </w:pPr>
            <w:r w:rsidRPr="00602E4B">
              <w:rPr>
                <w:rFonts w:ascii="Inter" w:hAnsi="Inter"/>
                <w:sz w:val="18"/>
                <w:szCs w:val="18"/>
              </w:rPr>
              <w:t>Polygon</w:t>
            </w:r>
          </w:p>
        </w:tc>
        <w:tc>
          <w:tcPr>
            <w:tcW w:w="0" w:type="auto"/>
            <w:vAlign w:val="center"/>
            <w:hideMark/>
          </w:tcPr>
          <w:p w14:paraId="3AA5595A" w14:textId="77777777" w:rsidR="00AB56A5" w:rsidRPr="00602E4B" w:rsidRDefault="00AB56A5">
            <w:pPr>
              <w:rPr>
                <w:rFonts w:ascii="Inter" w:hAnsi="Inter"/>
                <w:sz w:val="18"/>
                <w:szCs w:val="18"/>
              </w:rPr>
            </w:pPr>
            <w:r w:rsidRPr="00602E4B">
              <w:rPr>
                <w:rFonts w:ascii="Inter" w:hAnsi="Inter"/>
                <w:sz w:val="18"/>
                <w:szCs w:val="18"/>
              </w:rPr>
              <w:t>Light</w:t>
            </w:r>
          </w:p>
        </w:tc>
        <w:tc>
          <w:tcPr>
            <w:tcW w:w="0" w:type="auto"/>
            <w:vAlign w:val="center"/>
            <w:hideMark/>
          </w:tcPr>
          <w:p w14:paraId="74619F18" w14:textId="77777777" w:rsidR="00AB56A5" w:rsidRPr="00602E4B" w:rsidRDefault="00AB56A5">
            <w:pPr>
              <w:rPr>
                <w:rFonts w:ascii="Inter" w:hAnsi="Inter"/>
                <w:sz w:val="18"/>
                <w:szCs w:val="18"/>
              </w:rPr>
            </w:pPr>
            <w:r w:rsidRPr="00602E4B">
              <w:rPr>
                <w:rFonts w:ascii="Inter" w:hAnsi="Inter"/>
                <w:sz w:val="18"/>
                <w:szCs w:val="18"/>
              </w:rPr>
              <w:t>50GB</w:t>
            </w:r>
          </w:p>
        </w:tc>
        <w:tc>
          <w:tcPr>
            <w:tcW w:w="0" w:type="auto"/>
            <w:vAlign w:val="center"/>
            <w:hideMark/>
          </w:tcPr>
          <w:p w14:paraId="60214DE8" w14:textId="77777777" w:rsidR="00AB56A5" w:rsidRPr="00602E4B" w:rsidRDefault="00AB56A5">
            <w:pPr>
              <w:rPr>
                <w:rFonts w:ascii="Inter" w:hAnsi="Inter"/>
                <w:sz w:val="18"/>
                <w:szCs w:val="18"/>
              </w:rPr>
            </w:pPr>
            <w:r w:rsidRPr="00602E4B">
              <w:rPr>
                <w:rFonts w:ascii="Inter" w:hAnsi="Inter"/>
                <w:sz w:val="18"/>
                <w:szCs w:val="18"/>
              </w:rPr>
              <w:t>2-4h</w:t>
            </w:r>
          </w:p>
        </w:tc>
      </w:tr>
    </w:tbl>
    <w:p w14:paraId="14879B9F"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Witness nodes can outsource to RPC providers for some chains, reducing infrastructure burden, though running own nodes provides better security and independence.</w:t>
      </w:r>
    </w:p>
    <w:p w14:paraId="3169D14B" w14:textId="77777777" w:rsidR="00AB56A5" w:rsidRPr="00602E4B" w:rsidRDefault="00AB56A5" w:rsidP="00AB56A5">
      <w:pPr>
        <w:pStyle w:val="Heading3"/>
        <w:rPr>
          <w:rFonts w:ascii="Inter" w:hAnsi="Inter"/>
          <w:sz w:val="18"/>
          <w:szCs w:val="18"/>
        </w:rPr>
      </w:pPr>
      <w:r w:rsidRPr="00602E4B">
        <w:rPr>
          <w:rFonts w:ascii="Inter" w:hAnsi="Inter"/>
          <w:sz w:val="18"/>
          <w:szCs w:val="18"/>
        </w:rPr>
        <w:t>Verification Process</w:t>
      </w:r>
    </w:p>
    <w:p w14:paraId="438EFC5E"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Standard Verification Flow:</w:t>
      </w:r>
    </w:p>
    <w:p w14:paraId="5F747EFC" w14:textId="77777777" w:rsidR="00AB56A5" w:rsidRPr="00602E4B" w:rsidRDefault="00AB56A5">
      <w:pPr>
        <w:pStyle w:val="whitespace-normal"/>
        <w:numPr>
          <w:ilvl w:val="0"/>
          <w:numId w:val="454"/>
        </w:numPr>
        <w:rPr>
          <w:rFonts w:ascii="Inter" w:hAnsi="Inter"/>
          <w:sz w:val="18"/>
          <w:szCs w:val="18"/>
        </w:rPr>
      </w:pPr>
      <w:r w:rsidRPr="00602E4B">
        <w:rPr>
          <w:rStyle w:val="Strong"/>
          <w:rFonts w:ascii="Inter" w:eastAsiaTheme="majorEastAsia" w:hAnsi="Inter"/>
          <w:sz w:val="18"/>
          <w:szCs w:val="18"/>
        </w:rPr>
        <w:t>Event Observation:</w:t>
      </w:r>
      <w:r w:rsidRPr="00602E4B">
        <w:rPr>
          <w:rFonts w:ascii="Inter" w:hAnsi="Inter"/>
          <w:sz w:val="18"/>
          <w:szCs w:val="18"/>
        </w:rPr>
        <w:t xml:space="preserve"> </w:t>
      </w:r>
    </w:p>
    <w:p w14:paraId="13386569" w14:textId="77777777" w:rsidR="00AB56A5" w:rsidRPr="00602E4B" w:rsidRDefault="00AB56A5">
      <w:pPr>
        <w:pStyle w:val="whitespace-normal"/>
        <w:numPr>
          <w:ilvl w:val="1"/>
          <w:numId w:val="454"/>
        </w:numPr>
        <w:rPr>
          <w:rFonts w:ascii="Inter" w:hAnsi="Inter"/>
          <w:sz w:val="18"/>
          <w:szCs w:val="18"/>
        </w:rPr>
      </w:pPr>
      <w:r w:rsidRPr="00602E4B">
        <w:rPr>
          <w:rFonts w:ascii="Inter" w:hAnsi="Inter"/>
          <w:sz w:val="18"/>
          <w:szCs w:val="18"/>
        </w:rPr>
        <w:t>Witness detects same event as relayers</w:t>
      </w:r>
    </w:p>
    <w:p w14:paraId="75973B24" w14:textId="77777777" w:rsidR="00AB56A5" w:rsidRPr="00602E4B" w:rsidRDefault="00AB56A5">
      <w:pPr>
        <w:pStyle w:val="whitespace-normal"/>
        <w:numPr>
          <w:ilvl w:val="1"/>
          <w:numId w:val="454"/>
        </w:numPr>
        <w:rPr>
          <w:rFonts w:ascii="Inter" w:hAnsi="Inter"/>
          <w:sz w:val="18"/>
          <w:szCs w:val="18"/>
        </w:rPr>
      </w:pPr>
      <w:r w:rsidRPr="00602E4B">
        <w:rPr>
          <w:rFonts w:ascii="Inter" w:hAnsi="Inter"/>
          <w:sz w:val="18"/>
          <w:szCs w:val="18"/>
        </w:rPr>
        <w:t>Records: tx_hash, block_height, event_data</w:t>
      </w:r>
    </w:p>
    <w:p w14:paraId="45C4D7A7" w14:textId="77777777" w:rsidR="00AB56A5" w:rsidRPr="00602E4B" w:rsidRDefault="00AB56A5">
      <w:pPr>
        <w:pStyle w:val="whitespace-normal"/>
        <w:numPr>
          <w:ilvl w:val="0"/>
          <w:numId w:val="454"/>
        </w:numPr>
        <w:rPr>
          <w:rFonts w:ascii="Inter" w:hAnsi="Inter"/>
          <w:sz w:val="18"/>
          <w:szCs w:val="18"/>
        </w:rPr>
      </w:pPr>
      <w:r w:rsidRPr="00602E4B">
        <w:rPr>
          <w:rStyle w:val="Strong"/>
          <w:rFonts w:ascii="Inter" w:eastAsiaTheme="majorEastAsia" w:hAnsi="Inter"/>
          <w:sz w:val="18"/>
          <w:szCs w:val="18"/>
        </w:rPr>
        <w:t>Attestation Monitoring:</w:t>
      </w:r>
      <w:r w:rsidRPr="00602E4B">
        <w:rPr>
          <w:rFonts w:ascii="Inter" w:hAnsi="Inter"/>
          <w:sz w:val="18"/>
          <w:szCs w:val="18"/>
        </w:rPr>
        <w:t xml:space="preserve"> </w:t>
      </w:r>
    </w:p>
    <w:p w14:paraId="2B91FA03" w14:textId="77777777" w:rsidR="00AB56A5" w:rsidRPr="00602E4B" w:rsidRDefault="00AB56A5">
      <w:pPr>
        <w:pStyle w:val="whitespace-normal"/>
        <w:numPr>
          <w:ilvl w:val="1"/>
          <w:numId w:val="454"/>
        </w:numPr>
        <w:rPr>
          <w:rFonts w:ascii="Inter" w:hAnsi="Inter"/>
          <w:sz w:val="18"/>
          <w:szCs w:val="18"/>
        </w:rPr>
      </w:pPr>
      <w:r w:rsidRPr="00602E4B">
        <w:rPr>
          <w:rFonts w:ascii="Inter" w:hAnsi="Inter"/>
          <w:sz w:val="18"/>
          <w:szCs w:val="18"/>
        </w:rPr>
        <w:t>Listen for relayer attestations on Synergy</w:t>
      </w:r>
    </w:p>
    <w:p w14:paraId="1A30FE7D" w14:textId="77777777" w:rsidR="00AB56A5" w:rsidRPr="00602E4B" w:rsidRDefault="00AB56A5">
      <w:pPr>
        <w:pStyle w:val="whitespace-normal"/>
        <w:numPr>
          <w:ilvl w:val="1"/>
          <w:numId w:val="454"/>
        </w:numPr>
        <w:rPr>
          <w:rFonts w:ascii="Inter" w:hAnsi="Inter"/>
          <w:sz w:val="18"/>
          <w:szCs w:val="18"/>
        </w:rPr>
      </w:pPr>
      <w:r w:rsidRPr="00602E4B">
        <w:rPr>
          <w:rFonts w:ascii="Inter" w:hAnsi="Inter"/>
          <w:sz w:val="18"/>
          <w:szCs w:val="18"/>
        </w:rPr>
        <w:t>Compare relayer claims with own observations</w:t>
      </w:r>
    </w:p>
    <w:p w14:paraId="649FBA21" w14:textId="77777777" w:rsidR="00AB56A5" w:rsidRPr="00602E4B" w:rsidRDefault="00AB56A5">
      <w:pPr>
        <w:pStyle w:val="whitespace-normal"/>
        <w:numPr>
          <w:ilvl w:val="0"/>
          <w:numId w:val="454"/>
        </w:numPr>
        <w:rPr>
          <w:rFonts w:ascii="Inter" w:hAnsi="Inter"/>
          <w:sz w:val="18"/>
          <w:szCs w:val="18"/>
        </w:rPr>
      </w:pPr>
      <w:r w:rsidRPr="00602E4B">
        <w:rPr>
          <w:rStyle w:val="Strong"/>
          <w:rFonts w:ascii="Inter" w:eastAsiaTheme="majorEastAsia" w:hAnsi="Inter"/>
          <w:sz w:val="18"/>
          <w:szCs w:val="18"/>
        </w:rPr>
        <w:t>Validation:</w:t>
      </w:r>
      <w:r w:rsidRPr="00602E4B">
        <w:rPr>
          <w:rFonts w:ascii="Inter" w:hAnsi="Inter"/>
          <w:sz w:val="18"/>
          <w:szCs w:val="18"/>
        </w:rPr>
        <w:t xml:space="preserve"> </w:t>
      </w:r>
    </w:p>
    <w:p w14:paraId="5EB47115" w14:textId="77777777" w:rsidR="00AB56A5" w:rsidRPr="00602E4B" w:rsidRDefault="00AB56A5">
      <w:pPr>
        <w:pStyle w:val="whitespace-normal"/>
        <w:numPr>
          <w:ilvl w:val="1"/>
          <w:numId w:val="454"/>
        </w:numPr>
        <w:rPr>
          <w:rFonts w:ascii="Inter" w:hAnsi="Inter"/>
          <w:sz w:val="18"/>
          <w:szCs w:val="18"/>
        </w:rPr>
      </w:pPr>
      <w:r w:rsidRPr="00602E4B">
        <w:rPr>
          <w:rFonts w:ascii="Inter" w:hAnsi="Inter"/>
          <w:sz w:val="18"/>
          <w:szCs w:val="18"/>
        </w:rPr>
        <w:t>If match: Submit confirmation attestation (optional, earns small reward)</w:t>
      </w:r>
    </w:p>
    <w:p w14:paraId="4B631E73" w14:textId="77777777" w:rsidR="00AB56A5" w:rsidRPr="00602E4B" w:rsidRDefault="00AB56A5">
      <w:pPr>
        <w:pStyle w:val="whitespace-normal"/>
        <w:numPr>
          <w:ilvl w:val="1"/>
          <w:numId w:val="454"/>
        </w:numPr>
        <w:rPr>
          <w:rFonts w:ascii="Inter" w:hAnsi="Inter"/>
          <w:sz w:val="18"/>
          <w:szCs w:val="18"/>
        </w:rPr>
      </w:pPr>
      <w:r w:rsidRPr="00602E4B">
        <w:rPr>
          <w:rFonts w:ascii="Inter" w:hAnsi="Inter"/>
          <w:sz w:val="18"/>
          <w:szCs w:val="18"/>
        </w:rPr>
        <w:t>If mismatch: Initiate fraud proof procedure</w:t>
      </w:r>
    </w:p>
    <w:p w14:paraId="34940A3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Fraud Proof Submission:</w:t>
      </w:r>
    </w:p>
    <w:p w14:paraId="2E5934DA"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If witness detects false attestation:</w:t>
      </w:r>
    </w:p>
    <w:p w14:paraId="2F4D6A9C"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FraudProof {</w:t>
      </w:r>
    </w:p>
    <w:p w14:paraId="47FFAD3A"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relayer: address of accused relayer</w:t>
      </w:r>
    </w:p>
    <w:p w14:paraId="36A559A5"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attestation: the false attestation</w:t>
      </w:r>
    </w:p>
    <w:p w14:paraId="006CE50A"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proof: {</w:t>
      </w:r>
    </w:p>
    <w:p w14:paraId="6C9B58CB"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chain_id: external chain ID</w:t>
      </w:r>
    </w:p>
    <w:p w14:paraId="1EAA4B60"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correct_data: what actually happened</w:t>
      </w:r>
    </w:p>
    <w:p w14:paraId="061A68D6"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merkle_proof: cryptographic proof from external chain</w:t>
      </w:r>
    </w:p>
    <w:p w14:paraId="3E348DBE"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signatures: other witnesses who agree</w:t>
      </w:r>
    </w:p>
    <w:p w14:paraId="012E8E1D"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720EAB13" w14:textId="77777777" w:rsidR="00AB56A5" w:rsidRPr="00602E4B" w:rsidRDefault="00AB56A5" w:rsidP="00AB56A5">
      <w:pPr>
        <w:pStyle w:val="HTMLPreformatted"/>
        <w:spacing w:before="120" w:after="120"/>
        <w:rPr>
          <w:rFonts w:ascii="Inter" w:hAnsi="Inter"/>
          <w:color w:val="ABB2BF"/>
          <w:sz w:val="18"/>
          <w:szCs w:val="18"/>
        </w:rPr>
      </w:pPr>
      <w:r w:rsidRPr="00602E4B">
        <w:rPr>
          <w:rStyle w:val="HTMLCode"/>
          <w:rFonts w:ascii="Inter" w:hAnsi="Inter"/>
          <w:color w:val="ABB2BF"/>
          <w:sz w:val="18"/>
          <w:szCs w:val="18"/>
        </w:rPr>
        <w:t>}</w:t>
      </w:r>
    </w:p>
    <w:p w14:paraId="37C5EF1E"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Submission to Synergy triggers:</w:t>
      </w:r>
    </w:p>
    <w:p w14:paraId="3F731077" w14:textId="77777777" w:rsidR="00AB56A5" w:rsidRPr="00602E4B" w:rsidRDefault="00AB56A5">
      <w:pPr>
        <w:pStyle w:val="whitespace-normal"/>
        <w:numPr>
          <w:ilvl w:val="0"/>
          <w:numId w:val="455"/>
        </w:numPr>
        <w:rPr>
          <w:rFonts w:ascii="Inter" w:hAnsi="Inter"/>
          <w:sz w:val="18"/>
          <w:szCs w:val="18"/>
        </w:rPr>
      </w:pPr>
      <w:r w:rsidRPr="00602E4B">
        <w:rPr>
          <w:rFonts w:ascii="Inter" w:hAnsi="Inter"/>
          <w:sz w:val="18"/>
          <w:szCs w:val="18"/>
        </w:rPr>
        <w:t>Immediate investigation by Security Council</w:t>
      </w:r>
    </w:p>
    <w:p w14:paraId="3C4B7268" w14:textId="77777777" w:rsidR="00AB56A5" w:rsidRPr="00602E4B" w:rsidRDefault="00AB56A5">
      <w:pPr>
        <w:pStyle w:val="whitespace-normal"/>
        <w:numPr>
          <w:ilvl w:val="0"/>
          <w:numId w:val="455"/>
        </w:numPr>
        <w:rPr>
          <w:rFonts w:ascii="Inter" w:hAnsi="Inter"/>
          <w:sz w:val="18"/>
          <w:szCs w:val="18"/>
        </w:rPr>
      </w:pPr>
      <w:r w:rsidRPr="00602E4B">
        <w:rPr>
          <w:rFonts w:ascii="Inter" w:hAnsi="Inter"/>
          <w:sz w:val="18"/>
          <w:szCs w:val="18"/>
        </w:rPr>
        <w:t>Temporary pause of accused relayer</w:t>
      </w:r>
    </w:p>
    <w:p w14:paraId="3570DD11" w14:textId="77777777" w:rsidR="00AB56A5" w:rsidRPr="00602E4B" w:rsidRDefault="00AB56A5">
      <w:pPr>
        <w:pStyle w:val="whitespace-normal"/>
        <w:numPr>
          <w:ilvl w:val="0"/>
          <w:numId w:val="455"/>
        </w:numPr>
        <w:rPr>
          <w:rFonts w:ascii="Inter" w:hAnsi="Inter"/>
          <w:sz w:val="18"/>
          <w:szCs w:val="18"/>
        </w:rPr>
      </w:pPr>
      <w:r w:rsidRPr="00602E4B">
        <w:rPr>
          <w:rFonts w:ascii="Inter" w:hAnsi="Inter"/>
          <w:sz w:val="18"/>
          <w:szCs w:val="18"/>
        </w:rPr>
        <w:lastRenderedPageBreak/>
        <w:t>Verification of fraud proof by other witnesses</w:t>
      </w:r>
    </w:p>
    <w:p w14:paraId="45DDB47C" w14:textId="77777777" w:rsidR="00AB56A5" w:rsidRPr="00602E4B" w:rsidRDefault="00AB56A5">
      <w:pPr>
        <w:pStyle w:val="whitespace-normal"/>
        <w:numPr>
          <w:ilvl w:val="0"/>
          <w:numId w:val="455"/>
        </w:numPr>
        <w:rPr>
          <w:rFonts w:ascii="Inter" w:hAnsi="Inter"/>
          <w:sz w:val="18"/>
          <w:szCs w:val="18"/>
        </w:rPr>
      </w:pPr>
      <w:r w:rsidRPr="00602E4B">
        <w:rPr>
          <w:rFonts w:ascii="Inter" w:hAnsi="Inter"/>
          <w:sz w:val="18"/>
          <w:szCs w:val="18"/>
        </w:rPr>
        <w:t>If confirmed: relayer slashed, witness rewarded</w:t>
      </w:r>
    </w:p>
    <w:p w14:paraId="6561D4AF" w14:textId="77777777" w:rsidR="00AB56A5" w:rsidRPr="00602E4B" w:rsidRDefault="00AB56A5">
      <w:pPr>
        <w:pStyle w:val="whitespace-normal"/>
        <w:numPr>
          <w:ilvl w:val="0"/>
          <w:numId w:val="455"/>
        </w:numPr>
        <w:rPr>
          <w:rFonts w:ascii="Inter" w:hAnsi="Inter"/>
          <w:sz w:val="18"/>
          <w:szCs w:val="18"/>
        </w:rPr>
      </w:pPr>
      <w:r w:rsidRPr="00602E4B">
        <w:rPr>
          <w:rFonts w:ascii="Inter" w:hAnsi="Inter"/>
          <w:sz w:val="18"/>
          <w:szCs w:val="18"/>
        </w:rPr>
        <w:t>If false accusation: witness slashed for spam</w:t>
      </w:r>
    </w:p>
    <w:p w14:paraId="75291D08" w14:textId="77777777" w:rsidR="00AB56A5" w:rsidRPr="00602E4B" w:rsidRDefault="00AB56A5" w:rsidP="00AB56A5">
      <w:pPr>
        <w:pStyle w:val="Heading3"/>
        <w:rPr>
          <w:rFonts w:ascii="Inter" w:hAnsi="Inter"/>
          <w:sz w:val="18"/>
          <w:szCs w:val="18"/>
        </w:rPr>
      </w:pPr>
      <w:r w:rsidRPr="00602E4B">
        <w:rPr>
          <w:rFonts w:ascii="Inter" w:hAnsi="Inter"/>
          <w:sz w:val="18"/>
          <w:szCs w:val="18"/>
        </w:rPr>
        <w:t>Witness Registry</w:t>
      </w:r>
    </w:p>
    <w:p w14:paraId="454BA57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On-Chain Registry Contract:</w:t>
      </w:r>
    </w:p>
    <w:p w14:paraId="021836FB" w14:textId="77777777" w:rsidR="00AB56A5" w:rsidRPr="00602E4B" w:rsidRDefault="00AB56A5" w:rsidP="00AB56A5">
      <w:pPr>
        <w:rPr>
          <w:rFonts w:ascii="Inter" w:hAnsi="Inter"/>
          <w:sz w:val="18"/>
          <w:szCs w:val="18"/>
        </w:rPr>
      </w:pPr>
      <w:r w:rsidRPr="00602E4B">
        <w:rPr>
          <w:rFonts w:ascii="Inter" w:hAnsi="Inter"/>
          <w:sz w:val="18"/>
          <w:szCs w:val="18"/>
        </w:rPr>
        <w:t>solidity</w:t>
      </w:r>
    </w:p>
    <w:p w14:paraId="7601DFBF"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contract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WitnessRegistry</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40F194CE"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WitnessInfo</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0EE67B54"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witness</w:t>
      </w:r>
      <w:r w:rsidRPr="00602E4B">
        <w:rPr>
          <w:rStyle w:val="token"/>
          <w:rFonts w:ascii="Inter" w:eastAsiaTheme="majorEastAsia" w:hAnsi="Inter"/>
          <w:color w:val="ABB2BF"/>
          <w:sz w:val="18"/>
          <w:szCs w:val="18"/>
        </w:rPr>
        <w:t>;</w:t>
      </w:r>
    </w:p>
    <w:p w14:paraId="3B160CD9"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supportedChains</w:t>
      </w:r>
      <w:r w:rsidRPr="00602E4B">
        <w:rPr>
          <w:rStyle w:val="token"/>
          <w:rFonts w:ascii="Inter" w:eastAsiaTheme="majorEastAsia" w:hAnsi="Inter"/>
          <w:color w:val="ABB2BF"/>
          <w:sz w:val="18"/>
          <w:szCs w:val="18"/>
        </w:rPr>
        <w:t>;</w:t>
      </w:r>
    </w:p>
    <w:p w14:paraId="57F7B7AC"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stake</w:t>
      </w:r>
      <w:r w:rsidRPr="00602E4B">
        <w:rPr>
          <w:rStyle w:val="token"/>
          <w:rFonts w:ascii="Inter" w:eastAsiaTheme="majorEastAsia" w:hAnsi="Inter"/>
          <w:color w:val="ABB2BF"/>
          <w:sz w:val="18"/>
          <w:szCs w:val="18"/>
        </w:rPr>
        <w:t>;</w:t>
      </w:r>
    </w:p>
    <w:p w14:paraId="554E2F54"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reputation</w:t>
      </w:r>
      <w:r w:rsidRPr="00602E4B">
        <w:rPr>
          <w:rStyle w:val="token"/>
          <w:rFonts w:ascii="Inter" w:eastAsiaTheme="majorEastAsia" w:hAnsi="Inter"/>
          <w:color w:val="ABB2BF"/>
          <w:sz w:val="18"/>
          <w:szCs w:val="18"/>
        </w:rPr>
        <w:t>;</w:t>
      </w:r>
    </w:p>
    <w:p w14:paraId="337A8E4C"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successfulVerifications</w:t>
      </w:r>
      <w:r w:rsidRPr="00602E4B">
        <w:rPr>
          <w:rStyle w:val="token"/>
          <w:rFonts w:ascii="Inter" w:eastAsiaTheme="majorEastAsia" w:hAnsi="Inter"/>
          <w:color w:val="ABB2BF"/>
          <w:sz w:val="18"/>
          <w:szCs w:val="18"/>
        </w:rPr>
        <w:t>;</w:t>
      </w:r>
    </w:p>
    <w:p w14:paraId="7FB1B8D8"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falseAlerts</w:t>
      </w:r>
      <w:r w:rsidRPr="00602E4B">
        <w:rPr>
          <w:rStyle w:val="token"/>
          <w:rFonts w:ascii="Inter" w:eastAsiaTheme="majorEastAsia" w:hAnsi="Inter"/>
          <w:color w:val="ABB2BF"/>
          <w:sz w:val="18"/>
          <w:szCs w:val="18"/>
        </w:rPr>
        <w:t>;</w:t>
      </w:r>
    </w:p>
    <w:p w14:paraId="600D425C"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77B7A20E"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5AD0DCBC"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hAnsi="Inter"/>
          <w:color w:val="ABB2BF"/>
          <w:sz w:val="18"/>
          <w:szCs w:val="18"/>
        </w:rPr>
        <w:t xml:space="preserve"> WitnessInfo</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hAnsi="Inter"/>
          <w:color w:val="ABB2BF"/>
          <w:sz w:val="18"/>
          <w:szCs w:val="18"/>
        </w:rPr>
        <w:t xml:space="preserve"> witnesses</w:t>
      </w:r>
      <w:r w:rsidRPr="00602E4B">
        <w:rPr>
          <w:rStyle w:val="token"/>
          <w:rFonts w:ascii="Inter" w:eastAsiaTheme="majorEastAsia" w:hAnsi="Inter"/>
          <w:color w:val="ABB2BF"/>
          <w:sz w:val="18"/>
          <w:szCs w:val="18"/>
        </w:rPr>
        <w:t>;</w:t>
      </w:r>
    </w:p>
    <w:p w14:paraId="19B0F67C"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hAnsi="Inter"/>
          <w:color w:val="ABB2BF"/>
          <w:sz w:val="18"/>
          <w:szCs w:val="18"/>
        </w:rPr>
        <w:t xml:space="preserve"> chainWitnesses</w:t>
      </w:r>
      <w:r w:rsidRPr="00602E4B">
        <w:rPr>
          <w:rStyle w:val="token"/>
          <w:rFonts w:ascii="Inter" w:eastAsiaTheme="majorEastAsia" w:hAnsi="Inter"/>
          <w:color w:val="ABB2BF"/>
          <w:sz w:val="18"/>
          <w:szCs w:val="18"/>
        </w:rPr>
        <w:t>;</w:t>
      </w:r>
    </w:p>
    <w:p w14:paraId="34ECB2E3"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77977F02"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registerWitness</w:t>
      </w:r>
      <w:r w:rsidRPr="00602E4B">
        <w:rPr>
          <w:rStyle w:val="token"/>
          <w:rFonts w:ascii="Inter" w:eastAsiaTheme="majorEastAsia" w:hAnsi="Inter"/>
          <w:color w:val="ABB2BF"/>
          <w:sz w:val="18"/>
          <w:szCs w:val="18"/>
        </w:rPr>
        <w:t>(</w:t>
      </w:r>
    </w:p>
    <w:p w14:paraId="09F07A0C"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memory</w:t>
      </w:r>
      <w:r w:rsidRPr="00602E4B">
        <w:rPr>
          <w:rStyle w:val="HTMLCode"/>
          <w:rFonts w:ascii="Inter" w:hAnsi="Inter"/>
          <w:color w:val="ABB2BF"/>
          <w:sz w:val="18"/>
          <w:szCs w:val="18"/>
        </w:rPr>
        <w:t xml:space="preserve"> chains</w:t>
      </w:r>
      <w:r w:rsidRPr="00602E4B">
        <w:rPr>
          <w:rStyle w:val="token"/>
          <w:rFonts w:ascii="Inter" w:eastAsiaTheme="majorEastAsia" w:hAnsi="Inter"/>
          <w:color w:val="ABB2BF"/>
          <w:sz w:val="18"/>
          <w:szCs w:val="18"/>
        </w:rPr>
        <w:t>,</w:t>
      </w:r>
    </w:p>
    <w:p w14:paraId="6986DDAC"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stakeAmount</w:t>
      </w:r>
    </w:p>
    <w:p w14:paraId="75F2FBFA"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05B9A6A0"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stakeAmount </w:t>
      </w:r>
      <w:r w:rsidRPr="00602E4B">
        <w:rPr>
          <w:rStyle w:val="token"/>
          <w:rFonts w:ascii="Inter" w:eastAsiaTheme="majorEastAsia" w:hAnsi="Inter"/>
          <w:color w:val="61AFEF"/>
          <w:sz w:val="18"/>
          <w:szCs w:val="18"/>
        </w:rPr>
        <w:t>&gt;=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5000</w:t>
      </w:r>
      <w:r w:rsidRPr="00602E4B">
        <w:rPr>
          <w:rStyle w:val="HTMLCode"/>
          <w:rFonts w:ascii="Inter" w:hAnsi="Inter"/>
          <w:color w:val="ABB2BF"/>
          <w:sz w:val="18"/>
          <w:szCs w:val="18"/>
        </w:rPr>
        <w:t xml:space="preserve"> ether</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"Insufficient stake"</w:t>
      </w:r>
      <w:r w:rsidRPr="00602E4B">
        <w:rPr>
          <w:rStyle w:val="token"/>
          <w:rFonts w:ascii="Inter" w:eastAsiaTheme="majorEastAsia" w:hAnsi="Inter"/>
          <w:color w:val="ABB2BF"/>
          <w:sz w:val="18"/>
          <w:szCs w:val="18"/>
        </w:rPr>
        <w:t>);</w:t>
      </w:r>
    </w:p>
    <w:p w14:paraId="3E3A04E4"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Registration logic</w:t>
      </w:r>
    </w:p>
    <w:p w14:paraId="52DA8494"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241D153B"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0AC44EC1"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submitVerification</w:t>
      </w:r>
      <w:r w:rsidRPr="00602E4B">
        <w:rPr>
          <w:rStyle w:val="token"/>
          <w:rFonts w:ascii="Inter" w:eastAsiaTheme="majorEastAsia" w:hAnsi="Inter"/>
          <w:color w:val="ABB2BF"/>
          <w:sz w:val="18"/>
          <w:szCs w:val="18"/>
        </w:rPr>
        <w:t>(</w:t>
      </w:r>
    </w:p>
    <w:p w14:paraId="280DFF2E"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chainId</w:t>
      </w:r>
      <w:r w:rsidRPr="00602E4B">
        <w:rPr>
          <w:rStyle w:val="token"/>
          <w:rFonts w:ascii="Inter" w:eastAsiaTheme="majorEastAsia" w:hAnsi="Inter"/>
          <w:color w:val="ABB2BF"/>
          <w:sz w:val="18"/>
          <w:szCs w:val="18"/>
        </w:rPr>
        <w:t>,</w:t>
      </w:r>
    </w:p>
    <w:p w14:paraId="3C0362F9"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hAnsi="Inter"/>
          <w:color w:val="ABB2BF"/>
          <w:sz w:val="18"/>
          <w:szCs w:val="18"/>
        </w:rPr>
        <w:t xml:space="preserve"> eventHash</w:t>
      </w:r>
      <w:r w:rsidRPr="00602E4B">
        <w:rPr>
          <w:rStyle w:val="token"/>
          <w:rFonts w:ascii="Inter" w:eastAsiaTheme="majorEastAsia" w:hAnsi="Inter"/>
          <w:color w:val="ABB2BF"/>
          <w:sz w:val="18"/>
          <w:szCs w:val="18"/>
        </w:rPr>
        <w:t>,</w:t>
      </w:r>
    </w:p>
    <w:p w14:paraId="68F8CD6F"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hAnsi="Inter"/>
          <w:color w:val="ABB2BF"/>
          <w:sz w:val="18"/>
          <w:szCs w:val="18"/>
        </w:rPr>
        <w:t xml:space="preserve"> attestationValid</w:t>
      </w:r>
    </w:p>
    <w:p w14:paraId="2BEE1981"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68553F34"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isRegisteredWitness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"Not registered"</w:t>
      </w:r>
      <w:r w:rsidRPr="00602E4B">
        <w:rPr>
          <w:rStyle w:val="token"/>
          <w:rFonts w:ascii="Inter" w:eastAsiaTheme="majorEastAsia" w:hAnsi="Inter"/>
          <w:color w:val="ABB2BF"/>
          <w:sz w:val="18"/>
          <w:szCs w:val="18"/>
        </w:rPr>
        <w:t>);</w:t>
      </w:r>
    </w:p>
    <w:p w14:paraId="2966A9D3"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Verification logic</w:t>
      </w:r>
    </w:p>
    <w:p w14:paraId="628DC7C3" w14:textId="77777777" w:rsidR="00AB56A5" w:rsidRPr="00602E4B" w:rsidRDefault="00AB56A5" w:rsidP="00AB56A5">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743561F2" w14:textId="77777777" w:rsidR="00AB56A5" w:rsidRPr="00602E4B" w:rsidRDefault="00AB56A5" w:rsidP="00AB56A5">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3EFB8683"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Reputation Tracking:</w:t>
      </w:r>
    </w:p>
    <w:p w14:paraId="52642455"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Witness reputation based on:</w:t>
      </w:r>
    </w:p>
    <w:p w14:paraId="66D2BB6D"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R</w:t>
      </w:r>
      <w:r w:rsidRPr="00602E4B">
        <w:rPr>
          <w:rFonts w:ascii="Inter" w:hAnsi="Inter"/>
          <w:sz w:val="18"/>
          <w:szCs w:val="18"/>
        </w:rPr>
        <w:t>_witness = (</w:t>
      </w:r>
      <w:r w:rsidRPr="00602E4B">
        <w:rPr>
          <w:rStyle w:val="Emphasis"/>
          <w:rFonts w:ascii="Inter" w:eastAsiaTheme="majorEastAsia" w:hAnsi="Inter"/>
          <w:sz w:val="18"/>
          <w:szCs w:val="18"/>
        </w:rPr>
        <w:t>V</w:t>
      </w:r>
      <w:r w:rsidRPr="00602E4B">
        <w:rPr>
          <w:rFonts w:ascii="Inter" w:hAnsi="Inter"/>
          <w:sz w:val="18"/>
          <w:szCs w:val="18"/>
        </w:rPr>
        <w:t xml:space="preserve">_correct − </w:t>
      </w:r>
      <w:r w:rsidRPr="00602E4B">
        <w:rPr>
          <w:rStyle w:val="Emphasis"/>
          <w:rFonts w:ascii="Inter" w:eastAsiaTheme="majorEastAsia" w:hAnsi="Inter"/>
          <w:sz w:val="18"/>
          <w:szCs w:val="18"/>
        </w:rPr>
        <w:t>V</w:t>
      </w:r>
      <w:r w:rsidRPr="00602E4B">
        <w:rPr>
          <w:rFonts w:ascii="Inter" w:hAnsi="Inter"/>
          <w:sz w:val="18"/>
          <w:szCs w:val="18"/>
        </w:rPr>
        <w:t xml:space="preserve">_false) / </w:t>
      </w:r>
      <w:r w:rsidRPr="00602E4B">
        <w:rPr>
          <w:rStyle w:val="Emphasis"/>
          <w:rFonts w:ascii="Inter" w:eastAsiaTheme="majorEastAsia" w:hAnsi="Inter"/>
          <w:sz w:val="18"/>
          <w:szCs w:val="18"/>
        </w:rPr>
        <w:t>V</w:t>
      </w:r>
      <w:r w:rsidRPr="00602E4B">
        <w:rPr>
          <w:rFonts w:ascii="Inter" w:hAnsi="Inter"/>
          <w:sz w:val="18"/>
          <w:szCs w:val="18"/>
        </w:rPr>
        <w:t>_total</w:t>
      </w:r>
    </w:p>
    <w:p w14:paraId="3D6D29AD"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lastRenderedPageBreak/>
        <w:t>Where:</w:t>
      </w:r>
    </w:p>
    <w:p w14:paraId="1FE4ACF6" w14:textId="77777777" w:rsidR="00AB56A5" w:rsidRPr="00602E4B" w:rsidRDefault="00AB56A5">
      <w:pPr>
        <w:pStyle w:val="whitespace-normal"/>
        <w:numPr>
          <w:ilvl w:val="0"/>
          <w:numId w:val="456"/>
        </w:numPr>
        <w:rPr>
          <w:rFonts w:ascii="Inter" w:hAnsi="Inter"/>
          <w:sz w:val="18"/>
          <w:szCs w:val="18"/>
        </w:rPr>
      </w:pPr>
      <w:r w:rsidRPr="00602E4B">
        <w:rPr>
          <w:rStyle w:val="Emphasis"/>
          <w:rFonts w:ascii="Inter" w:eastAsiaTheme="majorEastAsia" w:hAnsi="Inter"/>
          <w:sz w:val="18"/>
          <w:szCs w:val="18"/>
        </w:rPr>
        <w:t>V</w:t>
      </w:r>
      <w:r w:rsidRPr="00602E4B">
        <w:rPr>
          <w:rFonts w:ascii="Inter" w:hAnsi="Inter"/>
          <w:sz w:val="18"/>
          <w:szCs w:val="18"/>
        </w:rPr>
        <w:t>_correct = number of correct verifications</w:t>
      </w:r>
    </w:p>
    <w:p w14:paraId="22CC2E6A" w14:textId="77777777" w:rsidR="00AB56A5" w:rsidRPr="00602E4B" w:rsidRDefault="00AB56A5">
      <w:pPr>
        <w:pStyle w:val="whitespace-normal"/>
        <w:numPr>
          <w:ilvl w:val="0"/>
          <w:numId w:val="456"/>
        </w:numPr>
        <w:rPr>
          <w:rFonts w:ascii="Inter" w:hAnsi="Inter"/>
          <w:sz w:val="18"/>
          <w:szCs w:val="18"/>
        </w:rPr>
      </w:pPr>
      <w:r w:rsidRPr="00602E4B">
        <w:rPr>
          <w:rStyle w:val="Emphasis"/>
          <w:rFonts w:ascii="Inter" w:eastAsiaTheme="majorEastAsia" w:hAnsi="Inter"/>
          <w:sz w:val="18"/>
          <w:szCs w:val="18"/>
        </w:rPr>
        <w:t>V</w:t>
      </w:r>
      <w:r w:rsidRPr="00602E4B">
        <w:rPr>
          <w:rFonts w:ascii="Inter" w:hAnsi="Inter"/>
          <w:sz w:val="18"/>
          <w:szCs w:val="18"/>
        </w:rPr>
        <w:t>_false = number of false fraud claims</w:t>
      </w:r>
    </w:p>
    <w:p w14:paraId="0E1D5235" w14:textId="77777777" w:rsidR="00AB56A5" w:rsidRPr="00602E4B" w:rsidRDefault="00AB56A5">
      <w:pPr>
        <w:pStyle w:val="whitespace-normal"/>
        <w:numPr>
          <w:ilvl w:val="0"/>
          <w:numId w:val="456"/>
        </w:numPr>
        <w:rPr>
          <w:rFonts w:ascii="Inter" w:hAnsi="Inter"/>
          <w:sz w:val="18"/>
          <w:szCs w:val="18"/>
        </w:rPr>
      </w:pPr>
      <w:r w:rsidRPr="00602E4B">
        <w:rPr>
          <w:rStyle w:val="Emphasis"/>
          <w:rFonts w:ascii="Inter" w:eastAsiaTheme="majorEastAsia" w:hAnsi="Inter"/>
          <w:sz w:val="18"/>
          <w:szCs w:val="18"/>
        </w:rPr>
        <w:t>V</w:t>
      </w:r>
      <w:r w:rsidRPr="00602E4B">
        <w:rPr>
          <w:rFonts w:ascii="Inter" w:hAnsi="Inter"/>
          <w:sz w:val="18"/>
          <w:szCs w:val="18"/>
        </w:rPr>
        <w:t>_total = total verifications submitted</w:t>
      </w:r>
    </w:p>
    <w:p w14:paraId="15E7697D"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Witnesses with </w:t>
      </w:r>
      <w:r w:rsidRPr="00602E4B">
        <w:rPr>
          <w:rStyle w:val="Emphasis"/>
          <w:rFonts w:ascii="Inter" w:eastAsiaTheme="majorEastAsia" w:hAnsi="Inter"/>
          <w:sz w:val="18"/>
          <w:szCs w:val="18"/>
        </w:rPr>
        <w:t>R</w:t>
      </w:r>
      <w:r w:rsidRPr="00602E4B">
        <w:rPr>
          <w:rFonts w:ascii="Inter" w:hAnsi="Inter"/>
          <w:sz w:val="18"/>
          <w:szCs w:val="18"/>
        </w:rPr>
        <w:t xml:space="preserve">_witness &lt; 0.8 receive reduced rewards Witnesses with </w:t>
      </w:r>
      <w:r w:rsidRPr="00602E4B">
        <w:rPr>
          <w:rStyle w:val="Emphasis"/>
          <w:rFonts w:ascii="Inter" w:eastAsiaTheme="majorEastAsia" w:hAnsi="Inter"/>
          <w:sz w:val="18"/>
          <w:szCs w:val="18"/>
        </w:rPr>
        <w:t>R</w:t>
      </w:r>
      <w:r w:rsidRPr="00602E4B">
        <w:rPr>
          <w:rFonts w:ascii="Inter" w:hAnsi="Inter"/>
          <w:sz w:val="18"/>
          <w:szCs w:val="18"/>
        </w:rPr>
        <w:t>_witness &lt; 0.5 are automatically deregistered</w:t>
      </w:r>
    </w:p>
    <w:p w14:paraId="69C696A8" w14:textId="77777777" w:rsidR="00AB56A5" w:rsidRPr="00602E4B" w:rsidRDefault="00AB56A5" w:rsidP="00AB56A5">
      <w:pPr>
        <w:pStyle w:val="Heading3"/>
        <w:rPr>
          <w:rFonts w:ascii="Inter" w:hAnsi="Inter"/>
          <w:sz w:val="18"/>
          <w:szCs w:val="18"/>
        </w:rPr>
      </w:pPr>
      <w:r w:rsidRPr="00602E4B">
        <w:rPr>
          <w:rFonts w:ascii="Inter" w:hAnsi="Inter"/>
          <w:sz w:val="18"/>
          <w:szCs w:val="18"/>
        </w:rPr>
        <w:t>Witness Rewards</w:t>
      </w:r>
    </w:p>
    <w:p w14:paraId="028E985B"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Revenue Sources:</w:t>
      </w:r>
    </w:p>
    <w:p w14:paraId="33778F0F" w14:textId="77777777" w:rsidR="00AB56A5" w:rsidRPr="00602E4B" w:rsidRDefault="00AB56A5">
      <w:pPr>
        <w:pStyle w:val="whitespace-normal"/>
        <w:numPr>
          <w:ilvl w:val="0"/>
          <w:numId w:val="457"/>
        </w:numPr>
        <w:rPr>
          <w:rFonts w:ascii="Inter" w:hAnsi="Inter"/>
          <w:sz w:val="18"/>
          <w:szCs w:val="18"/>
        </w:rPr>
      </w:pPr>
      <w:r w:rsidRPr="00602E4B">
        <w:rPr>
          <w:rStyle w:val="Strong"/>
          <w:rFonts w:ascii="Inter" w:eastAsiaTheme="majorEastAsia" w:hAnsi="Inter"/>
          <w:sz w:val="18"/>
          <w:szCs w:val="18"/>
        </w:rPr>
        <w:t>Verification Rewards:</w:t>
      </w:r>
      <w:r w:rsidRPr="00602E4B">
        <w:rPr>
          <w:rFonts w:ascii="Inter" w:hAnsi="Inter"/>
          <w:sz w:val="18"/>
          <w:szCs w:val="18"/>
        </w:rPr>
        <w:t xml:space="preserve"> </w:t>
      </w:r>
    </w:p>
    <w:p w14:paraId="0CB80E8B" w14:textId="77777777" w:rsidR="00AB56A5" w:rsidRPr="00602E4B" w:rsidRDefault="00AB56A5">
      <w:pPr>
        <w:pStyle w:val="whitespace-normal"/>
        <w:numPr>
          <w:ilvl w:val="1"/>
          <w:numId w:val="457"/>
        </w:numPr>
        <w:rPr>
          <w:rFonts w:ascii="Inter" w:hAnsi="Inter"/>
          <w:sz w:val="18"/>
          <w:szCs w:val="18"/>
        </w:rPr>
      </w:pPr>
      <w:r w:rsidRPr="00602E4B">
        <w:rPr>
          <w:rFonts w:ascii="Inter" w:hAnsi="Inter"/>
          <w:sz w:val="18"/>
          <w:szCs w:val="18"/>
        </w:rPr>
        <w:t>Small reward for each attestation verified</w:t>
      </w:r>
    </w:p>
    <w:p w14:paraId="0C1297AE" w14:textId="77777777" w:rsidR="00AB56A5" w:rsidRPr="00602E4B" w:rsidRDefault="00AB56A5">
      <w:pPr>
        <w:pStyle w:val="whitespace-normal"/>
        <w:numPr>
          <w:ilvl w:val="1"/>
          <w:numId w:val="457"/>
        </w:numPr>
        <w:rPr>
          <w:rFonts w:ascii="Inter" w:hAnsi="Inter"/>
          <w:sz w:val="18"/>
          <w:szCs w:val="18"/>
        </w:rPr>
      </w:pPr>
      <w:r w:rsidRPr="00602E4B">
        <w:rPr>
          <w:rFonts w:ascii="Inter" w:hAnsi="Inter"/>
          <w:sz w:val="18"/>
          <w:szCs w:val="18"/>
        </w:rPr>
        <w:t>Example: 0.1 SNRG per verification</w:t>
      </w:r>
    </w:p>
    <w:p w14:paraId="4051B5FE" w14:textId="77777777" w:rsidR="00AB56A5" w:rsidRPr="00602E4B" w:rsidRDefault="00AB56A5">
      <w:pPr>
        <w:pStyle w:val="whitespace-normal"/>
        <w:numPr>
          <w:ilvl w:val="0"/>
          <w:numId w:val="457"/>
        </w:numPr>
        <w:rPr>
          <w:rFonts w:ascii="Inter" w:hAnsi="Inter"/>
          <w:sz w:val="18"/>
          <w:szCs w:val="18"/>
        </w:rPr>
      </w:pPr>
      <w:r w:rsidRPr="00602E4B">
        <w:rPr>
          <w:rStyle w:val="Strong"/>
          <w:rFonts w:ascii="Inter" w:eastAsiaTheme="majorEastAsia" w:hAnsi="Inter"/>
          <w:sz w:val="18"/>
          <w:szCs w:val="18"/>
        </w:rPr>
        <w:t>Fraud Detection Bounties:</w:t>
      </w:r>
      <w:r w:rsidRPr="00602E4B">
        <w:rPr>
          <w:rFonts w:ascii="Inter" w:hAnsi="Inter"/>
          <w:sz w:val="18"/>
          <w:szCs w:val="18"/>
        </w:rPr>
        <w:t xml:space="preserve"> </w:t>
      </w:r>
    </w:p>
    <w:p w14:paraId="19BFAB91" w14:textId="77777777" w:rsidR="00AB56A5" w:rsidRPr="00602E4B" w:rsidRDefault="00AB56A5">
      <w:pPr>
        <w:pStyle w:val="whitespace-normal"/>
        <w:numPr>
          <w:ilvl w:val="1"/>
          <w:numId w:val="457"/>
        </w:numPr>
        <w:rPr>
          <w:rFonts w:ascii="Inter" w:hAnsi="Inter"/>
          <w:sz w:val="18"/>
          <w:szCs w:val="18"/>
        </w:rPr>
      </w:pPr>
      <w:r w:rsidRPr="00602E4B">
        <w:rPr>
          <w:rFonts w:ascii="Inter" w:hAnsi="Inter"/>
          <w:sz w:val="18"/>
          <w:szCs w:val="18"/>
        </w:rPr>
        <w:t>10% of slashed relayer stake</w:t>
      </w:r>
    </w:p>
    <w:p w14:paraId="6925886E" w14:textId="77777777" w:rsidR="00AB56A5" w:rsidRPr="00602E4B" w:rsidRDefault="00AB56A5">
      <w:pPr>
        <w:pStyle w:val="whitespace-normal"/>
        <w:numPr>
          <w:ilvl w:val="1"/>
          <w:numId w:val="457"/>
        </w:numPr>
        <w:rPr>
          <w:rFonts w:ascii="Inter" w:hAnsi="Inter"/>
          <w:sz w:val="18"/>
          <w:szCs w:val="18"/>
        </w:rPr>
      </w:pPr>
      <w:r w:rsidRPr="00602E4B">
        <w:rPr>
          <w:rFonts w:ascii="Inter" w:hAnsi="Inter"/>
          <w:sz w:val="18"/>
          <w:szCs w:val="18"/>
        </w:rPr>
        <w:t>Can be substantial for catching major fraud</w:t>
      </w:r>
    </w:p>
    <w:p w14:paraId="5FEFCAFC" w14:textId="77777777" w:rsidR="00AB56A5" w:rsidRPr="00602E4B" w:rsidRDefault="00AB56A5">
      <w:pPr>
        <w:pStyle w:val="whitespace-normal"/>
        <w:numPr>
          <w:ilvl w:val="0"/>
          <w:numId w:val="457"/>
        </w:numPr>
        <w:rPr>
          <w:rFonts w:ascii="Inter" w:hAnsi="Inter"/>
          <w:sz w:val="18"/>
          <w:szCs w:val="18"/>
        </w:rPr>
      </w:pPr>
      <w:r w:rsidRPr="00602E4B">
        <w:rPr>
          <w:rStyle w:val="Strong"/>
          <w:rFonts w:ascii="Inter" w:eastAsiaTheme="majorEastAsia" w:hAnsi="Inter"/>
          <w:sz w:val="18"/>
          <w:szCs w:val="18"/>
        </w:rPr>
        <w:t>Oracle Fees:</w:t>
      </w:r>
      <w:r w:rsidRPr="00602E4B">
        <w:rPr>
          <w:rFonts w:ascii="Inter" w:hAnsi="Inter"/>
          <w:sz w:val="18"/>
          <w:szCs w:val="18"/>
        </w:rPr>
        <w:t xml:space="preserve"> </w:t>
      </w:r>
    </w:p>
    <w:p w14:paraId="0D4B1C63" w14:textId="77777777" w:rsidR="00AB56A5" w:rsidRPr="00602E4B" w:rsidRDefault="00AB56A5">
      <w:pPr>
        <w:pStyle w:val="whitespace-normal"/>
        <w:numPr>
          <w:ilvl w:val="1"/>
          <w:numId w:val="457"/>
        </w:numPr>
        <w:rPr>
          <w:rFonts w:ascii="Inter" w:hAnsi="Inter"/>
          <w:sz w:val="18"/>
          <w:szCs w:val="18"/>
        </w:rPr>
      </w:pPr>
      <w:r w:rsidRPr="00602E4B">
        <w:rPr>
          <w:rFonts w:ascii="Inter" w:hAnsi="Inter"/>
          <w:sz w:val="18"/>
          <w:szCs w:val="18"/>
        </w:rPr>
        <w:t>Smart contracts pay witnesses for data feeds</w:t>
      </w:r>
    </w:p>
    <w:p w14:paraId="158CB897" w14:textId="77777777" w:rsidR="00AB56A5" w:rsidRPr="00602E4B" w:rsidRDefault="00AB56A5">
      <w:pPr>
        <w:pStyle w:val="whitespace-normal"/>
        <w:numPr>
          <w:ilvl w:val="1"/>
          <w:numId w:val="457"/>
        </w:numPr>
        <w:rPr>
          <w:rFonts w:ascii="Inter" w:hAnsi="Inter"/>
          <w:sz w:val="18"/>
          <w:szCs w:val="18"/>
        </w:rPr>
      </w:pPr>
      <w:r w:rsidRPr="00602E4B">
        <w:rPr>
          <w:rFonts w:ascii="Inter" w:hAnsi="Inter"/>
          <w:sz w:val="18"/>
          <w:szCs w:val="18"/>
        </w:rPr>
        <w:t>Market-rate fees determined by supply/demand</w:t>
      </w:r>
    </w:p>
    <w:p w14:paraId="52923C4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Total Witness Revenue Formula:</w:t>
      </w:r>
    </w:p>
    <w:p w14:paraId="4F1FCF01"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R</w:t>
      </w:r>
      <w:r w:rsidRPr="00602E4B">
        <w:rPr>
          <w:rFonts w:ascii="Inter" w:hAnsi="Inter"/>
          <w:sz w:val="18"/>
          <w:szCs w:val="18"/>
        </w:rPr>
        <w:t xml:space="preserve">_witness = </w:t>
      </w:r>
      <w:r w:rsidRPr="00602E4B">
        <w:rPr>
          <w:rStyle w:val="Emphasis"/>
          <w:rFonts w:ascii="Inter" w:eastAsiaTheme="majorEastAsia" w:hAnsi="Inter"/>
          <w:sz w:val="18"/>
          <w:szCs w:val="18"/>
        </w:rPr>
        <w:t>R</w:t>
      </w:r>
      <w:r w:rsidRPr="00602E4B">
        <w:rPr>
          <w:rFonts w:ascii="Inter" w:hAnsi="Inter"/>
          <w:sz w:val="18"/>
          <w:szCs w:val="18"/>
        </w:rPr>
        <w:t xml:space="preserve">_verification + </w:t>
      </w:r>
      <w:r w:rsidRPr="00602E4B">
        <w:rPr>
          <w:rStyle w:val="Emphasis"/>
          <w:rFonts w:ascii="Inter" w:eastAsiaTheme="majorEastAsia" w:hAnsi="Inter"/>
          <w:sz w:val="18"/>
          <w:szCs w:val="18"/>
        </w:rPr>
        <w:t>R</w:t>
      </w:r>
      <w:r w:rsidRPr="00602E4B">
        <w:rPr>
          <w:rFonts w:ascii="Inter" w:hAnsi="Inter"/>
          <w:sz w:val="18"/>
          <w:szCs w:val="18"/>
        </w:rPr>
        <w:t xml:space="preserve">_fraud + </w:t>
      </w:r>
      <w:r w:rsidRPr="00602E4B">
        <w:rPr>
          <w:rStyle w:val="Emphasis"/>
          <w:rFonts w:ascii="Inter" w:eastAsiaTheme="majorEastAsia" w:hAnsi="Inter"/>
          <w:sz w:val="18"/>
          <w:szCs w:val="18"/>
        </w:rPr>
        <w:t>R</w:t>
      </w:r>
      <w:r w:rsidRPr="00602E4B">
        <w:rPr>
          <w:rFonts w:ascii="Inter" w:hAnsi="Inter"/>
          <w:sz w:val="18"/>
          <w:szCs w:val="18"/>
        </w:rPr>
        <w:t>_oracle</w:t>
      </w:r>
    </w:p>
    <w:p w14:paraId="12553754"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R</w:t>
      </w:r>
      <w:r w:rsidRPr="00602E4B">
        <w:rPr>
          <w:rFonts w:ascii="Inter" w:hAnsi="Inter"/>
          <w:sz w:val="18"/>
          <w:szCs w:val="18"/>
        </w:rPr>
        <w:t xml:space="preserve">_verification = </w:t>
      </w:r>
      <w:r w:rsidRPr="00602E4B">
        <w:rPr>
          <w:rStyle w:val="Emphasis"/>
          <w:rFonts w:ascii="Inter" w:eastAsiaTheme="majorEastAsia" w:hAnsi="Inter"/>
          <w:sz w:val="18"/>
          <w:szCs w:val="18"/>
        </w:rPr>
        <w:t>N</w:t>
      </w:r>
      <w:r w:rsidRPr="00602E4B">
        <w:rPr>
          <w:rFonts w:ascii="Inter" w:hAnsi="Inter"/>
          <w:sz w:val="18"/>
          <w:szCs w:val="18"/>
        </w:rPr>
        <w:t>_verifications × 0.1 SNRG</w:t>
      </w:r>
    </w:p>
    <w:p w14:paraId="6A383C73"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R</w:t>
      </w:r>
      <w:r w:rsidRPr="00602E4B">
        <w:rPr>
          <w:rFonts w:ascii="Inter" w:hAnsi="Inter"/>
          <w:sz w:val="18"/>
          <w:szCs w:val="18"/>
        </w:rPr>
        <w:t>_fraud = Σ(slashed amounts) × 0.10</w:t>
      </w:r>
    </w:p>
    <w:p w14:paraId="0A73E4B1" w14:textId="77777777" w:rsidR="00AB56A5" w:rsidRPr="00602E4B" w:rsidRDefault="00AB56A5" w:rsidP="00AB56A5">
      <w:pPr>
        <w:pStyle w:val="whitespace-normal"/>
        <w:rPr>
          <w:rFonts w:ascii="Inter" w:hAnsi="Inter"/>
          <w:sz w:val="18"/>
          <w:szCs w:val="18"/>
        </w:rPr>
      </w:pPr>
      <w:r w:rsidRPr="00602E4B">
        <w:rPr>
          <w:rStyle w:val="Emphasis"/>
          <w:rFonts w:ascii="Inter" w:eastAsiaTheme="majorEastAsia" w:hAnsi="Inter"/>
          <w:sz w:val="18"/>
          <w:szCs w:val="18"/>
        </w:rPr>
        <w:t>R</w:t>
      </w:r>
      <w:r w:rsidRPr="00602E4B">
        <w:rPr>
          <w:rFonts w:ascii="Inter" w:hAnsi="Inter"/>
          <w:sz w:val="18"/>
          <w:szCs w:val="18"/>
        </w:rPr>
        <w:t>_oracle = Σ(oracle request fees)</w:t>
      </w:r>
    </w:p>
    <w:p w14:paraId="1B1916C5"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 xml:space="preserve">Where </w:t>
      </w:r>
      <w:r w:rsidRPr="00602E4B">
        <w:rPr>
          <w:rStyle w:val="Emphasis"/>
          <w:rFonts w:ascii="Inter" w:eastAsiaTheme="majorEastAsia" w:hAnsi="Inter"/>
          <w:sz w:val="18"/>
          <w:szCs w:val="18"/>
        </w:rPr>
        <w:t>N</w:t>
      </w:r>
      <w:r w:rsidRPr="00602E4B">
        <w:rPr>
          <w:rFonts w:ascii="Inter" w:hAnsi="Inter"/>
          <w:sz w:val="18"/>
          <w:szCs w:val="18"/>
        </w:rPr>
        <w:t>_verifications is number of attestations verified in the period.</w:t>
      </w:r>
    </w:p>
    <w:p w14:paraId="2C8B4D72" w14:textId="77777777" w:rsidR="00AB56A5" w:rsidRPr="00602E4B" w:rsidRDefault="00AB56A5" w:rsidP="00AB56A5">
      <w:pPr>
        <w:pStyle w:val="Heading2"/>
        <w:rPr>
          <w:rFonts w:ascii="Inter" w:hAnsi="Inter"/>
          <w:sz w:val="18"/>
          <w:szCs w:val="18"/>
        </w:rPr>
      </w:pPr>
      <w:r w:rsidRPr="00602E4B">
        <w:rPr>
          <w:rFonts w:ascii="Inter" w:hAnsi="Inter"/>
          <w:sz w:val="18"/>
          <w:szCs w:val="18"/>
        </w:rPr>
        <w:t>20.4 Compute Nodes (Future)</w:t>
      </w:r>
    </w:p>
    <w:p w14:paraId="7726EBFF"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Status:</w:t>
      </w:r>
      <w:r w:rsidRPr="00602E4B">
        <w:rPr>
          <w:rFonts w:ascii="Inter" w:hAnsi="Inter"/>
          <w:sz w:val="18"/>
          <w:szCs w:val="18"/>
        </w:rPr>
        <w:t xml:space="preserve"> Phase 5 feature (post-mainnet)</w:t>
      </w:r>
    </w:p>
    <w:p w14:paraId="2B3890D2"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Vision:</w:t>
      </w:r>
      <w:r w:rsidRPr="00602E4B">
        <w:rPr>
          <w:rFonts w:ascii="Inter" w:hAnsi="Inter"/>
          <w:sz w:val="18"/>
          <w:szCs w:val="18"/>
        </w:rPr>
        <w:t xml:space="preserve"> Decentralized computation marketplace where users can outsource intensive tasks to network of compute providers.</w:t>
      </w:r>
    </w:p>
    <w:p w14:paraId="34189371"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Planned Use Cases:</w:t>
      </w:r>
    </w:p>
    <w:p w14:paraId="2DDD3702" w14:textId="77777777" w:rsidR="00AB56A5" w:rsidRPr="00602E4B" w:rsidRDefault="00AB56A5">
      <w:pPr>
        <w:pStyle w:val="whitespace-normal"/>
        <w:numPr>
          <w:ilvl w:val="0"/>
          <w:numId w:val="458"/>
        </w:numPr>
        <w:rPr>
          <w:rFonts w:ascii="Inter" w:hAnsi="Inter"/>
          <w:sz w:val="18"/>
          <w:szCs w:val="18"/>
        </w:rPr>
      </w:pPr>
      <w:r w:rsidRPr="00602E4B">
        <w:rPr>
          <w:rFonts w:ascii="Inter" w:hAnsi="Inter"/>
          <w:sz w:val="18"/>
          <w:szCs w:val="18"/>
        </w:rPr>
        <w:t>AI model training and inference</w:t>
      </w:r>
    </w:p>
    <w:p w14:paraId="1A942337" w14:textId="77777777" w:rsidR="00AB56A5" w:rsidRPr="00602E4B" w:rsidRDefault="00AB56A5">
      <w:pPr>
        <w:pStyle w:val="whitespace-normal"/>
        <w:numPr>
          <w:ilvl w:val="0"/>
          <w:numId w:val="458"/>
        </w:numPr>
        <w:rPr>
          <w:rFonts w:ascii="Inter" w:hAnsi="Inter"/>
          <w:sz w:val="18"/>
          <w:szCs w:val="18"/>
        </w:rPr>
      </w:pPr>
      <w:r w:rsidRPr="00602E4B">
        <w:rPr>
          <w:rFonts w:ascii="Inter" w:hAnsi="Inter"/>
          <w:sz w:val="18"/>
          <w:szCs w:val="18"/>
        </w:rPr>
        <w:t>Video rendering and processing</w:t>
      </w:r>
    </w:p>
    <w:p w14:paraId="4017C681" w14:textId="77777777" w:rsidR="00AB56A5" w:rsidRPr="00602E4B" w:rsidRDefault="00AB56A5">
      <w:pPr>
        <w:pStyle w:val="whitespace-normal"/>
        <w:numPr>
          <w:ilvl w:val="0"/>
          <w:numId w:val="458"/>
        </w:numPr>
        <w:rPr>
          <w:rFonts w:ascii="Inter" w:hAnsi="Inter"/>
          <w:sz w:val="18"/>
          <w:szCs w:val="18"/>
        </w:rPr>
      </w:pPr>
      <w:r w:rsidRPr="00602E4B">
        <w:rPr>
          <w:rFonts w:ascii="Inter" w:hAnsi="Inter"/>
          <w:sz w:val="18"/>
          <w:szCs w:val="18"/>
        </w:rPr>
        <w:t>Scientific computation</w:t>
      </w:r>
    </w:p>
    <w:p w14:paraId="6B270E50" w14:textId="77777777" w:rsidR="00AB56A5" w:rsidRPr="00602E4B" w:rsidRDefault="00AB56A5">
      <w:pPr>
        <w:pStyle w:val="whitespace-normal"/>
        <w:numPr>
          <w:ilvl w:val="0"/>
          <w:numId w:val="458"/>
        </w:numPr>
        <w:rPr>
          <w:rFonts w:ascii="Inter" w:hAnsi="Inter"/>
          <w:sz w:val="18"/>
          <w:szCs w:val="18"/>
        </w:rPr>
      </w:pPr>
      <w:r w:rsidRPr="00602E4B">
        <w:rPr>
          <w:rFonts w:ascii="Inter" w:hAnsi="Inter"/>
          <w:sz w:val="18"/>
          <w:szCs w:val="18"/>
        </w:rPr>
        <w:t>Zero-knowledge proof generation</w:t>
      </w:r>
    </w:p>
    <w:p w14:paraId="545D0FE4" w14:textId="77777777" w:rsidR="00AB56A5" w:rsidRPr="00602E4B" w:rsidRDefault="00AB56A5">
      <w:pPr>
        <w:pStyle w:val="whitespace-normal"/>
        <w:numPr>
          <w:ilvl w:val="0"/>
          <w:numId w:val="458"/>
        </w:numPr>
        <w:rPr>
          <w:rFonts w:ascii="Inter" w:hAnsi="Inter"/>
          <w:sz w:val="18"/>
          <w:szCs w:val="18"/>
        </w:rPr>
      </w:pPr>
      <w:r w:rsidRPr="00602E4B">
        <w:rPr>
          <w:rFonts w:ascii="Inter" w:hAnsi="Inter"/>
          <w:sz w:val="18"/>
          <w:szCs w:val="18"/>
        </w:rPr>
        <w:t>Database indexing for DApps</w:t>
      </w:r>
    </w:p>
    <w:p w14:paraId="11378F33"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Architecture (Preliminary):</w:t>
      </w:r>
    </w:p>
    <w:p w14:paraId="1B7D4430"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Task submission → Compute node selection → Execution → Result verification → Payment</w:t>
      </w:r>
    </w:p>
    <w:p w14:paraId="2FADA2CE"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Verification Methods:</w:t>
      </w:r>
    </w:p>
    <w:p w14:paraId="334B899C" w14:textId="77777777" w:rsidR="00AB56A5" w:rsidRPr="00602E4B" w:rsidRDefault="00AB56A5">
      <w:pPr>
        <w:pStyle w:val="whitespace-normal"/>
        <w:numPr>
          <w:ilvl w:val="0"/>
          <w:numId w:val="459"/>
        </w:numPr>
        <w:rPr>
          <w:rFonts w:ascii="Inter" w:hAnsi="Inter"/>
          <w:sz w:val="18"/>
          <w:szCs w:val="18"/>
        </w:rPr>
      </w:pPr>
      <w:r w:rsidRPr="00602E4B">
        <w:rPr>
          <w:rFonts w:ascii="Inter" w:hAnsi="Inter"/>
          <w:sz w:val="18"/>
          <w:szCs w:val="18"/>
        </w:rPr>
        <w:t>Optimistic: assume correct unless challenged</w:t>
      </w:r>
    </w:p>
    <w:p w14:paraId="73EAF82A" w14:textId="77777777" w:rsidR="00AB56A5" w:rsidRPr="00602E4B" w:rsidRDefault="00AB56A5">
      <w:pPr>
        <w:pStyle w:val="whitespace-normal"/>
        <w:numPr>
          <w:ilvl w:val="0"/>
          <w:numId w:val="459"/>
        </w:numPr>
        <w:rPr>
          <w:rFonts w:ascii="Inter" w:hAnsi="Inter"/>
          <w:sz w:val="18"/>
          <w:szCs w:val="18"/>
        </w:rPr>
      </w:pPr>
      <w:r w:rsidRPr="00602E4B">
        <w:rPr>
          <w:rFonts w:ascii="Inter" w:hAnsi="Inter"/>
          <w:sz w:val="18"/>
          <w:szCs w:val="18"/>
        </w:rPr>
        <w:t>Replicated: multiple nodes compute, results compared</w:t>
      </w:r>
    </w:p>
    <w:p w14:paraId="183F62F0" w14:textId="77777777" w:rsidR="00AB56A5" w:rsidRPr="00602E4B" w:rsidRDefault="00AB56A5">
      <w:pPr>
        <w:pStyle w:val="whitespace-normal"/>
        <w:numPr>
          <w:ilvl w:val="0"/>
          <w:numId w:val="459"/>
        </w:numPr>
        <w:rPr>
          <w:rFonts w:ascii="Inter" w:hAnsi="Inter"/>
          <w:sz w:val="18"/>
          <w:szCs w:val="18"/>
        </w:rPr>
      </w:pPr>
      <w:r w:rsidRPr="00602E4B">
        <w:rPr>
          <w:rFonts w:ascii="Inter" w:hAnsi="Inter"/>
          <w:sz w:val="18"/>
          <w:szCs w:val="18"/>
        </w:rPr>
        <w:lastRenderedPageBreak/>
        <w:t>Zero-knowledge: nodes provide proofs of correct computation</w:t>
      </w:r>
    </w:p>
    <w:p w14:paraId="52C35872" w14:textId="77777777" w:rsidR="00AB56A5" w:rsidRPr="00602E4B" w:rsidRDefault="00AB56A5">
      <w:pPr>
        <w:pStyle w:val="whitespace-normal"/>
        <w:numPr>
          <w:ilvl w:val="0"/>
          <w:numId w:val="459"/>
        </w:numPr>
        <w:rPr>
          <w:rFonts w:ascii="Inter" w:hAnsi="Inter"/>
          <w:sz w:val="18"/>
          <w:szCs w:val="18"/>
        </w:rPr>
      </w:pPr>
      <w:r w:rsidRPr="00602E4B">
        <w:rPr>
          <w:rFonts w:ascii="Inter" w:hAnsi="Inter"/>
          <w:sz w:val="18"/>
          <w:szCs w:val="18"/>
        </w:rPr>
        <w:t>Sampling: random spot-checks of results</w:t>
      </w:r>
    </w:p>
    <w:p w14:paraId="2B24DD4A"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Economic Model:</w:t>
      </w:r>
    </w:p>
    <w:p w14:paraId="404A2B7C" w14:textId="77777777" w:rsidR="00AB56A5" w:rsidRPr="00602E4B" w:rsidRDefault="00AB56A5">
      <w:pPr>
        <w:pStyle w:val="whitespace-normal"/>
        <w:numPr>
          <w:ilvl w:val="0"/>
          <w:numId w:val="460"/>
        </w:numPr>
        <w:rPr>
          <w:rFonts w:ascii="Inter" w:hAnsi="Inter"/>
          <w:sz w:val="18"/>
          <w:szCs w:val="18"/>
        </w:rPr>
      </w:pPr>
      <w:r w:rsidRPr="00602E4B">
        <w:rPr>
          <w:rFonts w:ascii="Inter" w:hAnsi="Inter"/>
          <w:sz w:val="18"/>
          <w:szCs w:val="18"/>
        </w:rPr>
        <w:t>Users pay for compute time</w:t>
      </w:r>
    </w:p>
    <w:p w14:paraId="78731873" w14:textId="77777777" w:rsidR="00AB56A5" w:rsidRPr="00602E4B" w:rsidRDefault="00AB56A5">
      <w:pPr>
        <w:pStyle w:val="whitespace-normal"/>
        <w:numPr>
          <w:ilvl w:val="0"/>
          <w:numId w:val="460"/>
        </w:numPr>
        <w:rPr>
          <w:rFonts w:ascii="Inter" w:hAnsi="Inter"/>
          <w:sz w:val="18"/>
          <w:szCs w:val="18"/>
        </w:rPr>
      </w:pPr>
      <w:r w:rsidRPr="00602E4B">
        <w:rPr>
          <w:rFonts w:ascii="Inter" w:hAnsi="Inter"/>
          <w:sz w:val="18"/>
          <w:szCs w:val="18"/>
        </w:rPr>
        <w:t>Compute providers bid on tasks (marketplace dynamics)</w:t>
      </w:r>
    </w:p>
    <w:p w14:paraId="727DDCE6" w14:textId="77777777" w:rsidR="00AB56A5" w:rsidRPr="00602E4B" w:rsidRDefault="00AB56A5">
      <w:pPr>
        <w:pStyle w:val="whitespace-normal"/>
        <w:numPr>
          <w:ilvl w:val="0"/>
          <w:numId w:val="460"/>
        </w:numPr>
        <w:rPr>
          <w:rFonts w:ascii="Inter" w:hAnsi="Inter"/>
          <w:sz w:val="18"/>
          <w:szCs w:val="18"/>
        </w:rPr>
      </w:pPr>
      <w:r w:rsidRPr="00602E4B">
        <w:rPr>
          <w:rFonts w:ascii="Inter" w:hAnsi="Inter"/>
          <w:sz w:val="18"/>
          <w:szCs w:val="18"/>
        </w:rPr>
        <w:t>Slashing for incorrect results</w:t>
      </w:r>
    </w:p>
    <w:p w14:paraId="61905DC3" w14:textId="77777777" w:rsidR="00AB56A5" w:rsidRPr="00602E4B" w:rsidRDefault="00AB56A5">
      <w:pPr>
        <w:pStyle w:val="whitespace-normal"/>
        <w:numPr>
          <w:ilvl w:val="0"/>
          <w:numId w:val="460"/>
        </w:numPr>
        <w:rPr>
          <w:rFonts w:ascii="Inter" w:hAnsi="Inter"/>
          <w:sz w:val="18"/>
          <w:szCs w:val="18"/>
        </w:rPr>
      </w:pPr>
      <w:r w:rsidRPr="00602E4B">
        <w:rPr>
          <w:rFonts w:ascii="Inter" w:hAnsi="Inter"/>
          <w:sz w:val="18"/>
          <w:szCs w:val="18"/>
        </w:rPr>
        <w:t>Reputation system for reliable providers</w:t>
      </w:r>
    </w:p>
    <w:p w14:paraId="7A69E591" w14:textId="77777777" w:rsidR="00AB56A5" w:rsidRPr="00602E4B" w:rsidRDefault="00AB56A5" w:rsidP="00AB56A5">
      <w:pPr>
        <w:pStyle w:val="whitespace-normal"/>
        <w:rPr>
          <w:rFonts w:ascii="Inter" w:hAnsi="Inter"/>
          <w:sz w:val="18"/>
          <w:szCs w:val="18"/>
        </w:rPr>
      </w:pPr>
      <w:r w:rsidRPr="00602E4B">
        <w:rPr>
          <w:rStyle w:val="Strong"/>
          <w:rFonts w:ascii="Inter" w:eastAsiaTheme="majorEastAsia" w:hAnsi="Inter"/>
          <w:sz w:val="18"/>
          <w:szCs w:val="18"/>
        </w:rPr>
        <w:t>Integration with PoSy:</w:t>
      </w:r>
    </w:p>
    <w:p w14:paraId="4B98E2D0" w14:textId="77777777" w:rsidR="00AB56A5" w:rsidRPr="00602E4B" w:rsidRDefault="00AB56A5">
      <w:pPr>
        <w:pStyle w:val="whitespace-normal"/>
        <w:numPr>
          <w:ilvl w:val="0"/>
          <w:numId w:val="461"/>
        </w:numPr>
        <w:rPr>
          <w:rFonts w:ascii="Inter" w:hAnsi="Inter"/>
          <w:sz w:val="18"/>
          <w:szCs w:val="18"/>
        </w:rPr>
      </w:pPr>
      <w:r w:rsidRPr="00602E4B">
        <w:rPr>
          <w:rFonts w:ascii="Inter" w:hAnsi="Inter"/>
          <w:sz w:val="18"/>
          <w:szCs w:val="18"/>
        </w:rPr>
        <w:t>Compute results submitted to Synergy blockchain</w:t>
      </w:r>
    </w:p>
    <w:p w14:paraId="4342180F" w14:textId="77777777" w:rsidR="00AB56A5" w:rsidRPr="00602E4B" w:rsidRDefault="00AB56A5">
      <w:pPr>
        <w:pStyle w:val="whitespace-normal"/>
        <w:numPr>
          <w:ilvl w:val="0"/>
          <w:numId w:val="461"/>
        </w:numPr>
        <w:rPr>
          <w:rFonts w:ascii="Inter" w:hAnsi="Inter"/>
          <w:sz w:val="18"/>
          <w:szCs w:val="18"/>
        </w:rPr>
      </w:pPr>
      <w:r w:rsidRPr="00602E4B">
        <w:rPr>
          <w:rFonts w:ascii="Inter" w:hAnsi="Inter"/>
          <w:sz w:val="18"/>
          <w:szCs w:val="18"/>
        </w:rPr>
        <w:t>Payment processed through smart contracts</w:t>
      </w:r>
    </w:p>
    <w:p w14:paraId="59A1D0C3" w14:textId="77777777" w:rsidR="00AB56A5" w:rsidRPr="00602E4B" w:rsidRDefault="00AB56A5">
      <w:pPr>
        <w:pStyle w:val="whitespace-normal"/>
        <w:numPr>
          <w:ilvl w:val="0"/>
          <w:numId w:val="461"/>
        </w:numPr>
        <w:rPr>
          <w:rFonts w:ascii="Inter" w:hAnsi="Inter"/>
          <w:sz w:val="18"/>
          <w:szCs w:val="18"/>
        </w:rPr>
      </w:pPr>
      <w:r w:rsidRPr="00602E4B">
        <w:rPr>
          <w:rFonts w:ascii="Inter" w:hAnsi="Inter"/>
          <w:sz w:val="18"/>
          <w:szCs w:val="18"/>
        </w:rPr>
        <w:t>Disputes resolved via governance</w:t>
      </w:r>
    </w:p>
    <w:p w14:paraId="2FD2B676" w14:textId="77777777" w:rsidR="00AB56A5" w:rsidRPr="00602E4B" w:rsidRDefault="00AB56A5">
      <w:pPr>
        <w:pStyle w:val="whitespace-normal"/>
        <w:numPr>
          <w:ilvl w:val="0"/>
          <w:numId w:val="461"/>
        </w:numPr>
        <w:rPr>
          <w:rFonts w:ascii="Inter" w:hAnsi="Inter"/>
          <w:sz w:val="18"/>
          <w:szCs w:val="18"/>
        </w:rPr>
      </w:pPr>
      <w:r w:rsidRPr="00602E4B">
        <w:rPr>
          <w:rFonts w:ascii="Inter" w:hAnsi="Inter"/>
          <w:sz w:val="18"/>
          <w:szCs w:val="18"/>
        </w:rPr>
        <w:t>Quality metrics affect provider reputation</w:t>
      </w:r>
    </w:p>
    <w:p w14:paraId="41AE9CBE" w14:textId="77777777" w:rsidR="00AB56A5" w:rsidRPr="00602E4B" w:rsidRDefault="00035578" w:rsidP="00AB56A5">
      <w:pPr>
        <w:rPr>
          <w:rFonts w:ascii="Inter" w:hAnsi="Inter"/>
          <w:sz w:val="18"/>
          <w:szCs w:val="18"/>
        </w:rPr>
      </w:pPr>
      <w:r>
        <w:pict w14:anchorId="4B5E57EC">
          <v:rect id="Rectangle 5"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81E2B3" w14:textId="77777777" w:rsidR="00AB56A5" w:rsidRPr="00602E4B" w:rsidRDefault="00035578" w:rsidP="00AB56A5">
      <w:pPr>
        <w:rPr>
          <w:rFonts w:ascii="Inter" w:hAnsi="Inter"/>
          <w:sz w:val="18"/>
          <w:szCs w:val="18"/>
        </w:rPr>
      </w:pPr>
      <w:r>
        <w:pict w14:anchorId="2EE8ED66">
          <v:rect id="Rectangle 3"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E2E4C3" w14:textId="77777777" w:rsidR="00AB56A5" w:rsidRPr="00602E4B" w:rsidRDefault="00AB56A5" w:rsidP="00AB56A5">
      <w:pPr>
        <w:pStyle w:val="Heading1"/>
        <w:rPr>
          <w:rFonts w:ascii="Inter" w:hAnsi="Inter"/>
          <w:sz w:val="18"/>
          <w:szCs w:val="18"/>
        </w:rPr>
      </w:pPr>
      <w:r w:rsidRPr="00602E4B">
        <w:rPr>
          <w:rFonts w:ascii="Inter" w:hAnsi="Inter"/>
          <w:sz w:val="18"/>
          <w:szCs w:val="18"/>
        </w:rPr>
        <w:t>Appendix B: References</w:t>
      </w:r>
    </w:p>
    <w:p w14:paraId="146EF0B9" w14:textId="77777777" w:rsidR="00AB56A5" w:rsidRPr="00602E4B" w:rsidRDefault="00AB56A5" w:rsidP="00AB56A5">
      <w:pPr>
        <w:pStyle w:val="whitespace-normal"/>
        <w:rPr>
          <w:rFonts w:ascii="Inter" w:hAnsi="Inter"/>
          <w:sz w:val="18"/>
          <w:szCs w:val="18"/>
        </w:rPr>
      </w:pPr>
      <w:r w:rsidRPr="00602E4B">
        <w:rPr>
          <w:rFonts w:ascii="Inter" w:hAnsi="Inter"/>
          <w:sz w:val="18"/>
          <w:szCs w:val="18"/>
        </w:rPr>
        <w:t>This appendix lists key academic papers, technical specifications, and resources that inform the Synergy Network protocol design.</w:t>
      </w:r>
    </w:p>
    <w:p w14:paraId="7F15A18D" w14:textId="77777777" w:rsidR="00AB56A5" w:rsidRPr="00602E4B" w:rsidRDefault="00AB56A5" w:rsidP="00AB56A5">
      <w:pPr>
        <w:pStyle w:val="Heading2"/>
        <w:rPr>
          <w:rFonts w:ascii="Inter" w:hAnsi="Inter"/>
          <w:sz w:val="18"/>
          <w:szCs w:val="18"/>
        </w:rPr>
      </w:pPr>
      <w:r w:rsidRPr="00602E4B">
        <w:rPr>
          <w:rFonts w:ascii="Inter" w:hAnsi="Inter"/>
          <w:sz w:val="18"/>
          <w:szCs w:val="18"/>
        </w:rPr>
        <w:t>Consensus Protocols</w:t>
      </w:r>
    </w:p>
    <w:p w14:paraId="7BE38ED6" w14:textId="77777777" w:rsidR="00AB56A5" w:rsidRPr="00602E4B" w:rsidRDefault="00AB56A5">
      <w:pPr>
        <w:pStyle w:val="whitespace-normal"/>
        <w:numPr>
          <w:ilvl w:val="0"/>
          <w:numId w:val="462"/>
        </w:numPr>
        <w:rPr>
          <w:rFonts w:ascii="Inter" w:hAnsi="Inter"/>
          <w:sz w:val="18"/>
          <w:szCs w:val="18"/>
        </w:rPr>
      </w:pPr>
      <w:r w:rsidRPr="00602E4B">
        <w:rPr>
          <w:rStyle w:val="Strong"/>
          <w:rFonts w:ascii="Inter" w:eastAsiaTheme="majorEastAsia" w:hAnsi="Inter"/>
          <w:sz w:val="18"/>
          <w:szCs w:val="18"/>
        </w:rPr>
        <w:t>Castro, M., &amp; Liskov, B. (1999).</w:t>
      </w:r>
      <w:r w:rsidRPr="00602E4B">
        <w:rPr>
          <w:rFonts w:ascii="Inter" w:hAnsi="Inter"/>
          <w:sz w:val="18"/>
          <w:szCs w:val="18"/>
        </w:rPr>
        <w:t xml:space="preserve"> "Practical Byzantine Fault Tolerance." </w:t>
      </w:r>
      <w:r w:rsidRPr="00602E4B">
        <w:rPr>
          <w:rStyle w:val="Emphasis"/>
          <w:rFonts w:ascii="Inter" w:eastAsiaTheme="majorEastAsia" w:hAnsi="Inter"/>
          <w:sz w:val="18"/>
          <w:szCs w:val="18"/>
        </w:rPr>
        <w:t>Proceedings of the Third Symposium on Operating Systems Design and Implementation (OSDI)</w:t>
      </w:r>
      <w:r w:rsidRPr="00602E4B">
        <w:rPr>
          <w:rFonts w:ascii="Inter" w:hAnsi="Inter"/>
          <w:sz w:val="18"/>
          <w:szCs w:val="18"/>
        </w:rPr>
        <w:t xml:space="preserve">, 173-186. </w:t>
      </w:r>
    </w:p>
    <w:p w14:paraId="63EBA83E"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Foundation for BFT consensus mechanisms</w:t>
      </w:r>
    </w:p>
    <w:p w14:paraId="62A24024"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Safety and liveness proofs under partial synchrony</w:t>
      </w:r>
    </w:p>
    <w:p w14:paraId="05839B52" w14:textId="77777777" w:rsidR="00AB56A5" w:rsidRPr="00602E4B" w:rsidRDefault="00AB56A5">
      <w:pPr>
        <w:pStyle w:val="whitespace-normal"/>
        <w:numPr>
          <w:ilvl w:val="0"/>
          <w:numId w:val="462"/>
        </w:numPr>
        <w:rPr>
          <w:rFonts w:ascii="Inter" w:hAnsi="Inter"/>
          <w:sz w:val="18"/>
          <w:szCs w:val="18"/>
        </w:rPr>
      </w:pPr>
      <w:r w:rsidRPr="00602E4B">
        <w:rPr>
          <w:rStyle w:val="Strong"/>
          <w:rFonts w:ascii="Inter" w:eastAsiaTheme="majorEastAsia" w:hAnsi="Inter"/>
          <w:sz w:val="18"/>
          <w:szCs w:val="18"/>
        </w:rPr>
        <w:t>Yin, M., Malkhi, D., Reiter, M. K., Gueta, G. G., &amp; Abraham, I. (2019).</w:t>
      </w:r>
      <w:r w:rsidRPr="00602E4B">
        <w:rPr>
          <w:rFonts w:ascii="Inter" w:hAnsi="Inter"/>
          <w:sz w:val="18"/>
          <w:szCs w:val="18"/>
        </w:rPr>
        <w:t xml:space="preserve"> "HotStuff: BFT Consensus with Linearity and Responsiveness." </w:t>
      </w:r>
      <w:r w:rsidRPr="00602E4B">
        <w:rPr>
          <w:rStyle w:val="Emphasis"/>
          <w:rFonts w:ascii="Inter" w:eastAsiaTheme="majorEastAsia" w:hAnsi="Inter"/>
          <w:sz w:val="18"/>
          <w:szCs w:val="18"/>
        </w:rPr>
        <w:t>Proceedings of the 2019 ACM Symposium on Principles of Distributed Computing (PODC)</w:t>
      </w:r>
      <w:r w:rsidRPr="00602E4B">
        <w:rPr>
          <w:rFonts w:ascii="Inter" w:hAnsi="Inter"/>
          <w:sz w:val="18"/>
          <w:szCs w:val="18"/>
        </w:rPr>
        <w:t xml:space="preserve">, 347-356. </w:t>
      </w:r>
    </w:p>
    <w:p w14:paraId="24EA3E08"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Linear communication complexity</w:t>
      </w:r>
    </w:p>
    <w:p w14:paraId="495A76F2"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Three-phase commit structure</w:t>
      </w:r>
    </w:p>
    <w:p w14:paraId="2E920B0A"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Inspiration for PoSy's voting phases</w:t>
      </w:r>
    </w:p>
    <w:p w14:paraId="33BE5267" w14:textId="77777777" w:rsidR="00AB56A5" w:rsidRPr="00602E4B" w:rsidRDefault="00AB56A5">
      <w:pPr>
        <w:pStyle w:val="whitespace-normal"/>
        <w:numPr>
          <w:ilvl w:val="0"/>
          <w:numId w:val="462"/>
        </w:numPr>
        <w:rPr>
          <w:rFonts w:ascii="Inter" w:hAnsi="Inter"/>
          <w:sz w:val="18"/>
          <w:szCs w:val="18"/>
        </w:rPr>
      </w:pPr>
      <w:r w:rsidRPr="00602E4B">
        <w:rPr>
          <w:rStyle w:val="Strong"/>
          <w:rFonts w:ascii="Inter" w:eastAsiaTheme="majorEastAsia" w:hAnsi="Inter"/>
          <w:sz w:val="18"/>
          <w:szCs w:val="18"/>
        </w:rPr>
        <w:t>Buchman, E. (2016).</w:t>
      </w:r>
      <w:r w:rsidRPr="00602E4B">
        <w:rPr>
          <w:rFonts w:ascii="Inter" w:hAnsi="Inter"/>
          <w:sz w:val="18"/>
          <w:szCs w:val="18"/>
        </w:rPr>
        <w:t xml:space="preserve"> "Tendermint: Byzantine Fault Tolerance in the Age of Blockchains." </w:t>
      </w:r>
      <w:r w:rsidRPr="00602E4B">
        <w:rPr>
          <w:rStyle w:val="Emphasis"/>
          <w:rFonts w:ascii="Inter" w:eastAsiaTheme="majorEastAsia" w:hAnsi="Inter"/>
          <w:sz w:val="18"/>
          <w:szCs w:val="18"/>
        </w:rPr>
        <w:t>Master's Thesis, University of Guelph</w:t>
      </w:r>
      <w:r w:rsidRPr="00602E4B">
        <w:rPr>
          <w:rFonts w:ascii="Inter" w:hAnsi="Inter"/>
          <w:sz w:val="18"/>
          <w:szCs w:val="18"/>
        </w:rPr>
        <w:t xml:space="preserve">. </w:t>
      </w:r>
    </w:p>
    <w:p w14:paraId="276C161B"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Application-level BFT for blockchains</w:t>
      </w:r>
    </w:p>
    <w:p w14:paraId="7898D7BB"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Immediate finality properties</w:t>
      </w:r>
    </w:p>
    <w:p w14:paraId="1A991D8B" w14:textId="77777777" w:rsidR="00AB56A5" w:rsidRPr="00602E4B" w:rsidRDefault="00AB56A5">
      <w:pPr>
        <w:pStyle w:val="whitespace-normal"/>
        <w:numPr>
          <w:ilvl w:val="0"/>
          <w:numId w:val="462"/>
        </w:numPr>
        <w:rPr>
          <w:rFonts w:ascii="Inter" w:hAnsi="Inter"/>
          <w:sz w:val="18"/>
          <w:szCs w:val="18"/>
        </w:rPr>
      </w:pPr>
      <w:r w:rsidRPr="00602E4B">
        <w:rPr>
          <w:rStyle w:val="Strong"/>
          <w:rFonts w:ascii="Inter" w:eastAsiaTheme="majorEastAsia" w:hAnsi="Inter"/>
          <w:sz w:val="18"/>
          <w:szCs w:val="18"/>
        </w:rPr>
        <w:t>Gilad, Y., Hemo, R., Micali, S., Vlachos, G., &amp; Zeldovich, N. (2017).</w:t>
      </w:r>
      <w:r w:rsidRPr="00602E4B">
        <w:rPr>
          <w:rFonts w:ascii="Inter" w:hAnsi="Inter"/>
          <w:sz w:val="18"/>
          <w:szCs w:val="18"/>
        </w:rPr>
        <w:t xml:space="preserve"> "Algorand: Scaling Byzantine Agreements for Cryptocurrencies." </w:t>
      </w:r>
      <w:r w:rsidRPr="00602E4B">
        <w:rPr>
          <w:rStyle w:val="Emphasis"/>
          <w:rFonts w:ascii="Inter" w:eastAsiaTheme="majorEastAsia" w:hAnsi="Inter"/>
          <w:sz w:val="18"/>
          <w:szCs w:val="18"/>
        </w:rPr>
        <w:t>Proceedings of the 26th Symposium on Operating Systems Principles (SOSP)</w:t>
      </w:r>
      <w:r w:rsidRPr="00602E4B">
        <w:rPr>
          <w:rFonts w:ascii="Inter" w:hAnsi="Inter"/>
          <w:sz w:val="18"/>
          <w:szCs w:val="18"/>
        </w:rPr>
        <w:t xml:space="preserve">, 51-68. </w:t>
      </w:r>
    </w:p>
    <w:p w14:paraId="7F0F13AA"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VRF-based committee selection</w:t>
      </w:r>
    </w:p>
    <w:p w14:paraId="00726D7A" w14:textId="77777777" w:rsidR="00AB56A5" w:rsidRPr="00602E4B" w:rsidRDefault="00AB56A5">
      <w:pPr>
        <w:pStyle w:val="whitespace-normal"/>
        <w:numPr>
          <w:ilvl w:val="1"/>
          <w:numId w:val="462"/>
        </w:numPr>
        <w:rPr>
          <w:rFonts w:ascii="Inter" w:hAnsi="Inter"/>
          <w:sz w:val="18"/>
          <w:szCs w:val="18"/>
        </w:rPr>
      </w:pPr>
      <w:r w:rsidRPr="00602E4B">
        <w:rPr>
          <w:rFonts w:ascii="Inter" w:hAnsi="Inter"/>
          <w:sz w:val="18"/>
          <w:szCs w:val="18"/>
        </w:rPr>
        <w:t>Cryptographic sortition</w:t>
      </w:r>
    </w:p>
    <w:p w14:paraId="40DE9971" w14:textId="77777777" w:rsidR="00AB56A5" w:rsidRPr="00602E4B" w:rsidRDefault="00AB56A5" w:rsidP="00AB56A5">
      <w:pPr>
        <w:pStyle w:val="Heading2"/>
        <w:rPr>
          <w:rFonts w:ascii="Inter" w:hAnsi="Inter"/>
          <w:sz w:val="18"/>
          <w:szCs w:val="18"/>
        </w:rPr>
      </w:pPr>
      <w:r w:rsidRPr="00602E4B">
        <w:rPr>
          <w:rFonts w:ascii="Inter" w:hAnsi="Inter"/>
          <w:sz w:val="18"/>
          <w:szCs w:val="18"/>
        </w:rPr>
        <w:t>Cryptography</w:t>
      </w:r>
    </w:p>
    <w:p w14:paraId="36B15FC4" w14:textId="77777777" w:rsidR="00AB56A5" w:rsidRPr="00602E4B" w:rsidRDefault="00AB56A5">
      <w:pPr>
        <w:pStyle w:val="whitespace-normal"/>
        <w:numPr>
          <w:ilvl w:val="0"/>
          <w:numId w:val="463"/>
        </w:numPr>
        <w:rPr>
          <w:rFonts w:ascii="Inter" w:hAnsi="Inter"/>
          <w:sz w:val="18"/>
          <w:szCs w:val="18"/>
        </w:rPr>
      </w:pPr>
      <w:r w:rsidRPr="00602E4B">
        <w:rPr>
          <w:rStyle w:val="Strong"/>
          <w:rFonts w:ascii="Inter" w:eastAsiaTheme="majorEastAsia" w:hAnsi="Inter"/>
          <w:sz w:val="18"/>
          <w:szCs w:val="18"/>
        </w:rPr>
        <w:t>National Institute of Standards and Technology (NIST). (2022).</w:t>
      </w:r>
      <w:r w:rsidRPr="00602E4B">
        <w:rPr>
          <w:rFonts w:ascii="Inter" w:hAnsi="Inter"/>
          <w:sz w:val="18"/>
          <w:szCs w:val="18"/>
        </w:rPr>
        <w:t xml:space="preserve"> "CRYSTALS-Dilithium Digital Signature Algorithm." </w:t>
      </w:r>
    </w:p>
    <w:p w14:paraId="4DB3ADBB" w14:textId="77777777" w:rsidR="00AB56A5" w:rsidRPr="00602E4B" w:rsidRDefault="00AB56A5">
      <w:pPr>
        <w:pStyle w:val="whitespace-normal"/>
        <w:numPr>
          <w:ilvl w:val="1"/>
          <w:numId w:val="463"/>
        </w:numPr>
        <w:rPr>
          <w:rFonts w:ascii="Inter" w:hAnsi="Inter"/>
          <w:sz w:val="18"/>
          <w:szCs w:val="18"/>
        </w:rPr>
      </w:pPr>
      <w:r w:rsidRPr="00602E4B">
        <w:rPr>
          <w:rFonts w:ascii="Inter" w:hAnsi="Inter"/>
          <w:sz w:val="18"/>
          <w:szCs w:val="18"/>
        </w:rPr>
        <w:t>Post-quantum signature standard</w:t>
      </w:r>
    </w:p>
    <w:p w14:paraId="011CBC60" w14:textId="77777777" w:rsidR="00AB56A5" w:rsidRPr="00602E4B" w:rsidRDefault="00AB56A5">
      <w:pPr>
        <w:pStyle w:val="whitespace-normal"/>
        <w:numPr>
          <w:ilvl w:val="1"/>
          <w:numId w:val="463"/>
        </w:numPr>
        <w:rPr>
          <w:rFonts w:ascii="Inter" w:hAnsi="Inter"/>
          <w:sz w:val="18"/>
          <w:szCs w:val="18"/>
        </w:rPr>
      </w:pPr>
      <w:r w:rsidRPr="00602E4B">
        <w:rPr>
          <w:rFonts w:ascii="Inter" w:hAnsi="Inter"/>
          <w:sz w:val="18"/>
          <w:szCs w:val="18"/>
        </w:rPr>
        <w:t>Security analysis and performance characteristics</w:t>
      </w:r>
    </w:p>
    <w:p w14:paraId="46734F65" w14:textId="77777777" w:rsidR="00AB56A5" w:rsidRPr="00602E4B" w:rsidRDefault="00AB56A5">
      <w:pPr>
        <w:pStyle w:val="whitespace-normal"/>
        <w:numPr>
          <w:ilvl w:val="0"/>
          <w:numId w:val="463"/>
        </w:numPr>
        <w:rPr>
          <w:rFonts w:ascii="Inter" w:hAnsi="Inter"/>
          <w:sz w:val="18"/>
          <w:szCs w:val="18"/>
        </w:rPr>
      </w:pPr>
      <w:r w:rsidRPr="00602E4B">
        <w:rPr>
          <w:rStyle w:val="Strong"/>
          <w:rFonts w:ascii="Inter" w:eastAsiaTheme="majorEastAsia" w:hAnsi="Inter"/>
          <w:sz w:val="18"/>
          <w:szCs w:val="18"/>
        </w:rPr>
        <w:t>Boneh, D., Lynn, B., &amp; Shacham, H. (2001).</w:t>
      </w:r>
      <w:r w:rsidRPr="00602E4B">
        <w:rPr>
          <w:rFonts w:ascii="Inter" w:hAnsi="Inter"/>
          <w:sz w:val="18"/>
          <w:szCs w:val="18"/>
        </w:rPr>
        <w:t xml:space="preserve"> "Short Signatures from the Weil Pairing." </w:t>
      </w:r>
      <w:r w:rsidRPr="00602E4B">
        <w:rPr>
          <w:rStyle w:val="Emphasis"/>
          <w:rFonts w:ascii="Inter" w:eastAsiaTheme="majorEastAsia" w:hAnsi="Inter"/>
          <w:sz w:val="18"/>
          <w:szCs w:val="18"/>
        </w:rPr>
        <w:t>Advances in Cryptology—ASIACRYPT 2001</w:t>
      </w:r>
      <w:r w:rsidRPr="00602E4B">
        <w:rPr>
          <w:rFonts w:ascii="Inter" w:hAnsi="Inter"/>
          <w:sz w:val="18"/>
          <w:szCs w:val="18"/>
        </w:rPr>
        <w:t xml:space="preserve">, 514-532. </w:t>
      </w:r>
    </w:p>
    <w:p w14:paraId="50B9A916" w14:textId="77777777" w:rsidR="00AB56A5" w:rsidRPr="00602E4B" w:rsidRDefault="00AB56A5">
      <w:pPr>
        <w:pStyle w:val="whitespace-normal"/>
        <w:numPr>
          <w:ilvl w:val="1"/>
          <w:numId w:val="463"/>
        </w:numPr>
        <w:rPr>
          <w:rFonts w:ascii="Inter" w:hAnsi="Inter"/>
          <w:sz w:val="18"/>
          <w:szCs w:val="18"/>
        </w:rPr>
      </w:pPr>
      <w:r w:rsidRPr="00602E4B">
        <w:rPr>
          <w:rFonts w:ascii="Inter" w:hAnsi="Inter"/>
          <w:sz w:val="18"/>
          <w:szCs w:val="18"/>
        </w:rPr>
        <w:t>BLS signature scheme</w:t>
      </w:r>
    </w:p>
    <w:p w14:paraId="7D989CA9" w14:textId="77777777" w:rsidR="00AB56A5" w:rsidRPr="00602E4B" w:rsidRDefault="00AB56A5">
      <w:pPr>
        <w:pStyle w:val="whitespace-normal"/>
        <w:numPr>
          <w:ilvl w:val="1"/>
          <w:numId w:val="463"/>
        </w:numPr>
        <w:rPr>
          <w:rFonts w:ascii="Inter" w:hAnsi="Inter"/>
          <w:sz w:val="18"/>
          <w:szCs w:val="18"/>
        </w:rPr>
      </w:pPr>
      <w:r w:rsidRPr="00602E4B">
        <w:rPr>
          <w:rFonts w:ascii="Inter" w:hAnsi="Inter"/>
          <w:sz w:val="18"/>
          <w:szCs w:val="18"/>
        </w:rPr>
        <w:t>Signature aggregation properties</w:t>
      </w:r>
    </w:p>
    <w:p w14:paraId="62BF0045" w14:textId="77777777" w:rsidR="00AB56A5" w:rsidRPr="00602E4B" w:rsidRDefault="00AB56A5">
      <w:pPr>
        <w:pStyle w:val="whitespace-normal"/>
        <w:numPr>
          <w:ilvl w:val="0"/>
          <w:numId w:val="463"/>
        </w:numPr>
        <w:rPr>
          <w:rFonts w:ascii="Inter" w:hAnsi="Inter"/>
          <w:sz w:val="18"/>
          <w:szCs w:val="18"/>
        </w:rPr>
      </w:pPr>
      <w:r w:rsidRPr="00602E4B">
        <w:rPr>
          <w:rStyle w:val="Strong"/>
          <w:rFonts w:ascii="Inter" w:eastAsiaTheme="majorEastAsia" w:hAnsi="Inter"/>
          <w:sz w:val="18"/>
          <w:szCs w:val="18"/>
        </w:rPr>
        <w:t>Micali, S., Rabin, M., &amp; Vadhan, S. (1999).</w:t>
      </w:r>
      <w:r w:rsidRPr="00602E4B">
        <w:rPr>
          <w:rFonts w:ascii="Inter" w:hAnsi="Inter"/>
          <w:sz w:val="18"/>
          <w:szCs w:val="18"/>
        </w:rPr>
        <w:t xml:space="preserve"> "Verifiable Random Functions." </w:t>
      </w:r>
      <w:r w:rsidRPr="00602E4B">
        <w:rPr>
          <w:rStyle w:val="Emphasis"/>
          <w:rFonts w:ascii="Inter" w:eastAsiaTheme="majorEastAsia" w:hAnsi="Inter"/>
          <w:sz w:val="18"/>
          <w:szCs w:val="18"/>
        </w:rPr>
        <w:t>Proceedings of the 40th Annual Symposium on Foundations of Computer Science (FOCS)</w:t>
      </w:r>
      <w:r w:rsidRPr="00602E4B">
        <w:rPr>
          <w:rFonts w:ascii="Inter" w:hAnsi="Inter"/>
          <w:sz w:val="18"/>
          <w:szCs w:val="18"/>
        </w:rPr>
        <w:t xml:space="preserve">, 120-130. </w:t>
      </w:r>
    </w:p>
    <w:p w14:paraId="547A4117" w14:textId="77777777" w:rsidR="00AB56A5" w:rsidRPr="00602E4B" w:rsidRDefault="00AB56A5">
      <w:pPr>
        <w:pStyle w:val="whitespace-normal"/>
        <w:numPr>
          <w:ilvl w:val="1"/>
          <w:numId w:val="463"/>
        </w:numPr>
        <w:rPr>
          <w:rFonts w:ascii="Inter" w:hAnsi="Inter"/>
          <w:sz w:val="18"/>
          <w:szCs w:val="18"/>
        </w:rPr>
      </w:pPr>
      <w:r w:rsidRPr="00602E4B">
        <w:rPr>
          <w:rFonts w:ascii="Inter" w:hAnsi="Inter"/>
          <w:sz w:val="18"/>
          <w:szCs w:val="18"/>
        </w:rPr>
        <w:t>VRF construction and properties</w:t>
      </w:r>
    </w:p>
    <w:p w14:paraId="711FEA04" w14:textId="77777777" w:rsidR="00AB56A5" w:rsidRPr="00602E4B" w:rsidRDefault="00AB56A5">
      <w:pPr>
        <w:pStyle w:val="whitespace-normal"/>
        <w:numPr>
          <w:ilvl w:val="1"/>
          <w:numId w:val="463"/>
        </w:numPr>
        <w:rPr>
          <w:rFonts w:ascii="Inter" w:hAnsi="Inter"/>
          <w:sz w:val="18"/>
          <w:szCs w:val="18"/>
        </w:rPr>
      </w:pPr>
      <w:r w:rsidRPr="00602E4B">
        <w:rPr>
          <w:rFonts w:ascii="Inter" w:hAnsi="Inter"/>
          <w:sz w:val="18"/>
          <w:szCs w:val="18"/>
        </w:rPr>
        <w:lastRenderedPageBreak/>
        <w:t>Unpredictability and verifiability proofs</w:t>
      </w:r>
    </w:p>
    <w:p w14:paraId="70619369" w14:textId="77777777" w:rsidR="00AB56A5" w:rsidRPr="00602E4B" w:rsidRDefault="00AB56A5">
      <w:pPr>
        <w:pStyle w:val="whitespace-normal"/>
        <w:numPr>
          <w:ilvl w:val="0"/>
          <w:numId w:val="463"/>
        </w:numPr>
        <w:rPr>
          <w:rFonts w:ascii="Inter" w:hAnsi="Inter"/>
          <w:sz w:val="18"/>
          <w:szCs w:val="18"/>
        </w:rPr>
      </w:pPr>
      <w:r w:rsidRPr="00602E4B">
        <w:rPr>
          <w:rStyle w:val="Strong"/>
          <w:rFonts w:ascii="Inter" w:eastAsiaTheme="majorEastAsia" w:hAnsi="Inter"/>
          <w:sz w:val="18"/>
          <w:szCs w:val="18"/>
        </w:rPr>
        <w:t>Komlo, C., &amp; Goldberg, I. (2020).</w:t>
      </w:r>
      <w:r w:rsidRPr="00602E4B">
        <w:rPr>
          <w:rFonts w:ascii="Inter" w:hAnsi="Inter"/>
          <w:sz w:val="18"/>
          <w:szCs w:val="18"/>
        </w:rPr>
        <w:t xml:space="preserve"> "FROST: Flexible Round-Optimized Schnorr Threshold Signatures." </w:t>
      </w:r>
      <w:r w:rsidRPr="00602E4B">
        <w:rPr>
          <w:rStyle w:val="Emphasis"/>
          <w:rFonts w:ascii="Inter" w:eastAsiaTheme="majorEastAsia" w:hAnsi="Inter"/>
          <w:sz w:val="18"/>
          <w:szCs w:val="18"/>
        </w:rPr>
        <w:t>Selected Areas in Cryptography (SAC) 2020</w:t>
      </w:r>
      <w:r w:rsidRPr="00602E4B">
        <w:rPr>
          <w:rFonts w:ascii="Inter" w:hAnsi="Inter"/>
          <w:sz w:val="18"/>
          <w:szCs w:val="18"/>
        </w:rPr>
        <w:t xml:space="preserve">, 34-65. </w:t>
      </w:r>
    </w:p>
    <w:p w14:paraId="6A611C00" w14:textId="77777777" w:rsidR="00AB56A5" w:rsidRPr="00602E4B" w:rsidRDefault="00AB56A5">
      <w:pPr>
        <w:pStyle w:val="whitespace-normal"/>
        <w:numPr>
          <w:ilvl w:val="1"/>
          <w:numId w:val="463"/>
        </w:numPr>
        <w:rPr>
          <w:rFonts w:ascii="Inter" w:hAnsi="Inter"/>
          <w:sz w:val="18"/>
          <w:szCs w:val="18"/>
        </w:rPr>
      </w:pPr>
      <w:r w:rsidRPr="00602E4B">
        <w:rPr>
          <w:rFonts w:ascii="Inter" w:hAnsi="Inter"/>
          <w:sz w:val="18"/>
          <w:szCs w:val="18"/>
        </w:rPr>
        <w:t>Threshold signature protocol</w:t>
      </w:r>
    </w:p>
    <w:p w14:paraId="2A7C2BC1" w14:textId="77777777" w:rsidR="00AB56A5" w:rsidRPr="00602E4B" w:rsidRDefault="00AB56A5">
      <w:pPr>
        <w:pStyle w:val="whitespace-normal"/>
        <w:numPr>
          <w:ilvl w:val="1"/>
          <w:numId w:val="463"/>
        </w:numPr>
        <w:rPr>
          <w:rFonts w:ascii="Inter" w:hAnsi="Inter"/>
          <w:sz w:val="18"/>
          <w:szCs w:val="18"/>
        </w:rPr>
      </w:pPr>
      <w:r w:rsidRPr="00602E4B">
        <w:rPr>
          <w:rFonts w:ascii="Inter" w:hAnsi="Inter"/>
          <w:sz w:val="18"/>
          <w:szCs w:val="18"/>
        </w:rPr>
        <w:t>Used for bridge relayer key management</w:t>
      </w:r>
    </w:p>
    <w:p w14:paraId="78A75956" w14:textId="77777777" w:rsidR="00AB56A5" w:rsidRPr="00602E4B" w:rsidRDefault="00AB56A5" w:rsidP="00AB56A5">
      <w:pPr>
        <w:pStyle w:val="Heading2"/>
        <w:rPr>
          <w:rFonts w:ascii="Inter" w:hAnsi="Inter"/>
          <w:sz w:val="18"/>
          <w:szCs w:val="18"/>
        </w:rPr>
      </w:pPr>
      <w:r w:rsidRPr="00602E4B">
        <w:rPr>
          <w:rFonts w:ascii="Inter" w:hAnsi="Inter"/>
          <w:sz w:val="18"/>
          <w:szCs w:val="18"/>
        </w:rPr>
        <w:t>Economic Mechanisms</w:t>
      </w:r>
    </w:p>
    <w:p w14:paraId="471B2A5C" w14:textId="77777777" w:rsidR="00AB56A5" w:rsidRPr="00602E4B" w:rsidRDefault="00AB56A5">
      <w:pPr>
        <w:pStyle w:val="whitespace-normal"/>
        <w:numPr>
          <w:ilvl w:val="0"/>
          <w:numId w:val="464"/>
        </w:numPr>
        <w:rPr>
          <w:rFonts w:ascii="Inter" w:hAnsi="Inter"/>
          <w:sz w:val="18"/>
          <w:szCs w:val="18"/>
        </w:rPr>
      </w:pPr>
      <w:r w:rsidRPr="00602E4B">
        <w:rPr>
          <w:rStyle w:val="Strong"/>
          <w:rFonts w:ascii="Inter" w:eastAsiaTheme="majorEastAsia" w:hAnsi="Inter"/>
          <w:sz w:val="18"/>
          <w:szCs w:val="18"/>
        </w:rPr>
        <w:t>Buterin, V., &amp; Griffith, V. (2017).</w:t>
      </w:r>
      <w:r w:rsidRPr="00602E4B">
        <w:rPr>
          <w:rFonts w:ascii="Inter" w:hAnsi="Inter"/>
          <w:sz w:val="18"/>
          <w:szCs w:val="18"/>
        </w:rPr>
        <w:t xml:space="preserve"> "Casper the Friendly Finality Gadget." </w:t>
      </w:r>
      <w:r w:rsidRPr="00602E4B">
        <w:rPr>
          <w:rStyle w:val="Emphasis"/>
          <w:rFonts w:ascii="Inter" w:eastAsiaTheme="majorEastAsia" w:hAnsi="Inter"/>
          <w:sz w:val="18"/>
          <w:szCs w:val="18"/>
        </w:rPr>
        <w:t>arXiv preprint arXiv:1710.09437</w:t>
      </w:r>
      <w:r w:rsidRPr="00602E4B">
        <w:rPr>
          <w:rFonts w:ascii="Inter" w:hAnsi="Inter"/>
          <w:sz w:val="18"/>
          <w:szCs w:val="18"/>
        </w:rPr>
        <w:t xml:space="preserve">. </w:t>
      </w:r>
    </w:p>
    <w:p w14:paraId="7834D779" w14:textId="77777777" w:rsidR="00AB56A5" w:rsidRPr="00602E4B" w:rsidRDefault="00AB56A5">
      <w:pPr>
        <w:pStyle w:val="whitespace-normal"/>
        <w:numPr>
          <w:ilvl w:val="1"/>
          <w:numId w:val="464"/>
        </w:numPr>
        <w:rPr>
          <w:rFonts w:ascii="Inter" w:hAnsi="Inter"/>
          <w:sz w:val="18"/>
          <w:szCs w:val="18"/>
        </w:rPr>
      </w:pPr>
      <w:r w:rsidRPr="00602E4B">
        <w:rPr>
          <w:rFonts w:ascii="Inter" w:hAnsi="Inter"/>
          <w:sz w:val="18"/>
          <w:szCs w:val="18"/>
        </w:rPr>
        <w:t>Economic finality in Proof of Stake</w:t>
      </w:r>
    </w:p>
    <w:p w14:paraId="1E3B24CF" w14:textId="77777777" w:rsidR="00AB56A5" w:rsidRPr="00602E4B" w:rsidRDefault="00AB56A5">
      <w:pPr>
        <w:pStyle w:val="whitespace-normal"/>
        <w:numPr>
          <w:ilvl w:val="1"/>
          <w:numId w:val="464"/>
        </w:numPr>
        <w:rPr>
          <w:rFonts w:ascii="Inter" w:hAnsi="Inter"/>
          <w:sz w:val="18"/>
          <w:szCs w:val="18"/>
        </w:rPr>
      </w:pPr>
      <w:r w:rsidRPr="00602E4B">
        <w:rPr>
          <w:rFonts w:ascii="Inter" w:hAnsi="Inter"/>
          <w:sz w:val="18"/>
          <w:szCs w:val="18"/>
        </w:rPr>
        <w:t>Slashing conditions and incentives</w:t>
      </w:r>
    </w:p>
    <w:p w14:paraId="5DFFE999" w14:textId="77777777" w:rsidR="00AB56A5" w:rsidRPr="00602E4B" w:rsidRDefault="00AB56A5">
      <w:pPr>
        <w:pStyle w:val="whitespace-normal"/>
        <w:numPr>
          <w:ilvl w:val="0"/>
          <w:numId w:val="464"/>
        </w:numPr>
        <w:rPr>
          <w:rFonts w:ascii="Inter" w:hAnsi="Inter"/>
          <w:sz w:val="18"/>
          <w:szCs w:val="18"/>
        </w:rPr>
      </w:pPr>
      <w:r w:rsidRPr="00602E4B">
        <w:rPr>
          <w:rStyle w:val="Strong"/>
          <w:rFonts w:ascii="Inter" w:eastAsiaTheme="majorEastAsia" w:hAnsi="Inter"/>
          <w:sz w:val="18"/>
          <w:szCs w:val="18"/>
        </w:rPr>
        <w:t>Zamfir, V. (2015).</w:t>
      </w:r>
      <w:r w:rsidRPr="00602E4B">
        <w:rPr>
          <w:rFonts w:ascii="Inter" w:hAnsi="Inter"/>
          <w:sz w:val="18"/>
          <w:szCs w:val="18"/>
        </w:rPr>
        <w:t xml:space="preserve"> "Introducing Casper 'the Friendly Ghost'." </w:t>
      </w:r>
      <w:r w:rsidRPr="00602E4B">
        <w:rPr>
          <w:rStyle w:val="Emphasis"/>
          <w:rFonts w:ascii="Inter" w:eastAsiaTheme="majorEastAsia" w:hAnsi="Inter"/>
          <w:sz w:val="18"/>
          <w:szCs w:val="18"/>
        </w:rPr>
        <w:t>Ethereum Blog</w:t>
      </w:r>
      <w:r w:rsidRPr="00602E4B">
        <w:rPr>
          <w:rFonts w:ascii="Inter" w:hAnsi="Inter"/>
          <w:sz w:val="18"/>
          <w:szCs w:val="18"/>
        </w:rPr>
        <w:t xml:space="preserve">. </w:t>
      </w:r>
    </w:p>
    <w:p w14:paraId="3DB1689A" w14:textId="77777777" w:rsidR="00AB56A5" w:rsidRPr="00602E4B" w:rsidRDefault="00AB56A5">
      <w:pPr>
        <w:pStyle w:val="whitespace-normal"/>
        <w:numPr>
          <w:ilvl w:val="1"/>
          <w:numId w:val="464"/>
        </w:numPr>
        <w:rPr>
          <w:rFonts w:ascii="Inter" w:hAnsi="Inter"/>
          <w:sz w:val="18"/>
          <w:szCs w:val="18"/>
        </w:rPr>
      </w:pPr>
      <w:r w:rsidRPr="00602E4B">
        <w:rPr>
          <w:rFonts w:ascii="Inter" w:hAnsi="Inter"/>
          <w:sz w:val="18"/>
          <w:szCs w:val="18"/>
        </w:rPr>
        <w:t>Early work on PoS security</w:t>
      </w:r>
    </w:p>
    <w:p w14:paraId="5A06A380" w14:textId="77777777" w:rsidR="00AB56A5" w:rsidRPr="00602E4B" w:rsidRDefault="00AB56A5">
      <w:pPr>
        <w:pStyle w:val="whitespace-normal"/>
        <w:numPr>
          <w:ilvl w:val="1"/>
          <w:numId w:val="464"/>
        </w:numPr>
        <w:rPr>
          <w:rFonts w:ascii="Inter" w:hAnsi="Inter"/>
          <w:sz w:val="18"/>
          <w:szCs w:val="18"/>
        </w:rPr>
      </w:pPr>
      <w:r w:rsidRPr="00602E4B">
        <w:rPr>
          <w:rFonts w:ascii="Inter" w:hAnsi="Inter"/>
          <w:sz w:val="18"/>
          <w:szCs w:val="18"/>
        </w:rPr>
        <w:t>Validator incentive alignment</w:t>
      </w:r>
    </w:p>
    <w:p w14:paraId="4BBB513F" w14:textId="77777777" w:rsidR="00AB56A5" w:rsidRPr="00602E4B" w:rsidRDefault="00AB56A5">
      <w:pPr>
        <w:pStyle w:val="whitespace-normal"/>
        <w:numPr>
          <w:ilvl w:val="0"/>
          <w:numId w:val="464"/>
        </w:numPr>
        <w:rPr>
          <w:rFonts w:ascii="Inter" w:hAnsi="Inter"/>
          <w:sz w:val="18"/>
          <w:szCs w:val="18"/>
        </w:rPr>
      </w:pPr>
      <w:r w:rsidRPr="00602E4B">
        <w:rPr>
          <w:rStyle w:val="Strong"/>
          <w:rFonts w:ascii="Inter" w:eastAsiaTheme="majorEastAsia" w:hAnsi="Inter"/>
          <w:sz w:val="18"/>
          <w:szCs w:val="18"/>
        </w:rPr>
        <w:t>Rocket Pool Contributors. (2021).</w:t>
      </w:r>
      <w:r w:rsidRPr="00602E4B">
        <w:rPr>
          <w:rFonts w:ascii="Inter" w:hAnsi="Inter"/>
          <w:sz w:val="18"/>
          <w:szCs w:val="18"/>
        </w:rPr>
        <w:t xml:space="preserve"> "Reputation and Trust in Decentralized Validator Networks." </w:t>
      </w:r>
      <w:r w:rsidRPr="00602E4B">
        <w:rPr>
          <w:rStyle w:val="Emphasis"/>
          <w:rFonts w:ascii="Inter" w:eastAsiaTheme="majorEastAsia" w:hAnsi="Inter"/>
          <w:sz w:val="18"/>
          <w:szCs w:val="18"/>
        </w:rPr>
        <w:t>Rocket Pool Documentation</w:t>
      </w:r>
      <w:r w:rsidRPr="00602E4B">
        <w:rPr>
          <w:rFonts w:ascii="Inter" w:hAnsi="Inter"/>
          <w:sz w:val="18"/>
          <w:szCs w:val="18"/>
        </w:rPr>
        <w:t xml:space="preserve">. </w:t>
      </w:r>
    </w:p>
    <w:p w14:paraId="6C28BF5E" w14:textId="77777777" w:rsidR="00AB56A5" w:rsidRPr="00602E4B" w:rsidRDefault="00AB56A5">
      <w:pPr>
        <w:pStyle w:val="whitespace-normal"/>
        <w:numPr>
          <w:ilvl w:val="1"/>
          <w:numId w:val="464"/>
        </w:numPr>
        <w:rPr>
          <w:rFonts w:ascii="Inter" w:hAnsi="Inter"/>
          <w:sz w:val="18"/>
          <w:szCs w:val="18"/>
        </w:rPr>
      </w:pPr>
      <w:r w:rsidRPr="00602E4B">
        <w:rPr>
          <w:rFonts w:ascii="Inter" w:hAnsi="Inter"/>
          <w:sz w:val="18"/>
          <w:szCs w:val="18"/>
        </w:rPr>
        <w:t>Reputation systems for validators</w:t>
      </w:r>
    </w:p>
    <w:p w14:paraId="72425F0C" w14:textId="77777777" w:rsidR="00AB56A5" w:rsidRPr="00602E4B" w:rsidRDefault="00AB56A5">
      <w:pPr>
        <w:pStyle w:val="whitespace-normal"/>
        <w:numPr>
          <w:ilvl w:val="1"/>
          <w:numId w:val="464"/>
        </w:numPr>
        <w:rPr>
          <w:rFonts w:ascii="Inter" w:hAnsi="Inter"/>
          <w:sz w:val="18"/>
          <w:szCs w:val="18"/>
        </w:rPr>
      </w:pPr>
      <w:r w:rsidRPr="00602E4B">
        <w:rPr>
          <w:rFonts w:ascii="Inter" w:hAnsi="Inter"/>
          <w:sz w:val="18"/>
          <w:szCs w:val="18"/>
        </w:rPr>
        <w:t>Performance-based incentives</w:t>
      </w:r>
    </w:p>
    <w:p w14:paraId="774550C2" w14:textId="77777777" w:rsidR="00AB56A5" w:rsidRPr="00602E4B" w:rsidRDefault="00AB56A5" w:rsidP="00AB56A5">
      <w:pPr>
        <w:pStyle w:val="Heading2"/>
        <w:rPr>
          <w:rFonts w:ascii="Inter" w:hAnsi="Inter"/>
          <w:sz w:val="18"/>
          <w:szCs w:val="18"/>
        </w:rPr>
      </w:pPr>
      <w:r w:rsidRPr="00602E4B">
        <w:rPr>
          <w:rFonts w:ascii="Inter" w:hAnsi="Inter"/>
          <w:sz w:val="18"/>
          <w:szCs w:val="18"/>
        </w:rPr>
        <w:t>Game Theory and Economics</w:t>
      </w:r>
    </w:p>
    <w:p w14:paraId="393816FE" w14:textId="77777777" w:rsidR="00AB56A5" w:rsidRPr="00602E4B" w:rsidRDefault="00AB56A5">
      <w:pPr>
        <w:pStyle w:val="whitespace-normal"/>
        <w:numPr>
          <w:ilvl w:val="0"/>
          <w:numId w:val="465"/>
        </w:numPr>
        <w:rPr>
          <w:rFonts w:ascii="Inter" w:hAnsi="Inter"/>
          <w:sz w:val="18"/>
          <w:szCs w:val="18"/>
        </w:rPr>
      </w:pPr>
      <w:r w:rsidRPr="00602E4B">
        <w:rPr>
          <w:rStyle w:val="Strong"/>
          <w:rFonts w:ascii="Inter" w:eastAsiaTheme="majorEastAsia" w:hAnsi="Inter"/>
          <w:sz w:val="18"/>
          <w:szCs w:val="18"/>
        </w:rPr>
        <w:t>Leshno, J. D., &amp; Strack, P. (2020).</w:t>
      </w:r>
      <w:r w:rsidRPr="00602E4B">
        <w:rPr>
          <w:rFonts w:ascii="Inter" w:hAnsi="Inter"/>
          <w:sz w:val="18"/>
          <w:szCs w:val="18"/>
        </w:rPr>
        <w:t xml:space="preserve"> "Bitcoin: An Axiomatic Approach and an Impossibility Theorem." </w:t>
      </w:r>
      <w:r w:rsidRPr="00602E4B">
        <w:rPr>
          <w:rStyle w:val="Emphasis"/>
          <w:rFonts w:ascii="Inter" w:eastAsiaTheme="majorEastAsia" w:hAnsi="Inter"/>
          <w:sz w:val="18"/>
          <w:szCs w:val="18"/>
        </w:rPr>
        <w:t>American Economic Review: Insights</w:t>
      </w:r>
      <w:r w:rsidRPr="00602E4B">
        <w:rPr>
          <w:rFonts w:ascii="Inter" w:hAnsi="Inter"/>
          <w:sz w:val="18"/>
          <w:szCs w:val="18"/>
        </w:rPr>
        <w:t xml:space="preserve">, 2(3), 269-286. </w:t>
      </w:r>
    </w:p>
    <w:p w14:paraId="37D6D322" w14:textId="77777777" w:rsidR="00AB56A5" w:rsidRPr="00602E4B" w:rsidRDefault="00AB56A5">
      <w:pPr>
        <w:pStyle w:val="whitespace-normal"/>
        <w:numPr>
          <w:ilvl w:val="1"/>
          <w:numId w:val="465"/>
        </w:numPr>
        <w:rPr>
          <w:rFonts w:ascii="Inter" w:hAnsi="Inter"/>
          <w:sz w:val="18"/>
          <w:szCs w:val="18"/>
        </w:rPr>
      </w:pPr>
      <w:r w:rsidRPr="00602E4B">
        <w:rPr>
          <w:rFonts w:ascii="Inter" w:hAnsi="Inter"/>
          <w:sz w:val="18"/>
          <w:szCs w:val="18"/>
        </w:rPr>
        <w:t>Game-theoretic analysis of blockchain consensus</w:t>
      </w:r>
    </w:p>
    <w:p w14:paraId="476E966B" w14:textId="77777777" w:rsidR="00AB56A5" w:rsidRPr="00602E4B" w:rsidRDefault="00AB56A5">
      <w:pPr>
        <w:pStyle w:val="whitespace-normal"/>
        <w:numPr>
          <w:ilvl w:val="1"/>
          <w:numId w:val="465"/>
        </w:numPr>
        <w:rPr>
          <w:rFonts w:ascii="Inter" w:hAnsi="Inter"/>
          <w:sz w:val="18"/>
          <w:szCs w:val="18"/>
        </w:rPr>
      </w:pPr>
      <w:r w:rsidRPr="00602E4B">
        <w:rPr>
          <w:rFonts w:ascii="Inter" w:hAnsi="Inter"/>
          <w:sz w:val="18"/>
          <w:szCs w:val="18"/>
        </w:rPr>
        <w:t>Attack cost vs. profit analysis</w:t>
      </w:r>
    </w:p>
    <w:p w14:paraId="788D6341" w14:textId="77777777" w:rsidR="00AB56A5" w:rsidRPr="00602E4B" w:rsidRDefault="00AB56A5">
      <w:pPr>
        <w:pStyle w:val="whitespace-normal"/>
        <w:numPr>
          <w:ilvl w:val="0"/>
          <w:numId w:val="465"/>
        </w:numPr>
        <w:rPr>
          <w:rFonts w:ascii="Inter" w:hAnsi="Inter"/>
          <w:sz w:val="18"/>
          <w:szCs w:val="18"/>
        </w:rPr>
      </w:pPr>
      <w:r w:rsidRPr="00602E4B">
        <w:rPr>
          <w:rStyle w:val="Strong"/>
          <w:rFonts w:ascii="Inter" w:eastAsiaTheme="majorEastAsia" w:hAnsi="Inter"/>
          <w:sz w:val="18"/>
          <w:szCs w:val="18"/>
        </w:rPr>
        <w:t>Biais, B., Bisiere, C., Bouvard, M., &amp; Casamatta, C. (2019).</w:t>
      </w:r>
      <w:r w:rsidRPr="00602E4B">
        <w:rPr>
          <w:rFonts w:ascii="Inter" w:hAnsi="Inter"/>
          <w:sz w:val="18"/>
          <w:szCs w:val="18"/>
        </w:rPr>
        <w:t xml:space="preserve"> "The Blockchain Folk Theorem." </w:t>
      </w:r>
      <w:r w:rsidRPr="00602E4B">
        <w:rPr>
          <w:rStyle w:val="Emphasis"/>
          <w:rFonts w:ascii="Inter" w:eastAsiaTheme="majorEastAsia" w:hAnsi="Inter"/>
          <w:sz w:val="18"/>
          <w:szCs w:val="18"/>
        </w:rPr>
        <w:t>The Review of Financial Studies</w:t>
      </w:r>
      <w:r w:rsidRPr="00602E4B">
        <w:rPr>
          <w:rFonts w:ascii="Inter" w:hAnsi="Inter"/>
          <w:sz w:val="18"/>
          <w:szCs w:val="18"/>
        </w:rPr>
        <w:t xml:space="preserve">, 32(5), 1662-1715. </w:t>
      </w:r>
    </w:p>
    <w:p w14:paraId="6325B364" w14:textId="77777777" w:rsidR="00AB56A5" w:rsidRPr="00602E4B" w:rsidRDefault="00AB56A5">
      <w:pPr>
        <w:pStyle w:val="whitespace-normal"/>
        <w:numPr>
          <w:ilvl w:val="1"/>
          <w:numId w:val="465"/>
        </w:numPr>
        <w:rPr>
          <w:rFonts w:ascii="Inter" w:hAnsi="Inter"/>
          <w:sz w:val="18"/>
          <w:szCs w:val="18"/>
        </w:rPr>
      </w:pPr>
      <w:r w:rsidRPr="00602E4B">
        <w:rPr>
          <w:rFonts w:ascii="Inter" w:hAnsi="Inter"/>
          <w:sz w:val="18"/>
          <w:szCs w:val="18"/>
        </w:rPr>
        <w:t>Equilibrium analysis of blockchain protocols</w:t>
      </w:r>
    </w:p>
    <w:p w14:paraId="385FEA0E" w14:textId="77777777" w:rsidR="00AB56A5" w:rsidRPr="00602E4B" w:rsidRDefault="00AB56A5">
      <w:pPr>
        <w:pStyle w:val="whitespace-normal"/>
        <w:numPr>
          <w:ilvl w:val="1"/>
          <w:numId w:val="465"/>
        </w:numPr>
        <w:rPr>
          <w:rFonts w:ascii="Inter" w:hAnsi="Inter"/>
          <w:sz w:val="18"/>
          <w:szCs w:val="18"/>
        </w:rPr>
      </w:pPr>
      <w:r w:rsidRPr="00602E4B">
        <w:rPr>
          <w:rFonts w:ascii="Inter" w:hAnsi="Inter"/>
          <w:sz w:val="18"/>
          <w:szCs w:val="18"/>
        </w:rPr>
        <w:t>Cartel formation and prevention</w:t>
      </w:r>
    </w:p>
    <w:p w14:paraId="52A2F60C" w14:textId="77777777" w:rsidR="00AB56A5" w:rsidRPr="00602E4B" w:rsidRDefault="00AB56A5" w:rsidP="00AB56A5">
      <w:pPr>
        <w:pStyle w:val="Heading2"/>
        <w:rPr>
          <w:rFonts w:ascii="Inter" w:hAnsi="Inter"/>
          <w:sz w:val="18"/>
          <w:szCs w:val="18"/>
        </w:rPr>
      </w:pPr>
      <w:r w:rsidRPr="00602E4B">
        <w:rPr>
          <w:rFonts w:ascii="Inter" w:hAnsi="Inter"/>
          <w:sz w:val="18"/>
          <w:szCs w:val="18"/>
        </w:rPr>
        <w:t>Distributed Systems</w:t>
      </w:r>
    </w:p>
    <w:p w14:paraId="50C617D4" w14:textId="77777777" w:rsidR="00AB56A5" w:rsidRPr="00602E4B" w:rsidRDefault="00AB56A5">
      <w:pPr>
        <w:pStyle w:val="whitespace-normal"/>
        <w:numPr>
          <w:ilvl w:val="0"/>
          <w:numId w:val="466"/>
        </w:numPr>
        <w:rPr>
          <w:rFonts w:ascii="Inter" w:hAnsi="Inter"/>
          <w:sz w:val="18"/>
          <w:szCs w:val="18"/>
        </w:rPr>
      </w:pPr>
      <w:r w:rsidRPr="00602E4B">
        <w:rPr>
          <w:rStyle w:val="Strong"/>
          <w:rFonts w:ascii="Inter" w:eastAsiaTheme="majorEastAsia" w:hAnsi="Inter"/>
          <w:sz w:val="18"/>
          <w:szCs w:val="18"/>
        </w:rPr>
        <w:t>Dwork, C., Lynch, N., &amp; Stockmeyer, L. (1988).</w:t>
      </w:r>
      <w:r w:rsidRPr="00602E4B">
        <w:rPr>
          <w:rFonts w:ascii="Inter" w:hAnsi="Inter"/>
          <w:sz w:val="18"/>
          <w:szCs w:val="18"/>
        </w:rPr>
        <w:t xml:space="preserve"> "Consensus in the Presence of Partial Synchrony." </w:t>
      </w:r>
      <w:r w:rsidRPr="00602E4B">
        <w:rPr>
          <w:rStyle w:val="Emphasis"/>
          <w:rFonts w:ascii="Inter" w:eastAsiaTheme="majorEastAsia" w:hAnsi="Inter"/>
          <w:sz w:val="18"/>
          <w:szCs w:val="18"/>
        </w:rPr>
        <w:t>Journal of the ACM</w:t>
      </w:r>
      <w:r w:rsidRPr="00602E4B">
        <w:rPr>
          <w:rFonts w:ascii="Inter" w:hAnsi="Inter"/>
          <w:sz w:val="18"/>
          <w:szCs w:val="18"/>
        </w:rPr>
        <w:t xml:space="preserve">, 35(2), 288-323. </w:t>
      </w:r>
    </w:p>
    <w:p w14:paraId="5A8D0851" w14:textId="77777777" w:rsidR="00AB56A5" w:rsidRPr="00602E4B" w:rsidRDefault="00AB56A5">
      <w:pPr>
        <w:pStyle w:val="whitespace-normal"/>
        <w:numPr>
          <w:ilvl w:val="1"/>
          <w:numId w:val="466"/>
        </w:numPr>
        <w:rPr>
          <w:rFonts w:ascii="Inter" w:hAnsi="Inter"/>
          <w:sz w:val="18"/>
          <w:szCs w:val="18"/>
        </w:rPr>
      </w:pPr>
      <w:r w:rsidRPr="00602E4B">
        <w:rPr>
          <w:rFonts w:ascii="Inter" w:hAnsi="Inter"/>
          <w:sz w:val="18"/>
          <w:szCs w:val="18"/>
        </w:rPr>
        <w:t>Partial synchrony model</w:t>
      </w:r>
    </w:p>
    <w:p w14:paraId="6F84DF45" w14:textId="77777777" w:rsidR="00AB56A5" w:rsidRPr="00602E4B" w:rsidRDefault="00AB56A5">
      <w:pPr>
        <w:pStyle w:val="whitespace-normal"/>
        <w:numPr>
          <w:ilvl w:val="1"/>
          <w:numId w:val="466"/>
        </w:numPr>
        <w:rPr>
          <w:rFonts w:ascii="Inter" w:hAnsi="Inter"/>
          <w:sz w:val="18"/>
          <w:szCs w:val="18"/>
        </w:rPr>
      </w:pPr>
      <w:r w:rsidRPr="00602E4B">
        <w:rPr>
          <w:rFonts w:ascii="Inter" w:hAnsi="Inter"/>
          <w:sz w:val="18"/>
          <w:szCs w:val="18"/>
        </w:rPr>
        <w:t>Foundation for modern BFT protocols</w:t>
      </w:r>
    </w:p>
    <w:p w14:paraId="57763DB8" w14:textId="77777777" w:rsidR="00AB56A5" w:rsidRPr="00602E4B" w:rsidRDefault="00AB56A5">
      <w:pPr>
        <w:pStyle w:val="whitespace-normal"/>
        <w:numPr>
          <w:ilvl w:val="0"/>
          <w:numId w:val="466"/>
        </w:numPr>
        <w:rPr>
          <w:rFonts w:ascii="Inter" w:hAnsi="Inter"/>
          <w:sz w:val="18"/>
          <w:szCs w:val="18"/>
        </w:rPr>
      </w:pPr>
      <w:r w:rsidRPr="00602E4B">
        <w:rPr>
          <w:rStyle w:val="Strong"/>
          <w:rFonts w:ascii="Inter" w:eastAsiaTheme="majorEastAsia" w:hAnsi="Inter"/>
          <w:sz w:val="18"/>
          <w:szCs w:val="18"/>
        </w:rPr>
        <w:t>Fischer, M. J., Lynch, N. A., &amp; Paterson, M. S. (1985).</w:t>
      </w:r>
      <w:r w:rsidRPr="00602E4B">
        <w:rPr>
          <w:rFonts w:ascii="Inter" w:hAnsi="Inter"/>
          <w:sz w:val="18"/>
          <w:szCs w:val="18"/>
        </w:rPr>
        <w:t xml:space="preserve"> "Impossibility of Distributed Consensus with One Faulty Process." </w:t>
      </w:r>
      <w:r w:rsidRPr="00602E4B">
        <w:rPr>
          <w:rStyle w:val="Emphasis"/>
          <w:rFonts w:ascii="Inter" w:eastAsiaTheme="majorEastAsia" w:hAnsi="Inter"/>
          <w:sz w:val="18"/>
          <w:szCs w:val="18"/>
        </w:rPr>
        <w:t>Journal of the ACM</w:t>
      </w:r>
      <w:r w:rsidRPr="00602E4B">
        <w:rPr>
          <w:rFonts w:ascii="Inter" w:hAnsi="Inter"/>
          <w:sz w:val="18"/>
          <w:szCs w:val="18"/>
        </w:rPr>
        <w:t xml:space="preserve">, 32(2), 374-382. </w:t>
      </w:r>
    </w:p>
    <w:p w14:paraId="6E2AAC02" w14:textId="77777777" w:rsidR="00AB56A5" w:rsidRPr="00602E4B" w:rsidRDefault="00AB56A5">
      <w:pPr>
        <w:pStyle w:val="whitespace-normal"/>
        <w:numPr>
          <w:ilvl w:val="1"/>
          <w:numId w:val="466"/>
        </w:numPr>
        <w:rPr>
          <w:rFonts w:ascii="Inter" w:hAnsi="Inter"/>
          <w:sz w:val="18"/>
          <w:szCs w:val="18"/>
        </w:rPr>
      </w:pPr>
      <w:r w:rsidRPr="00602E4B">
        <w:rPr>
          <w:rFonts w:ascii="Inter" w:hAnsi="Inter"/>
          <w:sz w:val="18"/>
          <w:szCs w:val="18"/>
        </w:rPr>
        <w:t>FLP impossibility result</w:t>
      </w:r>
    </w:p>
    <w:p w14:paraId="7615C5B4" w14:textId="77777777" w:rsidR="00AB56A5" w:rsidRPr="00602E4B" w:rsidRDefault="00AB56A5">
      <w:pPr>
        <w:pStyle w:val="whitespace-normal"/>
        <w:numPr>
          <w:ilvl w:val="1"/>
          <w:numId w:val="466"/>
        </w:numPr>
        <w:rPr>
          <w:rFonts w:ascii="Inter" w:hAnsi="Inter"/>
          <w:sz w:val="18"/>
          <w:szCs w:val="18"/>
        </w:rPr>
      </w:pPr>
      <w:r w:rsidRPr="00602E4B">
        <w:rPr>
          <w:rFonts w:ascii="Inter" w:hAnsi="Inter"/>
          <w:sz w:val="18"/>
          <w:szCs w:val="18"/>
        </w:rPr>
        <w:t>Theoretical limits of consensus</w:t>
      </w:r>
    </w:p>
    <w:p w14:paraId="3C4E89B2" w14:textId="77777777" w:rsidR="00AB56A5" w:rsidRPr="00602E4B" w:rsidRDefault="00AB56A5" w:rsidP="00AB56A5">
      <w:pPr>
        <w:pStyle w:val="Heading2"/>
        <w:rPr>
          <w:rFonts w:ascii="Inter" w:hAnsi="Inter"/>
          <w:sz w:val="18"/>
          <w:szCs w:val="18"/>
        </w:rPr>
      </w:pPr>
      <w:r w:rsidRPr="00602E4B">
        <w:rPr>
          <w:rFonts w:ascii="Inter" w:hAnsi="Inter"/>
          <w:sz w:val="18"/>
          <w:szCs w:val="18"/>
        </w:rPr>
        <w:t>Cross-Chain and Interoperability</w:t>
      </w:r>
    </w:p>
    <w:p w14:paraId="2C053C85" w14:textId="77777777" w:rsidR="00AB56A5" w:rsidRPr="00602E4B" w:rsidRDefault="00AB56A5">
      <w:pPr>
        <w:pStyle w:val="whitespace-normal"/>
        <w:numPr>
          <w:ilvl w:val="0"/>
          <w:numId w:val="467"/>
        </w:numPr>
        <w:rPr>
          <w:rFonts w:ascii="Inter" w:hAnsi="Inter"/>
          <w:sz w:val="18"/>
          <w:szCs w:val="18"/>
        </w:rPr>
      </w:pPr>
      <w:r w:rsidRPr="00602E4B">
        <w:rPr>
          <w:rStyle w:val="Strong"/>
          <w:rFonts w:ascii="Inter" w:eastAsiaTheme="majorEastAsia" w:hAnsi="Inter"/>
          <w:sz w:val="18"/>
          <w:szCs w:val="18"/>
        </w:rPr>
        <w:t>Zamyatin, A., Harz, D., Lind, J., Panayiotou, P., Gervais, A., &amp; Knottenbelt, W. (2019).</w:t>
      </w:r>
      <w:r w:rsidRPr="00602E4B">
        <w:rPr>
          <w:rFonts w:ascii="Inter" w:hAnsi="Inter"/>
          <w:sz w:val="18"/>
          <w:szCs w:val="18"/>
        </w:rPr>
        <w:t xml:space="preserve"> "XCLAIM: Trustless, Interoperable, Cryptocurrency-Backed Assets." </w:t>
      </w:r>
      <w:r w:rsidRPr="00602E4B">
        <w:rPr>
          <w:rStyle w:val="Emphasis"/>
          <w:rFonts w:ascii="Inter" w:eastAsiaTheme="majorEastAsia" w:hAnsi="Inter"/>
          <w:sz w:val="18"/>
          <w:szCs w:val="18"/>
        </w:rPr>
        <w:t>Proceedings of the 2019 IEEE Symposium on Security and Privacy (SP)</w:t>
      </w:r>
      <w:r w:rsidRPr="00602E4B">
        <w:rPr>
          <w:rFonts w:ascii="Inter" w:hAnsi="Inter"/>
          <w:sz w:val="18"/>
          <w:szCs w:val="18"/>
        </w:rPr>
        <w:t xml:space="preserve">, 193-210. </w:t>
      </w:r>
    </w:p>
    <w:p w14:paraId="5FEF7F66" w14:textId="77777777" w:rsidR="00AB56A5" w:rsidRPr="00602E4B" w:rsidRDefault="00AB56A5">
      <w:pPr>
        <w:pStyle w:val="whitespace-normal"/>
        <w:numPr>
          <w:ilvl w:val="1"/>
          <w:numId w:val="467"/>
        </w:numPr>
        <w:rPr>
          <w:rFonts w:ascii="Inter" w:hAnsi="Inter"/>
          <w:sz w:val="18"/>
          <w:szCs w:val="18"/>
        </w:rPr>
      </w:pPr>
      <w:r w:rsidRPr="00602E4B">
        <w:rPr>
          <w:rFonts w:ascii="Inter" w:hAnsi="Inter"/>
          <w:sz w:val="18"/>
          <w:szCs w:val="18"/>
        </w:rPr>
        <w:t>Cross-chain asset transfer mechanisms</w:t>
      </w:r>
    </w:p>
    <w:p w14:paraId="01F75808" w14:textId="77777777" w:rsidR="00AB56A5" w:rsidRPr="00602E4B" w:rsidRDefault="00AB56A5">
      <w:pPr>
        <w:pStyle w:val="whitespace-normal"/>
        <w:numPr>
          <w:ilvl w:val="1"/>
          <w:numId w:val="467"/>
        </w:numPr>
        <w:rPr>
          <w:rFonts w:ascii="Inter" w:hAnsi="Inter"/>
          <w:sz w:val="18"/>
          <w:szCs w:val="18"/>
        </w:rPr>
      </w:pPr>
      <w:r w:rsidRPr="00602E4B">
        <w:rPr>
          <w:rFonts w:ascii="Inter" w:hAnsi="Inter"/>
          <w:sz w:val="18"/>
          <w:szCs w:val="18"/>
        </w:rPr>
        <w:t>Collateralized bridge designs</w:t>
      </w:r>
    </w:p>
    <w:p w14:paraId="08F8D492" w14:textId="77777777" w:rsidR="00AB56A5" w:rsidRPr="00602E4B" w:rsidRDefault="00AB56A5">
      <w:pPr>
        <w:pStyle w:val="whitespace-normal"/>
        <w:numPr>
          <w:ilvl w:val="0"/>
          <w:numId w:val="467"/>
        </w:numPr>
        <w:rPr>
          <w:rFonts w:ascii="Inter" w:hAnsi="Inter"/>
          <w:sz w:val="18"/>
          <w:szCs w:val="18"/>
        </w:rPr>
      </w:pPr>
      <w:r w:rsidRPr="00602E4B">
        <w:rPr>
          <w:rStyle w:val="Strong"/>
          <w:rFonts w:ascii="Inter" w:eastAsiaTheme="majorEastAsia" w:hAnsi="Inter"/>
          <w:sz w:val="18"/>
          <w:szCs w:val="18"/>
        </w:rPr>
        <w:t>Herlihy, M. (2018).</w:t>
      </w:r>
      <w:r w:rsidRPr="00602E4B">
        <w:rPr>
          <w:rFonts w:ascii="Inter" w:hAnsi="Inter"/>
          <w:sz w:val="18"/>
          <w:szCs w:val="18"/>
        </w:rPr>
        <w:t xml:space="preserve"> "Atomic Cross-Chain Swaps." </w:t>
      </w:r>
      <w:r w:rsidRPr="00602E4B">
        <w:rPr>
          <w:rStyle w:val="Emphasis"/>
          <w:rFonts w:ascii="Inter" w:eastAsiaTheme="majorEastAsia" w:hAnsi="Inter"/>
          <w:sz w:val="18"/>
          <w:szCs w:val="18"/>
        </w:rPr>
        <w:t>Proceedings of the 2018 ACM Symposium on Principles of Distributed Computing (PODC)</w:t>
      </w:r>
      <w:r w:rsidRPr="00602E4B">
        <w:rPr>
          <w:rFonts w:ascii="Inter" w:hAnsi="Inter"/>
          <w:sz w:val="18"/>
          <w:szCs w:val="18"/>
        </w:rPr>
        <w:t xml:space="preserve">, 245-254. </w:t>
      </w:r>
    </w:p>
    <w:p w14:paraId="4CFF9838" w14:textId="77777777" w:rsidR="00AB56A5" w:rsidRPr="00602E4B" w:rsidRDefault="00AB56A5">
      <w:pPr>
        <w:pStyle w:val="whitespace-normal"/>
        <w:numPr>
          <w:ilvl w:val="1"/>
          <w:numId w:val="467"/>
        </w:numPr>
        <w:rPr>
          <w:rFonts w:ascii="Inter" w:hAnsi="Inter"/>
          <w:sz w:val="18"/>
          <w:szCs w:val="18"/>
        </w:rPr>
      </w:pPr>
      <w:r w:rsidRPr="00602E4B">
        <w:rPr>
          <w:rFonts w:ascii="Inter" w:hAnsi="Inter"/>
          <w:sz w:val="18"/>
          <w:szCs w:val="18"/>
        </w:rPr>
        <w:t>HTLC protocols</w:t>
      </w:r>
    </w:p>
    <w:p w14:paraId="047F6924" w14:textId="77777777" w:rsidR="00AB56A5" w:rsidRPr="00602E4B" w:rsidRDefault="00AB56A5">
      <w:pPr>
        <w:pStyle w:val="whitespace-normal"/>
        <w:numPr>
          <w:ilvl w:val="1"/>
          <w:numId w:val="467"/>
        </w:numPr>
        <w:rPr>
          <w:rFonts w:ascii="Inter" w:hAnsi="Inter"/>
          <w:sz w:val="18"/>
          <w:szCs w:val="18"/>
        </w:rPr>
      </w:pPr>
      <w:r w:rsidRPr="00602E4B">
        <w:rPr>
          <w:rFonts w:ascii="Inter" w:hAnsi="Inter"/>
          <w:sz w:val="18"/>
          <w:szCs w:val="18"/>
        </w:rPr>
        <w:t>Trustless cross-chain exchanges</w:t>
      </w:r>
    </w:p>
    <w:p w14:paraId="26F1353D" w14:textId="77777777" w:rsidR="00AB56A5" w:rsidRPr="00602E4B" w:rsidRDefault="00AB56A5">
      <w:pPr>
        <w:pStyle w:val="whitespace-normal"/>
        <w:numPr>
          <w:ilvl w:val="0"/>
          <w:numId w:val="467"/>
        </w:numPr>
        <w:rPr>
          <w:rFonts w:ascii="Inter" w:hAnsi="Inter"/>
          <w:sz w:val="18"/>
          <w:szCs w:val="18"/>
        </w:rPr>
      </w:pPr>
      <w:r w:rsidRPr="00602E4B">
        <w:rPr>
          <w:rStyle w:val="Strong"/>
          <w:rFonts w:ascii="Inter" w:eastAsiaTheme="majorEastAsia" w:hAnsi="Inter"/>
          <w:sz w:val="18"/>
          <w:szCs w:val="18"/>
        </w:rPr>
        <w:t>Buterin, V. (2016).</w:t>
      </w:r>
      <w:r w:rsidRPr="00602E4B">
        <w:rPr>
          <w:rFonts w:ascii="Inter" w:hAnsi="Inter"/>
          <w:sz w:val="18"/>
          <w:szCs w:val="18"/>
        </w:rPr>
        <w:t xml:space="preserve"> "Chain Interoperability." </w:t>
      </w:r>
      <w:r w:rsidRPr="00602E4B">
        <w:rPr>
          <w:rStyle w:val="Emphasis"/>
          <w:rFonts w:ascii="Inter" w:eastAsiaTheme="majorEastAsia" w:hAnsi="Inter"/>
          <w:sz w:val="18"/>
          <w:szCs w:val="18"/>
        </w:rPr>
        <w:t>R3 Research Paper</w:t>
      </w:r>
      <w:r w:rsidRPr="00602E4B">
        <w:rPr>
          <w:rFonts w:ascii="Inter" w:hAnsi="Inter"/>
          <w:sz w:val="18"/>
          <w:szCs w:val="18"/>
        </w:rPr>
        <w:t xml:space="preserve">. </w:t>
      </w:r>
    </w:p>
    <w:p w14:paraId="0E94309E" w14:textId="77777777" w:rsidR="00AB56A5" w:rsidRPr="00602E4B" w:rsidRDefault="00AB56A5">
      <w:pPr>
        <w:pStyle w:val="whitespace-normal"/>
        <w:numPr>
          <w:ilvl w:val="1"/>
          <w:numId w:val="467"/>
        </w:numPr>
        <w:rPr>
          <w:rFonts w:ascii="Inter" w:hAnsi="Inter"/>
          <w:sz w:val="18"/>
          <w:szCs w:val="18"/>
        </w:rPr>
      </w:pPr>
      <w:r w:rsidRPr="00602E4B">
        <w:rPr>
          <w:rFonts w:ascii="Inter" w:hAnsi="Inter"/>
          <w:sz w:val="18"/>
          <w:szCs w:val="18"/>
        </w:rPr>
        <w:t>Taxonomy of interoperability approaches</w:t>
      </w:r>
    </w:p>
    <w:p w14:paraId="6619CD80" w14:textId="77777777" w:rsidR="00AB56A5" w:rsidRPr="00602E4B" w:rsidRDefault="00AB56A5">
      <w:pPr>
        <w:pStyle w:val="whitespace-normal"/>
        <w:numPr>
          <w:ilvl w:val="1"/>
          <w:numId w:val="467"/>
        </w:numPr>
        <w:rPr>
          <w:rFonts w:ascii="Inter" w:hAnsi="Inter"/>
          <w:sz w:val="18"/>
          <w:szCs w:val="18"/>
        </w:rPr>
      </w:pPr>
      <w:r w:rsidRPr="00602E4B">
        <w:rPr>
          <w:rFonts w:ascii="Inter" w:hAnsi="Inter"/>
          <w:sz w:val="18"/>
          <w:szCs w:val="18"/>
        </w:rPr>
        <w:t>Security vs. usability tradeoffs</w:t>
      </w:r>
    </w:p>
    <w:p w14:paraId="06ED98DF" w14:textId="77777777" w:rsidR="00AB56A5" w:rsidRPr="00602E4B" w:rsidRDefault="00AB56A5" w:rsidP="00AB56A5">
      <w:pPr>
        <w:pStyle w:val="Heading2"/>
        <w:rPr>
          <w:rFonts w:ascii="Inter" w:hAnsi="Inter"/>
          <w:sz w:val="18"/>
          <w:szCs w:val="18"/>
        </w:rPr>
      </w:pPr>
      <w:r w:rsidRPr="00602E4B">
        <w:rPr>
          <w:rFonts w:ascii="Inter" w:hAnsi="Inter"/>
          <w:sz w:val="18"/>
          <w:szCs w:val="18"/>
        </w:rPr>
        <w:t>Security and Formal Verification</w:t>
      </w:r>
    </w:p>
    <w:p w14:paraId="640E4FAB" w14:textId="77777777" w:rsidR="00AB56A5" w:rsidRPr="00602E4B" w:rsidRDefault="00AB56A5">
      <w:pPr>
        <w:pStyle w:val="whitespace-normal"/>
        <w:numPr>
          <w:ilvl w:val="0"/>
          <w:numId w:val="468"/>
        </w:numPr>
        <w:rPr>
          <w:rFonts w:ascii="Inter" w:hAnsi="Inter"/>
          <w:sz w:val="18"/>
          <w:szCs w:val="18"/>
        </w:rPr>
      </w:pPr>
      <w:r w:rsidRPr="00602E4B">
        <w:rPr>
          <w:rStyle w:val="Strong"/>
          <w:rFonts w:ascii="Inter" w:eastAsiaTheme="majorEastAsia" w:hAnsi="Inter"/>
          <w:sz w:val="18"/>
          <w:szCs w:val="18"/>
        </w:rPr>
        <w:t>Lamport, L. (2002).</w:t>
      </w:r>
      <w:r w:rsidRPr="00602E4B">
        <w:rPr>
          <w:rFonts w:ascii="Inter" w:hAnsi="Inter"/>
          <w:sz w:val="18"/>
          <w:szCs w:val="18"/>
        </w:rPr>
        <w:t xml:space="preserve"> "Specifying Systems: The TLA+ Language and Tools for Hardware and Software Engineers." </w:t>
      </w:r>
      <w:r w:rsidRPr="00602E4B">
        <w:rPr>
          <w:rStyle w:val="Emphasis"/>
          <w:rFonts w:ascii="Inter" w:eastAsiaTheme="majorEastAsia" w:hAnsi="Inter"/>
          <w:sz w:val="18"/>
          <w:szCs w:val="18"/>
        </w:rPr>
        <w:t>Addison-Wesley</w:t>
      </w:r>
      <w:r w:rsidRPr="00602E4B">
        <w:rPr>
          <w:rFonts w:ascii="Inter" w:hAnsi="Inter"/>
          <w:sz w:val="18"/>
          <w:szCs w:val="18"/>
        </w:rPr>
        <w:t xml:space="preserve">. </w:t>
      </w:r>
    </w:p>
    <w:p w14:paraId="141336DB" w14:textId="77777777" w:rsidR="00AB56A5" w:rsidRPr="00602E4B" w:rsidRDefault="00AB56A5">
      <w:pPr>
        <w:pStyle w:val="whitespace-normal"/>
        <w:numPr>
          <w:ilvl w:val="1"/>
          <w:numId w:val="468"/>
        </w:numPr>
        <w:rPr>
          <w:rFonts w:ascii="Inter" w:hAnsi="Inter"/>
          <w:sz w:val="18"/>
          <w:szCs w:val="18"/>
        </w:rPr>
      </w:pPr>
      <w:r w:rsidRPr="00602E4B">
        <w:rPr>
          <w:rFonts w:ascii="Inter" w:hAnsi="Inter"/>
          <w:sz w:val="18"/>
          <w:szCs w:val="18"/>
        </w:rPr>
        <w:t>Formal specification methodology</w:t>
      </w:r>
    </w:p>
    <w:p w14:paraId="402C19F8" w14:textId="77777777" w:rsidR="00AB56A5" w:rsidRPr="00602E4B" w:rsidRDefault="00AB56A5">
      <w:pPr>
        <w:pStyle w:val="whitespace-normal"/>
        <w:numPr>
          <w:ilvl w:val="1"/>
          <w:numId w:val="468"/>
        </w:numPr>
        <w:rPr>
          <w:rFonts w:ascii="Inter" w:hAnsi="Inter"/>
          <w:sz w:val="18"/>
          <w:szCs w:val="18"/>
        </w:rPr>
      </w:pPr>
      <w:r w:rsidRPr="00602E4B">
        <w:rPr>
          <w:rFonts w:ascii="Inter" w:hAnsi="Inter"/>
          <w:sz w:val="18"/>
          <w:szCs w:val="18"/>
        </w:rPr>
        <w:lastRenderedPageBreak/>
        <w:t>Model checking for distributed systems</w:t>
      </w:r>
    </w:p>
    <w:p w14:paraId="76ED1196" w14:textId="77777777" w:rsidR="00AB56A5" w:rsidRPr="00602E4B" w:rsidRDefault="00AB56A5">
      <w:pPr>
        <w:pStyle w:val="whitespace-normal"/>
        <w:numPr>
          <w:ilvl w:val="0"/>
          <w:numId w:val="468"/>
        </w:numPr>
        <w:rPr>
          <w:rFonts w:ascii="Inter" w:hAnsi="Inter"/>
          <w:sz w:val="18"/>
          <w:szCs w:val="18"/>
        </w:rPr>
      </w:pPr>
      <w:r w:rsidRPr="00602E4B">
        <w:rPr>
          <w:rStyle w:val="Strong"/>
          <w:rFonts w:ascii="Inter" w:eastAsiaTheme="majorEastAsia" w:hAnsi="Inter"/>
          <w:sz w:val="18"/>
          <w:szCs w:val="18"/>
        </w:rPr>
        <w:t>Szabo, N. (1997).</w:t>
      </w:r>
      <w:r w:rsidRPr="00602E4B">
        <w:rPr>
          <w:rFonts w:ascii="Inter" w:hAnsi="Inter"/>
          <w:sz w:val="18"/>
          <w:szCs w:val="18"/>
        </w:rPr>
        <w:t xml:space="preserve"> "Formalizing and Securing Relationships on Public Networks." </w:t>
      </w:r>
      <w:r w:rsidRPr="00602E4B">
        <w:rPr>
          <w:rStyle w:val="Emphasis"/>
          <w:rFonts w:ascii="Inter" w:eastAsiaTheme="majorEastAsia" w:hAnsi="Inter"/>
          <w:sz w:val="18"/>
          <w:szCs w:val="18"/>
        </w:rPr>
        <w:t>First Monday</w:t>
      </w:r>
      <w:r w:rsidRPr="00602E4B">
        <w:rPr>
          <w:rFonts w:ascii="Inter" w:hAnsi="Inter"/>
          <w:sz w:val="18"/>
          <w:szCs w:val="18"/>
        </w:rPr>
        <w:t xml:space="preserve">, 2(9). </w:t>
      </w:r>
    </w:p>
    <w:p w14:paraId="7FC8A72B" w14:textId="77777777" w:rsidR="00AB56A5" w:rsidRPr="00602E4B" w:rsidRDefault="00AB56A5">
      <w:pPr>
        <w:pStyle w:val="whitespace-normal"/>
        <w:numPr>
          <w:ilvl w:val="1"/>
          <w:numId w:val="468"/>
        </w:numPr>
        <w:rPr>
          <w:rFonts w:ascii="Inter" w:hAnsi="Inter"/>
          <w:sz w:val="18"/>
          <w:szCs w:val="18"/>
        </w:rPr>
      </w:pPr>
      <w:r w:rsidRPr="00602E4B">
        <w:rPr>
          <w:rFonts w:ascii="Inter" w:hAnsi="Inter"/>
          <w:sz w:val="18"/>
          <w:szCs w:val="18"/>
        </w:rPr>
        <w:t>Smart contract security principles</w:t>
      </w:r>
    </w:p>
    <w:p w14:paraId="4FC20A3E" w14:textId="77777777" w:rsidR="00AB56A5" w:rsidRPr="00602E4B" w:rsidRDefault="00AB56A5">
      <w:pPr>
        <w:pStyle w:val="whitespace-normal"/>
        <w:numPr>
          <w:ilvl w:val="1"/>
          <w:numId w:val="468"/>
        </w:numPr>
        <w:rPr>
          <w:rFonts w:ascii="Inter" w:hAnsi="Inter"/>
          <w:sz w:val="18"/>
          <w:szCs w:val="18"/>
        </w:rPr>
      </w:pPr>
      <w:r w:rsidRPr="00602E4B">
        <w:rPr>
          <w:rFonts w:ascii="Inter" w:hAnsi="Inter"/>
          <w:sz w:val="18"/>
          <w:szCs w:val="18"/>
        </w:rPr>
        <w:t>Formal methods for contracts</w:t>
      </w:r>
    </w:p>
    <w:p w14:paraId="620FBC78" w14:textId="77777777" w:rsidR="00AB56A5" w:rsidRPr="00602E4B" w:rsidRDefault="00AB56A5" w:rsidP="00AB56A5">
      <w:pPr>
        <w:pStyle w:val="Heading2"/>
        <w:rPr>
          <w:rFonts w:ascii="Inter" w:hAnsi="Inter"/>
          <w:sz w:val="18"/>
          <w:szCs w:val="18"/>
        </w:rPr>
      </w:pPr>
      <w:r w:rsidRPr="00602E4B">
        <w:rPr>
          <w:rFonts w:ascii="Inter" w:hAnsi="Inter"/>
          <w:sz w:val="18"/>
          <w:szCs w:val="18"/>
        </w:rPr>
        <w:t>Technical Standards</w:t>
      </w:r>
    </w:p>
    <w:p w14:paraId="10BE4088" w14:textId="77777777" w:rsidR="00AB56A5" w:rsidRPr="00602E4B" w:rsidRDefault="00AB56A5">
      <w:pPr>
        <w:pStyle w:val="whitespace-normal"/>
        <w:numPr>
          <w:ilvl w:val="0"/>
          <w:numId w:val="469"/>
        </w:numPr>
        <w:rPr>
          <w:rFonts w:ascii="Inter" w:hAnsi="Inter"/>
          <w:sz w:val="18"/>
          <w:szCs w:val="18"/>
        </w:rPr>
      </w:pPr>
      <w:r w:rsidRPr="00602E4B">
        <w:rPr>
          <w:rStyle w:val="Strong"/>
          <w:rFonts w:ascii="Inter" w:eastAsiaTheme="majorEastAsia" w:hAnsi="Inter"/>
          <w:sz w:val="18"/>
          <w:szCs w:val="18"/>
        </w:rPr>
        <w:t>Ethereum Foundation. (2015).</w:t>
      </w:r>
      <w:r w:rsidRPr="00602E4B">
        <w:rPr>
          <w:rFonts w:ascii="Inter" w:hAnsi="Inter"/>
          <w:sz w:val="18"/>
          <w:szCs w:val="18"/>
        </w:rPr>
        <w:t xml:space="preserve"> "ERC-20: Token Standard." </w:t>
      </w:r>
      <w:r w:rsidRPr="00602E4B">
        <w:rPr>
          <w:rStyle w:val="Emphasis"/>
          <w:rFonts w:ascii="Inter" w:eastAsiaTheme="majorEastAsia" w:hAnsi="Inter"/>
          <w:sz w:val="18"/>
          <w:szCs w:val="18"/>
        </w:rPr>
        <w:t>Ethereum Improvement Proposals</w:t>
      </w:r>
      <w:r w:rsidRPr="00602E4B">
        <w:rPr>
          <w:rFonts w:ascii="Inter" w:hAnsi="Inter"/>
          <w:sz w:val="18"/>
          <w:szCs w:val="18"/>
        </w:rPr>
        <w:t xml:space="preserve">. </w:t>
      </w:r>
    </w:p>
    <w:p w14:paraId="6DBE5B53" w14:textId="77777777" w:rsidR="00AB56A5" w:rsidRPr="00602E4B" w:rsidRDefault="00AB56A5">
      <w:pPr>
        <w:pStyle w:val="whitespace-normal"/>
        <w:numPr>
          <w:ilvl w:val="1"/>
          <w:numId w:val="469"/>
        </w:numPr>
        <w:rPr>
          <w:rFonts w:ascii="Inter" w:hAnsi="Inter"/>
          <w:sz w:val="18"/>
          <w:szCs w:val="18"/>
        </w:rPr>
      </w:pPr>
      <w:r w:rsidRPr="00602E4B">
        <w:rPr>
          <w:rFonts w:ascii="Inter" w:hAnsi="Inter"/>
          <w:sz w:val="18"/>
          <w:szCs w:val="18"/>
        </w:rPr>
        <w:t>Fungible token interface</w:t>
      </w:r>
    </w:p>
    <w:p w14:paraId="3AC268A7" w14:textId="77777777" w:rsidR="00AB56A5" w:rsidRPr="00602E4B" w:rsidRDefault="00AB56A5">
      <w:pPr>
        <w:pStyle w:val="whitespace-normal"/>
        <w:numPr>
          <w:ilvl w:val="1"/>
          <w:numId w:val="469"/>
        </w:numPr>
        <w:rPr>
          <w:rFonts w:ascii="Inter" w:hAnsi="Inter"/>
          <w:sz w:val="18"/>
          <w:szCs w:val="18"/>
        </w:rPr>
      </w:pPr>
      <w:r w:rsidRPr="00602E4B">
        <w:rPr>
          <w:rFonts w:ascii="Inter" w:hAnsi="Inter"/>
          <w:sz w:val="18"/>
          <w:szCs w:val="18"/>
        </w:rPr>
        <w:t>Industry standard for tokens</w:t>
      </w:r>
    </w:p>
    <w:p w14:paraId="4F359EEA" w14:textId="77777777" w:rsidR="00AB56A5" w:rsidRPr="00602E4B" w:rsidRDefault="00AB56A5">
      <w:pPr>
        <w:pStyle w:val="whitespace-normal"/>
        <w:numPr>
          <w:ilvl w:val="0"/>
          <w:numId w:val="469"/>
        </w:numPr>
        <w:rPr>
          <w:rFonts w:ascii="Inter" w:hAnsi="Inter"/>
          <w:sz w:val="18"/>
          <w:szCs w:val="18"/>
        </w:rPr>
      </w:pPr>
      <w:r w:rsidRPr="00602E4B">
        <w:rPr>
          <w:rStyle w:val="Strong"/>
          <w:rFonts w:ascii="Inter" w:eastAsiaTheme="majorEastAsia" w:hAnsi="Inter"/>
          <w:sz w:val="18"/>
          <w:szCs w:val="18"/>
        </w:rPr>
        <w:t>Ethereum Foundation. (2018).</w:t>
      </w:r>
      <w:r w:rsidRPr="00602E4B">
        <w:rPr>
          <w:rFonts w:ascii="Inter" w:hAnsi="Inter"/>
          <w:sz w:val="18"/>
          <w:szCs w:val="18"/>
        </w:rPr>
        <w:t xml:space="preserve"> "ERC-721: Non-Fungible Token Standard." </w:t>
      </w:r>
      <w:r w:rsidRPr="00602E4B">
        <w:rPr>
          <w:rStyle w:val="Emphasis"/>
          <w:rFonts w:ascii="Inter" w:eastAsiaTheme="majorEastAsia" w:hAnsi="Inter"/>
          <w:sz w:val="18"/>
          <w:szCs w:val="18"/>
        </w:rPr>
        <w:t>Ethereum Improvement Proposals</w:t>
      </w:r>
      <w:r w:rsidRPr="00602E4B">
        <w:rPr>
          <w:rFonts w:ascii="Inter" w:hAnsi="Inter"/>
          <w:sz w:val="18"/>
          <w:szCs w:val="18"/>
        </w:rPr>
        <w:t xml:space="preserve">. </w:t>
      </w:r>
    </w:p>
    <w:p w14:paraId="571E6573" w14:textId="77777777" w:rsidR="00AB56A5" w:rsidRPr="00602E4B" w:rsidRDefault="00AB56A5">
      <w:pPr>
        <w:pStyle w:val="whitespace-normal"/>
        <w:numPr>
          <w:ilvl w:val="1"/>
          <w:numId w:val="469"/>
        </w:numPr>
        <w:rPr>
          <w:rFonts w:ascii="Inter" w:hAnsi="Inter"/>
          <w:sz w:val="18"/>
          <w:szCs w:val="18"/>
        </w:rPr>
      </w:pPr>
      <w:r w:rsidRPr="00602E4B">
        <w:rPr>
          <w:rFonts w:ascii="Inter" w:hAnsi="Inter"/>
          <w:sz w:val="18"/>
          <w:szCs w:val="18"/>
        </w:rPr>
        <w:t>NFT interface specification</w:t>
      </w:r>
    </w:p>
    <w:p w14:paraId="4426E2F0" w14:textId="77777777" w:rsidR="00AB56A5" w:rsidRPr="00602E4B" w:rsidRDefault="00AB56A5">
      <w:pPr>
        <w:pStyle w:val="whitespace-normal"/>
        <w:numPr>
          <w:ilvl w:val="1"/>
          <w:numId w:val="469"/>
        </w:numPr>
        <w:rPr>
          <w:rFonts w:ascii="Inter" w:hAnsi="Inter"/>
          <w:sz w:val="18"/>
          <w:szCs w:val="18"/>
        </w:rPr>
      </w:pPr>
      <w:r w:rsidRPr="00602E4B">
        <w:rPr>
          <w:rFonts w:ascii="Inter" w:hAnsi="Inter"/>
          <w:sz w:val="18"/>
          <w:szCs w:val="18"/>
        </w:rPr>
        <w:t>Widely adopted standard</w:t>
      </w:r>
    </w:p>
    <w:p w14:paraId="22DCFC30" w14:textId="77777777" w:rsidR="00AB56A5" w:rsidRPr="00602E4B" w:rsidRDefault="00AB56A5">
      <w:pPr>
        <w:pStyle w:val="whitespace-normal"/>
        <w:numPr>
          <w:ilvl w:val="0"/>
          <w:numId w:val="469"/>
        </w:numPr>
        <w:rPr>
          <w:rFonts w:ascii="Inter" w:hAnsi="Inter"/>
          <w:sz w:val="18"/>
          <w:szCs w:val="18"/>
        </w:rPr>
      </w:pPr>
      <w:r w:rsidRPr="00602E4B">
        <w:rPr>
          <w:rStyle w:val="Strong"/>
          <w:rFonts w:ascii="Inter" w:eastAsiaTheme="majorEastAsia" w:hAnsi="Inter"/>
          <w:sz w:val="18"/>
          <w:szCs w:val="18"/>
        </w:rPr>
        <w:t>Ethereum Foundation. (2021).</w:t>
      </w:r>
      <w:r w:rsidRPr="00602E4B">
        <w:rPr>
          <w:rFonts w:ascii="Inter" w:hAnsi="Inter"/>
          <w:sz w:val="18"/>
          <w:szCs w:val="18"/>
        </w:rPr>
        <w:t xml:space="preserve"> "ERC-4337: Account Abstraction." </w:t>
      </w:r>
      <w:r w:rsidRPr="00602E4B">
        <w:rPr>
          <w:rStyle w:val="Emphasis"/>
          <w:rFonts w:ascii="Inter" w:eastAsiaTheme="majorEastAsia" w:hAnsi="Inter"/>
          <w:sz w:val="18"/>
          <w:szCs w:val="18"/>
        </w:rPr>
        <w:t>Ethereum Improvement Proposals</w:t>
      </w:r>
      <w:r w:rsidRPr="00602E4B">
        <w:rPr>
          <w:rFonts w:ascii="Inter" w:hAnsi="Inter"/>
          <w:sz w:val="18"/>
          <w:szCs w:val="18"/>
        </w:rPr>
        <w:t xml:space="preserve">. </w:t>
      </w:r>
    </w:p>
    <w:p w14:paraId="12C37F9A" w14:textId="77777777" w:rsidR="00AB56A5" w:rsidRPr="00602E4B" w:rsidRDefault="00AB56A5">
      <w:pPr>
        <w:pStyle w:val="whitespace-normal"/>
        <w:numPr>
          <w:ilvl w:val="1"/>
          <w:numId w:val="469"/>
        </w:numPr>
        <w:rPr>
          <w:rFonts w:ascii="Inter" w:hAnsi="Inter"/>
          <w:sz w:val="18"/>
          <w:szCs w:val="18"/>
        </w:rPr>
      </w:pPr>
      <w:r w:rsidRPr="00602E4B">
        <w:rPr>
          <w:rFonts w:ascii="Inter" w:hAnsi="Inter"/>
          <w:sz w:val="18"/>
          <w:szCs w:val="18"/>
        </w:rPr>
        <w:t>Smart contract wallets</w:t>
      </w:r>
    </w:p>
    <w:p w14:paraId="7102F954" w14:textId="77777777" w:rsidR="00AB56A5" w:rsidRPr="00602E4B" w:rsidRDefault="00AB56A5">
      <w:pPr>
        <w:pStyle w:val="whitespace-normal"/>
        <w:numPr>
          <w:ilvl w:val="1"/>
          <w:numId w:val="469"/>
        </w:numPr>
        <w:rPr>
          <w:rFonts w:ascii="Inter" w:hAnsi="Inter"/>
          <w:sz w:val="18"/>
          <w:szCs w:val="18"/>
        </w:rPr>
      </w:pPr>
      <w:r w:rsidRPr="00602E4B">
        <w:rPr>
          <w:rFonts w:ascii="Inter" w:hAnsi="Inter"/>
          <w:sz w:val="18"/>
          <w:szCs w:val="18"/>
        </w:rPr>
        <w:t>User operation pooling</w:t>
      </w:r>
    </w:p>
    <w:p w14:paraId="66177F07" w14:textId="77777777" w:rsidR="007113F3" w:rsidRPr="00602E4B" w:rsidRDefault="007113F3" w:rsidP="007113F3">
      <w:pPr>
        <w:pStyle w:val="whitespace-normal"/>
        <w:rPr>
          <w:rFonts w:ascii="Inter" w:hAnsi="Inter"/>
          <w:sz w:val="18"/>
          <w:szCs w:val="18"/>
        </w:rPr>
      </w:pPr>
      <w:r w:rsidRPr="00602E4B">
        <w:rPr>
          <w:rFonts w:ascii="Inter" w:hAnsi="Inter"/>
          <w:sz w:val="18"/>
          <w:szCs w:val="18"/>
        </w:rPr>
        <w:t>I'll help you complete the remaining appendices for the Synergy Network Full Protocol Whitepaper. Let me continue from where Appendix B left off and complete the remaining appendices.</w:t>
      </w:r>
    </w:p>
    <w:p w14:paraId="2E71269B" w14:textId="77777777" w:rsidR="007113F3" w:rsidRPr="00602E4B" w:rsidRDefault="007113F3" w:rsidP="007113F3">
      <w:pPr>
        <w:pStyle w:val="Heading1"/>
        <w:rPr>
          <w:rFonts w:ascii="Inter" w:hAnsi="Inter"/>
          <w:sz w:val="18"/>
          <w:szCs w:val="18"/>
        </w:rPr>
      </w:pPr>
      <w:r w:rsidRPr="00602E4B">
        <w:rPr>
          <w:rFonts w:ascii="Inter" w:hAnsi="Inter"/>
          <w:sz w:val="18"/>
          <w:szCs w:val="18"/>
        </w:rPr>
        <w:t>Appendix B: References (Continued)</w:t>
      </w:r>
    </w:p>
    <w:p w14:paraId="45E2D3D6" w14:textId="77777777" w:rsidR="007113F3" w:rsidRPr="00602E4B" w:rsidRDefault="007113F3" w:rsidP="007113F3">
      <w:pPr>
        <w:pStyle w:val="Heading2"/>
        <w:rPr>
          <w:rFonts w:ascii="Inter" w:hAnsi="Inter"/>
          <w:sz w:val="18"/>
          <w:szCs w:val="18"/>
        </w:rPr>
      </w:pPr>
      <w:r w:rsidRPr="00602E4B">
        <w:rPr>
          <w:rFonts w:ascii="Inter" w:hAnsi="Inter"/>
          <w:sz w:val="18"/>
          <w:szCs w:val="18"/>
        </w:rPr>
        <w:t>Bridge and Interoperability Technologies</w:t>
      </w:r>
    </w:p>
    <w:p w14:paraId="29E5962E" w14:textId="77777777" w:rsidR="007113F3" w:rsidRPr="00602E4B" w:rsidRDefault="007113F3">
      <w:pPr>
        <w:pStyle w:val="whitespace-normal"/>
        <w:numPr>
          <w:ilvl w:val="0"/>
          <w:numId w:val="470"/>
        </w:numPr>
        <w:rPr>
          <w:rFonts w:ascii="Inter" w:hAnsi="Inter"/>
          <w:sz w:val="18"/>
          <w:szCs w:val="18"/>
        </w:rPr>
      </w:pPr>
      <w:r w:rsidRPr="00602E4B">
        <w:rPr>
          <w:rStyle w:val="Strong"/>
          <w:rFonts w:ascii="Inter" w:eastAsiaTheme="majorEastAsia" w:hAnsi="Inter"/>
          <w:sz w:val="18"/>
          <w:szCs w:val="18"/>
        </w:rPr>
        <w:t>Wood, G. (2016).</w:t>
      </w:r>
      <w:r w:rsidRPr="00602E4B">
        <w:rPr>
          <w:rFonts w:ascii="Inter" w:hAnsi="Inter"/>
          <w:sz w:val="18"/>
          <w:szCs w:val="18"/>
        </w:rPr>
        <w:t xml:space="preserve"> "Polkadot: Vision for a Heterogeneous Multi-Chain Framework." </w:t>
      </w:r>
      <w:r w:rsidRPr="00602E4B">
        <w:rPr>
          <w:rStyle w:val="Emphasis"/>
          <w:rFonts w:ascii="Inter" w:eastAsiaTheme="majorEastAsia" w:hAnsi="Inter"/>
          <w:sz w:val="18"/>
          <w:szCs w:val="18"/>
        </w:rPr>
        <w:t>Polkadot Whitepaper</w:t>
      </w:r>
      <w:r w:rsidRPr="00602E4B">
        <w:rPr>
          <w:rFonts w:ascii="Inter" w:hAnsi="Inter"/>
          <w:sz w:val="18"/>
          <w:szCs w:val="18"/>
        </w:rPr>
        <w:t xml:space="preserve">. </w:t>
      </w:r>
    </w:p>
    <w:p w14:paraId="67BF2997" w14:textId="77777777" w:rsidR="007113F3" w:rsidRPr="00602E4B" w:rsidRDefault="007113F3">
      <w:pPr>
        <w:pStyle w:val="whitespace-normal"/>
        <w:numPr>
          <w:ilvl w:val="1"/>
          <w:numId w:val="470"/>
        </w:numPr>
        <w:rPr>
          <w:rFonts w:ascii="Inter" w:hAnsi="Inter"/>
          <w:sz w:val="18"/>
          <w:szCs w:val="18"/>
        </w:rPr>
      </w:pPr>
      <w:r w:rsidRPr="00602E4B">
        <w:rPr>
          <w:rFonts w:ascii="Inter" w:hAnsi="Inter"/>
          <w:sz w:val="18"/>
          <w:szCs w:val="18"/>
        </w:rPr>
        <w:t>Cross-chain message passing (XCM)</w:t>
      </w:r>
    </w:p>
    <w:p w14:paraId="2BAB7F9E" w14:textId="77777777" w:rsidR="007113F3" w:rsidRPr="00602E4B" w:rsidRDefault="007113F3">
      <w:pPr>
        <w:pStyle w:val="whitespace-normal"/>
        <w:numPr>
          <w:ilvl w:val="1"/>
          <w:numId w:val="470"/>
        </w:numPr>
        <w:rPr>
          <w:rFonts w:ascii="Inter" w:hAnsi="Inter"/>
          <w:sz w:val="18"/>
          <w:szCs w:val="18"/>
        </w:rPr>
      </w:pPr>
      <w:r w:rsidRPr="00602E4B">
        <w:rPr>
          <w:rFonts w:ascii="Inter" w:hAnsi="Inter"/>
          <w:sz w:val="18"/>
          <w:szCs w:val="18"/>
        </w:rPr>
        <w:t>Shared security model for parachains</w:t>
      </w:r>
    </w:p>
    <w:p w14:paraId="6D4B8A3E" w14:textId="77777777" w:rsidR="007113F3" w:rsidRPr="00602E4B" w:rsidRDefault="007113F3">
      <w:pPr>
        <w:pStyle w:val="whitespace-normal"/>
        <w:numPr>
          <w:ilvl w:val="0"/>
          <w:numId w:val="470"/>
        </w:numPr>
        <w:rPr>
          <w:rFonts w:ascii="Inter" w:hAnsi="Inter"/>
          <w:sz w:val="18"/>
          <w:szCs w:val="18"/>
        </w:rPr>
      </w:pPr>
      <w:r w:rsidRPr="00602E4B">
        <w:rPr>
          <w:rStyle w:val="Strong"/>
          <w:rFonts w:ascii="Inter" w:eastAsiaTheme="majorEastAsia" w:hAnsi="Inter"/>
          <w:sz w:val="18"/>
          <w:szCs w:val="18"/>
        </w:rPr>
        <w:t>Cosmos Network. (2019).</w:t>
      </w:r>
      <w:r w:rsidRPr="00602E4B">
        <w:rPr>
          <w:rFonts w:ascii="Inter" w:hAnsi="Inter"/>
          <w:sz w:val="18"/>
          <w:szCs w:val="18"/>
        </w:rPr>
        <w:t xml:space="preserve"> "Inter-Blockchain Communication Protocol (IBC)." </w:t>
      </w:r>
      <w:r w:rsidRPr="00602E4B">
        <w:rPr>
          <w:rStyle w:val="Emphasis"/>
          <w:rFonts w:ascii="Inter" w:eastAsiaTheme="majorEastAsia" w:hAnsi="Inter"/>
          <w:sz w:val="18"/>
          <w:szCs w:val="18"/>
        </w:rPr>
        <w:t>Cosmos Documentation</w:t>
      </w:r>
      <w:r w:rsidRPr="00602E4B">
        <w:rPr>
          <w:rFonts w:ascii="Inter" w:hAnsi="Inter"/>
          <w:sz w:val="18"/>
          <w:szCs w:val="18"/>
        </w:rPr>
        <w:t xml:space="preserve">. </w:t>
      </w:r>
    </w:p>
    <w:p w14:paraId="06034F0F" w14:textId="77777777" w:rsidR="007113F3" w:rsidRPr="00602E4B" w:rsidRDefault="007113F3">
      <w:pPr>
        <w:pStyle w:val="whitespace-normal"/>
        <w:numPr>
          <w:ilvl w:val="1"/>
          <w:numId w:val="470"/>
        </w:numPr>
        <w:rPr>
          <w:rFonts w:ascii="Inter" w:hAnsi="Inter"/>
          <w:sz w:val="18"/>
          <w:szCs w:val="18"/>
        </w:rPr>
      </w:pPr>
      <w:r w:rsidRPr="00602E4B">
        <w:rPr>
          <w:rFonts w:ascii="Inter" w:hAnsi="Inter"/>
          <w:sz w:val="18"/>
          <w:szCs w:val="18"/>
        </w:rPr>
        <w:t>Standardized cross-chain communication</w:t>
      </w:r>
    </w:p>
    <w:p w14:paraId="47FCA088" w14:textId="77777777" w:rsidR="007113F3" w:rsidRPr="00602E4B" w:rsidRDefault="007113F3">
      <w:pPr>
        <w:pStyle w:val="whitespace-normal"/>
        <w:numPr>
          <w:ilvl w:val="1"/>
          <w:numId w:val="470"/>
        </w:numPr>
        <w:rPr>
          <w:rFonts w:ascii="Inter" w:hAnsi="Inter"/>
          <w:sz w:val="18"/>
          <w:szCs w:val="18"/>
        </w:rPr>
      </w:pPr>
      <w:r w:rsidRPr="00602E4B">
        <w:rPr>
          <w:rFonts w:ascii="Inter" w:hAnsi="Inter"/>
          <w:sz w:val="18"/>
          <w:szCs w:val="18"/>
        </w:rPr>
        <w:t>Light client verification</w:t>
      </w:r>
    </w:p>
    <w:p w14:paraId="41A75015" w14:textId="77777777" w:rsidR="007113F3" w:rsidRPr="00602E4B" w:rsidRDefault="007113F3">
      <w:pPr>
        <w:pStyle w:val="whitespace-normal"/>
        <w:numPr>
          <w:ilvl w:val="0"/>
          <w:numId w:val="470"/>
        </w:numPr>
        <w:rPr>
          <w:rFonts w:ascii="Inter" w:hAnsi="Inter"/>
          <w:sz w:val="18"/>
          <w:szCs w:val="18"/>
        </w:rPr>
      </w:pPr>
      <w:r w:rsidRPr="00602E4B">
        <w:rPr>
          <w:rStyle w:val="Strong"/>
          <w:rFonts w:ascii="Inter" w:eastAsiaTheme="majorEastAsia" w:hAnsi="Inter"/>
          <w:sz w:val="18"/>
          <w:szCs w:val="18"/>
        </w:rPr>
        <w:t>Ren Protocol. (2020).</w:t>
      </w:r>
      <w:r w:rsidRPr="00602E4B">
        <w:rPr>
          <w:rFonts w:ascii="Inter" w:hAnsi="Inter"/>
          <w:sz w:val="18"/>
          <w:szCs w:val="18"/>
        </w:rPr>
        <w:t xml:space="preserve"> "RenVM: A Decentralized, Permissionless, and Trustless Custodian." </w:t>
      </w:r>
      <w:r w:rsidRPr="00602E4B">
        <w:rPr>
          <w:rStyle w:val="Emphasis"/>
          <w:rFonts w:ascii="Inter" w:eastAsiaTheme="majorEastAsia" w:hAnsi="Inter"/>
          <w:sz w:val="18"/>
          <w:szCs w:val="18"/>
        </w:rPr>
        <w:t>Ren Whitepaper</w:t>
      </w:r>
      <w:r w:rsidRPr="00602E4B">
        <w:rPr>
          <w:rFonts w:ascii="Inter" w:hAnsi="Inter"/>
          <w:sz w:val="18"/>
          <w:szCs w:val="18"/>
        </w:rPr>
        <w:t xml:space="preserve">. </w:t>
      </w:r>
    </w:p>
    <w:p w14:paraId="4AB804D4" w14:textId="77777777" w:rsidR="007113F3" w:rsidRPr="00602E4B" w:rsidRDefault="007113F3">
      <w:pPr>
        <w:pStyle w:val="whitespace-normal"/>
        <w:numPr>
          <w:ilvl w:val="1"/>
          <w:numId w:val="470"/>
        </w:numPr>
        <w:rPr>
          <w:rFonts w:ascii="Inter" w:hAnsi="Inter"/>
          <w:sz w:val="18"/>
          <w:szCs w:val="18"/>
        </w:rPr>
      </w:pPr>
      <w:r w:rsidRPr="00602E4B">
        <w:rPr>
          <w:rFonts w:ascii="Inter" w:hAnsi="Inter"/>
          <w:sz w:val="18"/>
          <w:szCs w:val="18"/>
        </w:rPr>
        <w:t>Threshold ECDSA for cross-chain custody</w:t>
      </w:r>
    </w:p>
    <w:p w14:paraId="109E12A2" w14:textId="77777777" w:rsidR="007113F3" w:rsidRPr="00602E4B" w:rsidRDefault="007113F3">
      <w:pPr>
        <w:pStyle w:val="whitespace-normal"/>
        <w:numPr>
          <w:ilvl w:val="1"/>
          <w:numId w:val="470"/>
        </w:numPr>
        <w:rPr>
          <w:rFonts w:ascii="Inter" w:hAnsi="Inter"/>
          <w:sz w:val="18"/>
          <w:szCs w:val="18"/>
        </w:rPr>
      </w:pPr>
      <w:r w:rsidRPr="00602E4B">
        <w:rPr>
          <w:rFonts w:ascii="Inter" w:hAnsi="Inter"/>
          <w:sz w:val="18"/>
          <w:szCs w:val="18"/>
        </w:rPr>
        <w:t>Decentralized dark pool architecture</w:t>
      </w:r>
    </w:p>
    <w:p w14:paraId="1B3D8D9F" w14:textId="77777777" w:rsidR="007113F3" w:rsidRPr="00602E4B" w:rsidRDefault="007113F3" w:rsidP="007113F3">
      <w:pPr>
        <w:pStyle w:val="Heading2"/>
        <w:rPr>
          <w:rFonts w:ascii="Inter" w:hAnsi="Inter"/>
          <w:sz w:val="18"/>
          <w:szCs w:val="18"/>
        </w:rPr>
      </w:pPr>
      <w:r w:rsidRPr="00602E4B">
        <w:rPr>
          <w:rFonts w:ascii="Inter" w:hAnsi="Inter"/>
          <w:sz w:val="18"/>
          <w:szCs w:val="18"/>
        </w:rPr>
        <w:t>Multi-Party Computation and Threshold Cryptography</w:t>
      </w:r>
    </w:p>
    <w:p w14:paraId="236ECC27" w14:textId="77777777" w:rsidR="007113F3" w:rsidRPr="00602E4B" w:rsidRDefault="007113F3">
      <w:pPr>
        <w:pStyle w:val="whitespace-normal"/>
        <w:numPr>
          <w:ilvl w:val="0"/>
          <w:numId w:val="471"/>
        </w:numPr>
        <w:rPr>
          <w:rFonts w:ascii="Inter" w:hAnsi="Inter"/>
          <w:sz w:val="18"/>
          <w:szCs w:val="18"/>
        </w:rPr>
      </w:pPr>
      <w:r w:rsidRPr="00602E4B">
        <w:rPr>
          <w:rStyle w:val="Strong"/>
          <w:rFonts w:ascii="Inter" w:eastAsiaTheme="majorEastAsia" w:hAnsi="Inter"/>
          <w:sz w:val="18"/>
          <w:szCs w:val="18"/>
        </w:rPr>
        <w:t>Gennaro, R., &amp; Goldfeder, S. (2018).</w:t>
      </w:r>
      <w:r w:rsidRPr="00602E4B">
        <w:rPr>
          <w:rFonts w:ascii="Inter" w:hAnsi="Inter"/>
          <w:sz w:val="18"/>
          <w:szCs w:val="18"/>
        </w:rPr>
        <w:t xml:space="preserve"> "Fast Multiparty Threshold ECDSA with Fast Trustless Setup." </w:t>
      </w:r>
      <w:r w:rsidRPr="00602E4B">
        <w:rPr>
          <w:rStyle w:val="Emphasis"/>
          <w:rFonts w:ascii="Inter" w:eastAsiaTheme="majorEastAsia" w:hAnsi="Inter"/>
          <w:sz w:val="18"/>
          <w:szCs w:val="18"/>
        </w:rPr>
        <w:t>Proceedings of the 2018 ACM SIGSAC Conference on Computer and Communications Security</w:t>
      </w:r>
      <w:r w:rsidRPr="00602E4B">
        <w:rPr>
          <w:rFonts w:ascii="Inter" w:hAnsi="Inter"/>
          <w:sz w:val="18"/>
          <w:szCs w:val="18"/>
        </w:rPr>
        <w:t xml:space="preserve">, 1179-1194. </w:t>
      </w:r>
    </w:p>
    <w:p w14:paraId="6C9AC144" w14:textId="77777777" w:rsidR="007113F3" w:rsidRPr="00602E4B" w:rsidRDefault="007113F3">
      <w:pPr>
        <w:pStyle w:val="whitespace-normal"/>
        <w:numPr>
          <w:ilvl w:val="1"/>
          <w:numId w:val="471"/>
        </w:numPr>
        <w:rPr>
          <w:rFonts w:ascii="Inter" w:hAnsi="Inter"/>
          <w:sz w:val="18"/>
          <w:szCs w:val="18"/>
        </w:rPr>
      </w:pPr>
      <w:r w:rsidRPr="00602E4B">
        <w:rPr>
          <w:rFonts w:ascii="Inter" w:hAnsi="Inter"/>
          <w:sz w:val="18"/>
          <w:szCs w:val="18"/>
        </w:rPr>
        <w:t>Threshold ECDSA without trusted dealer</w:t>
      </w:r>
    </w:p>
    <w:p w14:paraId="07F54A63" w14:textId="77777777" w:rsidR="007113F3" w:rsidRPr="00602E4B" w:rsidRDefault="007113F3">
      <w:pPr>
        <w:pStyle w:val="whitespace-normal"/>
        <w:numPr>
          <w:ilvl w:val="1"/>
          <w:numId w:val="471"/>
        </w:numPr>
        <w:rPr>
          <w:rFonts w:ascii="Inter" w:hAnsi="Inter"/>
          <w:sz w:val="18"/>
          <w:szCs w:val="18"/>
        </w:rPr>
      </w:pPr>
      <w:r w:rsidRPr="00602E4B">
        <w:rPr>
          <w:rFonts w:ascii="Inter" w:hAnsi="Inter"/>
          <w:sz w:val="18"/>
          <w:szCs w:val="18"/>
        </w:rPr>
        <w:t>Efficient distributed key generation</w:t>
      </w:r>
    </w:p>
    <w:p w14:paraId="68337507" w14:textId="77777777" w:rsidR="007113F3" w:rsidRPr="00602E4B" w:rsidRDefault="007113F3">
      <w:pPr>
        <w:pStyle w:val="whitespace-normal"/>
        <w:numPr>
          <w:ilvl w:val="0"/>
          <w:numId w:val="471"/>
        </w:numPr>
        <w:rPr>
          <w:rFonts w:ascii="Inter" w:hAnsi="Inter"/>
          <w:sz w:val="18"/>
          <w:szCs w:val="18"/>
        </w:rPr>
      </w:pPr>
      <w:r w:rsidRPr="00602E4B">
        <w:rPr>
          <w:rStyle w:val="Strong"/>
          <w:rFonts w:ascii="Inter" w:eastAsiaTheme="majorEastAsia" w:hAnsi="Inter"/>
          <w:sz w:val="18"/>
          <w:szCs w:val="18"/>
        </w:rPr>
        <w:t>Canetti, R., Gennaro, R., Goldfeder, S., Makriyannis, N., &amp; Peled, U. (2020).</w:t>
      </w:r>
      <w:r w:rsidRPr="00602E4B">
        <w:rPr>
          <w:rFonts w:ascii="Inter" w:hAnsi="Inter"/>
          <w:sz w:val="18"/>
          <w:szCs w:val="18"/>
        </w:rPr>
        <w:t xml:space="preserve"> "UC Non-Interactive, Proactive, Threshold ECDSA with Identifiable Aborts." </w:t>
      </w:r>
      <w:r w:rsidRPr="00602E4B">
        <w:rPr>
          <w:rStyle w:val="Emphasis"/>
          <w:rFonts w:ascii="Inter" w:eastAsiaTheme="majorEastAsia" w:hAnsi="Inter"/>
          <w:sz w:val="18"/>
          <w:szCs w:val="18"/>
        </w:rPr>
        <w:t>Proceedings of the 2020 ACM SIGSAC Conference on Computer and Communications Security</w:t>
      </w:r>
      <w:r w:rsidRPr="00602E4B">
        <w:rPr>
          <w:rFonts w:ascii="Inter" w:hAnsi="Inter"/>
          <w:sz w:val="18"/>
          <w:szCs w:val="18"/>
        </w:rPr>
        <w:t xml:space="preserve">, 1769-1787. </w:t>
      </w:r>
    </w:p>
    <w:p w14:paraId="191D8F2C" w14:textId="77777777" w:rsidR="007113F3" w:rsidRPr="00602E4B" w:rsidRDefault="007113F3">
      <w:pPr>
        <w:pStyle w:val="whitespace-normal"/>
        <w:numPr>
          <w:ilvl w:val="1"/>
          <w:numId w:val="471"/>
        </w:numPr>
        <w:rPr>
          <w:rFonts w:ascii="Inter" w:hAnsi="Inter"/>
          <w:sz w:val="18"/>
          <w:szCs w:val="18"/>
        </w:rPr>
      </w:pPr>
      <w:r w:rsidRPr="00602E4B">
        <w:rPr>
          <w:rFonts w:ascii="Inter" w:hAnsi="Inter"/>
          <w:sz w:val="18"/>
          <w:szCs w:val="18"/>
        </w:rPr>
        <w:t>Proactive security for threshold signatures</w:t>
      </w:r>
    </w:p>
    <w:p w14:paraId="1E0A479B" w14:textId="77777777" w:rsidR="007113F3" w:rsidRPr="00602E4B" w:rsidRDefault="007113F3">
      <w:pPr>
        <w:pStyle w:val="whitespace-normal"/>
        <w:numPr>
          <w:ilvl w:val="1"/>
          <w:numId w:val="471"/>
        </w:numPr>
        <w:rPr>
          <w:rFonts w:ascii="Inter" w:hAnsi="Inter"/>
          <w:sz w:val="18"/>
          <w:szCs w:val="18"/>
        </w:rPr>
      </w:pPr>
      <w:r w:rsidRPr="00602E4B">
        <w:rPr>
          <w:rFonts w:ascii="Inter" w:hAnsi="Inter"/>
          <w:sz w:val="18"/>
          <w:szCs w:val="18"/>
        </w:rPr>
        <w:t>Identifiable abort mechanisms</w:t>
      </w:r>
    </w:p>
    <w:p w14:paraId="0B69B6C4" w14:textId="77777777" w:rsidR="007113F3" w:rsidRPr="00602E4B" w:rsidRDefault="007113F3">
      <w:pPr>
        <w:pStyle w:val="whitespace-normal"/>
        <w:numPr>
          <w:ilvl w:val="0"/>
          <w:numId w:val="471"/>
        </w:numPr>
        <w:rPr>
          <w:rFonts w:ascii="Inter" w:hAnsi="Inter"/>
          <w:sz w:val="18"/>
          <w:szCs w:val="18"/>
        </w:rPr>
      </w:pPr>
      <w:r w:rsidRPr="00602E4B">
        <w:rPr>
          <w:rStyle w:val="Strong"/>
          <w:rFonts w:ascii="Inter" w:eastAsiaTheme="majorEastAsia" w:hAnsi="Inter"/>
          <w:sz w:val="18"/>
          <w:szCs w:val="18"/>
        </w:rPr>
        <w:t>Benhamouda, F., Halevi, S., &amp; Halevi, T. (2022).</w:t>
      </w:r>
      <w:r w:rsidRPr="00602E4B">
        <w:rPr>
          <w:rFonts w:ascii="Inter" w:hAnsi="Inter"/>
          <w:sz w:val="18"/>
          <w:szCs w:val="18"/>
        </w:rPr>
        <w:t xml:space="preserve"> "Threshold Signatures with Private Accountability." </w:t>
      </w:r>
      <w:r w:rsidRPr="00602E4B">
        <w:rPr>
          <w:rStyle w:val="Emphasis"/>
          <w:rFonts w:ascii="Inter" w:eastAsiaTheme="majorEastAsia" w:hAnsi="Inter"/>
          <w:sz w:val="18"/>
          <w:szCs w:val="18"/>
        </w:rPr>
        <w:t>IACR Cryptology ePrint Archive</w:t>
      </w:r>
      <w:r w:rsidRPr="00602E4B">
        <w:rPr>
          <w:rFonts w:ascii="Inter" w:hAnsi="Inter"/>
          <w:sz w:val="18"/>
          <w:szCs w:val="18"/>
        </w:rPr>
        <w:t xml:space="preserve">. </w:t>
      </w:r>
    </w:p>
    <w:p w14:paraId="71952C2E" w14:textId="77777777" w:rsidR="007113F3" w:rsidRPr="00602E4B" w:rsidRDefault="007113F3">
      <w:pPr>
        <w:pStyle w:val="whitespace-normal"/>
        <w:numPr>
          <w:ilvl w:val="1"/>
          <w:numId w:val="471"/>
        </w:numPr>
        <w:rPr>
          <w:rFonts w:ascii="Inter" w:hAnsi="Inter"/>
          <w:sz w:val="18"/>
          <w:szCs w:val="18"/>
        </w:rPr>
      </w:pPr>
      <w:r w:rsidRPr="00602E4B">
        <w:rPr>
          <w:rFonts w:ascii="Inter" w:hAnsi="Inter"/>
          <w:sz w:val="18"/>
          <w:szCs w:val="18"/>
        </w:rPr>
        <w:t>Accountability in threshold protocols</w:t>
      </w:r>
    </w:p>
    <w:p w14:paraId="02CCDCA5" w14:textId="77777777" w:rsidR="007113F3" w:rsidRPr="00602E4B" w:rsidRDefault="007113F3">
      <w:pPr>
        <w:pStyle w:val="whitespace-normal"/>
        <w:numPr>
          <w:ilvl w:val="1"/>
          <w:numId w:val="471"/>
        </w:numPr>
        <w:rPr>
          <w:rFonts w:ascii="Inter" w:hAnsi="Inter"/>
          <w:sz w:val="18"/>
          <w:szCs w:val="18"/>
        </w:rPr>
      </w:pPr>
      <w:r w:rsidRPr="00602E4B">
        <w:rPr>
          <w:rFonts w:ascii="Inter" w:hAnsi="Inter"/>
          <w:sz w:val="18"/>
          <w:szCs w:val="18"/>
        </w:rPr>
        <w:t>Privacy-preserving audit trails</w:t>
      </w:r>
    </w:p>
    <w:p w14:paraId="08396A0E" w14:textId="77777777" w:rsidR="007113F3" w:rsidRPr="00602E4B" w:rsidRDefault="007113F3" w:rsidP="007113F3">
      <w:pPr>
        <w:pStyle w:val="Heading2"/>
        <w:rPr>
          <w:rFonts w:ascii="Inter" w:hAnsi="Inter"/>
          <w:sz w:val="18"/>
          <w:szCs w:val="18"/>
        </w:rPr>
      </w:pPr>
      <w:r w:rsidRPr="00602E4B">
        <w:rPr>
          <w:rFonts w:ascii="Inter" w:hAnsi="Inter"/>
          <w:sz w:val="18"/>
          <w:szCs w:val="18"/>
        </w:rPr>
        <w:t>Post-Quantum Cryptography</w:t>
      </w:r>
    </w:p>
    <w:p w14:paraId="1DA652D6" w14:textId="77777777" w:rsidR="007113F3" w:rsidRPr="00602E4B" w:rsidRDefault="007113F3">
      <w:pPr>
        <w:pStyle w:val="whitespace-normal"/>
        <w:numPr>
          <w:ilvl w:val="0"/>
          <w:numId w:val="472"/>
        </w:numPr>
        <w:rPr>
          <w:rFonts w:ascii="Inter" w:hAnsi="Inter"/>
          <w:sz w:val="18"/>
          <w:szCs w:val="18"/>
        </w:rPr>
      </w:pPr>
      <w:r w:rsidRPr="00602E4B">
        <w:rPr>
          <w:rStyle w:val="Strong"/>
          <w:rFonts w:ascii="Inter" w:eastAsiaTheme="majorEastAsia" w:hAnsi="Inter"/>
          <w:sz w:val="18"/>
          <w:szCs w:val="18"/>
        </w:rPr>
        <w:t>Bernstein, D. J., et al. (2019).</w:t>
      </w:r>
      <w:r w:rsidRPr="00602E4B">
        <w:rPr>
          <w:rFonts w:ascii="Inter" w:hAnsi="Inter"/>
          <w:sz w:val="18"/>
          <w:szCs w:val="18"/>
        </w:rPr>
        <w:t xml:space="preserve"> "SPHINCS+: Stateless Hash-Based Signatures." </w:t>
      </w:r>
      <w:r w:rsidRPr="00602E4B">
        <w:rPr>
          <w:rStyle w:val="Emphasis"/>
          <w:rFonts w:ascii="Inter" w:eastAsiaTheme="majorEastAsia" w:hAnsi="Inter"/>
          <w:sz w:val="18"/>
          <w:szCs w:val="18"/>
        </w:rPr>
        <w:t>NIST PQC Submission</w:t>
      </w:r>
      <w:r w:rsidRPr="00602E4B">
        <w:rPr>
          <w:rFonts w:ascii="Inter" w:hAnsi="Inter"/>
          <w:sz w:val="18"/>
          <w:szCs w:val="18"/>
        </w:rPr>
        <w:t xml:space="preserve">. </w:t>
      </w:r>
    </w:p>
    <w:p w14:paraId="10C4AB9C" w14:textId="77777777" w:rsidR="007113F3" w:rsidRPr="00602E4B" w:rsidRDefault="007113F3">
      <w:pPr>
        <w:pStyle w:val="whitespace-normal"/>
        <w:numPr>
          <w:ilvl w:val="1"/>
          <w:numId w:val="472"/>
        </w:numPr>
        <w:rPr>
          <w:rFonts w:ascii="Inter" w:hAnsi="Inter"/>
          <w:sz w:val="18"/>
          <w:szCs w:val="18"/>
        </w:rPr>
      </w:pPr>
      <w:r w:rsidRPr="00602E4B">
        <w:rPr>
          <w:rFonts w:ascii="Inter" w:hAnsi="Inter"/>
          <w:sz w:val="18"/>
          <w:szCs w:val="18"/>
        </w:rPr>
        <w:t>Hash-based signature scheme</w:t>
      </w:r>
    </w:p>
    <w:p w14:paraId="63F83C06" w14:textId="77777777" w:rsidR="007113F3" w:rsidRPr="00602E4B" w:rsidRDefault="007113F3">
      <w:pPr>
        <w:pStyle w:val="whitespace-normal"/>
        <w:numPr>
          <w:ilvl w:val="1"/>
          <w:numId w:val="472"/>
        </w:numPr>
        <w:rPr>
          <w:rFonts w:ascii="Inter" w:hAnsi="Inter"/>
          <w:sz w:val="18"/>
          <w:szCs w:val="18"/>
        </w:rPr>
      </w:pPr>
      <w:r w:rsidRPr="00602E4B">
        <w:rPr>
          <w:rFonts w:ascii="Inter" w:hAnsi="Inter"/>
          <w:sz w:val="18"/>
          <w:szCs w:val="18"/>
        </w:rPr>
        <w:t>Alternative to Dilithium for specific use cases</w:t>
      </w:r>
    </w:p>
    <w:p w14:paraId="4523AB27" w14:textId="77777777" w:rsidR="007113F3" w:rsidRPr="00602E4B" w:rsidRDefault="007113F3">
      <w:pPr>
        <w:pStyle w:val="whitespace-normal"/>
        <w:numPr>
          <w:ilvl w:val="0"/>
          <w:numId w:val="472"/>
        </w:numPr>
        <w:rPr>
          <w:rFonts w:ascii="Inter" w:hAnsi="Inter"/>
          <w:sz w:val="18"/>
          <w:szCs w:val="18"/>
        </w:rPr>
      </w:pPr>
      <w:r w:rsidRPr="00602E4B">
        <w:rPr>
          <w:rStyle w:val="Strong"/>
          <w:rFonts w:ascii="Inter" w:eastAsiaTheme="majorEastAsia" w:hAnsi="Inter"/>
          <w:sz w:val="18"/>
          <w:szCs w:val="18"/>
        </w:rPr>
        <w:lastRenderedPageBreak/>
        <w:t>Avanzi, R., et al. (2020).</w:t>
      </w:r>
      <w:r w:rsidRPr="00602E4B">
        <w:rPr>
          <w:rFonts w:ascii="Inter" w:hAnsi="Inter"/>
          <w:sz w:val="18"/>
          <w:szCs w:val="18"/>
        </w:rPr>
        <w:t xml:space="preserve"> "CRYSTALS-Kyber Algorithm Specifications." </w:t>
      </w:r>
      <w:r w:rsidRPr="00602E4B">
        <w:rPr>
          <w:rStyle w:val="Emphasis"/>
          <w:rFonts w:ascii="Inter" w:eastAsiaTheme="majorEastAsia" w:hAnsi="Inter"/>
          <w:sz w:val="18"/>
          <w:szCs w:val="18"/>
        </w:rPr>
        <w:t>NIST Post-Quantum Cryptography Standardization</w:t>
      </w:r>
      <w:r w:rsidRPr="00602E4B">
        <w:rPr>
          <w:rFonts w:ascii="Inter" w:hAnsi="Inter"/>
          <w:sz w:val="18"/>
          <w:szCs w:val="18"/>
        </w:rPr>
        <w:t xml:space="preserve">. </w:t>
      </w:r>
    </w:p>
    <w:p w14:paraId="0469C7CB" w14:textId="77777777" w:rsidR="007113F3" w:rsidRPr="00602E4B" w:rsidRDefault="007113F3">
      <w:pPr>
        <w:pStyle w:val="whitespace-normal"/>
        <w:numPr>
          <w:ilvl w:val="1"/>
          <w:numId w:val="472"/>
        </w:numPr>
        <w:rPr>
          <w:rFonts w:ascii="Inter" w:hAnsi="Inter"/>
          <w:sz w:val="18"/>
          <w:szCs w:val="18"/>
        </w:rPr>
      </w:pPr>
      <w:r w:rsidRPr="00602E4B">
        <w:rPr>
          <w:rFonts w:ascii="Inter" w:hAnsi="Inter"/>
          <w:sz w:val="18"/>
          <w:szCs w:val="18"/>
        </w:rPr>
        <w:t>Post-quantum key encapsulation mechanism</w:t>
      </w:r>
    </w:p>
    <w:p w14:paraId="69227B4E" w14:textId="77777777" w:rsidR="007113F3" w:rsidRPr="00602E4B" w:rsidRDefault="007113F3">
      <w:pPr>
        <w:pStyle w:val="whitespace-normal"/>
        <w:numPr>
          <w:ilvl w:val="1"/>
          <w:numId w:val="472"/>
        </w:numPr>
        <w:rPr>
          <w:rFonts w:ascii="Inter" w:hAnsi="Inter"/>
          <w:sz w:val="18"/>
          <w:szCs w:val="18"/>
        </w:rPr>
      </w:pPr>
      <w:r w:rsidRPr="00602E4B">
        <w:rPr>
          <w:rFonts w:ascii="Inter" w:hAnsi="Inter"/>
          <w:sz w:val="18"/>
          <w:szCs w:val="18"/>
        </w:rPr>
        <w:t>Lattice-based cryptography</w:t>
      </w:r>
    </w:p>
    <w:p w14:paraId="6AE140E4" w14:textId="77777777" w:rsidR="007113F3" w:rsidRPr="00602E4B" w:rsidRDefault="007113F3">
      <w:pPr>
        <w:pStyle w:val="whitespace-normal"/>
        <w:numPr>
          <w:ilvl w:val="0"/>
          <w:numId w:val="472"/>
        </w:numPr>
        <w:rPr>
          <w:rFonts w:ascii="Inter" w:hAnsi="Inter"/>
          <w:sz w:val="18"/>
          <w:szCs w:val="18"/>
        </w:rPr>
      </w:pPr>
      <w:r w:rsidRPr="00602E4B">
        <w:rPr>
          <w:rStyle w:val="Strong"/>
          <w:rFonts w:ascii="Inter" w:eastAsiaTheme="majorEastAsia" w:hAnsi="Inter"/>
          <w:sz w:val="18"/>
          <w:szCs w:val="18"/>
        </w:rPr>
        <w:t>Chen, L., et al. (2016).</w:t>
      </w:r>
      <w:r w:rsidRPr="00602E4B">
        <w:rPr>
          <w:rFonts w:ascii="Inter" w:hAnsi="Inter"/>
          <w:sz w:val="18"/>
          <w:szCs w:val="18"/>
        </w:rPr>
        <w:t xml:space="preserve"> "Report on Post-Quantum Cryptography." </w:t>
      </w:r>
      <w:r w:rsidRPr="00602E4B">
        <w:rPr>
          <w:rStyle w:val="Emphasis"/>
          <w:rFonts w:ascii="Inter" w:eastAsiaTheme="majorEastAsia" w:hAnsi="Inter"/>
          <w:sz w:val="18"/>
          <w:szCs w:val="18"/>
        </w:rPr>
        <w:t>NIST Internal Report 8105</w:t>
      </w:r>
      <w:r w:rsidRPr="00602E4B">
        <w:rPr>
          <w:rFonts w:ascii="Inter" w:hAnsi="Inter"/>
          <w:sz w:val="18"/>
          <w:szCs w:val="18"/>
        </w:rPr>
        <w:t xml:space="preserve">. </w:t>
      </w:r>
    </w:p>
    <w:p w14:paraId="5E8357B3" w14:textId="77777777" w:rsidR="007113F3" w:rsidRPr="00602E4B" w:rsidRDefault="007113F3">
      <w:pPr>
        <w:pStyle w:val="whitespace-normal"/>
        <w:numPr>
          <w:ilvl w:val="1"/>
          <w:numId w:val="472"/>
        </w:numPr>
        <w:rPr>
          <w:rFonts w:ascii="Inter" w:hAnsi="Inter"/>
          <w:sz w:val="18"/>
          <w:szCs w:val="18"/>
        </w:rPr>
      </w:pPr>
      <w:r w:rsidRPr="00602E4B">
        <w:rPr>
          <w:rFonts w:ascii="Inter" w:hAnsi="Inter"/>
          <w:sz w:val="18"/>
          <w:szCs w:val="18"/>
        </w:rPr>
        <w:t>Comprehensive PQC overview</w:t>
      </w:r>
    </w:p>
    <w:p w14:paraId="6FC84504" w14:textId="77777777" w:rsidR="007113F3" w:rsidRPr="00602E4B" w:rsidRDefault="007113F3">
      <w:pPr>
        <w:pStyle w:val="whitespace-normal"/>
        <w:numPr>
          <w:ilvl w:val="1"/>
          <w:numId w:val="472"/>
        </w:numPr>
        <w:rPr>
          <w:rFonts w:ascii="Inter" w:hAnsi="Inter"/>
          <w:sz w:val="18"/>
          <w:szCs w:val="18"/>
        </w:rPr>
      </w:pPr>
      <w:r w:rsidRPr="00602E4B">
        <w:rPr>
          <w:rFonts w:ascii="Inter" w:hAnsi="Inter"/>
          <w:sz w:val="18"/>
          <w:szCs w:val="18"/>
        </w:rPr>
        <w:t>Migration strategies</w:t>
      </w:r>
    </w:p>
    <w:p w14:paraId="710CA63B" w14:textId="77777777" w:rsidR="007113F3" w:rsidRPr="00602E4B" w:rsidRDefault="007113F3" w:rsidP="007113F3">
      <w:pPr>
        <w:pStyle w:val="Heading2"/>
        <w:rPr>
          <w:rFonts w:ascii="Inter" w:hAnsi="Inter"/>
          <w:sz w:val="18"/>
          <w:szCs w:val="18"/>
        </w:rPr>
      </w:pPr>
      <w:r w:rsidRPr="00602E4B">
        <w:rPr>
          <w:rFonts w:ascii="Inter" w:hAnsi="Inter"/>
          <w:sz w:val="18"/>
          <w:szCs w:val="18"/>
        </w:rPr>
        <w:t>Blockchain Scalability and Performance</w:t>
      </w:r>
    </w:p>
    <w:p w14:paraId="0D522856" w14:textId="77777777" w:rsidR="007113F3" w:rsidRPr="00602E4B" w:rsidRDefault="007113F3">
      <w:pPr>
        <w:pStyle w:val="whitespace-normal"/>
        <w:numPr>
          <w:ilvl w:val="0"/>
          <w:numId w:val="473"/>
        </w:numPr>
        <w:rPr>
          <w:rFonts w:ascii="Inter" w:hAnsi="Inter"/>
          <w:sz w:val="18"/>
          <w:szCs w:val="18"/>
        </w:rPr>
      </w:pPr>
      <w:r w:rsidRPr="00602E4B">
        <w:rPr>
          <w:rStyle w:val="Strong"/>
          <w:rFonts w:ascii="Inter" w:eastAsiaTheme="majorEastAsia" w:hAnsi="Inter"/>
          <w:sz w:val="18"/>
          <w:szCs w:val="18"/>
        </w:rPr>
        <w:t>Kokoris-Kogias, E., Jovanovic, P., Gasser, L., Gailly, N., Syta, E., &amp; Ford, B. (2018).</w:t>
      </w:r>
      <w:r w:rsidRPr="00602E4B">
        <w:rPr>
          <w:rFonts w:ascii="Inter" w:hAnsi="Inter"/>
          <w:sz w:val="18"/>
          <w:szCs w:val="18"/>
        </w:rPr>
        <w:t xml:space="preserve"> "OmniLedger: A Secure, Scale-Out, Decentralized Ledger via Sharding." </w:t>
      </w:r>
      <w:r w:rsidRPr="00602E4B">
        <w:rPr>
          <w:rStyle w:val="Emphasis"/>
          <w:rFonts w:ascii="Inter" w:eastAsiaTheme="majorEastAsia" w:hAnsi="Inter"/>
          <w:sz w:val="18"/>
          <w:szCs w:val="18"/>
        </w:rPr>
        <w:t>Proceedings of the 2018 IEEE Symposium on Security and Privacy (SP)</w:t>
      </w:r>
      <w:r w:rsidRPr="00602E4B">
        <w:rPr>
          <w:rFonts w:ascii="Inter" w:hAnsi="Inter"/>
          <w:sz w:val="18"/>
          <w:szCs w:val="18"/>
        </w:rPr>
        <w:t xml:space="preserve">, 583-598. </w:t>
      </w:r>
    </w:p>
    <w:p w14:paraId="23E22B4F" w14:textId="77777777" w:rsidR="007113F3" w:rsidRPr="00602E4B" w:rsidRDefault="007113F3">
      <w:pPr>
        <w:pStyle w:val="whitespace-normal"/>
        <w:numPr>
          <w:ilvl w:val="1"/>
          <w:numId w:val="473"/>
        </w:numPr>
        <w:rPr>
          <w:rFonts w:ascii="Inter" w:hAnsi="Inter"/>
          <w:sz w:val="18"/>
          <w:szCs w:val="18"/>
        </w:rPr>
      </w:pPr>
      <w:r w:rsidRPr="00602E4B">
        <w:rPr>
          <w:rFonts w:ascii="Inter" w:hAnsi="Inter"/>
          <w:sz w:val="18"/>
          <w:szCs w:val="18"/>
        </w:rPr>
        <w:t>State sharding for scalability</w:t>
      </w:r>
    </w:p>
    <w:p w14:paraId="36A434CA" w14:textId="77777777" w:rsidR="007113F3" w:rsidRPr="00602E4B" w:rsidRDefault="007113F3">
      <w:pPr>
        <w:pStyle w:val="whitespace-normal"/>
        <w:numPr>
          <w:ilvl w:val="1"/>
          <w:numId w:val="473"/>
        </w:numPr>
        <w:rPr>
          <w:rFonts w:ascii="Inter" w:hAnsi="Inter"/>
          <w:sz w:val="18"/>
          <w:szCs w:val="18"/>
        </w:rPr>
      </w:pPr>
      <w:r w:rsidRPr="00602E4B">
        <w:rPr>
          <w:rFonts w:ascii="Inter" w:hAnsi="Inter"/>
          <w:sz w:val="18"/>
          <w:szCs w:val="18"/>
        </w:rPr>
        <w:t>Atomic cross-shard transactions</w:t>
      </w:r>
    </w:p>
    <w:p w14:paraId="548A00F9" w14:textId="77777777" w:rsidR="007113F3" w:rsidRPr="00602E4B" w:rsidRDefault="007113F3">
      <w:pPr>
        <w:pStyle w:val="whitespace-normal"/>
        <w:numPr>
          <w:ilvl w:val="0"/>
          <w:numId w:val="473"/>
        </w:numPr>
        <w:rPr>
          <w:rFonts w:ascii="Inter" w:hAnsi="Inter"/>
          <w:sz w:val="18"/>
          <w:szCs w:val="18"/>
        </w:rPr>
      </w:pPr>
      <w:r w:rsidRPr="00602E4B">
        <w:rPr>
          <w:rStyle w:val="Strong"/>
          <w:rFonts w:ascii="Inter" w:eastAsiaTheme="majorEastAsia" w:hAnsi="Inter"/>
          <w:sz w:val="18"/>
          <w:szCs w:val="18"/>
        </w:rPr>
        <w:t>Zamani, M., Movahedi, M., &amp; Raykova, M. (2018).</w:t>
      </w:r>
      <w:r w:rsidRPr="00602E4B">
        <w:rPr>
          <w:rFonts w:ascii="Inter" w:hAnsi="Inter"/>
          <w:sz w:val="18"/>
          <w:szCs w:val="18"/>
        </w:rPr>
        <w:t xml:space="preserve"> "RapidChain: Scaling Blockchain via Full Sharding." </w:t>
      </w:r>
      <w:r w:rsidRPr="00602E4B">
        <w:rPr>
          <w:rStyle w:val="Emphasis"/>
          <w:rFonts w:ascii="Inter" w:eastAsiaTheme="majorEastAsia" w:hAnsi="Inter"/>
          <w:sz w:val="18"/>
          <w:szCs w:val="18"/>
        </w:rPr>
        <w:t>Proceedings of the 2018 ACM SIGSAC Conference on Computer and Communications Security</w:t>
      </w:r>
      <w:r w:rsidRPr="00602E4B">
        <w:rPr>
          <w:rFonts w:ascii="Inter" w:hAnsi="Inter"/>
          <w:sz w:val="18"/>
          <w:szCs w:val="18"/>
        </w:rPr>
        <w:t xml:space="preserve">, 931-948. </w:t>
      </w:r>
    </w:p>
    <w:p w14:paraId="4D543742" w14:textId="77777777" w:rsidR="007113F3" w:rsidRPr="00602E4B" w:rsidRDefault="007113F3">
      <w:pPr>
        <w:pStyle w:val="whitespace-normal"/>
        <w:numPr>
          <w:ilvl w:val="1"/>
          <w:numId w:val="473"/>
        </w:numPr>
        <w:rPr>
          <w:rFonts w:ascii="Inter" w:hAnsi="Inter"/>
          <w:sz w:val="18"/>
          <w:szCs w:val="18"/>
        </w:rPr>
      </w:pPr>
      <w:r w:rsidRPr="00602E4B">
        <w:rPr>
          <w:rFonts w:ascii="Inter" w:hAnsi="Inter"/>
          <w:sz w:val="18"/>
          <w:szCs w:val="18"/>
        </w:rPr>
        <w:t>Full sharding (network, transaction, state)</w:t>
      </w:r>
    </w:p>
    <w:p w14:paraId="32D8C0E9" w14:textId="77777777" w:rsidR="007113F3" w:rsidRPr="00602E4B" w:rsidRDefault="007113F3">
      <w:pPr>
        <w:pStyle w:val="whitespace-normal"/>
        <w:numPr>
          <w:ilvl w:val="1"/>
          <w:numId w:val="473"/>
        </w:numPr>
        <w:rPr>
          <w:rFonts w:ascii="Inter" w:hAnsi="Inter"/>
          <w:sz w:val="18"/>
          <w:szCs w:val="18"/>
        </w:rPr>
      </w:pPr>
      <w:r w:rsidRPr="00602E4B">
        <w:rPr>
          <w:rFonts w:ascii="Inter" w:hAnsi="Inter"/>
          <w:sz w:val="18"/>
          <w:szCs w:val="18"/>
        </w:rPr>
        <w:t>Committee reconfiguration</w:t>
      </w:r>
    </w:p>
    <w:p w14:paraId="406D6DA1" w14:textId="77777777" w:rsidR="007113F3" w:rsidRPr="00602E4B" w:rsidRDefault="007113F3" w:rsidP="007113F3">
      <w:pPr>
        <w:pStyle w:val="Heading2"/>
        <w:rPr>
          <w:rFonts w:ascii="Inter" w:hAnsi="Inter"/>
          <w:sz w:val="18"/>
          <w:szCs w:val="18"/>
        </w:rPr>
      </w:pPr>
      <w:r w:rsidRPr="00602E4B">
        <w:rPr>
          <w:rFonts w:ascii="Inter" w:hAnsi="Inter"/>
          <w:sz w:val="18"/>
          <w:szCs w:val="18"/>
        </w:rPr>
        <w:t>Decentralized Governance</w:t>
      </w:r>
    </w:p>
    <w:p w14:paraId="4113A22A" w14:textId="77777777" w:rsidR="007113F3" w:rsidRPr="00602E4B" w:rsidRDefault="007113F3">
      <w:pPr>
        <w:pStyle w:val="whitespace-normal"/>
        <w:numPr>
          <w:ilvl w:val="0"/>
          <w:numId w:val="474"/>
        </w:numPr>
        <w:rPr>
          <w:rFonts w:ascii="Inter" w:hAnsi="Inter"/>
          <w:sz w:val="18"/>
          <w:szCs w:val="18"/>
        </w:rPr>
      </w:pPr>
      <w:r w:rsidRPr="00602E4B">
        <w:rPr>
          <w:rStyle w:val="Strong"/>
          <w:rFonts w:ascii="Inter" w:eastAsiaTheme="majorEastAsia" w:hAnsi="Inter"/>
          <w:sz w:val="18"/>
          <w:szCs w:val="18"/>
        </w:rPr>
        <w:t>Buterin, V., Hitzig, Z., &amp; Weyl, E. G. (2019).</w:t>
      </w:r>
      <w:r w:rsidRPr="00602E4B">
        <w:rPr>
          <w:rFonts w:ascii="Inter" w:hAnsi="Inter"/>
          <w:sz w:val="18"/>
          <w:szCs w:val="18"/>
        </w:rPr>
        <w:t xml:space="preserve"> "A Flexible Design for Funding Public Goods." </w:t>
      </w:r>
      <w:r w:rsidRPr="00602E4B">
        <w:rPr>
          <w:rStyle w:val="Emphasis"/>
          <w:rFonts w:ascii="Inter" w:eastAsiaTheme="majorEastAsia" w:hAnsi="Inter"/>
          <w:sz w:val="18"/>
          <w:szCs w:val="18"/>
        </w:rPr>
        <w:t>Management Science</w:t>
      </w:r>
      <w:r w:rsidRPr="00602E4B">
        <w:rPr>
          <w:rFonts w:ascii="Inter" w:hAnsi="Inter"/>
          <w:sz w:val="18"/>
          <w:szCs w:val="18"/>
        </w:rPr>
        <w:t xml:space="preserve">, 65(11), 5171-5187. </w:t>
      </w:r>
    </w:p>
    <w:p w14:paraId="2940F595" w14:textId="77777777" w:rsidR="007113F3" w:rsidRPr="00602E4B" w:rsidRDefault="007113F3">
      <w:pPr>
        <w:pStyle w:val="whitespace-normal"/>
        <w:numPr>
          <w:ilvl w:val="1"/>
          <w:numId w:val="474"/>
        </w:numPr>
        <w:rPr>
          <w:rFonts w:ascii="Inter" w:hAnsi="Inter"/>
          <w:sz w:val="18"/>
          <w:szCs w:val="18"/>
        </w:rPr>
      </w:pPr>
      <w:r w:rsidRPr="00602E4B">
        <w:rPr>
          <w:rFonts w:ascii="Inter" w:hAnsi="Inter"/>
          <w:sz w:val="18"/>
          <w:szCs w:val="18"/>
        </w:rPr>
        <w:t>Quadratic voting and funding</w:t>
      </w:r>
    </w:p>
    <w:p w14:paraId="3C1A242E" w14:textId="77777777" w:rsidR="007113F3" w:rsidRPr="00602E4B" w:rsidRDefault="007113F3">
      <w:pPr>
        <w:pStyle w:val="whitespace-normal"/>
        <w:numPr>
          <w:ilvl w:val="1"/>
          <w:numId w:val="474"/>
        </w:numPr>
        <w:rPr>
          <w:rFonts w:ascii="Inter" w:hAnsi="Inter"/>
          <w:sz w:val="18"/>
          <w:szCs w:val="18"/>
        </w:rPr>
      </w:pPr>
      <w:r w:rsidRPr="00602E4B">
        <w:rPr>
          <w:rFonts w:ascii="Inter" w:hAnsi="Inter"/>
          <w:sz w:val="18"/>
          <w:szCs w:val="18"/>
        </w:rPr>
        <w:t>Liberal radicalism mechanism design</w:t>
      </w:r>
    </w:p>
    <w:p w14:paraId="51EAC463" w14:textId="77777777" w:rsidR="007113F3" w:rsidRPr="00602E4B" w:rsidRDefault="007113F3">
      <w:pPr>
        <w:pStyle w:val="whitespace-normal"/>
        <w:numPr>
          <w:ilvl w:val="0"/>
          <w:numId w:val="474"/>
        </w:numPr>
        <w:rPr>
          <w:rFonts w:ascii="Inter" w:hAnsi="Inter"/>
          <w:sz w:val="18"/>
          <w:szCs w:val="18"/>
        </w:rPr>
      </w:pPr>
      <w:r w:rsidRPr="00602E4B">
        <w:rPr>
          <w:rStyle w:val="Strong"/>
          <w:rFonts w:ascii="Inter" w:eastAsiaTheme="majorEastAsia" w:hAnsi="Inter"/>
          <w:sz w:val="18"/>
          <w:szCs w:val="18"/>
        </w:rPr>
        <w:t>Atzori, M. (2017).</w:t>
      </w:r>
      <w:r w:rsidRPr="00602E4B">
        <w:rPr>
          <w:rFonts w:ascii="Inter" w:hAnsi="Inter"/>
          <w:sz w:val="18"/>
          <w:szCs w:val="18"/>
        </w:rPr>
        <w:t xml:space="preserve"> "Blockchain Technology and Decentralized Governance: Is the State Still Necessary?" </w:t>
      </w:r>
      <w:r w:rsidRPr="00602E4B">
        <w:rPr>
          <w:rStyle w:val="Emphasis"/>
          <w:rFonts w:ascii="Inter" w:eastAsiaTheme="majorEastAsia" w:hAnsi="Inter"/>
          <w:sz w:val="18"/>
          <w:szCs w:val="18"/>
        </w:rPr>
        <w:t>Journal of Governance and Regulation</w:t>
      </w:r>
      <w:r w:rsidRPr="00602E4B">
        <w:rPr>
          <w:rFonts w:ascii="Inter" w:hAnsi="Inter"/>
          <w:sz w:val="18"/>
          <w:szCs w:val="18"/>
        </w:rPr>
        <w:t xml:space="preserve">, 6(1), 45-62. </w:t>
      </w:r>
    </w:p>
    <w:p w14:paraId="367CF557" w14:textId="77777777" w:rsidR="007113F3" w:rsidRPr="00602E4B" w:rsidRDefault="007113F3">
      <w:pPr>
        <w:pStyle w:val="whitespace-normal"/>
        <w:numPr>
          <w:ilvl w:val="1"/>
          <w:numId w:val="474"/>
        </w:numPr>
        <w:rPr>
          <w:rFonts w:ascii="Inter" w:hAnsi="Inter"/>
          <w:sz w:val="18"/>
          <w:szCs w:val="18"/>
        </w:rPr>
      </w:pPr>
      <w:r w:rsidRPr="00602E4B">
        <w:rPr>
          <w:rFonts w:ascii="Inter" w:hAnsi="Inter"/>
          <w:sz w:val="18"/>
          <w:szCs w:val="18"/>
        </w:rPr>
        <w:t>Blockchain governance models</w:t>
      </w:r>
    </w:p>
    <w:p w14:paraId="72DCC93E" w14:textId="77777777" w:rsidR="007113F3" w:rsidRPr="00602E4B" w:rsidRDefault="007113F3">
      <w:pPr>
        <w:pStyle w:val="whitespace-normal"/>
        <w:numPr>
          <w:ilvl w:val="1"/>
          <w:numId w:val="474"/>
        </w:numPr>
        <w:rPr>
          <w:rFonts w:ascii="Inter" w:hAnsi="Inter"/>
          <w:sz w:val="18"/>
          <w:szCs w:val="18"/>
        </w:rPr>
      </w:pPr>
      <w:r w:rsidRPr="00602E4B">
        <w:rPr>
          <w:rFonts w:ascii="Inter" w:hAnsi="Inter"/>
          <w:sz w:val="18"/>
          <w:szCs w:val="18"/>
        </w:rPr>
        <w:t>Coordination challenges</w:t>
      </w:r>
    </w:p>
    <w:p w14:paraId="1B214A09" w14:textId="77777777" w:rsidR="007113F3" w:rsidRPr="00602E4B" w:rsidRDefault="007113F3" w:rsidP="007113F3">
      <w:pPr>
        <w:pStyle w:val="Heading2"/>
        <w:rPr>
          <w:rFonts w:ascii="Inter" w:hAnsi="Inter"/>
          <w:sz w:val="18"/>
          <w:szCs w:val="18"/>
        </w:rPr>
      </w:pPr>
      <w:r w:rsidRPr="00602E4B">
        <w:rPr>
          <w:rFonts w:ascii="Inter" w:hAnsi="Inter"/>
          <w:sz w:val="18"/>
          <w:szCs w:val="18"/>
        </w:rPr>
        <w:t>Oracle Networks and External Data</w:t>
      </w:r>
    </w:p>
    <w:p w14:paraId="6721EE25" w14:textId="77777777" w:rsidR="007113F3" w:rsidRPr="00602E4B" w:rsidRDefault="007113F3">
      <w:pPr>
        <w:pStyle w:val="whitespace-normal"/>
        <w:numPr>
          <w:ilvl w:val="0"/>
          <w:numId w:val="475"/>
        </w:numPr>
        <w:rPr>
          <w:rFonts w:ascii="Inter" w:hAnsi="Inter"/>
          <w:sz w:val="18"/>
          <w:szCs w:val="18"/>
        </w:rPr>
      </w:pPr>
      <w:r w:rsidRPr="00602E4B">
        <w:rPr>
          <w:rStyle w:val="Strong"/>
          <w:rFonts w:ascii="Inter" w:eastAsiaTheme="majorEastAsia" w:hAnsi="Inter"/>
          <w:sz w:val="18"/>
          <w:szCs w:val="18"/>
        </w:rPr>
        <w:t>Breidenbach, L., et al. (2021).</w:t>
      </w:r>
      <w:r w:rsidRPr="00602E4B">
        <w:rPr>
          <w:rFonts w:ascii="Inter" w:hAnsi="Inter"/>
          <w:sz w:val="18"/>
          <w:szCs w:val="18"/>
        </w:rPr>
        <w:t xml:space="preserve"> "Chainlink 2.0: Next Steps in the Evolution of Decentralized Oracle Networks." </w:t>
      </w:r>
      <w:r w:rsidRPr="00602E4B">
        <w:rPr>
          <w:rStyle w:val="Emphasis"/>
          <w:rFonts w:ascii="Inter" w:eastAsiaTheme="majorEastAsia" w:hAnsi="Inter"/>
          <w:sz w:val="18"/>
          <w:szCs w:val="18"/>
        </w:rPr>
        <w:t>Chainlink Whitepaper 2.0</w:t>
      </w:r>
      <w:r w:rsidRPr="00602E4B">
        <w:rPr>
          <w:rFonts w:ascii="Inter" w:hAnsi="Inter"/>
          <w:sz w:val="18"/>
          <w:szCs w:val="18"/>
        </w:rPr>
        <w:t xml:space="preserve">. </w:t>
      </w:r>
    </w:p>
    <w:p w14:paraId="1BB9E819" w14:textId="77777777" w:rsidR="007113F3" w:rsidRPr="00602E4B" w:rsidRDefault="007113F3">
      <w:pPr>
        <w:pStyle w:val="whitespace-normal"/>
        <w:numPr>
          <w:ilvl w:val="1"/>
          <w:numId w:val="475"/>
        </w:numPr>
        <w:rPr>
          <w:rFonts w:ascii="Inter" w:hAnsi="Inter"/>
          <w:sz w:val="18"/>
          <w:szCs w:val="18"/>
        </w:rPr>
      </w:pPr>
      <w:r w:rsidRPr="00602E4B">
        <w:rPr>
          <w:rFonts w:ascii="Inter" w:hAnsi="Inter"/>
          <w:sz w:val="18"/>
          <w:szCs w:val="18"/>
        </w:rPr>
        <w:t>Hybrid smart contracts</w:t>
      </w:r>
    </w:p>
    <w:p w14:paraId="4609B4B7" w14:textId="77777777" w:rsidR="007113F3" w:rsidRPr="00602E4B" w:rsidRDefault="007113F3">
      <w:pPr>
        <w:pStyle w:val="whitespace-normal"/>
        <w:numPr>
          <w:ilvl w:val="1"/>
          <w:numId w:val="475"/>
        </w:numPr>
        <w:rPr>
          <w:rFonts w:ascii="Inter" w:hAnsi="Inter"/>
          <w:sz w:val="18"/>
          <w:szCs w:val="18"/>
        </w:rPr>
      </w:pPr>
      <w:r w:rsidRPr="00602E4B">
        <w:rPr>
          <w:rFonts w:ascii="Inter" w:hAnsi="Inter"/>
          <w:sz w:val="18"/>
          <w:szCs w:val="18"/>
        </w:rPr>
        <w:t>Off-chain computation with on-chain verification</w:t>
      </w:r>
    </w:p>
    <w:p w14:paraId="7D669BB4" w14:textId="77777777" w:rsidR="007113F3" w:rsidRPr="00602E4B" w:rsidRDefault="007113F3">
      <w:pPr>
        <w:pStyle w:val="whitespace-normal"/>
        <w:numPr>
          <w:ilvl w:val="0"/>
          <w:numId w:val="475"/>
        </w:numPr>
        <w:rPr>
          <w:rFonts w:ascii="Inter" w:hAnsi="Inter"/>
          <w:sz w:val="18"/>
          <w:szCs w:val="18"/>
        </w:rPr>
      </w:pPr>
      <w:r w:rsidRPr="00602E4B">
        <w:rPr>
          <w:rStyle w:val="Strong"/>
          <w:rFonts w:ascii="Inter" w:eastAsiaTheme="majorEastAsia" w:hAnsi="Inter"/>
          <w:sz w:val="18"/>
          <w:szCs w:val="18"/>
        </w:rPr>
        <w:t>Peterson, J., Krug, J., Zoltu, M., Williams, A. K., &amp; Alexander, S. (2015).</w:t>
      </w:r>
      <w:r w:rsidRPr="00602E4B">
        <w:rPr>
          <w:rFonts w:ascii="Inter" w:hAnsi="Inter"/>
          <w:sz w:val="18"/>
          <w:szCs w:val="18"/>
        </w:rPr>
        <w:t xml:space="preserve"> "Augur: A Decentralized Oracle and Prediction Market Platform." </w:t>
      </w:r>
      <w:r w:rsidRPr="00602E4B">
        <w:rPr>
          <w:rStyle w:val="Emphasis"/>
          <w:rFonts w:ascii="Inter" w:eastAsiaTheme="majorEastAsia" w:hAnsi="Inter"/>
          <w:sz w:val="18"/>
          <w:szCs w:val="18"/>
        </w:rPr>
        <w:t>Augur Whitepaper</w:t>
      </w:r>
      <w:r w:rsidRPr="00602E4B">
        <w:rPr>
          <w:rFonts w:ascii="Inter" w:hAnsi="Inter"/>
          <w:sz w:val="18"/>
          <w:szCs w:val="18"/>
        </w:rPr>
        <w:t xml:space="preserve">. </w:t>
      </w:r>
    </w:p>
    <w:p w14:paraId="647056AD" w14:textId="77777777" w:rsidR="007113F3" w:rsidRPr="00602E4B" w:rsidRDefault="007113F3">
      <w:pPr>
        <w:pStyle w:val="whitespace-normal"/>
        <w:numPr>
          <w:ilvl w:val="1"/>
          <w:numId w:val="475"/>
        </w:numPr>
        <w:rPr>
          <w:rFonts w:ascii="Inter" w:hAnsi="Inter"/>
          <w:sz w:val="18"/>
          <w:szCs w:val="18"/>
        </w:rPr>
      </w:pPr>
      <w:r w:rsidRPr="00602E4B">
        <w:rPr>
          <w:rFonts w:ascii="Inter" w:hAnsi="Inter"/>
          <w:sz w:val="18"/>
          <w:szCs w:val="18"/>
        </w:rPr>
        <w:t>Decentralized truth oracle</w:t>
      </w:r>
    </w:p>
    <w:p w14:paraId="44BA28A7" w14:textId="77777777" w:rsidR="007113F3" w:rsidRPr="00602E4B" w:rsidRDefault="007113F3">
      <w:pPr>
        <w:pStyle w:val="whitespace-normal"/>
        <w:numPr>
          <w:ilvl w:val="1"/>
          <w:numId w:val="475"/>
        </w:numPr>
        <w:rPr>
          <w:rFonts w:ascii="Inter" w:hAnsi="Inter"/>
          <w:sz w:val="18"/>
          <w:szCs w:val="18"/>
        </w:rPr>
      </w:pPr>
      <w:r w:rsidRPr="00602E4B">
        <w:rPr>
          <w:rFonts w:ascii="Inter" w:hAnsi="Inter"/>
          <w:sz w:val="18"/>
          <w:szCs w:val="18"/>
        </w:rPr>
        <w:t>Prediction market mechanics</w:t>
      </w:r>
    </w:p>
    <w:p w14:paraId="34B66789" w14:textId="77777777" w:rsidR="007113F3" w:rsidRPr="00602E4B" w:rsidRDefault="007113F3" w:rsidP="007113F3">
      <w:pPr>
        <w:pStyle w:val="Heading2"/>
        <w:rPr>
          <w:rFonts w:ascii="Inter" w:hAnsi="Inter"/>
          <w:sz w:val="18"/>
          <w:szCs w:val="18"/>
        </w:rPr>
      </w:pPr>
      <w:r w:rsidRPr="00602E4B">
        <w:rPr>
          <w:rFonts w:ascii="Inter" w:hAnsi="Inter"/>
          <w:sz w:val="18"/>
          <w:szCs w:val="18"/>
        </w:rPr>
        <w:t>Network Security and Attack Mitigation</w:t>
      </w:r>
    </w:p>
    <w:p w14:paraId="54AEB694" w14:textId="77777777" w:rsidR="007113F3" w:rsidRPr="00602E4B" w:rsidRDefault="007113F3">
      <w:pPr>
        <w:pStyle w:val="whitespace-normal"/>
        <w:numPr>
          <w:ilvl w:val="0"/>
          <w:numId w:val="476"/>
        </w:numPr>
        <w:rPr>
          <w:rFonts w:ascii="Inter" w:hAnsi="Inter"/>
          <w:sz w:val="18"/>
          <w:szCs w:val="18"/>
        </w:rPr>
      </w:pPr>
      <w:r w:rsidRPr="00602E4B">
        <w:rPr>
          <w:rStyle w:val="Strong"/>
          <w:rFonts w:ascii="Inter" w:eastAsiaTheme="majorEastAsia" w:hAnsi="Inter"/>
          <w:sz w:val="18"/>
          <w:szCs w:val="18"/>
        </w:rPr>
        <w:t>Apostolaki, M., Zohar, A., &amp; Vanbever, L. (2017).</w:t>
      </w:r>
      <w:r w:rsidRPr="00602E4B">
        <w:rPr>
          <w:rFonts w:ascii="Inter" w:hAnsi="Inter"/>
          <w:sz w:val="18"/>
          <w:szCs w:val="18"/>
        </w:rPr>
        <w:t xml:space="preserve"> "Hijacking Bitcoin: Routing Attacks on Cryptocurrencies." </w:t>
      </w:r>
      <w:r w:rsidRPr="00602E4B">
        <w:rPr>
          <w:rStyle w:val="Emphasis"/>
          <w:rFonts w:ascii="Inter" w:eastAsiaTheme="majorEastAsia" w:hAnsi="Inter"/>
          <w:sz w:val="18"/>
          <w:szCs w:val="18"/>
        </w:rPr>
        <w:t>Proceedings of the 2017 IEEE Symposium on Security and Privacy (SP)</w:t>
      </w:r>
      <w:r w:rsidRPr="00602E4B">
        <w:rPr>
          <w:rFonts w:ascii="Inter" w:hAnsi="Inter"/>
          <w:sz w:val="18"/>
          <w:szCs w:val="18"/>
        </w:rPr>
        <w:t xml:space="preserve">, 375-392. </w:t>
      </w:r>
    </w:p>
    <w:p w14:paraId="4D9F345D" w14:textId="77777777" w:rsidR="007113F3" w:rsidRPr="00602E4B" w:rsidRDefault="007113F3">
      <w:pPr>
        <w:pStyle w:val="whitespace-normal"/>
        <w:numPr>
          <w:ilvl w:val="1"/>
          <w:numId w:val="476"/>
        </w:numPr>
        <w:rPr>
          <w:rFonts w:ascii="Inter" w:hAnsi="Inter"/>
          <w:sz w:val="18"/>
          <w:szCs w:val="18"/>
        </w:rPr>
      </w:pPr>
      <w:r w:rsidRPr="00602E4B">
        <w:rPr>
          <w:rFonts w:ascii="Inter" w:hAnsi="Inter"/>
          <w:sz w:val="18"/>
          <w:szCs w:val="18"/>
        </w:rPr>
        <w:t>BGP hijacking attacks on blockchains</w:t>
      </w:r>
    </w:p>
    <w:p w14:paraId="6FA8C380" w14:textId="77777777" w:rsidR="007113F3" w:rsidRPr="00602E4B" w:rsidRDefault="007113F3">
      <w:pPr>
        <w:pStyle w:val="whitespace-normal"/>
        <w:numPr>
          <w:ilvl w:val="1"/>
          <w:numId w:val="476"/>
        </w:numPr>
        <w:rPr>
          <w:rFonts w:ascii="Inter" w:hAnsi="Inter"/>
          <w:sz w:val="18"/>
          <w:szCs w:val="18"/>
        </w:rPr>
      </w:pPr>
      <w:r w:rsidRPr="00602E4B">
        <w:rPr>
          <w:rFonts w:ascii="Inter" w:hAnsi="Inter"/>
          <w:sz w:val="18"/>
          <w:szCs w:val="18"/>
        </w:rPr>
        <w:t>Network-level security considerations</w:t>
      </w:r>
    </w:p>
    <w:p w14:paraId="3860FF09" w14:textId="77777777" w:rsidR="007113F3" w:rsidRPr="00602E4B" w:rsidRDefault="007113F3">
      <w:pPr>
        <w:pStyle w:val="whitespace-normal"/>
        <w:numPr>
          <w:ilvl w:val="0"/>
          <w:numId w:val="476"/>
        </w:numPr>
        <w:rPr>
          <w:rFonts w:ascii="Inter" w:hAnsi="Inter"/>
          <w:sz w:val="18"/>
          <w:szCs w:val="18"/>
        </w:rPr>
      </w:pPr>
      <w:r w:rsidRPr="00602E4B">
        <w:rPr>
          <w:rStyle w:val="Strong"/>
          <w:rFonts w:ascii="Inter" w:eastAsiaTheme="majorEastAsia" w:hAnsi="Inter"/>
          <w:sz w:val="18"/>
          <w:szCs w:val="18"/>
        </w:rPr>
        <w:t>Decker, C., &amp; Wattenhofer, R. (2013).</w:t>
      </w:r>
      <w:r w:rsidRPr="00602E4B">
        <w:rPr>
          <w:rFonts w:ascii="Inter" w:hAnsi="Inter"/>
          <w:sz w:val="18"/>
          <w:szCs w:val="18"/>
        </w:rPr>
        <w:t xml:space="preserve"> "Information Propagation in the Bitcoin Network." </w:t>
      </w:r>
      <w:r w:rsidRPr="00602E4B">
        <w:rPr>
          <w:rStyle w:val="Emphasis"/>
          <w:rFonts w:ascii="Inter" w:eastAsiaTheme="majorEastAsia" w:hAnsi="Inter"/>
          <w:sz w:val="18"/>
          <w:szCs w:val="18"/>
        </w:rPr>
        <w:t>Proceedings of IEEE P2P 2013</w:t>
      </w:r>
      <w:r w:rsidRPr="00602E4B">
        <w:rPr>
          <w:rFonts w:ascii="Inter" w:hAnsi="Inter"/>
          <w:sz w:val="18"/>
          <w:szCs w:val="18"/>
        </w:rPr>
        <w:t xml:space="preserve">, 1-10. </w:t>
      </w:r>
    </w:p>
    <w:p w14:paraId="7C24C792" w14:textId="77777777" w:rsidR="007113F3" w:rsidRPr="00602E4B" w:rsidRDefault="007113F3">
      <w:pPr>
        <w:pStyle w:val="whitespace-normal"/>
        <w:numPr>
          <w:ilvl w:val="1"/>
          <w:numId w:val="476"/>
        </w:numPr>
        <w:rPr>
          <w:rFonts w:ascii="Inter" w:hAnsi="Inter"/>
          <w:sz w:val="18"/>
          <w:szCs w:val="18"/>
        </w:rPr>
      </w:pPr>
      <w:r w:rsidRPr="00602E4B">
        <w:rPr>
          <w:rFonts w:ascii="Inter" w:hAnsi="Inter"/>
          <w:sz w:val="18"/>
          <w:szCs w:val="18"/>
        </w:rPr>
        <w:t>Network topology analysis</w:t>
      </w:r>
    </w:p>
    <w:p w14:paraId="2A091AEF" w14:textId="77777777" w:rsidR="007113F3" w:rsidRPr="00602E4B" w:rsidRDefault="007113F3">
      <w:pPr>
        <w:pStyle w:val="whitespace-normal"/>
        <w:numPr>
          <w:ilvl w:val="1"/>
          <w:numId w:val="476"/>
        </w:numPr>
        <w:rPr>
          <w:rFonts w:ascii="Inter" w:hAnsi="Inter"/>
          <w:sz w:val="18"/>
          <w:szCs w:val="18"/>
        </w:rPr>
      </w:pPr>
      <w:r w:rsidRPr="00602E4B">
        <w:rPr>
          <w:rFonts w:ascii="Inter" w:hAnsi="Inter"/>
          <w:sz w:val="18"/>
          <w:szCs w:val="18"/>
        </w:rPr>
        <w:t>Propagation delay impact on security</w:t>
      </w:r>
    </w:p>
    <w:p w14:paraId="3A5B1612" w14:textId="77777777" w:rsidR="007113F3" w:rsidRPr="00602E4B" w:rsidRDefault="007113F3" w:rsidP="007113F3">
      <w:pPr>
        <w:pStyle w:val="Heading2"/>
        <w:rPr>
          <w:rFonts w:ascii="Inter" w:hAnsi="Inter"/>
          <w:sz w:val="18"/>
          <w:szCs w:val="18"/>
        </w:rPr>
      </w:pPr>
      <w:r w:rsidRPr="00602E4B">
        <w:rPr>
          <w:rFonts w:ascii="Inter" w:hAnsi="Inter"/>
          <w:sz w:val="18"/>
          <w:szCs w:val="18"/>
        </w:rPr>
        <w:t>Economic Design and Tokenomics</w:t>
      </w:r>
    </w:p>
    <w:p w14:paraId="536A82CF" w14:textId="77777777" w:rsidR="007113F3" w:rsidRPr="00602E4B" w:rsidRDefault="007113F3">
      <w:pPr>
        <w:pStyle w:val="whitespace-normal"/>
        <w:numPr>
          <w:ilvl w:val="0"/>
          <w:numId w:val="477"/>
        </w:numPr>
        <w:rPr>
          <w:rFonts w:ascii="Inter" w:hAnsi="Inter"/>
          <w:sz w:val="18"/>
          <w:szCs w:val="18"/>
        </w:rPr>
      </w:pPr>
      <w:r w:rsidRPr="00602E4B">
        <w:rPr>
          <w:rStyle w:val="Strong"/>
          <w:rFonts w:ascii="Inter" w:eastAsiaTheme="majorEastAsia" w:hAnsi="Inter"/>
          <w:sz w:val="18"/>
          <w:szCs w:val="18"/>
        </w:rPr>
        <w:t>Houy, N. (2014).</w:t>
      </w:r>
      <w:r w:rsidRPr="00602E4B">
        <w:rPr>
          <w:rFonts w:ascii="Inter" w:hAnsi="Inter"/>
          <w:sz w:val="18"/>
          <w:szCs w:val="18"/>
        </w:rPr>
        <w:t xml:space="preserve"> "It Will Cost You Nothing to 'Kill' a Proof-of-Stake Crypto-Currency." </w:t>
      </w:r>
      <w:r w:rsidRPr="00602E4B">
        <w:rPr>
          <w:rStyle w:val="Emphasis"/>
          <w:rFonts w:ascii="Inter" w:eastAsiaTheme="majorEastAsia" w:hAnsi="Inter"/>
          <w:sz w:val="18"/>
          <w:szCs w:val="18"/>
        </w:rPr>
        <w:t>SSRN Electronic Journal</w:t>
      </w:r>
      <w:r w:rsidRPr="00602E4B">
        <w:rPr>
          <w:rFonts w:ascii="Inter" w:hAnsi="Inter"/>
          <w:sz w:val="18"/>
          <w:szCs w:val="18"/>
        </w:rPr>
        <w:t xml:space="preserve">. </w:t>
      </w:r>
    </w:p>
    <w:p w14:paraId="382929F9" w14:textId="77777777" w:rsidR="007113F3" w:rsidRPr="00602E4B" w:rsidRDefault="007113F3">
      <w:pPr>
        <w:pStyle w:val="whitespace-normal"/>
        <w:numPr>
          <w:ilvl w:val="1"/>
          <w:numId w:val="477"/>
        </w:numPr>
        <w:rPr>
          <w:rFonts w:ascii="Inter" w:hAnsi="Inter"/>
          <w:sz w:val="18"/>
          <w:szCs w:val="18"/>
        </w:rPr>
      </w:pPr>
      <w:r w:rsidRPr="00602E4B">
        <w:rPr>
          <w:rFonts w:ascii="Inter" w:hAnsi="Inter"/>
          <w:sz w:val="18"/>
          <w:szCs w:val="18"/>
        </w:rPr>
        <w:t>Long-range attack analysis</w:t>
      </w:r>
    </w:p>
    <w:p w14:paraId="1E3C0914" w14:textId="77777777" w:rsidR="007113F3" w:rsidRPr="00602E4B" w:rsidRDefault="007113F3">
      <w:pPr>
        <w:pStyle w:val="whitespace-normal"/>
        <w:numPr>
          <w:ilvl w:val="1"/>
          <w:numId w:val="477"/>
        </w:numPr>
        <w:rPr>
          <w:rFonts w:ascii="Inter" w:hAnsi="Inter"/>
          <w:sz w:val="18"/>
          <w:szCs w:val="18"/>
        </w:rPr>
      </w:pPr>
      <w:r w:rsidRPr="00602E4B">
        <w:rPr>
          <w:rFonts w:ascii="Inter" w:hAnsi="Inter"/>
          <w:sz w:val="18"/>
          <w:szCs w:val="18"/>
        </w:rPr>
        <w:t>Economic security in PoS</w:t>
      </w:r>
    </w:p>
    <w:p w14:paraId="00351305" w14:textId="77777777" w:rsidR="007113F3" w:rsidRPr="00602E4B" w:rsidRDefault="007113F3">
      <w:pPr>
        <w:pStyle w:val="whitespace-normal"/>
        <w:numPr>
          <w:ilvl w:val="0"/>
          <w:numId w:val="477"/>
        </w:numPr>
        <w:rPr>
          <w:rFonts w:ascii="Inter" w:hAnsi="Inter"/>
          <w:sz w:val="18"/>
          <w:szCs w:val="18"/>
        </w:rPr>
      </w:pPr>
      <w:r w:rsidRPr="00602E4B">
        <w:rPr>
          <w:rStyle w:val="Strong"/>
          <w:rFonts w:ascii="Inter" w:eastAsiaTheme="majorEastAsia" w:hAnsi="Inter"/>
          <w:sz w:val="18"/>
          <w:szCs w:val="18"/>
        </w:rPr>
        <w:t>Saleh, F. (2021).</w:t>
      </w:r>
      <w:r w:rsidRPr="00602E4B">
        <w:rPr>
          <w:rFonts w:ascii="Inter" w:hAnsi="Inter"/>
          <w:sz w:val="18"/>
          <w:szCs w:val="18"/>
        </w:rPr>
        <w:t xml:space="preserve"> "Blockchain Without Waste: Proof-of-Stake." </w:t>
      </w:r>
      <w:r w:rsidRPr="00602E4B">
        <w:rPr>
          <w:rStyle w:val="Emphasis"/>
          <w:rFonts w:ascii="Inter" w:eastAsiaTheme="majorEastAsia" w:hAnsi="Inter"/>
          <w:sz w:val="18"/>
          <w:szCs w:val="18"/>
        </w:rPr>
        <w:t>The Review of Financial Studies</w:t>
      </w:r>
      <w:r w:rsidRPr="00602E4B">
        <w:rPr>
          <w:rFonts w:ascii="Inter" w:hAnsi="Inter"/>
          <w:sz w:val="18"/>
          <w:szCs w:val="18"/>
        </w:rPr>
        <w:t xml:space="preserve">, 34(3), 1156-1190. </w:t>
      </w:r>
    </w:p>
    <w:p w14:paraId="0F2756A0" w14:textId="77777777" w:rsidR="007113F3" w:rsidRPr="00602E4B" w:rsidRDefault="007113F3">
      <w:pPr>
        <w:pStyle w:val="whitespace-normal"/>
        <w:numPr>
          <w:ilvl w:val="1"/>
          <w:numId w:val="477"/>
        </w:numPr>
        <w:rPr>
          <w:rFonts w:ascii="Inter" w:hAnsi="Inter"/>
          <w:sz w:val="18"/>
          <w:szCs w:val="18"/>
        </w:rPr>
      </w:pPr>
      <w:r w:rsidRPr="00602E4B">
        <w:rPr>
          <w:rFonts w:ascii="Inter" w:hAnsi="Inter"/>
          <w:sz w:val="18"/>
          <w:szCs w:val="18"/>
        </w:rPr>
        <w:lastRenderedPageBreak/>
        <w:t>Economic analysis of PoS consensus</w:t>
      </w:r>
    </w:p>
    <w:p w14:paraId="7332E741" w14:textId="77777777" w:rsidR="007113F3" w:rsidRPr="00602E4B" w:rsidRDefault="007113F3">
      <w:pPr>
        <w:pStyle w:val="whitespace-normal"/>
        <w:numPr>
          <w:ilvl w:val="1"/>
          <w:numId w:val="477"/>
        </w:numPr>
        <w:rPr>
          <w:rFonts w:ascii="Inter" w:hAnsi="Inter"/>
          <w:sz w:val="18"/>
          <w:szCs w:val="18"/>
        </w:rPr>
      </w:pPr>
      <w:r w:rsidRPr="00602E4B">
        <w:rPr>
          <w:rFonts w:ascii="Inter" w:hAnsi="Inter"/>
          <w:sz w:val="18"/>
          <w:szCs w:val="18"/>
        </w:rPr>
        <w:t>Comparison with Proof-of-Work</w:t>
      </w:r>
    </w:p>
    <w:p w14:paraId="02DE9A7D" w14:textId="77777777" w:rsidR="007113F3" w:rsidRPr="00602E4B" w:rsidRDefault="007113F3" w:rsidP="007113F3">
      <w:pPr>
        <w:pStyle w:val="Heading2"/>
        <w:rPr>
          <w:rFonts w:ascii="Inter" w:hAnsi="Inter"/>
          <w:sz w:val="18"/>
          <w:szCs w:val="18"/>
        </w:rPr>
      </w:pPr>
      <w:r w:rsidRPr="00602E4B">
        <w:rPr>
          <w:rFonts w:ascii="Inter" w:hAnsi="Inter"/>
          <w:sz w:val="18"/>
          <w:szCs w:val="18"/>
        </w:rPr>
        <w:t>Zero-Knowledge Proofs</w:t>
      </w:r>
    </w:p>
    <w:p w14:paraId="30D96C47" w14:textId="77777777" w:rsidR="007113F3" w:rsidRPr="00602E4B" w:rsidRDefault="007113F3">
      <w:pPr>
        <w:pStyle w:val="whitespace-normal"/>
        <w:numPr>
          <w:ilvl w:val="0"/>
          <w:numId w:val="478"/>
        </w:numPr>
        <w:rPr>
          <w:rFonts w:ascii="Inter" w:hAnsi="Inter"/>
          <w:sz w:val="18"/>
          <w:szCs w:val="18"/>
        </w:rPr>
      </w:pPr>
      <w:r w:rsidRPr="00602E4B">
        <w:rPr>
          <w:rStyle w:val="Strong"/>
          <w:rFonts w:ascii="Inter" w:eastAsiaTheme="majorEastAsia" w:hAnsi="Inter"/>
          <w:sz w:val="18"/>
          <w:szCs w:val="18"/>
        </w:rPr>
        <w:t>Ben-Sasson, E., et al. (2014).</w:t>
      </w:r>
      <w:r w:rsidRPr="00602E4B">
        <w:rPr>
          <w:rFonts w:ascii="Inter" w:hAnsi="Inter"/>
          <w:sz w:val="18"/>
          <w:szCs w:val="18"/>
        </w:rPr>
        <w:t xml:space="preserve"> "Zerocash: Decentralized Anonymous Payments from Bitcoin." </w:t>
      </w:r>
      <w:r w:rsidRPr="00602E4B">
        <w:rPr>
          <w:rStyle w:val="Emphasis"/>
          <w:rFonts w:ascii="Inter" w:eastAsiaTheme="majorEastAsia" w:hAnsi="Inter"/>
          <w:sz w:val="18"/>
          <w:szCs w:val="18"/>
        </w:rPr>
        <w:t>Proceedings of the 2014 IEEE Symposium on Security and Privacy (SP)</w:t>
      </w:r>
      <w:r w:rsidRPr="00602E4B">
        <w:rPr>
          <w:rFonts w:ascii="Inter" w:hAnsi="Inter"/>
          <w:sz w:val="18"/>
          <w:szCs w:val="18"/>
        </w:rPr>
        <w:t xml:space="preserve">, 459-474. </w:t>
      </w:r>
    </w:p>
    <w:p w14:paraId="201BA27C" w14:textId="77777777" w:rsidR="007113F3" w:rsidRPr="00602E4B" w:rsidRDefault="007113F3">
      <w:pPr>
        <w:pStyle w:val="whitespace-normal"/>
        <w:numPr>
          <w:ilvl w:val="1"/>
          <w:numId w:val="478"/>
        </w:numPr>
        <w:rPr>
          <w:rFonts w:ascii="Inter" w:hAnsi="Inter"/>
          <w:sz w:val="18"/>
          <w:szCs w:val="18"/>
        </w:rPr>
      </w:pPr>
      <w:r w:rsidRPr="00602E4B">
        <w:rPr>
          <w:rFonts w:ascii="Inter" w:hAnsi="Inter"/>
          <w:sz w:val="18"/>
          <w:szCs w:val="18"/>
        </w:rPr>
        <w:t>zk-SNARKs for privacy</w:t>
      </w:r>
    </w:p>
    <w:p w14:paraId="5F352C7D" w14:textId="77777777" w:rsidR="007113F3" w:rsidRPr="00602E4B" w:rsidRDefault="007113F3">
      <w:pPr>
        <w:pStyle w:val="whitespace-normal"/>
        <w:numPr>
          <w:ilvl w:val="1"/>
          <w:numId w:val="478"/>
        </w:numPr>
        <w:rPr>
          <w:rFonts w:ascii="Inter" w:hAnsi="Inter"/>
          <w:sz w:val="18"/>
          <w:szCs w:val="18"/>
        </w:rPr>
      </w:pPr>
      <w:r w:rsidRPr="00602E4B">
        <w:rPr>
          <w:rFonts w:ascii="Inter" w:hAnsi="Inter"/>
          <w:sz w:val="18"/>
          <w:szCs w:val="18"/>
        </w:rPr>
        <w:t>Anonymous transactions</w:t>
      </w:r>
    </w:p>
    <w:p w14:paraId="15F88F27" w14:textId="77777777" w:rsidR="007113F3" w:rsidRPr="00602E4B" w:rsidRDefault="007113F3">
      <w:pPr>
        <w:pStyle w:val="whitespace-normal"/>
        <w:numPr>
          <w:ilvl w:val="0"/>
          <w:numId w:val="478"/>
        </w:numPr>
        <w:rPr>
          <w:rFonts w:ascii="Inter" w:hAnsi="Inter"/>
          <w:sz w:val="18"/>
          <w:szCs w:val="18"/>
        </w:rPr>
      </w:pPr>
      <w:r w:rsidRPr="00602E4B">
        <w:rPr>
          <w:rStyle w:val="Strong"/>
          <w:rFonts w:ascii="Inter" w:eastAsiaTheme="majorEastAsia" w:hAnsi="Inter"/>
          <w:sz w:val="18"/>
          <w:szCs w:val="18"/>
        </w:rPr>
        <w:t>Bünz, B., Bootle, J., Boneh, D., Poelstra, A., Wuille, P., &amp; Maxwell, G. (2018).</w:t>
      </w:r>
      <w:r w:rsidRPr="00602E4B">
        <w:rPr>
          <w:rFonts w:ascii="Inter" w:hAnsi="Inter"/>
          <w:sz w:val="18"/>
          <w:szCs w:val="18"/>
        </w:rPr>
        <w:t xml:space="preserve"> "Bulletproofs: Short Proofs for Confidential Transactions and More." </w:t>
      </w:r>
      <w:r w:rsidRPr="00602E4B">
        <w:rPr>
          <w:rStyle w:val="Emphasis"/>
          <w:rFonts w:ascii="Inter" w:eastAsiaTheme="majorEastAsia" w:hAnsi="Inter"/>
          <w:sz w:val="18"/>
          <w:szCs w:val="18"/>
        </w:rPr>
        <w:t>Proceedings of the 2018 IEEE Symposium on Security and Privacy (SP)</w:t>
      </w:r>
      <w:r w:rsidRPr="00602E4B">
        <w:rPr>
          <w:rFonts w:ascii="Inter" w:hAnsi="Inter"/>
          <w:sz w:val="18"/>
          <w:szCs w:val="18"/>
        </w:rPr>
        <w:t xml:space="preserve">, 315-334. </w:t>
      </w:r>
    </w:p>
    <w:p w14:paraId="7B98998A" w14:textId="77777777" w:rsidR="007113F3" w:rsidRPr="00602E4B" w:rsidRDefault="007113F3">
      <w:pPr>
        <w:pStyle w:val="whitespace-normal"/>
        <w:numPr>
          <w:ilvl w:val="1"/>
          <w:numId w:val="478"/>
        </w:numPr>
        <w:rPr>
          <w:rFonts w:ascii="Inter" w:hAnsi="Inter"/>
          <w:sz w:val="18"/>
          <w:szCs w:val="18"/>
        </w:rPr>
      </w:pPr>
      <w:r w:rsidRPr="00602E4B">
        <w:rPr>
          <w:rFonts w:ascii="Inter" w:hAnsi="Inter"/>
          <w:sz w:val="18"/>
          <w:szCs w:val="18"/>
        </w:rPr>
        <w:t>Range proofs without trusted setup</w:t>
      </w:r>
    </w:p>
    <w:p w14:paraId="28474330" w14:textId="77777777" w:rsidR="007113F3" w:rsidRPr="00602E4B" w:rsidRDefault="007113F3">
      <w:pPr>
        <w:pStyle w:val="whitespace-normal"/>
        <w:numPr>
          <w:ilvl w:val="1"/>
          <w:numId w:val="478"/>
        </w:numPr>
        <w:rPr>
          <w:rFonts w:ascii="Inter" w:hAnsi="Inter"/>
          <w:sz w:val="18"/>
          <w:szCs w:val="18"/>
        </w:rPr>
      </w:pPr>
      <w:r w:rsidRPr="00602E4B">
        <w:rPr>
          <w:rFonts w:ascii="Inter" w:hAnsi="Inter"/>
          <w:sz w:val="18"/>
          <w:szCs w:val="18"/>
        </w:rPr>
        <w:t>Efficient proof aggregation</w:t>
      </w:r>
    </w:p>
    <w:p w14:paraId="50E94C3F" w14:textId="77777777" w:rsidR="007113F3" w:rsidRPr="00602E4B" w:rsidRDefault="007113F3" w:rsidP="007113F3">
      <w:pPr>
        <w:pStyle w:val="Heading2"/>
        <w:rPr>
          <w:rFonts w:ascii="Inter" w:hAnsi="Inter"/>
          <w:sz w:val="18"/>
          <w:szCs w:val="18"/>
        </w:rPr>
      </w:pPr>
      <w:r w:rsidRPr="00602E4B">
        <w:rPr>
          <w:rFonts w:ascii="Inter" w:hAnsi="Inter"/>
          <w:sz w:val="18"/>
          <w:szCs w:val="18"/>
        </w:rPr>
        <w:t>AI and Machine Learning in Blockchain</w:t>
      </w:r>
    </w:p>
    <w:p w14:paraId="211EF57D" w14:textId="77777777" w:rsidR="007113F3" w:rsidRPr="00602E4B" w:rsidRDefault="007113F3">
      <w:pPr>
        <w:pStyle w:val="whitespace-normal"/>
        <w:numPr>
          <w:ilvl w:val="0"/>
          <w:numId w:val="479"/>
        </w:numPr>
        <w:rPr>
          <w:rFonts w:ascii="Inter" w:hAnsi="Inter"/>
          <w:sz w:val="18"/>
          <w:szCs w:val="18"/>
        </w:rPr>
      </w:pPr>
      <w:r w:rsidRPr="00602E4B">
        <w:rPr>
          <w:rStyle w:val="Strong"/>
          <w:rFonts w:ascii="Inter" w:eastAsiaTheme="majorEastAsia" w:hAnsi="Inter"/>
          <w:sz w:val="18"/>
          <w:szCs w:val="18"/>
        </w:rPr>
        <w:t>Salah, K., Rehman, M. H. U., Nizamuddin, N., &amp; Al-Fuqaha, A. (2019).</w:t>
      </w:r>
      <w:r w:rsidRPr="00602E4B">
        <w:rPr>
          <w:rFonts w:ascii="Inter" w:hAnsi="Inter"/>
          <w:sz w:val="18"/>
          <w:szCs w:val="18"/>
        </w:rPr>
        <w:t xml:space="preserve"> "Blockchain for AI: Review and Open Research Challenges." </w:t>
      </w:r>
      <w:r w:rsidRPr="00602E4B">
        <w:rPr>
          <w:rStyle w:val="Emphasis"/>
          <w:rFonts w:ascii="Inter" w:eastAsiaTheme="majorEastAsia" w:hAnsi="Inter"/>
          <w:sz w:val="18"/>
          <w:szCs w:val="18"/>
        </w:rPr>
        <w:t>IEEE Access</w:t>
      </w:r>
      <w:r w:rsidRPr="00602E4B">
        <w:rPr>
          <w:rFonts w:ascii="Inter" w:hAnsi="Inter"/>
          <w:sz w:val="18"/>
          <w:szCs w:val="18"/>
        </w:rPr>
        <w:t xml:space="preserve">, 7, 10127-10149. </w:t>
      </w:r>
    </w:p>
    <w:p w14:paraId="3BBC85C4" w14:textId="77777777" w:rsidR="007113F3" w:rsidRPr="00602E4B" w:rsidRDefault="007113F3">
      <w:pPr>
        <w:pStyle w:val="whitespace-normal"/>
        <w:numPr>
          <w:ilvl w:val="1"/>
          <w:numId w:val="479"/>
        </w:numPr>
        <w:rPr>
          <w:rFonts w:ascii="Inter" w:hAnsi="Inter"/>
          <w:sz w:val="18"/>
          <w:szCs w:val="18"/>
        </w:rPr>
      </w:pPr>
      <w:r w:rsidRPr="00602E4B">
        <w:rPr>
          <w:rFonts w:ascii="Inter" w:hAnsi="Inter"/>
          <w:sz w:val="18"/>
          <w:szCs w:val="18"/>
        </w:rPr>
        <w:t>AI and blockchain integration</w:t>
      </w:r>
    </w:p>
    <w:p w14:paraId="4A648360" w14:textId="77777777" w:rsidR="007113F3" w:rsidRPr="00602E4B" w:rsidRDefault="007113F3">
      <w:pPr>
        <w:pStyle w:val="whitespace-normal"/>
        <w:numPr>
          <w:ilvl w:val="1"/>
          <w:numId w:val="479"/>
        </w:numPr>
        <w:rPr>
          <w:rFonts w:ascii="Inter" w:hAnsi="Inter"/>
          <w:sz w:val="18"/>
          <w:szCs w:val="18"/>
        </w:rPr>
      </w:pPr>
      <w:r w:rsidRPr="00602E4B">
        <w:rPr>
          <w:rFonts w:ascii="Inter" w:hAnsi="Inter"/>
          <w:sz w:val="18"/>
          <w:szCs w:val="18"/>
        </w:rPr>
        <w:t>Decentralized AI model training</w:t>
      </w:r>
    </w:p>
    <w:p w14:paraId="0D10C52E" w14:textId="77777777" w:rsidR="007113F3" w:rsidRPr="00602E4B" w:rsidRDefault="007113F3">
      <w:pPr>
        <w:pStyle w:val="whitespace-normal"/>
        <w:numPr>
          <w:ilvl w:val="0"/>
          <w:numId w:val="479"/>
        </w:numPr>
        <w:rPr>
          <w:rFonts w:ascii="Inter" w:hAnsi="Inter"/>
          <w:sz w:val="18"/>
          <w:szCs w:val="18"/>
        </w:rPr>
      </w:pPr>
      <w:r w:rsidRPr="00602E4B">
        <w:rPr>
          <w:rStyle w:val="Strong"/>
          <w:rFonts w:ascii="Inter" w:eastAsiaTheme="majorEastAsia" w:hAnsi="Inter"/>
          <w:sz w:val="18"/>
          <w:szCs w:val="18"/>
        </w:rPr>
        <w:t>Chen, Y., Bellavitis, C., et al. (2020).</w:t>
      </w:r>
      <w:r w:rsidRPr="00602E4B">
        <w:rPr>
          <w:rFonts w:ascii="Inter" w:hAnsi="Inter"/>
          <w:sz w:val="18"/>
          <w:szCs w:val="18"/>
        </w:rPr>
        <w:t xml:space="preserve"> "Blockchain Disruption and Decentralized Finance: The Rise of Decentralized Business Models." </w:t>
      </w:r>
      <w:r w:rsidRPr="00602E4B">
        <w:rPr>
          <w:rStyle w:val="Emphasis"/>
          <w:rFonts w:ascii="Inter" w:eastAsiaTheme="majorEastAsia" w:hAnsi="Inter"/>
          <w:sz w:val="18"/>
          <w:szCs w:val="18"/>
        </w:rPr>
        <w:t>Journal of Business Venturing Insights</w:t>
      </w:r>
      <w:r w:rsidRPr="00602E4B">
        <w:rPr>
          <w:rFonts w:ascii="Inter" w:hAnsi="Inter"/>
          <w:sz w:val="18"/>
          <w:szCs w:val="18"/>
        </w:rPr>
        <w:t xml:space="preserve">, 13, e00151. </w:t>
      </w:r>
    </w:p>
    <w:p w14:paraId="57693E3E" w14:textId="77777777" w:rsidR="007113F3" w:rsidRPr="00602E4B" w:rsidRDefault="007113F3">
      <w:pPr>
        <w:pStyle w:val="whitespace-normal"/>
        <w:numPr>
          <w:ilvl w:val="1"/>
          <w:numId w:val="479"/>
        </w:numPr>
        <w:rPr>
          <w:rFonts w:ascii="Inter" w:hAnsi="Inter"/>
          <w:sz w:val="18"/>
          <w:szCs w:val="18"/>
        </w:rPr>
      </w:pPr>
      <w:r w:rsidRPr="00602E4B">
        <w:rPr>
          <w:rFonts w:ascii="Inter" w:hAnsi="Inter"/>
          <w:sz w:val="18"/>
          <w:szCs w:val="18"/>
        </w:rPr>
        <w:t>DeFi architecture</w:t>
      </w:r>
    </w:p>
    <w:p w14:paraId="7B85A3C4" w14:textId="77777777" w:rsidR="007113F3" w:rsidRPr="00602E4B" w:rsidRDefault="007113F3">
      <w:pPr>
        <w:pStyle w:val="whitespace-normal"/>
        <w:numPr>
          <w:ilvl w:val="1"/>
          <w:numId w:val="479"/>
        </w:numPr>
        <w:rPr>
          <w:rFonts w:ascii="Inter" w:hAnsi="Inter"/>
          <w:sz w:val="18"/>
          <w:szCs w:val="18"/>
        </w:rPr>
      </w:pPr>
      <w:r w:rsidRPr="00602E4B">
        <w:rPr>
          <w:rFonts w:ascii="Inter" w:hAnsi="Inter"/>
          <w:sz w:val="18"/>
          <w:szCs w:val="18"/>
        </w:rPr>
        <w:t>Decentralized business models</w:t>
      </w:r>
    </w:p>
    <w:p w14:paraId="50E88ED6" w14:textId="77777777" w:rsidR="007113F3" w:rsidRPr="00602E4B" w:rsidRDefault="007113F3" w:rsidP="007113F3">
      <w:pPr>
        <w:pStyle w:val="Heading2"/>
        <w:rPr>
          <w:rFonts w:ascii="Inter" w:hAnsi="Inter"/>
          <w:sz w:val="18"/>
          <w:szCs w:val="18"/>
        </w:rPr>
      </w:pPr>
      <w:r w:rsidRPr="00602E4B">
        <w:rPr>
          <w:rFonts w:ascii="Inter" w:hAnsi="Inter"/>
          <w:sz w:val="18"/>
          <w:szCs w:val="18"/>
        </w:rPr>
        <w:t>Standards and Specifications</w:t>
      </w:r>
    </w:p>
    <w:p w14:paraId="04BC9285" w14:textId="77777777" w:rsidR="007113F3" w:rsidRPr="00602E4B" w:rsidRDefault="007113F3">
      <w:pPr>
        <w:pStyle w:val="whitespace-normal"/>
        <w:numPr>
          <w:ilvl w:val="0"/>
          <w:numId w:val="480"/>
        </w:numPr>
        <w:rPr>
          <w:rFonts w:ascii="Inter" w:hAnsi="Inter"/>
          <w:sz w:val="18"/>
          <w:szCs w:val="18"/>
        </w:rPr>
      </w:pPr>
      <w:r w:rsidRPr="00602E4B">
        <w:rPr>
          <w:rStyle w:val="Strong"/>
          <w:rFonts w:ascii="Inter" w:eastAsiaTheme="majorEastAsia" w:hAnsi="Inter"/>
          <w:sz w:val="18"/>
          <w:szCs w:val="18"/>
        </w:rPr>
        <w:t>Bitcoin Core Developers. (2023).</w:t>
      </w:r>
      <w:r w:rsidRPr="00602E4B">
        <w:rPr>
          <w:rFonts w:ascii="Inter" w:hAnsi="Inter"/>
          <w:sz w:val="18"/>
          <w:szCs w:val="18"/>
        </w:rPr>
        <w:t xml:space="preserve"> "BIP 340: Schnorr Signatures for secp256k1." </w:t>
      </w:r>
      <w:r w:rsidRPr="00602E4B">
        <w:rPr>
          <w:rStyle w:val="Emphasis"/>
          <w:rFonts w:ascii="Inter" w:eastAsiaTheme="majorEastAsia" w:hAnsi="Inter"/>
          <w:sz w:val="18"/>
          <w:szCs w:val="18"/>
        </w:rPr>
        <w:t>Bitcoin Improvement Proposals</w:t>
      </w:r>
      <w:r w:rsidRPr="00602E4B">
        <w:rPr>
          <w:rFonts w:ascii="Inter" w:hAnsi="Inter"/>
          <w:sz w:val="18"/>
          <w:szCs w:val="18"/>
        </w:rPr>
        <w:t xml:space="preserve">. </w:t>
      </w:r>
    </w:p>
    <w:p w14:paraId="514DA593" w14:textId="77777777" w:rsidR="007113F3" w:rsidRPr="00602E4B" w:rsidRDefault="007113F3">
      <w:pPr>
        <w:pStyle w:val="whitespace-normal"/>
        <w:numPr>
          <w:ilvl w:val="1"/>
          <w:numId w:val="480"/>
        </w:numPr>
        <w:rPr>
          <w:rFonts w:ascii="Inter" w:hAnsi="Inter"/>
          <w:sz w:val="18"/>
          <w:szCs w:val="18"/>
        </w:rPr>
      </w:pPr>
      <w:r w:rsidRPr="00602E4B">
        <w:rPr>
          <w:rFonts w:ascii="Inter" w:hAnsi="Inter"/>
          <w:sz w:val="18"/>
          <w:szCs w:val="18"/>
        </w:rPr>
        <w:t>Schnorr signature specification</w:t>
      </w:r>
    </w:p>
    <w:p w14:paraId="2AD5C727" w14:textId="77777777" w:rsidR="007113F3" w:rsidRPr="00602E4B" w:rsidRDefault="007113F3">
      <w:pPr>
        <w:pStyle w:val="whitespace-normal"/>
        <w:numPr>
          <w:ilvl w:val="1"/>
          <w:numId w:val="480"/>
        </w:numPr>
        <w:rPr>
          <w:rFonts w:ascii="Inter" w:hAnsi="Inter"/>
          <w:sz w:val="18"/>
          <w:szCs w:val="18"/>
        </w:rPr>
      </w:pPr>
      <w:r w:rsidRPr="00602E4B">
        <w:rPr>
          <w:rFonts w:ascii="Inter" w:hAnsi="Inter"/>
          <w:sz w:val="18"/>
          <w:szCs w:val="18"/>
        </w:rPr>
        <w:t>Bitcoin signature upgrades</w:t>
      </w:r>
    </w:p>
    <w:p w14:paraId="6645F955" w14:textId="77777777" w:rsidR="007113F3" w:rsidRPr="00602E4B" w:rsidRDefault="007113F3">
      <w:pPr>
        <w:pStyle w:val="whitespace-normal"/>
        <w:numPr>
          <w:ilvl w:val="0"/>
          <w:numId w:val="480"/>
        </w:numPr>
        <w:rPr>
          <w:rFonts w:ascii="Inter" w:hAnsi="Inter"/>
          <w:sz w:val="18"/>
          <w:szCs w:val="18"/>
        </w:rPr>
      </w:pPr>
      <w:r w:rsidRPr="00602E4B">
        <w:rPr>
          <w:rStyle w:val="Strong"/>
          <w:rFonts w:ascii="Inter" w:eastAsiaTheme="majorEastAsia" w:hAnsi="Inter"/>
          <w:sz w:val="18"/>
          <w:szCs w:val="18"/>
        </w:rPr>
        <w:t>Ethereum Foundation. (2020).</w:t>
      </w:r>
      <w:r w:rsidRPr="00602E4B">
        <w:rPr>
          <w:rFonts w:ascii="Inter" w:hAnsi="Inter"/>
          <w:sz w:val="18"/>
          <w:szCs w:val="18"/>
        </w:rPr>
        <w:t xml:space="preserve"> "EIP-2535: Diamonds, Multi-Facet Proxy." </w:t>
      </w:r>
      <w:r w:rsidRPr="00602E4B">
        <w:rPr>
          <w:rStyle w:val="Emphasis"/>
          <w:rFonts w:ascii="Inter" w:eastAsiaTheme="majorEastAsia" w:hAnsi="Inter"/>
          <w:sz w:val="18"/>
          <w:szCs w:val="18"/>
        </w:rPr>
        <w:t>Ethereum Improvement Proposals</w:t>
      </w:r>
      <w:r w:rsidRPr="00602E4B">
        <w:rPr>
          <w:rFonts w:ascii="Inter" w:hAnsi="Inter"/>
          <w:sz w:val="18"/>
          <w:szCs w:val="18"/>
        </w:rPr>
        <w:t xml:space="preserve">. </w:t>
      </w:r>
    </w:p>
    <w:p w14:paraId="257B2DBD" w14:textId="77777777" w:rsidR="007113F3" w:rsidRPr="00602E4B" w:rsidRDefault="007113F3">
      <w:pPr>
        <w:pStyle w:val="whitespace-normal"/>
        <w:numPr>
          <w:ilvl w:val="1"/>
          <w:numId w:val="480"/>
        </w:numPr>
        <w:rPr>
          <w:rFonts w:ascii="Inter" w:hAnsi="Inter"/>
          <w:sz w:val="18"/>
          <w:szCs w:val="18"/>
        </w:rPr>
      </w:pPr>
      <w:r w:rsidRPr="00602E4B">
        <w:rPr>
          <w:rFonts w:ascii="Inter" w:hAnsi="Inter"/>
          <w:sz w:val="18"/>
          <w:szCs w:val="18"/>
        </w:rPr>
        <w:t>Upgradeable smart contract patterns</w:t>
      </w:r>
    </w:p>
    <w:p w14:paraId="019668CE" w14:textId="77777777" w:rsidR="007113F3" w:rsidRPr="00602E4B" w:rsidRDefault="007113F3">
      <w:pPr>
        <w:pStyle w:val="whitespace-normal"/>
        <w:numPr>
          <w:ilvl w:val="1"/>
          <w:numId w:val="480"/>
        </w:numPr>
        <w:rPr>
          <w:rFonts w:ascii="Inter" w:hAnsi="Inter"/>
          <w:sz w:val="18"/>
          <w:szCs w:val="18"/>
        </w:rPr>
      </w:pPr>
      <w:r w:rsidRPr="00602E4B">
        <w:rPr>
          <w:rFonts w:ascii="Inter" w:hAnsi="Inter"/>
          <w:sz w:val="18"/>
          <w:szCs w:val="18"/>
        </w:rPr>
        <w:t>Modular contract architecture</w:t>
      </w:r>
    </w:p>
    <w:p w14:paraId="023F62B5" w14:textId="77777777" w:rsidR="007113F3" w:rsidRPr="00602E4B" w:rsidRDefault="007113F3" w:rsidP="007113F3">
      <w:pPr>
        <w:pStyle w:val="Heading2"/>
        <w:rPr>
          <w:rFonts w:ascii="Inter" w:hAnsi="Inter"/>
          <w:sz w:val="18"/>
          <w:szCs w:val="18"/>
        </w:rPr>
      </w:pPr>
      <w:r w:rsidRPr="00602E4B">
        <w:rPr>
          <w:rFonts w:ascii="Inter" w:hAnsi="Inter"/>
          <w:sz w:val="18"/>
          <w:szCs w:val="18"/>
        </w:rPr>
        <w:t>Legal and Regulatory Frameworks</w:t>
      </w:r>
    </w:p>
    <w:p w14:paraId="54BA7240" w14:textId="77777777" w:rsidR="007113F3" w:rsidRPr="00602E4B" w:rsidRDefault="007113F3">
      <w:pPr>
        <w:pStyle w:val="whitespace-normal"/>
        <w:numPr>
          <w:ilvl w:val="0"/>
          <w:numId w:val="481"/>
        </w:numPr>
        <w:rPr>
          <w:rFonts w:ascii="Inter" w:hAnsi="Inter"/>
          <w:sz w:val="18"/>
          <w:szCs w:val="18"/>
        </w:rPr>
      </w:pPr>
      <w:r w:rsidRPr="00602E4B">
        <w:rPr>
          <w:rStyle w:val="Strong"/>
          <w:rFonts w:ascii="Inter" w:eastAsiaTheme="majorEastAsia" w:hAnsi="Inter"/>
          <w:sz w:val="18"/>
          <w:szCs w:val="18"/>
        </w:rPr>
        <w:t>De Filippi, P., &amp; Wright, A. (2018).</w:t>
      </w:r>
      <w:r w:rsidRPr="00602E4B">
        <w:rPr>
          <w:rFonts w:ascii="Inter" w:hAnsi="Inter"/>
          <w:sz w:val="18"/>
          <w:szCs w:val="18"/>
        </w:rPr>
        <w:t xml:space="preserve"> </w:t>
      </w:r>
      <w:r w:rsidRPr="00602E4B">
        <w:rPr>
          <w:rStyle w:val="Emphasis"/>
          <w:rFonts w:ascii="Inter" w:eastAsiaTheme="majorEastAsia" w:hAnsi="Inter"/>
          <w:sz w:val="18"/>
          <w:szCs w:val="18"/>
        </w:rPr>
        <w:t>Blockchain and the Law: The Rule of Code</w:t>
      </w:r>
      <w:r w:rsidRPr="00602E4B">
        <w:rPr>
          <w:rFonts w:ascii="Inter" w:hAnsi="Inter"/>
          <w:sz w:val="18"/>
          <w:szCs w:val="18"/>
        </w:rPr>
        <w:t xml:space="preserve">. Cambridge, MA: Harvard University Press. </w:t>
      </w:r>
    </w:p>
    <w:p w14:paraId="0FBDE4F1" w14:textId="77777777" w:rsidR="007113F3" w:rsidRPr="00602E4B" w:rsidRDefault="007113F3">
      <w:pPr>
        <w:pStyle w:val="whitespace-normal"/>
        <w:numPr>
          <w:ilvl w:val="1"/>
          <w:numId w:val="481"/>
        </w:numPr>
        <w:rPr>
          <w:rFonts w:ascii="Inter" w:hAnsi="Inter"/>
          <w:sz w:val="18"/>
          <w:szCs w:val="18"/>
        </w:rPr>
      </w:pPr>
      <w:r w:rsidRPr="00602E4B">
        <w:rPr>
          <w:rFonts w:ascii="Inter" w:hAnsi="Inter"/>
          <w:sz w:val="18"/>
          <w:szCs w:val="18"/>
        </w:rPr>
        <w:t>Legal implications of blockchain</w:t>
      </w:r>
    </w:p>
    <w:p w14:paraId="0304BB0F" w14:textId="77777777" w:rsidR="007113F3" w:rsidRPr="00602E4B" w:rsidRDefault="007113F3">
      <w:pPr>
        <w:pStyle w:val="whitespace-normal"/>
        <w:numPr>
          <w:ilvl w:val="1"/>
          <w:numId w:val="481"/>
        </w:numPr>
        <w:rPr>
          <w:rFonts w:ascii="Inter" w:hAnsi="Inter"/>
          <w:sz w:val="18"/>
          <w:szCs w:val="18"/>
        </w:rPr>
      </w:pPr>
      <w:r w:rsidRPr="00602E4B">
        <w:rPr>
          <w:rFonts w:ascii="Inter" w:hAnsi="Inter"/>
          <w:sz w:val="18"/>
          <w:szCs w:val="18"/>
        </w:rPr>
        <w:t>Smart contract enforceability</w:t>
      </w:r>
    </w:p>
    <w:p w14:paraId="6788E931" w14:textId="77777777" w:rsidR="007113F3" w:rsidRPr="00602E4B" w:rsidRDefault="007113F3">
      <w:pPr>
        <w:pStyle w:val="whitespace-normal"/>
        <w:numPr>
          <w:ilvl w:val="0"/>
          <w:numId w:val="481"/>
        </w:numPr>
        <w:rPr>
          <w:rFonts w:ascii="Inter" w:hAnsi="Inter"/>
          <w:sz w:val="18"/>
          <w:szCs w:val="18"/>
        </w:rPr>
      </w:pPr>
      <w:r w:rsidRPr="00602E4B">
        <w:rPr>
          <w:rStyle w:val="Strong"/>
          <w:rFonts w:ascii="Inter" w:eastAsiaTheme="majorEastAsia" w:hAnsi="Inter"/>
          <w:sz w:val="18"/>
          <w:szCs w:val="18"/>
        </w:rPr>
        <w:t>Finck, M. (2019).</w:t>
      </w:r>
      <w:r w:rsidRPr="00602E4B">
        <w:rPr>
          <w:rFonts w:ascii="Inter" w:hAnsi="Inter"/>
          <w:sz w:val="18"/>
          <w:szCs w:val="18"/>
        </w:rPr>
        <w:t xml:space="preserve"> "Blockchain and the General Data Protection Regulation: Can Distributed Ledgers be Squared with European Data Protection Law?" </w:t>
      </w:r>
      <w:r w:rsidRPr="00602E4B">
        <w:rPr>
          <w:rStyle w:val="Emphasis"/>
          <w:rFonts w:ascii="Inter" w:eastAsiaTheme="majorEastAsia" w:hAnsi="Inter"/>
          <w:sz w:val="18"/>
          <w:szCs w:val="18"/>
        </w:rPr>
        <w:t>European Parliamentary Research Service</w:t>
      </w:r>
      <w:r w:rsidRPr="00602E4B">
        <w:rPr>
          <w:rFonts w:ascii="Inter" w:hAnsi="Inter"/>
          <w:sz w:val="18"/>
          <w:szCs w:val="18"/>
        </w:rPr>
        <w:t xml:space="preserve">. </w:t>
      </w:r>
    </w:p>
    <w:p w14:paraId="0A66E63B" w14:textId="77777777" w:rsidR="007113F3" w:rsidRPr="00602E4B" w:rsidRDefault="007113F3">
      <w:pPr>
        <w:pStyle w:val="whitespace-normal"/>
        <w:numPr>
          <w:ilvl w:val="1"/>
          <w:numId w:val="481"/>
        </w:numPr>
        <w:rPr>
          <w:rFonts w:ascii="Inter" w:hAnsi="Inter"/>
          <w:sz w:val="18"/>
          <w:szCs w:val="18"/>
        </w:rPr>
      </w:pPr>
      <w:r w:rsidRPr="00602E4B">
        <w:rPr>
          <w:rFonts w:ascii="Inter" w:hAnsi="Inter"/>
          <w:sz w:val="18"/>
          <w:szCs w:val="18"/>
        </w:rPr>
        <w:t>GDPR compliance for blockchains</w:t>
      </w:r>
    </w:p>
    <w:p w14:paraId="289B1F5B" w14:textId="77777777" w:rsidR="007113F3" w:rsidRPr="00602E4B" w:rsidRDefault="007113F3">
      <w:pPr>
        <w:pStyle w:val="whitespace-normal"/>
        <w:numPr>
          <w:ilvl w:val="1"/>
          <w:numId w:val="481"/>
        </w:numPr>
        <w:rPr>
          <w:rFonts w:ascii="Inter" w:hAnsi="Inter"/>
          <w:sz w:val="18"/>
          <w:szCs w:val="18"/>
        </w:rPr>
      </w:pPr>
      <w:r w:rsidRPr="00602E4B">
        <w:rPr>
          <w:rFonts w:ascii="Inter" w:hAnsi="Inter"/>
          <w:sz w:val="18"/>
          <w:szCs w:val="18"/>
        </w:rPr>
        <w:t>Right to be forgotten challenges</w:t>
      </w:r>
    </w:p>
    <w:p w14:paraId="620EA931" w14:textId="77777777" w:rsidR="007113F3" w:rsidRPr="00602E4B" w:rsidRDefault="00035578" w:rsidP="007113F3">
      <w:pPr>
        <w:rPr>
          <w:rFonts w:ascii="Inter" w:hAnsi="Inter"/>
          <w:sz w:val="18"/>
          <w:szCs w:val="18"/>
        </w:rPr>
      </w:pPr>
      <w:r w:rsidRPr="00035578">
        <w:rPr>
          <w:rFonts w:ascii="Inter" w:hAnsi="Inter"/>
          <w:noProof/>
          <w:sz w:val="18"/>
          <w:szCs w:val="18"/>
          <w14:ligatures w14:val="standardContextual"/>
        </w:rPr>
        <w:pict w14:anchorId="594DB649">
          <v:rect id="_x0000_i1028" alt="" style="width:468pt;height:.05pt;mso-width-percent:0;mso-height-percent:0;mso-width-percent:0;mso-height-percent:0" o:hralign="center" o:hrstd="t" o:hr="t" fillcolor="#a0a0a0" stroked="f"/>
        </w:pict>
      </w:r>
    </w:p>
    <w:p w14:paraId="54A0BB00" w14:textId="77777777" w:rsidR="007113F3" w:rsidRPr="00602E4B" w:rsidRDefault="00035578" w:rsidP="007113F3">
      <w:pPr>
        <w:rPr>
          <w:rFonts w:ascii="Inter" w:hAnsi="Inter"/>
          <w:sz w:val="18"/>
          <w:szCs w:val="18"/>
        </w:rPr>
      </w:pPr>
      <w:r w:rsidRPr="00035578">
        <w:rPr>
          <w:rFonts w:ascii="Inter" w:hAnsi="Inter"/>
          <w:noProof/>
          <w:sz w:val="18"/>
          <w:szCs w:val="18"/>
          <w14:ligatures w14:val="standardContextual"/>
        </w:rPr>
        <w:pict w14:anchorId="024CEE0F">
          <v:rect id="_x0000_i1027" alt="" style="width:468pt;height:.05pt;mso-width-percent:0;mso-height-percent:0;mso-width-percent:0;mso-height-percent:0" o:hralign="center" o:hrstd="t" o:hr="t" fillcolor="#a0a0a0" stroked="f"/>
        </w:pict>
      </w:r>
    </w:p>
    <w:p w14:paraId="3532DF05" w14:textId="77777777" w:rsidR="007113F3" w:rsidRPr="00602E4B" w:rsidRDefault="007113F3" w:rsidP="007113F3">
      <w:pPr>
        <w:pStyle w:val="Heading1"/>
        <w:rPr>
          <w:rFonts w:ascii="Inter" w:hAnsi="Inter"/>
          <w:sz w:val="18"/>
          <w:szCs w:val="18"/>
        </w:rPr>
      </w:pPr>
      <w:r w:rsidRPr="00602E4B">
        <w:rPr>
          <w:rFonts w:ascii="Inter" w:hAnsi="Inter"/>
          <w:sz w:val="18"/>
          <w:szCs w:val="18"/>
        </w:rPr>
        <w:t>Appendix D: SUIP Integration Specifications</w:t>
      </w:r>
    </w:p>
    <w:p w14:paraId="7BA28B7E" w14:textId="77777777" w:rsidR="007113F3" w:rsidRPr="00602E4B" w:rsidRDefault="007113F3" w:rsidP="007113F3">
      <w:pPr>
        <w:pStyle w:val="whitespace-normal"/>
        <w:rPr>
          <w:rFonts w:ascii="Inter" w:hAnsi="Inter"/>
          <w:sz w:val="18"/>
          <w:szCs w:val="18"/>
        </w:rPr>
      </w:pPr>
      <w:r w:rsidRPr="00602E4B">
        <w:rPr>
          <w:rFonts w:ascii="Inter" w:hAnsi="Inter"/>
          <w:sz w:val="18"/>
          <w:szCs w:val="18"/>
        </w:rPr>
        <w:t>This appendix details the technical specifications for integrating the Synergy Universal Interoperability Protocol (SUIP) with external blockchain networks, including communication protocols, data formats, and security requirements.</w:t>
      </w:r>
    </w:p>
    <w:p w14:paraId="25CE6852" w14:textId="77777777" w:rsidR="007113F3" w:rsidRPr="00602E4B" w:rsidRDefault="007113F3" w:rsidP="007113F3">
      <w:pPr>
        <w:pStyle w:val="Heading2"/>
        <w:rPr>
          <w:rFonts w:ascii="Inter" w:hAnsi="Inter"/>
          <w:sz w:val="18"/>
          <w:szCs w:val="18"/>
        </w:rPr>
      </w:pPr>
      <w:r w:rsidRPr="00602E4B">
        <w:rPr>
          <w:rFonts w:ascii="Inter" w:hAnsi="Inter"/>
          <w:sz w:val="18"/>
          <w:szCs w:val="18"/>
        </w:rPr>
        <w:t>D.1 Cross-Chain Message Format</w:t>
      </w:r>
    </w:p>
    <w:p w14:paraId="7A84DBE4" w14:textId="77777777" w:rsidR="007113F3" w:rsidRPr="00602E4B" w:rsidRDefault="007113F3" w:rsidP="007113F3">
      <w:pPr>
        <w:pStyle w:val="whitespace-normal"/>
        <w:rPr>
          <w:rFonts w:ascii="Inter" w:hAnsi="Inter"/>
          <w:sz w:val="18"/>
          <w:szCs w:val="18"/>
        </w:rPr>
      </w:pPr>
      <w:r w:rsidRPr="00602E4B">
        <w:rPr>
          <w:rFonts w:ascii="Inter" w:hAnsi="Inter"/>
          <w:sz w:val="18"/>
          <w:szCs w:val="18"/>
        </w:rPr>
        <w:t>All cross-chain messages in SUIP use a standardized format to ensure consistent processing across different blockchain environments.</w:t>
      </w:r>
    </w:p>
    <w:p w14:paraId="55F4AC51" w14:textId="77777777" w:rsidR="007113F3" w:rsidRPr="00602E4B" w:rsidRDefault="007113F3" w:rsidP="007113F3">
      <w:pPr>
        <w:pStyle w:val="Heading3"/>
        <w:rPr>
          <w:rFonts w:ascii="Inter" w:hAnsi="Inter"/>
          <w:sz w:val="18"/>
          <w:szCs w:val="18"/>
        </w:rPr>
      </w:pPr>
      <w:r w:rsidRPr="00602E4B">
        <w:rPr>
          <w:rFonts w:ascii="Inter" w:hAnsi="Inter"/>
          <w:sz w:val="18"/>
          <w:szCs w:val="18"/>
        </w:rPr>
        <w:lastRenderedPageBreak/>
        <w:t>Message Structure</w:t>
      </w:r>
    </w:p>
    <w:p w14:paraId="26838E3F" w14:textId="77777777" w:rsidR="007113F3" w:rsidRPr="00602E4B" w:rsidRDefault="007113F3" w:rsidP="007113F3">
      <w:pPr>
        <w:rPr>
          <w:rFonts w:ascii="Inter" w:hAnsi="Inter"/>
          <w:sz w:val="18"/>
          <w:szCs w:val="18"/>
        </w:rPr>
      </w:pPr>
      <w:r w:rsidRPr="00602E4B">
        <w:rPr>
          <w:rFonts w:ascii="Inter" w:hAnsi="Inter"/>
          <w:sz w:val="18"/>
          <w:szCs w:val="18"/>
        </w:rPr>
        <w:t>rust</w:t>
      </w:r>
    </w:p>
    <w:p w14:paraId="1FF4D32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struct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CrossChainMessage</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0E55C8A7"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version</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Protocol version (current: 0x01)</w:t>
      </w:r>
    </w:p>
    <w:p w14:paraId="0BFF72B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source_chain_id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u32</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Originating blockchain identifier</w:t>
      </w:r>
    </w:p>
    <w:p w14:paraId="61E03A8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destination_chain_id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u32</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Target blockchain identifier</w:t>
      </w:r>
    </w:p>
    <w:p w14:paraId="723256C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nonce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u64</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Unique message identifier</w:t>
      </w:r>
    </w:p>
    <w:p w14:paraId="10374B2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sender</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Address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Sender's address (UMA or chain-specific)</w:t>
      </w:r>
    </w:p>
    <w:p w14:paraId="344A3E87"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recipient</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Address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Recipient's address</w:t>
      </w:r>
    </w:p>
    <w:p w14:paraId="1F4D9F7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message_type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MessageType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Type of cross-chain operation</w:t>
      </w:r>
    </w:p>
    <w:p w14:paraId="7FEAF9E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payload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Operation-specific data</w:t>
      </w:r>
    </w:p>
    <w:p w14:paraId="74813DA6"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timestamp</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i64</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Unix timestamp</w:t>
      </w:r>
    </w:p>
    <w:p w14:paraId="1D26EE6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expiry</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i64</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Message expiration time</w:t>
      </w:r>
    </w:p>
    <w:p w14:paraId="799400C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gas_limit</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u64</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Maximum gas for execution</w:t>
      </w:r>
    </w:p>
    <w:p w14:paraId="3DEF216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signature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Signature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Cryptographic signature</w:t>
      </w:r>
    </w:p>
    <w:p w14:paraId="19E0FBA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relayer_attestations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RelayerAttestation</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Threshold attestations</w:t>
      </w:r>
    </w:p>
    <w:p w14:paraId="6722247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ABB2BF"/>
          <w:sz w:val="18"/>
          <w:szCs w:val="18"/>
        </w:rPr>
        <w:t>}</w:t>
      </w:r>
    </w:p>
    <w:p w14:paraId="23DD7598" w14:textId="77777777" w:rsidR="007113F3" w:rsidRPr="00602E4B" w:rsidRDefault="007113F3" w:rsidP="007113F3">
      <w:pPr>
        <w:pStyle w:val="HTMLPreformatted"/>
        <w:spacing w:before="120" w:after="120"/>
        <w:rPr>
          <w:rStyle w:val="HTMLCode"/>
          <w:rFonts w:ascii="Inter" w:hAnsi="Inter"/>
          <w:color w:val="ABB2BF"/>
          <w:sz w:val="18"/>
          <w:szCs w:val="18"/>
        </w:rPr>
      </w:pPr>
    </w:p>
    <w:p w14:paraId="01F520F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enum</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MessageType</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33FD4D1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AssetTransfer</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Token/asset movement</w:t>
      </w:r>
    </w:p>
    <w:p w14:paraId="1782294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ContractCall</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Cross-chain smart contract invocation</w:t>
      </w:r>
    </w:p>
    <w:p w14:paraId="777701D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StateQuery</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Query external chain state</w:t>
      </w:r>
    </w:p>
    <w:p w14:paraId="2B8EFFB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AtomicSwap</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HTLC-based exchange</w:t>
      </w:r>
    </w:p>
    <w:p w14:paraId="27F491CE"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GovernanceAction</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DAO cross-chain proposal</w:t>
      </w:r>
    </w:p>
    <w:p w14:paraId="6C8A578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OracleData</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External data feed</w:t>
      </w:r>
    </w:p>
    <w:p w14:paraId="124C27F7"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ABB2BF"/>
          <w:sz w:val="18"/>
          <w:szCs w:val="18"/>
        </w:rPr>
        <w:t>}</w:t>
      </w:r>
    </w:p>
    <w:p w14:paraId="0EA5ED73" w14:textId="77777777" w:rsidR="007113F3" w:rsidRPr="00602E4B" w:rsidRDefault="007113F3" w:rsidP="007113F3">
      <w:pPr>
        <w:pStyle w:val="HTMLPreformatted"/>
        <w:spacing w:before="120" w:after="120"/>
        <w:rPr>
          <w:rStyle w:val="HTMLCode"/>
          <w:rFonts w:ascii="Inter" w:hAnsi="Inter"/>
          <w:color w:val="ABB2BF"/>
          <w:sz w:val="18"/>
          <w:szCs w:val="18"/>
        </w:rPr>
      </w:pPr>
    </w:p>
    <w:p w14:paraId="0E93098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struct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RelayerAttestation</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39E15516"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relayer_id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ValidatorID</w:t>
      </w:r>
      <w:r w:rsidRPr="00602E4B">
        <w:rPr>
          <w:rStyle w:val="token"/>
          <w:rFonts w:ascii="Inter" w:eastAsiaTheme="majorEastAsia" w:hAnsi="Inter"/>
          <w:color w:val="ABB2BF"/>
          <w:sz w:val="18"/>
          <w:szCs w:val="18"/>
        </w:rPr>
        <w:t>,</w:t>
      </w:r>
    </w:p>
    <w:p w14:paraId="148A0D0E"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chain_state_hash</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Hash256</w:t>
      </w:r>
      <w:r w:rsidRPr="00602E4B">
        <w:rPr>
          <w:rStyle w:val="token"/>
          <w:rFonts w:ascii="Inter" w:eastAsiaTheme="majorEastAsia" w:hAnsi="Inter"/>
          <w:color w:val="ABB2BF"/>
          <w:sz w:val="18"/>
          <w:szCs w:val="18"/>
        </w:rPr>
        <w:t>,</w:t>
      </w:r>
    </w:p>
    <w:p w14:paraId="0F23805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event_proof</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MerkleProof</w:t>
      </w:r>
      <w:r w:rsidRPr="00602E4B">
        <w:rPr>
          <w:rStyle w:val="token"/>
          <w:rFonts w:ascii="Inter" w:eastAsiaTheme="majorEastAsia" w:hAnsi="Inter"/>
          <w:color w:val="ABB2BF"/>
          <w:sz w:val="18"/>
          <w:szCs w:val="18"/>
        </w:rPr>
        <w:t>,</w:t>
      </w:r>
    </w:p>
    <w:p w14:paraId="5FFE800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signature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Signature</w:t>
      </w:r>
      <w:r w:rsidRPr="00602E4B">
        <w:rPr>
          <w:rStyle w:val="token"/>
          <w:rFonts w:ascii="Inter" w:eastAsiaTheme="majorEastAsia" w:hAnsi="Inter"/>
          <w:color w:val="ABB2BF"/>
          <w:sz w:val="18"/>
          <w:szCs w:val="18"/>
        </w:rPr>
        <w:t>,</w:t>
      </w:r>
    </w:p>
    <w:p w14:paraId="4182C697"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timestamp</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i64</w:t>
      </w:r>
      <w:r w:rsidRPr="00602E4B">
        <w:rPr>
          <w:rStyle w:val="token"/>
          <w:rFonts w:ascii="Inter" w:eastAsiaTheme="majorEastAsia" w:hAnsi="Inter"/>
          <w:color w:val="ABB2BF"/>
          <w:sz w:val="18"/>
          <w:szCs w:val="18"/>
        </w:rPr>
        <w:t>,</w:t>
      </w:r>
    </w:p>
    <w:p w14:paraId="51096938" w14:textId="77777777" w:rsidR="007113F3" w:rsidRPr="00602E4B" w:rsidRDefault="007113F3" w:rsidP="007113F3">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7116656E"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t>Chain-Specific Adaptations</w:t>
      </w:r>
    </w:p>
    <w:p w14:paraId="033E0FDF" w14:textId="77777777" w:rsidR="007113F3" w:rsidRPr="00602E4B" w:rsidRDefault="007113F3" w:rsidP="007113F3">
      <w:pPr>
        <w:pStyle w:val="whitespace-normal"/>
        <w:rPr>
          <w:rFonts w:ascii="Inter" w:hAnsi="Inter"/>
          <w:sz w:val="18"/>
          <w:szCs w:val="18"/>
        </w:rPr>
      </w:pPr>
      <w:r w:rsidRPr="00602E4B">
        <w:rPr>
          <w:rStyle w:val="Strong"/>
          <w:rFonts w:ascii="Inter" w:eastAsiaTheme="majorEastAsia" w:hAnsi="Inter"/>
          <w:sz w:val="18"/>
          <w:szCs w:val="18"/>
        </w:rPr>
        <w:t>Ethereum and EVM Chains:</w:t>
      </w:r>
    </w:p>
    <w:p w14:paraId="7EF3887E" w14:textId="77777777" w:rsidR="007113F3" w:rsidRPr="00602E4B" w:rsidRDefault="007113F3">
      <w:pPr>
        <w:pStyle w:val="whitespace-normal"/>
        <w:numPr>
          <w:ilvl w:val="0"/>
          <w:numId w:val="482"/>
        </w:numPr>
        <w:rPr>
          <w:rFonts w:ascii="Inter" w:hAnsi="Inter"/>
          <w:sz w:val="18"/>
          <w:szCs w:val="18"/>
        </w:rPr>
      </w:pPr>
      <w:r w:rsidRPr="00602E4B">
        <w:rPr>
          <w:rFonts w:ascii="Inter" w:hAnsi="Inter"/>
          <w:sz w:val="18"/>
          <w:szCs w:val="18"/>
        </w:rPr>
        <w:t>Messages encoded as ABI-compatible function calls</w:t>
      </w:r>
    </w:p>
    <w:p w14:paraId="5FC8499A" w14:textId="77777777" w:rsidR="007113F3" w:rsidRPr="00602E4B" w:rsidRDefault="007113F3">
      <w:pPr>
        <w:pStyle w:val="whitespace-normal"/>
        <w:numPr>
          <w:ilvl w:val="0"/>
          <w:numId w:val="482"/>
        </w:numPr>
        <w:rPr>
          <w:rFonts w:ascii="Inter" w:hAnsi="Inter"/>
          <w:sz w:val="18"/>
          <w:szCs w:val="18"/>
        </w:rPr>
      </w:pPr>
      <w:r w:rsidRPr="00602E4B">
        <w:rPr>
          <w:rFonts w:ascii="Inter" w:hAnsi="Inter"/>
          <w:sz w:val="18"/>
          <w:szCs w:val="18"/>
        </w:rPr>
        <w:t>Events emitted follow ERC-20/721 standards where applicable</w:t>
      </w:r>
    </w:p>
    <w:p w14:paraId="21BC8512" w14:textId="77777777" w:rsidR="007113F3" w:rsidRPr="00602E4B" w:rsidRDefault="007113F3">
      <w:pPr>
        <w:pStyle w:val="whitespace-normal"/>
        <w:numPr>
          <w:ilvl w:val="0"/>
          <w:numId w:val="482"/>
        </w:numPr>
        <w:rPr>
          <w:rFonts w:ascii="Inter" w:hAnsi="Inter"/>
          <w:sz w:val="18"/>
          <w:szCs w:val="18"/>
        </w:rPr>
      </w:pPr>
      <w:r w:rsidRPr="00602E4B">
        <w:rPr>
          <w:rFonts w:ascii="Inter" w:hAnsi="Inter"/>
          <w:sz w:val="18"/>
          <w:szCs w:val="18"/>
        </w:rPr>
        <w:t>Gas estimation includes cross-chain coordination overhead</w:t>
      </w:r>
    </w:p>
    <w:p w14:paraId="5849BB22" w14:textId="77777777" w:rsidR="007113F3" w:rsidRPr="00602E4B" w:rsidRDefault="007113F3" w:rsidP="007113F3">
      <w:pPr>
        <w:pStyle w:val="whitespace-normal"/>
        <w:rPr>
          <w:rFonts w:ascii="Inter" w:hAnsi="Inter"/>
          <w:sz w:val="18"/>
          <w:szCs w:val="18"/>
        </w:rPr>
      </w:pPr>
      <w:r w:rsidRPr="00602E4B">
        <w:rPr>
          <w:rStyle w:val="Strong"/>
          <w:rFonts w:ascii="Inter" w:eastAsiaTheme="majorEastAsia" w:hAnsi="Inter"/>
          <w:sz w:val="18"/>
          <w:szCs w:val="18"/>
        </w:rPr>
        <w:t>Solana:</w:t>
      </w:r>
    </w:p>
    <w:p w14:paraId="1F9CFF04" w14:textId="77777777" w:rsidR="007113F3" w:rsidRPr="00602E4B" w:rsidRDefault="007113F3">
      <w:pPr>
        <w:pStyle w:val="whitespace-normal"/>
        <w:numPr>
          <w:ilvl w:val="0"/>
          <w:numId w:val="483"/>
        </w:numPr>
        <w:rPr>
          <w:rFonts w:ascii="Inter" w:hAnsi="Inter"/>
          <w:sz w:val="18"/>
          <w:szCs w:val="18"/>
        </w:rPr>
      </w:pPr>
      <w:r w:rsidRPr="00602E4B">
        <w:rPr>
          <w:rFonts w:ascii="Inter" w:hAnsi="Inter"/>
          <w:sz w:val="18"/>
          <w:szCs w:val="18"/>
        </w:rPr>
        <w:t>Messages adapted to Solana's account model</w:t>
      </w:r>
    </w:p>
    <w:p w14:paraId="64EFF300" w14:textId="77777777" w:rsidR="007113F3" w:rsidRPr="00602E4B" w:rsidRDefault="007113F3">
      <w:pPr>
        <w:pStyle w:val="whitespace-normal"/>
        <w:numPr>
          <w:ilvl w:val="0"/>
          <w:numId w:val="483"/>
        </w:numPr>
        <w:rPr>
          <w:rFonts w:ascii="Inter" w:hAnsi="Inter"/>
          <w:sz w:val="18"/>
          <w:szCs w:val="18"/>
        </w:rPr>
      </w:pPr>
      <w:r w:rsidRPr="00602E4B">
        <w:rPr>
          <w:rFonts w:ascii="Inter" w:hAnsi="Inter"/>
          <w:sz w:val="18"/>
          <w:szCs w:val="18"/>
        </w:rPr>
        <w:lastRenderedPageBreak/>
        <w:t>Instruction data format compatible with Solana programs</w:t>
      </w:r>
    </w:p>
    <w:p w14:paraId="644A29D4" w14:textId="77777777" w:rsidR="007113F3" w:rsidRPr="00602E4B" w:rsidRDefault="007113F3">
      <w:pPr>
        <w:pStyle w:val="whitespace-normal"/>
        <w:numPr>
          <w:ilvl w:val="0"/>
          <w:numId w:val="483"/>
        </w:numPr>
        <w:rPr>
          <w:rFonts w:ascii="Inter" w:hAnsi="Inter"/>
          <w:sz w:val="18"/>
          <w:szCs w:val="18"/>
        </w:rPr>
      </w:pPr>
      <w:r w:rsidRPr="00602E4B">
        <w:rPr>
          <w:rFonts w:ascii="Inter" w:hAnsi="Inter"/>
          <w:sz w:val="18"/>
          <w:szCs w:val="18"/>
        </w:rPr>
        <w:t>Rent-exempt balance requirements calculated automatically</w:t>
      </w:r>
    </w:p>
    <w:p w14:paraId="0C339A43" w14:textId="77777777" w:rsidR="007113F3" w:rsidRPr="00602E4B" w:rsidRDefault="007113F3" w:rsidP="007113F3">
      <w:pPr>
        <w:pStyle w:val="whitespace-normal"/>
        <w:rPr>
          <w:rFonts w:ascii="Inter" w:hAnsi="Inter"/>
          <w:sz w:val="18"/>
          <w:szCs w:val="18"/>
        </w:rPr>
      </w:pPr>
      <w:r w:rsidRPr="00602E4B">
        <w:rPr>
          <w:rStyle w:val="Strong"/>
          <w:rFonts w:ascii="Inter" w:eastAsiaTheme="majorEastAsia" w:hAnsi="Inter"/>
          <w:sz w:val="18"/>
          <w:szCs w:val="18"/>
        </w:rPr>
        <w:t>Bitcoin:</w:t>
      </w:r>
    </w:p>
    <w:p w14:paraId="32B1B390" w14:textId="77777777" w:rsidR="007113F3" w:rsidRPr="00602E4B" w:rsidRDefault="007113F3">
      <w:pPr>
        <w:pStyle w:val="whitespace-normal"/>
        <w:numPr>
          <w:ilvl w:val="0"/>
          <w:numId w:val="484"/>
        </w:numPr>
        <w:rPr>
          <w:rFonts w:ascii="Inter" w:hAnsi="Inter"/>
          <w:sz w:val="18"/>
          <w:szCs w:val="18"/>
        </w:rPr>
      </w:pPr>
      <w:r w:rsidRPr="00602E4B">
        <w:rPr>
          <w:rFonts w:ascii="Inter" w:hAnsi="Inter"/>
          <w:sz w:val="18"/>
          <w:szCs w:val="18"/>
        </w:rPr>
        <w:t>Messages encoded in OP_RETURN outputs (limited to 80 bytes)</w:t>
      </w:r>
    </w:p>
    <w:p w14:paraId="66427021" w14:textId="77777777" w:rsidR="007113F3" w:rsidRPr="00602E4B" w:rsidRDefault="007113F3">
      <w:pPr>
        <w:pStyle w:val="whitespace-normal"/>
        <w:numPr>
          <w:ilvl w:val="0"/>
          <w:numId w:val="484"/>
        </w:numPr>
        <w:rPr>
          <w:rFonts w:ascii="Inter" w:hAnsi="Inter"/>
          <w:sz w:val="18"/>
          <w:szCs w:val="18"/>
        </w:rPr>
      </w:pPr>
      <w:r w:rsidRPr="00602E4B">
        <w:rPr>
          <w:rFonts w:ascii="Inter" w:hAnsi="Inter"/>
          <w:sz w:val="18"/>
          <w:szCs w:val="18"/>
        </w:rPr>
        <w:t>Extended data stored off-chain with hash commitment on-chain</w:t>
      </w:r>
    </w:p>
    <w:p w14:paraId="1DD49382" w14:textId="77777777" w:rsidR="007113F3" w:rsidRPr="00602E4B" w:rsidRDefault="007113F3">
      <w:pPr>
        <w:pStyle w:val="whitespace-normal"/>
        <w:numPr>
          <w:ilvl w:val="0"/>
          <w:numId w:val="484"/>
        </w:numPr>
        <w:rPr>
          <w:rFonts w:ascii="Inter" w:hAnsi="Inter"/>
          <w:sz w:val="18"/>
          <w:szCs w:val="18"/>
        </w:rPr>
      </w:pPr>
      <w:r w:rsidRPr="00602E4B">
        <w:rPr>
          <w:rFonts w:ascii="Inter" w:hAnsi="Inter"/>
          <w:sz w:val="18"/>
          <w:szCs w:val="18"/>
        </w:rPr>
        <w:t>Multi-sig script templates for custody operations</w:t>
      </w:r>
    </w:p>
    <w:p w14:paraId="7F2B9CD1" w14:textId="77777777" w:rsidR="007113F3" w:rsidRPr="00602E4B" w:rsidRDefault="007113F3" w:rsidP="007113F3">
      <w:pPr>
        <w:pStyle w:val="Heading2"/>
        <w:rPr>
          <w:rFonts w:ascii="Inter" w:hAnsi="Inter"/>
          <w:sz w:val="18"/>
          <w:szCs w:val="18"/>
        </w:rPr>
      </w:pPr>
      <w:r w:rsidRPr="00602E4B">
        <w:rPr>
          <w:rFonts w:ascii="Inter" w:hAnsi="Inter"/>
          <w:sz w:val="18"/>
          <w:szCs w:val="18"/>
        </w:rPr>
        <w:t>D.2 Bridge Smart Contract Interfaces</w:t>
      </w:r>
    </w:p>
    <w:p w14:paraId="472BFFC7" w14:textId="77777777" w:rsidR="007113F3" w:rsidRPr="00602E4B" w:rsidRDefault="007113F3" w:rsidP="007113F3">
      <w:pPr>
        <w:pStyle w:val="Heading3"/>
        <w:rPr>
          <w:rFonts w:ascii="Inter" w:hAnsi="Inter"/>
          <w:sz w:val="18"/>
          <w:szCs w:val="18"/>
        </w:rPr>
      </w:pPr>
      <w:r w:rsidRPr="00602E4B">
        <w:rPr>
          <w:rFonts w:ascii="Inter" w:hAnsi="Inter"/>
          <w:sz w:val="18"/>
          <w:szCs w:val="18"/>
        </w:rPr>
        <w:t>Ethereum Bridge Contract</w:t>
      </w:r>
    </w:p>
    <w:p w14:paraId="7E0046E3" w14:textId="77777777" w:rsidR="007113F3" w:rsidRPr="00602E4B" w:rsidRDefault="007113F3" w:rsidP="007113F3">
      <w:pPr>
        <w:rPr>
          <w:rFonts w:ascii="Inter" w:hAnsi="Inter"/>
          <w:sz w:val="18"/>
          <w:szCs w:val="18"/>
        </w:rPr>
      </w:pPr>
      <w:r w:rsidRPr="00602E4B">
        <w:rPr>
          <w:rFonts w:ascii="Inter" w:hAnsi="Inter"/>
          <w:sz w:val="18"/>
          <w:szCs w:val="18"/>
        </w:rPr>
        <w:t>solidity</w:t>
      </w:r>
    </w:p>
    <w:p w14:paraId="6BAC6B3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i/>
          <w:iCs/>
          <w:color w:val="5C6370"/>
          <w:sz w:val="18"/>
          <w:szCs w:val="18"/>
        </w:rPr>
        <w:t>// SPDX-License-Identifier: MIT</w:t>
      </w:r>
    </w:p>
    <w:p w14:paraId="509B489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pragma</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solidity</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0.8.0</w:t>
      </w:r>
      <w:r w:rsidRPr="00602E4B">
        <w:rPr>
          <w:rStyle w:val="token"/>
          <w:rFonts w:ascii="Inter" w:eastAsiaTheme="majorEastAsia" w:hAnsi="Inter"/>
          <w:color w:val="ABB2BF"/>
          <w:sz w:val="18"/>
          <w:szCs w:val="18"/>
        </w:rPr>
        <w:t>;</w:t>
      </w:r>
    </w:p>
    <w:p w14:paraId="703CE108" w14:textId="77777777" w:rsidR="007113F3" w:rsidRPr="00602E4B" w:rsidRDefault="007113F3" w:rsidP="007113F3">
      <w:pPr>
        <w:pStyle w:val="HTMLPreformatted"/>
        <w:spacing w:before="120" w:after="120"/>
        <w:rPr>
          <w:rStyle w:val="HTMLCode"/>
          <w:rFonts w:ascii="Inter" w:hAnsi="Inter"/>
          <w:color w:val="ABB2BF"/>
          <w:sz w:val="18"/>
          <w:szCs w:val="18"/>
        </w:rPr>
      </w:pPr>
    </w:p>
    <w:p w14:paraId="6A91ECB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interface</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ISynergyBridge</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7B33D9A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Events</w:t>
      </w:r>
    </w:p>
    <w:p w14:paraId="0F3221C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DepositInitiated</w:t>
      </w:r>
      <w:r w:rsidRPr="00602E4B">
        <w:rPr>
          <w:rStyle w:val="token"/>
          <w:rFonts w:ascii="Inter" w:eastAsiaTheme="majorEastAsia" w:hAnsi="Inter"/>
          <w:color w:val="ABB2BF"/>
          <w:sz w:val="18"/>
          <w:szCs w:val="18"/>
        </w:rPr>
        <w:t>(</w:t>
      </w:r>
    </w:p>
    <w:p w14:paraId="1146B307"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hAnsi="Inter"/>
          <w:color w:val="ABB2BF"/>
          <w:sz w:val="18"/>
          <w:szCs w:val="18"/>
        </w:rPr>
        <w:t xml:space="preserve"> sender</w:t>
      </w:r>
      <w:r w:rsidRPr="00602E4B">
        <w:rPr>
          <w:rStyle w:val="token"/>
          <w:rFonts w:ascii="Inter" w:eastAsiaTheme="majorEastAsia" w:hAnsi="Inter"/>
          <w:color w:val="ABB2BF"/>
          <w:sz w:val="18"/>
          <w:szCs w:val="18"/>
        </w:rPr>
        <w:t>,</w:t>
      </w:r>
    </w:p>
    <w:p w14:paraId="604EBDF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hAnsi="Inter"/>
          <w:color w:val="ABB2BF"/>
          <w:sz w:val="18"/>
          <w:szCs w:val="18"/>
        </w:rPr>
        <w:t xml:space="preserve"> synergyAddress</w:t>
      </w:r>
      <w:r w:rsidRPr="00602E4B">
        <w:rPr>
          <w:rStyle w:val="token"/>
          <w:rFonts w:ascii="Inter" w:eastAsiaTheme="majorEastAsia" w:hAnsi="Inter"/>
          <w:color w:val="ABB2BF"/>
          <w:sz w:val="18"/>
          <w:szCs w:val="18"/>
        </w:rPr>
        <w:t>,</w:t>
      </w:r>
    </w:p>
    <w:p w14:paraId="47DA0C2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token</w:t>
      </w:r>
      <w:r w:rsidRPr="00602E4B">
        <w:rPr>
          <w:rStyle w:val="token"/>
          <w:rFonts w:ascii="Inter" w:eastAsiaTheme="majorEastAsia" w:hAnsi="Inter"/>
          <w:color w:val="ABB2BF"/>
          <w:sz w:val="18"/>
          <w:szCs w:val="18"/>
        </w:rPr>
        <w:t>,</w:t>
      </w:r>
    </w:p>
    <w:p w14:paraId="1310740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amount</w:t>
      </w:r>
      <w:r w:rsidRPr="00602E4B">
        <w:rPr>
          <w:rStyle w:val="token"/>
          <w:rFonts w:ascii="Inter" w:eastAsiaTheme="majorEastAsia" w:hAnsi="Inter"/>
          <w:color w:val="ABB2BF"/>
          <w:sz w:val="18"/>
          <w:szCs w:val="18"/>
        </w:rPr>
        <w:t>,</w:t>
      </w:r>
    </w:p>
    <w:p w14:paraId="79401E2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nonce</w:t>
      </w:r>
    </w:p>
    <w:p w14:paraId="2BD2012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328240F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4A02B50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WithdrawalCompleted</w:t>
      </w:r>
      <w:r w:rsidRPr="00602E4B">
        <w:rPr>
          <w:rStyle w:val="token"/>
          <w:rFonts w:ascii="Inter" w:eastAsiaTheme="majorEastAsia" w:hAnsi="Inter"/>
          <w:color w:val="ABB2BF"/>
          <w:sz w:val="18"/>
          <w:szCs w:val="18"/>
        </w:rPr>
        <w:t>(</w:t>
      </w:r>
    </w:p>
    <w:p w14:paraId="64E8501E"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hAnsi="Inter"/>
          <w:color w:val="ABB2BF"/>
          <w:sz w:val="18"/>
          <w:szCs w:val="18"/>
        </w:rPr>
        <w:t xml:space="preserve"> recipient</w:t>
      </w:r>
      <w:r w:rsidRPr="00602E4B">
        <w:rPr>
          <w:rStyle w:val="token"/>
          <w:rFonts w:ascii="Inter" w:eastAsiaTheme="majorEastAsia" w:hAnsi="Inter"/>
          <w:color w:val="ABB2BF"/>
          <w:sz w:val="18"/>
          <w:szCs w:val="18"/>
        </w:rPr>
        <w:t>,</w:t>
      </w:r>
    </w:p>
    <w:p w14:paraId="3F56890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token</w:t>
      </w:r>
      <w:r w:rsidRPr="00602E4B">
        <w:rPr>
          <w:rStyle w:val="token"/>
          <w:rFonts w:ascii="Inter" w:eastAsiaTheme="majorEastAsia" w:hAnsi="Inter"/>
          <w:color w:val="ABB2BF"/>
          <w:sz w:val="18"/>
          <w:szCs w:val="18"/>
        </w:rPr>
        <w:t>,</w:t>
      </w:r>
    </w:p>
    <w:p w14:paraId="75D3D497"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amount</w:t>
      </w:r>
      <w:r w:rsidRPr="00602E4B">
        <w:rPr>
          <w:rStyle w:val="token"/>
          <w:rFonts w:ascii="Inter" w:eastAsiaTheme="majorEastAsia" w:hAnsi="Inter"/>
          <w:color w:val="ABB2BF"/>
          <w:sz w:val="18"/>
          <w:szCs w:val="18"/>
        </w:rPr>
        <w:t>,</w:t>
      </w:r>
    </w:p>
    <w:p w14:paraId="5A8F992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hAnsi="Inter"/>
          <w:color w:val="ABB2BF"/>
          <w:sz w:val="18"/>
          <w:szCs w:val="18"/>
        </w:rPr>
        <w:t xml:space="preserve"> synergyTxHash</w:t>
      </w:r>
    </w:p>
    <w:p w14:paraId="51F2F6A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70EE740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06E65CA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RelayerSetUpdated</w:t>
      </w:r>
      <w:r w:rsidRPr="00602E4B">
        <w:rPr>
          <w:rStyle w:val="token"/>
          <w:rFonts w:ascii="Inter" w:eastAsiaTheme="majorEastAsia" w:hAnsi="Inter"/>
          <w:color w:val="ABB2BF"/>
          <w:sz w:val="18"/>
          <w:szCs w:val="18"/>
        </w:rPr>
        <w:t>(</w:t>
      </w:r>
    </w:p>
    <w:p w14:paraId="4E7D555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newRelayers</w:t>
      </w:r>
      <w:r w:rsidRPr="00602E4B">
        <w:rPr>
          <w:rStyle w:val="token"/>
          <w:rFonts w:ascii="Inter" w:eastAsiaTheme="majorEastAsia" w:hAnsi="Inter"/>
          <w:color w:val="ABB2BF"/>
          <w:sz w:val="18"/>
          <w:szCs w:val="18"/>
        </w:rPr>
        <w:t>,</w:t>
      </w:r>
    </w:p>
    <w:p w14:paraId="394019A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newThreshold</w:t>
      </w:r>
    </w:p>
    <w:p w14:paraId="6B24680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6EB8421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2DCB586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Core functions</w:t>
      </w:r>
    </w:p>
    <w:p w14:paraId="6D0A186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depositToken</w:t>
      </w:r>
      <w:r w:rsidRPr="00602E4B">
        <w:rPr>
          <w:rStyle w:val="token"/>
          <w:rFonts w:ascii="Inter" w:eastAsiaTheme="majorEastAsia" w:hAnsi="Inter"/>
          <w:color w:val="ABB2BF"/>
          <w:sz w:val="18"/>
          <w:szCs w:val="18"/>
        </w:rPr>
        <w:t>(</w:t>
      </w:r>
    </w:p>
    <w:p w14:paraId="3756930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token</w:t>
      </w:r>
      <w:r w:rsidRPr="00602E4B">
        <w:rPr>
          <w:rStyle w:val="token"/>
          <w:rFonts w:ascii="Inter" w:eastAsiaTheme="majorEastAsia" w:hAnsi="Inter"/>
          <w:color w:val="ABB2BF"/>
          <w:sz w:val="18"/>
          <w:szCs w:val="18"/>
        </w:rPr>
        <w:t>,</w:t>
      </w:r>
    </w:p>
    <w:p w14:paraId="0F53B0E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amount</w:t>
      </w:r>
      <w:r w:rsidRPr="00602E4B">
        <w:rPr>
          <w:rStyle w:val="token"/>
          <w:rFonts w:ascii="Inter" w:eastAsiaTheme="majorEastAsia" w:hAnsi="Inter"/>
          <w:color w:val="ABB2BF"/>
          <w:sz w:val="18"/>
          <w:szCs w:val="18"/>
        </w:rPr>
        <w:t>,</w:t>
      </w:r>
    </w:p>
    <w:p w14:paraId="18B5CE8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hAnsi="Inter"/>
          <w:color w:val="ABB2BF"/>
          <w:sz w:val="18"/>
          <w:szCs w:val="18"/>
        </w:rPr>
        <w:t xml:space="preserve"> synergyAddress</w:t>
      </w:r>
    </w:p>
    <w:p w14:paraId="11C0F79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nonce</w:t>
      </w:r>
      <w:r w:rsidRPr="00602E4B">
        <w:rPr>
          <w:rStyle w:val="token"/>
          <w:rFonts w:ascii="Inter" w:eastAsiaTheme="majorEastAsia" w:hAnsi="Inter"/>
          <w:color w:val="ABB2BF"/>
          <w:sz w:val="18"/>
          <w:szCs w:val="18"/>
        </w:rPr>
        <w:t>);</w:t>
      </w:r>
    </w:p>
    <w:p w14:paraId="32E85BC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171623B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lastRenderedPageBreak/>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withdrawToken</w:t>
      </w:r>
      <w:r w:rsidRPr="00602E4B">
        <w:rPr>
          <w:rStyle w:val="token"/>
          <w:rFonts w:ascii="Inter" w:eastAsiaTheme="majorEastAsia" w:hAnsi="Inter"/>
          <w:color w:val="ABB2BF"/>
          <w:sz w:val="18"/>
          <w:szCs w:val="18"/>
        </w:rPr>
        <w:t>(</w:t>
      </w:r>
    </w:p>
    <w:p w14:paraId="4765A47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token</w:t>
      </w:r>
      <w:r w:rsidRPr="00602E4B">
        <w:rPr>
          <w:rStyle w:val="token"/>
          <w:rFonts w:ascii="Inter" w:eastAsiaTheme="majorEastAsia" w:hAnsi="Inter"/>
          <w:color w:val="ABB2BF"/>
          <w:sz w:val="18"/>
          <w:szCs w:val="18"/>
        </w:rPr>
        <w:t>,</w:t>
      </w:r>
    </w:p>
    <w:p w14:paraId="216403F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amount</w:t>
      </w:r>
      <w:r w:rsidRPr="00602E4B">
        <w:rPr>
          <w:rStyle w:val="token"/>
          <w:rFonts w:ascii="Inter" w:eastAsiaTheme="majorEastAsia" w:hAnsi="Inter"/>
          <w:color w:val="ABB2BF"/>
          <w:sz w:val="18"/>
          <w:szCs w:val="18"/>
        </w:rPr>
        <w:t>,</w:t>
      </w:r>
    </w:p>
    <w:p w14:paraId="14F7CE5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recipient</w:t>
      </w:r>
      <w:r w:rsidRPr="00602E4B">
        <w:rPr>
          <w:rStyle w:val="token"/>
          <w:rFonts w:ascii="Inter" w:eastAsiaTheme="majorEastAsia" w:hAnsi="Inter"/>
          <w:color w:val="ABB2BF"/>
          <w:sz w:val="18"/>
          <w:szCs w:val="18"/>
        </w:rPr>
        <w:t>,</w:t>
      </w:r>
    </w:p>
    <w:p w14:paraId="01B3329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hAnsi="Inter"/>
          <w:color w:val="ABB2BF"/>
          <w:sz w:val="18"/>
          <w:szCs w:val="18"/>
        </w:rPr>
        <w:t xml:space="preserve"> thresholdSignature</w:t>
      </w:r>
      <w:r w:rsidRPr="00602E4B">
        <w:rPr>
          <w:rStyle w:val="token"/>
          <w:rFonts w:ascii="Inter" w:eastAsiaTheme="majorEastAsia" w:hAnsi="Inter"/>
          <w:color w:val="ABB2BF"/>
          <w:sz w:val="18"/>
          <w:szCs w:val="18"/>
        </w:rPr>
        <w:t>,</w:t>
      </w:r>
    </w:p>
    <w:p w14:paraId="52A804D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hAnsi="Inter"/>
          <w:color w:val="ABB2BF"/>
          <w:sz w:val="18"/>
          <w:szCs w:val="18"/>
        </w:rPr>
        <w:t xml:space="preserve"> proof</w:t>
      </w:r>
    </w:p>
    <w:p w14:paraId="12CFC63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47F314D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5373BAD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verifyThresholdSignature</w:t>
      </w:r>
      <w:r w:rsidRPr="00602E4B">
        <w:rPr>
          <w:rStyle w:val="token"/>
          <w:rFonts w:ascii="Inter" w:eastAsiaTheme="majorEastAsia" w:hAnsi="Inter"/>
          <w:color w:val="ABB2BF"/>
          <w:sz w:val="18"/>
          <w:szCs w:val="18"/>
        </w:rPr>
        <w:t>(</w:t>
      </w:r>
    </w:p>
    <w:p w14:paraId="19D4E86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hAnsi="Inter"/>
          <w:color w:val="ABB2BF"/>
          <w:sz w:val="18"/>
          <w:szCs w:val="18"/>
        </w:rPr>
        <w:t xml:space="preserve"> messageHash</w:t>
      </w:r>
      <w:r w:rsidRPr="00602E4B">
        <w:rPr>
          <w:rStyle w:val="token"/>
          <w:rFonts w:ascii="Inter" w:eastAsiaTheme="majorEastAsia" w:hAnsi="Inter"/>
          <w:color w:val="ABB2BF"/>
          <w:sz w:val="18"/>
          <w:szCs w:val="18"/>
        </w:rPr>
        <w:t>,</w:t>
      </w:r>
    </w:p>
    <w:p w14:paraId="17E3DC9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hAnsi="Inter"/>
          <w:color w:val="ABB2BF"/>
          <w:sz w:val="18"/>
          <w:szCs w:val="18"/>
        </w:rPr>
        <w:t xml:space="preserve"> signature</w:t>
      </w:r>
    </w:p>
    <w:p w14:paraId="1B92FA7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view</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709F0D4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20CE4906"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updateRelayerSet</w:t>
      </w:r>
      <w:r w:rsidRPr="00602E4B">
        <w:rPr>
          <w:rStyle w:val="token"/>
          <w:rFonts w:ascii="Inter" w:eastAsiaTheme="majorEastAsia" w:hAnsi="Inter"/>
          <w:color w:val="ABB2BF"/>
          <w:sz w:val="18"/>
          <w:szCs w:val="18"/>
        </w:rPr>
        <w:t>(</w:t>
      </w:r>
    </w:p>
    <w:p w14:paraId="24D41D0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hAnsi="Inter"/>
          <w:color w:val="ABB2BF"/>
          <w:sz w:val="18"/>
          <w:szCs w:val="18"/>
        </w:rPr>
        <w:t xml:space="preserve"> newRelayers</w:t>
      </w:r>
      <w:r w:rsidRPr="00602E4B">
        <w:rPr>
          <w:rStyle w:val="token"/>
          <w:rFonts w:ascii="Inter" w:eastAsiaTheme="majorEastAsia" w:hAnsi="Inter"/>
          <w:color w:val="ABB2BF"/>
          <w:sz w:val="18"/>
          <w:szCs w:val="18"/>
        </w:rPr>
        <w:t>,</w:t>
      </w:r>
    </w:p>
    <w:p w14:paraId="7869A78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newThreshold</w:t>
      </w:r>
      <w:r w:rsidRPr="00602E4B">
        <w:rPr>
          <w:rStyle w:val="token"/>
          <w:rFonts w:ascii="Inter" w:eastAsiaTheme="majorEastAsia" w:hAnsi="Inter"/>
          <w:color w:val="ABB2BF"/>
          <w:sz w:val="18"/>
          <w:szCs w:val="18"/>
        </w:rPr>
        <w:t>,</w:t>
      </w:r>
    </w:p>
    <w:p w14:paraId="084D8D3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hAnsi="Inter"/>
          <w:color w:val="ABB2BF"/>
          <w:sz w:val="18"/>
          <w:szCs w:val="18"/>
        </w:rPr>
        <w:t xml:space="preserve"> governanceProof</w:t>
      </w:r>
    </w:p>
    <w:p w14:paraId="222E307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61074B9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6FEC607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Emergency functions</w:t>
      </w:r>
    </w:p>
    <w:p w14:paraId="5A3E537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pauseBridge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Security Council only</w:t>
      </w:r>
    </w:p>
    <w:p w14:paraId="2414844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unpauseBridge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42224F6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emergencyWithdraw</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token</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Time-locked</w:t>
      </w:r>
    </w:p>
    <w:p w14:paraId="394E3A67" w14:textId="77777777" w:rsidR="007113F3" w:rsidRPr="00602E4B" w:rsidRDefault="007113F3" w:rsidP="007113F3">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09235C89"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t>Solana Bridge Program</w:t>
      </w:r>
    </w:p>
    <w:p w14:paraId="2CA1A274" w14:textId="77777777" w:rsidR="007113F3" w:rsidRPr="00602E4B" w:rsidRDefault="007113F3" w:rsidP="007113F3">
      <w:pPr>
        <w:rPr>
          <w:rFonts w:ascii="Inter" w:hAnsi="Inter"/>
          <w:sz w:val="18"/>
          <w:szCs w:val="18"/>
        </w:rPr>
      </w:pPr>
      <w:r w:rsidRPr="00602E4B">
        <w:rPr>
          <w:rFonts w:ascii="Inter" w:hAnsi="Inter"/>
          <w:sz w:val="18"/>
          <w:szCs w:val="18"/>
        </w:rPr>
        <w:t>rust</w:t>
      </w:r>
    </w:p>
    <w:p w14:paraId="4FE1F5D6"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i/>
          <w:iCs/>
          <w:color w:val="5C6370"/>
          <w:sz w:val="18"/>
          <w:szCs w:val="18"/>
        </w:rPr>
        <w:t>// Solana program structure (simplified)</w:t>
      </w:r>
    </w:p>
    <w:p w14:paraId="2AA0E756"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use</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solana_program::{</w:t>
      </w:r>
    </w:p>
    <w:p w14:paraId="79D7AAD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account_info::</w:t>
      </w:r>
      <w:r w:rsidRPr="00602E4B">
        <w:rPr>
          <w:rStyle w:val="token"/>
          <w:rFonts w:ascii="Inter" w:eastAsiaTheme="majorEastAsia" w:hAnsi="Inter"/>
          <w:color w:val="D19A66"/>
          <w:sz w:val="18"/>
          <w:szCs w:val="18"/>
        </w:rPr>
        <w:t>AccountInfo</w:t>
      </w:r>
      <w:r w:rsidRPr="00602E4B">
        <w:rPr>
          <w:rStyle w:val="token"/>
          <w:rFonts w:ascii="Inter" w:eastAsiaTheme="majorEastAsia" w:hAnsi="Inter"/>
          <w:color w:val="ABB2BF"/>
          <w:sz w:val="18"/>
          <w:szCs w:val="18"/>
        </w:rPr>
        <w:t>,</w:t>
      </w:r>
    </w:p>
    <w:p w14:paraId="61C25A8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entrypoint::</w:t>
      </w:r>
      <w:r w:rsidRPr="00602E4B">
        <w:rPr>
          <w:rStyle w:val="token"/>
          <w:rFonts w:ascii="Inter" w:eastAsiaTheme="majorEastAsia" w:hAnsi="Inter"/>
          <w:color w:val="D19A66"/>
          <w:sz w:val="18"/>
          <w:szCs w:val="18"/>
        </w:rPr>
        <w:t>ProgramResult</w:t>
      </w:r>
      <w:r w:rsidRPr="00602E4B">
        <w:rPr>
          <w:rStyle w:val="token"/>
          <w:rFonts w:ascii="Inter" w:eastAsiaTheme="majorEastAsia" w:hAnsi="Inter"/>
          <w:color w:val="ABB2BF"/>
          <w:sz w:val="18"/>
          <w:szCs w:val="18"/>
        </w:rPr>
        <w:t>,</w:t>
      </w:r>
    </w:p>
    <w:p w14:paraId="7817546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pubkey::</w:t>
      </w:r>
      <w:r w:rsidRPr="00602E4B">
        <w:rPr>
          <w:rStyle w:val="token"/>
          <w:rFonts w:ascii="Inter" w:eastAsiaTheme="majorEastAsia" w:hAnsi="Inter"/>
          <w:color w:val="D19A66"/>
          <w:sz w:val="18"/>
          <w:szCs w:val="18"/>
        </w:rPr>
        <w:t>Pubkey</w:t>
      </w:r>
      <w:r w:rsidRPr="00602E4B">
        <w:rPr>
          <w:rStyle w:val="token"/>
          <w:rFonts w:ascii="Inter" w:eastAsiaTheme="majorEastAsia" w:hAnsi="Inter"/>
          <w:color w:val="ABB2BF"/>
          <w:sz w:val="18"/>
          <w:szCs w:val="18"/>
        </w:rPr>
        <w:t>,</w:t>
      </w:r>
    </w:p>
    <w:p w14:paraId="320D636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ABB2BF"/>
          <w:sz w:val="18"/>
          <w:szCs w:val="18"/>
        </w:rPr>
        <w:t>};</w:t>
      </w:r>
    </w:p>
    <w:p w14:paraId="46AA8563" w14:textId="77777777" w:rsidR="007113F3" w:rsidRPr="00602E4B" w:rsidRDefault="007113F3" w:rsidP="007113F3">
      <w:pPr>
        <w:pStyle w:val="HTMLPreformatted"/>
        <w:spacing w:before="120" w:after="120"/>
        <w:rPr>
          <w:rStyle w:val="HTMLCode"/>
          <w:rFonts w:ascii="Inter" w:hAnsi="Inter"/>
          <w:color w:val="ABB2BF"/>
          <w:sz w:val="18"/>
          <w:szCs w:val="18"/>
        </w:rPr>
      </w:pPr>
    </w:p>
    <w:p w14:paraId="16CBF831"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D19A66"/>
          <w:sz w:val="18"/>
          <w:szCs w:val="18"/>
        </w:rPr>
        <w:t>#[derive(BorshSerialize, BorshDeserialize)]</w:t>
      </w:r>
    </w:p>
    <w:p w14:paraId="29FD1F6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pub</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enum</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BridgeInstruction</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6EA9B33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Initialize bridge vault</w:t>
      </w:r>
    </w:p>
    <w:p w14:paraId="7F4C284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Initialize</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27B3198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relayer_pubkeys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Pubkey</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1CE6CD6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threshold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ABB2BF"/>
          <w:sz w:val="18"/>
          <w:szCs w:val="18"/>
        </w:rPr>
        <w:t>,</w:t>
      </w:r>
    </w:p>
    <w:p w14:paraId="5D63745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4B73DC3E"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36D502C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Deposit SPL tokens to Synergy</w:t>
      </w:r>
    </w:p>
    <w:p w14:paraId="24D948DE"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lastRenderedPageBreak/>
        <w:t xml:space="preserve">    </w:t>
      </w:r>
      <w:r w:rsidRPr="00602E4B">
        <w:rPr>
          <w:rStyle w:val="token"/>
          <w:rFonts w:ascii="Inter" w:eastAsiaTheme="majorEastAsia" w:hAnsi="Inter"/>
          <w:color w:val="D19A66"/>
          <w:sz w:val="18"/>
          <w:szCs w:val="18"/>
        </w:rPr>
        <w:t>Deposit</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3ECD30A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amount</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u64</w:t>
      </w:r>
      <w:r w:rsidRPr="00602E4B">
        <w:rPr>
          <w:rStyle w:val="token"/>
          <w:rFonts w:ascii="Inter" w:eastAsiaTheme="majorEastAsia" w:hAnsi="Inter"/>
          <w:color w:val="ABB2BF"/>
          <w:sz w:val="18"/>
          <w:szCs w:val="18"/>
        </w:rPr>
        <w:t>,</w:t>
      </w:r>
    </w:p>
    <w:p w14:paraId="60D180B7"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synergy_address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32</w:t>
      </w:r>
      <w:r w:rsidRPr="00602E4B">
        <w:rPr>
          <w:rStyle w:val="token"/>
          <w:rFonts w:ascii="Inter" w:eastAsiaTheme="majorEastAsia" w:hAnsi="Inter"/>
          <w:color w:val="ABB2BF"/>
          <w:sz w:val="18"/>
          <w:szCs w:val="18"/>
        </w:rPr>
        <w:t>],</w:t>
      </w:r>
    </w:p>
    <w:p w14:paraId="6043CFD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2489190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3A92555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Withdraw from Synergy to Solana</w:t>
      </w:r>
    </w:p>
    <w:p w14:paraId="1AE1F4F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Withdraw</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697F0D81"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amount</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u64</w:t>
      </w:r>
      <w:r w:rsidRPr="00602E4B">
        <w:rPr>
          <w:rStyle w:val="token"/>
          <w:rFonts w:ascii="Inter" w:eastAsiaTheme="majorEastAsia" w:hAnsi="Inter"/>
          <w:color w:val="ABB2BF"/>
          <w:sz w:val="18"/>
          <w:szCs w:val="18"/>
        </w:rPr>
        <w:t>,</w:t>
      </w:r>
    </w:p>
    <w:p w14:paraId="4A35F80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recipient</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Pubkey</w:t>
      </w:r>
      <w:r w:rsidRPr="00602E4B">
        <w:rPr>
          <w:rStyle w:val="token"/>
          <w:rFonts w:ascii="Inter" w:eastAsiaTheme="majorEastAsia" w:hAnsi="Inter"/>
          <w:color w:val="ABB2BF"/>
          <w:sz w:val="18"/>
          <w:szCs w:val="18"/>
        </w:rPr>
        <w:t>,</w:t>
      </w:r>
    </w:p>
    <w:p w14:paraId="137959D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threshold_signature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3179895E"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synergy_proof</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1E97AE5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3C074B1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7ED8A03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Update relayer set</w:t>
      </w:r>
    </w:p>
    <w:p w14:paraId="57888A7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UpdateRelayers</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2C35FC7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new_relayers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Pubkey</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2E23EC6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new_threshold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ABB2BF"/>
          <w:sz w:val="18"/>
          <w:szCs w:val="18"/>
        </w:rPr>
        <w:t>,</w:t>
      </w:r>
    </w:p>
    <w:p w14:paraId="3331E11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governance_proof</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1B954B3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497302E6"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ABB2BF"/>
          <w:sz w:val="18"/>
          <w:szCs w:val="18"/>
        </w:rPr>
        <w:t>}</w:t>
      </w:r>
    </w:p>
    <w:p w14:paraId="5C4318CE" w14:textId="77777777" w:rsidR="007113F3" w:rsidRPr="00602E4B" w:rsidRDefault="007113F3" w:rsidP="007113F3">
      <w:pPr>
        <w:pStyle w:val="HTMLPreformatted"/>
        <w:spacing w:before="120" w:after="120"/>
        <w:rPr>
          <w:rStyle w:val="HTMLCode"/>
          <w:rFonts w:ascii="Inter" w:hAnsi="Inter"/>
          <w:color w:val="ABB2BF"/>
          <w:sz w:val="18"/>
          <w:szCs w:val="18"/>
        </w:rPr>
      </w:pPr>
    </w:p>
    <w:p w14:paraId="151B7C3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i/>
          <w:iCs/>
          <w:color w:val="5C6370"/>
          <w:sz w:val="18"/>
          <w:szCs w:val="18"/>
        </w:rPr>
        <w:t>// Program entrypoint</w:t>
      </w:r>
    </w:p>
    <w:p w14:paraId="5A791A9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pub</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process_instruction</w:t>
      </w:r>
      <w:r w:rsidRPr="00602E4B">
        <w:rPr>
          <w:rStyle w:val="token"/>
          <w:rFonts w:ascii="Inter" w:eastAsiaTheme="majorEastAsia" w:hAnsi="Inter"/>
          <w:color w:val="ABB2BF"/>
          <w:sz w:val="18"/>
          <w:szCs w:val="18"/>
        </w:rPr>
        <w:t>(</w:t>
      </w:r>
    </w:p>
    <w:p w14:paraId="72FE70D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program_id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D19A66"/>
          <w:sz w:val="18"/>
          <w:szCs w:val="18"/>
        </w:rPr>
        <w:t>Pubkey</w:t>
      </w:r>
      <w:r w:rsidRPr="00602E4B">
        <w:rPr>
          <w:rStyle w:val="token"/>
          <w:rFonts w:ascii="Inter" w:eastAsiaTheme="majorEastAsia" w:hAnsi="Inter"/>
          <w:color w:val="ABB2BF"/>
          <w:sz w:val="18"/>
          <w:szCs w:val="18"/>
        </w:rPr>
        <w:t>,</w:t>
      </w:r>
    </w:p>
    <w:p w14:paraId="263CD63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accounts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AccountInfo</w:t>
      </w:r>
      <w:r w:rsidRPr="00602E4B">
        <w:rPr>
          <w:rStyle w:val="token"/>
          <w:rFonts w:ascii="Inter" w:eastAsiaTheme="majorEastAsia" w:hAnsi="Inter"/>
          <w:color w:val="ABB2BF"/>
          <w:sz w:val="18"/>
          <w:szCs w:val="18"/>
        </w:rPr>
        <w:t>],</w:t>
      </w:r>
    </w:p>
    <w:p w14:paraId="06F275C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instruction_data</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&amp;</w:t>
      </w:r>
      <w:r w:rsidRPr="00602E4B">
        <w:rPr>
          <w:rStyle w:val="token"/>
          <w:rFonts w:ascii="Inter" w:eastAsiaTheme="majorEastAsia" w:hAnsi="Inter"/>
          <w:color w:val="ABB2BF"/>
          <w:sz w:val="18"/>
          <w:szCs w:val="18"/>
        </w:rPr>
        <w:t>[</w:t>
      </w:r>
      <w:r w:rsidRPr="00602E4B">
        <w:rPr>
          <w:rStyle w:val="token"/>
          <w:rFonts w:ascii="Inter" w:eastAsiaTheme="majorEastAsia" w:hAnsi="Inter"/>
          <w:color w:val="C678DD"/>
          <w:sz w:val="18"/>
          <w:szCs w:val="18"/>
        </w:rPr>
        <w:t>u8</w:t>
      </w:r>
      <w:r w:rsidRPr="00602E4B">
        <w:rPr>
          <w:rStyle w:val="token"/>
          <w:rFonts w:ascii="Inter" w:eastAsiaTheme="majorEastAsia" w:hAnsi="Inter"/>
          <w:color w:val="ABB2BF"/>
          <w:sz w:val="18"/>
          <w:szCs w:val="18"/>
        </w:rPr>
        <w:t>],</w:t>
      </w:r>
    </w:p>
    <w:p w14:paraId="1E9C90C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-&gt;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ProgramResult</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776A30E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Implementation details...</w:t>
      </w:r>
    </w:p>
    <w:p w14:paraId="3FE3D4C1" w14:textId="77777777" w:rsidR="007113F3" w:rsidRPr="00602E4B" w:rsidRDefault="007113F3" w:rsidP="007113F3">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2265D618" w14:textId="77777777" w:rsidR="007113F3" w:rsidRPr="00602E4B" w:rsidRDefault="007113F3" w:rsidP="007113F3">
      <w:pPr>
        <w:pStyle w:val="Heading2"/>
        <w:rPr>
          <w:rFonts w:ascii="Inter" w:hAnsi="Inter"/>
          <w:color w:val="auto"/>
          <w:sz w:val="18"/>
          <w:szCs w:val="18"/>
        </w:rPr>
      </w:pPr>
      <w:r w:rsidRPr="00602E4B">
        <w:rPr>
          <w:rFonts w:ascii="Inter" w:hAnsi="Inter"/>
          <w:sz w:val="18"/>
          <w:szCs w:val="18"/>
        </w:rPr>
        <w:t>D.3 Witness Registry Specifications</w:t>
      </w:r>
    </w:p>
    <w:p w14:paraId="37D3125D" w14:textId="77777777" w:rsidR="007113F3" w:rsidRPr="00602E4B" w:rsidRDefault="007113F3" w:rsidP="007113F3">
      <w:pPr>
        <w:pStyle w:val="Heading3"/>
        <w:rPr>
          <w:rFonts w:ascii="Inter" w:hAnsi="Inter"/>
          <w:sz w:val="18"/>
          <w:szCs w:val="18"/>
        </w:rPr>
      </w:pPr>
      <w:r w:rsidRPr="00602E4B">
        <w:rPr>
          <w:rFonts w:ascii="Inter" w:hAnsi="Inter"/>
          <w:sz w:val="18"/>
          <w:szCs w:val="18"/>
        </w:rPr>
        <w:t>On-Chain Registry Contract</w:t>
      </w:r>
    </w:p>
    <w:p w14:paraId="377443BD" w14:textId="77777777" w:rsidR="007113F3" w:rsidRPr="00602E4B" w:rsidRDefault="007113F3" w:rsidP="007113F3">
      <w:pPr>
        <w:rPr>
          <w:rFonts w:ascii="Inter" w:hAnsi="Inter"/>
          <w:sz w:val="18"/>
          <w:szCs w:val="18"/>
        </w:rPr>
      </w:pPr>
      <w:r w:rsidRPr="00602E4B">
        <w:rPr>
          <w:rFonts w:ascii="Inter" w:hAnsi="Inter"/>
          <w:sz w:val="18"/>
          <w:szCs w:val="18"/>
        </w:rPr>
        <w:t>solidity</w:t>
      </w:r>
    </w:p>
    <w:p w14:paraId="02578E3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contract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WitnessRegistry</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73F7A4A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WitnessInfo</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7E7572B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witnessAddress</w:t>
      </w:r>
      <w:r w:rsidRPr="00602E4B">
        <w:rPr>
          <w:rStyle w:val="token"/>
          <w:rFonts w:ascii="Inter" w:eastAsiaTheme="majorEastAsia" w:hAnsi="Inter"/>
          <w:color w:val="ABB2BF"/>
          <w:sz w:val="18"/>
          <w:szCs w:val="18"/>
        </w:rPr>
        <w:t>;</w:t>
      </w:r>
    </w:p>
    <w:p w14:paraId="7ABFB10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stake</w:t>
      </w:r>
      <w:r w:rsidRPr="00602E4B">
        <w:rPr>
          <w:rStyle w:val="token"/>
          <w:rFonts w:ascii="Inter" w:eastAsiaTheme="majorEastAsia" w:hAnsi="Inter"/>
          <w:color w:val="ABB2BF"/>
          <w:sz w:val="18"/>
          <w:szCs w:val="18"/>
        </w:rPr>
        <w:t>;</w:t>
      </w:r>
    </w:p>
    <w:p w14:paraId="26F7107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reputation</w:t>
      </w:r>
      <w:r w:rsidRPr="00602E4B">
        <w:rPr>
          <w:rStyle w:val="token"/>
          <w:rFonts w:ascii="Inter" w:eastAsiaTheme="majorEastAsia" w:hAnsi="Inter"/>
          <w:color w:val="ABB2BF"/>
          <w:sz w:val="18"/>
          <w:szCs w:val="18"/>
        </w:rPr>
        <w:t>;</w:t>
      </w:r>
    </w:p>
    <w:p w14:paraId="6F3F849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hAnsi="Inter"/>
          <w:color w:val="ABB2BF"/>
          <w:sz w:val="18"/>
          <w:szCs w:val="18"/>
        </w:rPr>
        <w:t xml:space="preserve"> active</w:t>
      </w:r>
      <w:r w:rsidRPr="00602E4B">
        <w:rPr>
          <w:rStyle w:val="token"/>
          <w:rFonts w:ascii="Inter" w:eastAsiaTheme="majorEastAsia" w:hAnsi="Inter"/>
          <w:color w:val="ABB2BF"/>
          <w:sz w:val="18"/>
          <w:szCs w:val="18"/>
        </w:rPr>
        <w:t>;</w:t>
      </w:r>
    </w:p>
    <w:p w14:paraId="72CF5DA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supportedChains</w:t>
      </w:r>
      <w:r w:rsidRPr="00602E4B">
        <w:rPr>
          <w:rStyle w:val="token"/>
          <w:rFonts w:ascii="Inter" w:eastAsiaTheme="majorEastAsia" w:hAnsi="Inter"/>
          <w:color w:val="ABB2BF"/>
          <w:sz w:val="18"/>
          <w:szCs w:val="18"/>
        </w:rPr>
        <w:t>;</w:t>
      </w:r>
    </w:p>
    <w:p w14:paraId="184837E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registrationTimestamp</w:t>
      </w:r>
      <w:r w:rsidRPr="00602E4B">
        <w:rPr>
          <w:rStyle w:val="token"/>
          <w:rFonts w:ascii="Inter" w:eastAsiaTheme="majorEastAsia" w:hAnsi="Inter"/>
          <w:color w:val="ABB2BF"/>
          <w:sz w:val="18"/>
          <w:szCs w:val="18"/>
        </w:rPr>
        <w:t>;</w:t>
      </w:r>
    </w:p>
    <w:p w14:paraId="2595F60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050C6B9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488791A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lastRenderedPageBreak/>
        <w:t xml:space="preserve">    </w:t>
      </w:r>
      <w:r w:rsidRPr="00602E4B">
        <w:rPr>
          <w:rStyle w:val="token"/>
          <w:rFonts w:ascii="Inter" w:eastAsiaTheme="majorEastAsia" w:hAnsi="Inter"/>
          <w:color w:val="C678DD"/>
          <w:sz w:val="18"/>
          <w:szCs w:val="18"/>
        </w:rPr>
        <w:t>struct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ChainConfig</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13EAECA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uint32</w:t>
      </w:r>
      <w:r w:rsidRPr="00602E4B">
        <w:rPr>
          <w:rStyle w:val="HTMLCode"/>
          <w:rFonts w:ascii="Inter" w:hAnsi="Inter"/>
          <w:color w:val="ABB2BF"/>
          <w:sz w:val="18"/>
          <w:szCs w:val="18"/>
        </w:rPr>
        <w:t xml:space="preserve"> chainId</w:t>
      </w:r>
      <w:r w:rsidRPr="00602E4B">
        <w:rPr>
          <w:rStyle w:val="token"/>
          <w:rFonts w:ascii="Inter" w:eastAsiaTheme="majorEastAsia" w:hAnsi="Inter"/>
          <w:color w:val="ABB2BF"/>
          <w:sz w:val="18"/>
          <w:szCs w:val="18"/>
        </w:rPr>
        <w:t>;</w:t>
      </w:r>
    </w:p>
    <w:p w14:paraId="3684FB9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minStake</w:t>
      </w:r>
      <w:r w:rsidRPr="00602E4B">
        <w:rPr>
          <w:rStyle w:val="token"/>
          <w:rFonts w:ascii="Inter" w:eastAsiaTheme="majorEastAsia" w:hAnsi="Inter"/>
          <w:color w:val="ABB2BF"/>
          <w:sz w:val="18"/>
          <w:szCs w:val="18"/>
        </w:rPr>
        <w:t>;</w:t>
      </w:r>
    </w:p>
    <w:p w14:paraId="26B38EB1"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requiredWitnesses</w:t>
      </w:r>
      <w:r w:rsidRPr="00602E4B">
        <w:rPr>
          <w:rStyle w:val="token"/>
          <w:rFonts w:ascii="Inter" w:eastAsiaTheme="majorEastAsia" w:hAnsi="Inter"/>
          <w:color w:val="ABB2BF"/>
          <w:sz w:val="18"/>
          <w:szCs w:val="18"/>
        </w:rPr>
        <w:t>;</w:t>
      </w:r>
    </w:p>
    <w:p w14:paraId="5175EBC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confirmationBlocks</w:t>
      </w:r>
      <w:r w:rsidRPr="00602E4B">
        <w:rPr>
          <w:rStyle w:val="token"/>
          <w:rFonts w:ascii="Inter" w:eastAsiaTheme="majorEastAsia" w:hAnsi="Inter"/>
          <w:color w:val="ABB2BF"/>
          <w:sz w:val="18"/>
          <w:szCs w:val="18"/>
        </w:rPr>
        <w:t>;</w:t>
      </w:r>
    </w:p>
    <w:p w14:paraId="33E3E69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hAnsi="Inter"/>
          <w:color w:val="ABB2BF"/>
          <w:sz w:val="18"/>
          <w:szCs w:val="18"/>
        </w:rPr>
        <w:t xml:space="preserve"> active</w:t>
      </w:r>
      <w:r w:rsidRPr="00602E4B">
        <w:rPr>
          <w:rStyle w:val="token"/>
          <w:rFonts w:ascii="Inter" w:eastAsiaTheme="majorEastAsia" w:hAnsi="Inter"/>
          <w:color w:val="ABB2BF"/>
          <w:sz w:val="18"/>
          <w:szCs w:val="18"/>
        </w:rPr>
        <w:t>;</w:t>
      </w:r>
    </w:p>
    <w:p w14:paraId="49124E3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5E4FEE5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3B76A52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hAnsi="Inter"/>
          <w:color w:val="ABB2BF"/>
          <w:sz w:val="18"/>
          <w:szCs w:val="18"/>
        </w:rPr>
        <w:t xml:space="preserve"> WitnessInfo</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hAnsi="Inter"/>
          <w:color w:val="ABB2BF"/>
          <w:sz w:val="18"/>
          <w:szCs w:val="18"/>
        </w:rPr>
        <w:t xml:space="preserve"> witnesses</w:t>
      </w:r>
      <w:r w:rsidRPr="00602E4B">
        <w:rPr>
          <w:rStyle w:val="token"/>
          <w:rFonts w:ascii="Inter" w:eastAsiaTheme="majorEastAsia" w:hAnsi="Inter"/>
          <w:color w:val="ABB2BF"/>
          <w:sz w:val="18"/>
          <w:szCs w:val="18"/>
        </w:rPr>
        <w:t>;</w:t>
      </w:r>
    </w:p>
    <w:p w14:paraId="51AB333E"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uint32</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hAnsi="Inter"/>
          <w:color w:val="ABB2BF"/>
          <w:sz w:val="18"/>
          <w:szCs w:val="18"/>
        </w:rPr>
        <w:t xml:space="preserve"> ChainConfig</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hAnsi="Inter"/>
          <w:color w:val="ABB2BF"/>
          <w:sz w:val="18"/>
          <w:szCs w:val="18"/>
        </w:rPr>
        <w:t xml:space="preserve"> chainConfigs</w:t>
      </w:r>
      <w:r w:rsidRPr="00602E4B">
        <w:rPr>
          <w:rStyle w:val="token"/>
          <w:rFonts w:ascii="Inter" w:eastAsiaTheme="majorEastAsia" w:hAnsi="Inter"/>
          <w:color w:val="ABB2BF"/>
          <w:sz w:val="18"/>
          <w:szCs w:val="18"/>
        </w:rPr>
        <w:t>;</w:t>
      </w:r>
    </w:p>
    <w:p w14:paraId="2FD9BC7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uint32</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hAnsi="Inter"/>
          <w:color w:val="ABB2BF"/>
          <w:sz w:val="18"/>
          <w:szCs w:val="18"/>
        </w:rPr>
        <w:t xml:space="preserve"> chainWitnesses</w:t>
      </w:r>
      <w:r w:rsidRPr="00602E4B">
        <w:rPr>
          <w:rStyle w:val="token"/>
          <w:rFonts w:ascii="Inter" w:eastAsiaTheme="majorEastAsia" w:hAnsi="Inter"/>
          <w:color w:val="ABB2BF"/>
          <w:sz w:val="18"/>
          <w:szCs w:val="18"/>
        </w:rPr>
        <w:t>;</w:t>
      </w:r>
    </w:p>
    <w:p w14:paraId="4F1F42F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7D5910F6"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WitnessRegistered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hAnsi="Inter"/>
          <w:color w:val="ABB2BF"/>
          <w:sz w:val="18"/>
          <w:szCs w:val="18"/>
        </w:rPr>
        <w:t xml:space="preserve"> witness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uint32</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chains</w:t>
      </w:r>
      <w:r w:rsidRPr="00602E4B">
        <w:rPr>
          <w:rStyle w:val="token"/>
          <w:rFonts w:ascii="Inter" w:eastAsiaTheme="majorEastAsia" w:hAnsi="Inter"/>
          <w:color w:val="ABB2BF"/>
          <w:sz w:val="18"/>
          <w:szCs w:val="18"/>
        </w:rPr>
        <w:t>);</w:t>
      </w:r>
    </w:p>
    <w:p w14:paraId="5CECAAA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WitnessRemoved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hAnsi="Inter"/>
          <w:color w:val="ABB2BF"/>
          <w:sz w:val="18"/>
          <w:szCs w:val="18"/>
        </w:rPr>
        <w:t xml:space="preserve"> witness</w:t>
      </w:r>
      <w:r w:rsidRPr="00602E4B">
        <w:rPr>
          <w:rStyle w:val="token"/>
          <w:rFonts w:ascii="Inter" w:eastAsiaTheme="majorEastAsia" w:hAnsi="Inter"/>
          <w:color w:val="ABB2BF"/>
          <w:sz w:val="18"/>
          <w:szCs w:val="18"/>
        </w:rPr>
        <w:t>);</w:t>
      </w:r>
    </w:p>
    <w:p w14:paraId="7E5B70C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AttestationSubmitted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hAnsi="Inter"/>
          <w:color w:val="ABB2BF"/>
          <w:sz w:val="18"/>
          <w:szCs w:val="18"/>
        </w:rPr>
        <w:t xml:space="preserve"> witness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uint32</w:t>
      </w:r>
      <w:r w:rsidRPr="00602E4B">
        <w:rPr>
          <w:rStyle w:val="HTMLCode"/>
          <w:rFonts w:ascii="Inter" w:hAnsi="Inter"/>
          <w:color w:val="ABB2BF"/>
          <w:sz w:val="18"/>
          <w:szCs w:val="18"/>
        </w:rPr>
        <w:t xml:space="preserve"> chain</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hAnsi="Inter"/>
          <w:color w:val="ABB2BF"/>
          <w:sz w:val="18"/>
          <w:szCs w:val="18"/>
        </w:rPr>
        <w:t xml:space="preserve"> eventHash</w:t>
      </w:r>
      <w:r w:rsidRPr="00602E4B">
        <w:rPr>
          <w:rStyle w:val="token"/>
          <w:rFonts w:ascii="Inter" w:eastAsiaTheme="majorEastAsia" w:hAnsi="Inter"/>
          <w:color w:val="ABB2BF"/>
          <w:sz w:val="18"/>
          <w:szCs w:val="18"/>
        </w:rPr>
        <w:t>);</w:t>
      </w:r>
    </w:p>
    <w:p w14:paraId="15017CC6"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751C778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registerWitness</w:t>
      </w:r>
      <w:r w:rsidRPr="00602E4B">
        <w:rPr>
          <w:rStyle w:val="token"/>
          <w:rFonts w:ascii="Inter" w:eastAsiaTheme="majorEastAsia" w:hAnsi="Inter"/>
          <w:color w:val="ABB2BF"/>
          <w:sz w:val="18"/>
          <w:szCs w:val="18"/>
        </w:rPr>
        <w:t>(</w:t>
      </w:r>
    </w:p>
    <w:p w14:paraId="6022F18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uint32</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hAnsi="Inter"/>
          <w:color w:val="ABB2BF"/>
          <w:sz w:val="18"/>
          <w:szCs w:val="18"/>
        </w:rPr>
        <w:t xml:space="preserve"> supportedChains</w:t>
      </w:r>
      <w:r w:rsidRPr="00602E4B">
        <w:rPr>
          <w:rStyle w:val="token"/>
          <w:rFonts w:ascii="Inter" w:eastAsiaTheme="majorEastAsia" w:hAnsi="Inter"/>
          <w:color w:val="ABB2BF"/>
          <w:sz w:val="18"/>
          <w:szCs w:val="18"/>
        </w:rPr>
        <w:t>,</w:t>
      </w:r>
    </w:p>
    <w:p w14:paraId="3797ABD1"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hAnsi="Inter"/>
          <w:color w:val="ABB2BF"/>
          <w:sz w:val="18"/>
          <w:szCs w:val="18"/>
        </w:rPr>
        <w:t xml:space="preserve"> stakeAmount</w:t>
      </w:r>
    </w:p>
    <w:p w14:paraId="50A7557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3E872062"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60F21B21"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submitAttestation</w:t>
      </w:r>
      <w:r w:rsidRPr="00602E4B">
        <w:rPr>
          <w:rStyle w:val="token"/>
          <w:rFonts w:ascii="Inter" w:eastAsiaTheme="majorEastAsia" w:hAnsi="Inter"/>
          <w:color w:val="ABB2BF"/>
          <w:sz w:val="18"/>
          <w:szCs w:val="18"/>
        </w:rPr>
        <w:t>(</w:t>
      </w:r>
    </w:p>
    <w:p w14:paraId="43079E6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uint32</w:t>
      </w:r>
      <w:r w:rsidRPr="00602E4B">
        <w:rPr>
          <w:rStyle w:val="HTMLCode"/>
          <w:rFonts w:ascii="Inter" w:hAnsi="Inter"/>
          <w:color w:val="ABB2BF"/>
          <w:sz w:val="18"/>
          <w:szCs w:val="18"/>
        </w:rPr>
        <w:t xml:space="preserve"> chainId</w:t>
      </w:r>
      <w:r w:rsidRPr="00602E4B">
        <w:rPr>
          <w:rStyle w:val="token"/>
          <w:rFonts w:ascii="Inter" w:eastAsiaTheme="majorEastAsia" w:hAnsi="Inter"/>
          <w:color w:val="ABB2BF"/>
          <w:sz w:val="18"/>
          <w:szCs w:val="18"/>
        </w:rPr>
        <w:t>,</w:t>
      </w:r>
    </w:p>
    <w:p w14:paraId="1655827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hAnsi="Inter"/>
          <w:color w:val="ABB2BF"/>
          <w:sz w:val="18"/>
          <w:szCs w:val="18"/>
        </w:rPr>
        <w:t xml:space="preserve"> eventHash</w:t>
      </w:r>
      <w:r w:rsidRPr="00602E4B">
        <w:rPr>
          <w:rStyle w:val="token"/>
          <w:rFonts w:ascii="Inter" w:eastAsiaTheme="majorEastAsia" w:hAnsi="Inter"/>
          <w:color w:val="ABB2BF"/>
          <w:sz w:val="18"/>
          <w:szCs w:val="18"/>
        </w:rPr>
        <w:t>,</w:t>
      </w:r>
    </w:p>
    <w:p w14:paraId="697B7C14"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hAnsi="Inter"/>
          <w:color w:val="ABB2BF"/>
          <w:sz w:val="18"/>
          <w:szCs w:val="18"/>
        </w:rPr>
        <w:t xml:space="preserve"> proof</w:t>
      </w:r>
    </w:p>
    <w:p w14:paraId="4153EB79"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4B7D637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245E86C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hAnsi="Inter"/>
          <w:color w:val="ABB2BF"/>
          <w:sz w:val="18"/>
          <w:szCs w:val="18"/>
        </w:rPr>
        <w:t xml:space="preserve"> </w:t>
      </w:r>
      <w:r w:rsidRPr="00602E4B">
        <w:rPr>
          <w:rStyle w:val="token"/>
          <w:rFonts w:ascii="Inter" w:eastAsiaTheme="majorEastAsia" w:hAnsi="Inter"/>
          <w:color w:val="61AFEF"/>
          <w:sz w:val="18"/>
          <w:szCs w:val="18"/>
        </w:rPr>
        <w:t>challengeAttestation</w:t>
      </w:r>
      <w:r w:rsidRPr="00602E4B">
        <w:rPr>
          <w:rStyle w:val="token"/>
          <w:rFonts w:ascii="Inter" w:eastAsiaTheme="majorEastAsia" w:hAnsi="Inter"/>
          <w:color w:val="ABB2BF"/>
          <w:sz w:val="18"/>
          <w:szCs w:val="18"/>
        </w:rPr>
        <w:t>(</w:t>
      </w:r>
    </w:p>
    <w:p w14:paraId="59656E5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hAnsi="Inter"/>
          <w:color w:val="ABB2BF"/>
          <w:sz w:val="18"/>
          <w:szCs w:val="18"/>
        </w:rPr>
        <w:t xml:space="preserve"> witness</w:t>
      </w:r>
      <w:r w:rsidRPr="00602E4B">
        <w:rPr>
          <w:rStyle w:val="token"/>
          <w:rFonts w:ascii="Inter" w:eastAsiaTheme="majorEastAsia" w:hAnsi="Inter"/>
          <w:color w:val="ABB2BF"/>
          <w:sz w:val="18"/>
          <w:szCs w:val="18"/>
        </w:rPr>
        <w:t>,</w:t>
      </w:r>
    </w:p>
    <w:p w14:paraId="2347B91C"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hAnsi="Inter"/>
          <w:color w:val="ABB2BF"/>
          <w:sz w:val="18"/>
          <w:szCs w:val="18"/>
        </w:rPr>
        <w:t xml:space="preserve"> eventHash</w:t>
      </w:r>
      <w:r w:rsidRPr="00602E4B">
        <w:rPr>
          <w:rStyle w:val="token"/>
          <w:rFonts w:ascii="Inter" w:eastAsiaTheme="majorEastAsia" w:hAnsi="Inter"/>
          <w:color w:val="ABB2BF"/>
          <w:sz w:val="18"/>
          <w:szCs w:val="18"/>
        </w:rPr>
        <w:t>,</w:t>
      </w:r>
    </w:p>
    <w:p w14:paraId="11951A0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hAnsi="Inter"/>
          <w:color w:val="ABB2BF"/>
          <w:sz w:val="18"/>
          <w:szCs w:val="18"/>
        </w:rPr>
        <w:t xml:space="preserve"> fraudProof</w:t>
      </w:r>
    </w:p>
    <w:p w14:paraId="2015250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token"/>
          <w:rFonts w:ascii="Inter" w:eastAsiaTheme="majorEastAsia" w:hAnsi="Inter"/>
          <w:color w:val="ABB2BF"/>
          <w:sz w:val="18"/>
          <w:szCs w:val="18"/>
        </w:rPr>
        <w:t>;</w:t>
      </w:r>
    </w:p>
    <w:p w14:paraId="6639B815" w14:textId="77777777" w:rsidR="007113F3" w:rsidRPr="00602E4B" w:rsidRDefault="007113F3" w:rsidP="007113F3">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4F57EF38" w14:textId="77777777" w:rsidR="007113F3" w:rsidRPr="00602E4B" w:rsidRDefault="007113F3" w:rsidP="007113F3">
      <w:pPr>
        <w:pStyle w:val="Heading2"/>
        <w:rPr>
          <w:rFonts w:ascii="Inter" w:hAnsi="Inter"/>
          <w:color w:val="auto"/>
          <w:sz w:val="18"/>
          <w:szCs w:val="18"/>
        </w:rPr>
      </w:pPr>
      <w:r w:rsidRPr="00602E4B">
        <w:rPr>
          <w:rFonts w:ascii="Inter" w:hAnsi="Inter"/>
          <w:sz w:val="18"/>
          <w:szCs w:val="18"/>
        </w:rPr>
        <w:t>D.4 UMA Key Management Specifications</w:t>
      </w:r>
    </w:p>
    <w:p w14:paraId="7B811F44" w14:textId="77777777" w:rsidR="007113F3" w:rsidRPr="00602E4B" w:rsidRDefault="007113F3" w:rsidP="007113F3">
      <w:pPr>
        <w:pStyle w:val="Heading3"/>
        <w:rPr>
          <w:rFonts w:ascii="Inter" w:hAnsi="Inter"/>
          <w:sz w:val="18"/>
          <w:szCs w:val="18"/>
        </w:rPr>
      </w:pPr>
      <w:r w:rsidRPr="00602E4B">
        <w:rPr>
          <w:rFonts w:ascii="Inter" w:hAnsi="Inter"/>
          <w:sz w:val="18"/>
          <w:szCs w:val="18"/>
        </w:rPr>
        <w:t>Key Rotation Protocol</w:t>
      </w:r>
    </w:p>
    <w:p w14:paraId="2399716F" w14:textId="77777777" w:rsidR="007113F3" w:rsidRPr="00602E4B" w:rsidRDefault="007113F3" w:rsidP="007113F3">
      <w:pPr>
        <w:rPr>
          <w:rFonts w:ascii="Inter" w:hAnsi="Inter"/>
          <w:sz w:val="18"/>
          <w:szCs w:val="18"/>
        </w:rPr>
      </w:pPr>
      <w:r w:rsidRPr="00602E4B">
        <w:rPr>
          <w:rFonts w:ascii="Inter" w:hAnsi="Inter"/>
          <w:sz w:val="18"/>
          <w:szCs w:val="18"/>
        </w:rPr>
        <w:t>rust</w:t>
      </w:r>
    </w:p>
    <w:p w14:paraId="50A1813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struct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KeyRotationRequest</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5EE72FA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uma_address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UMAAddress</w:t>
      </w:r>
      <w:r w:rsidRPr="00602E4B">
        <w:rPr>
          <w:rStyle w:val="token"/>
          <w:rFonts w:ascii="Inter" w:eastAsiaTheme="majorEastAsia" w:hAnsi="Inter"/>
          <w:color w:val="ABB2BF"/>
          <w:sz w:val="18"/>
          <w:szCs w:val="18"/>
        </w:rPr>
        <w:t>,</w:t>
      </w:r>
    </w:p>
    <w:p w14:paraId="661B687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old_public_key</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PublicKey</w:t>
      </w:r>
      <w:r w:rsidRPr="00602E4B">
        <w:rPr>
          <w:rStyle w:val="token"/>
          <w:rFonts w:ascii="Inter" w:eastAsiaTheme="majorEastAsia" w:hAnsi="Inter"/>
          <w:color w:val="ABB2BF"/>
          <w:sz w:val="18"/>
          <w:szCs w:val="18"/>
        </w:rPr>
        <w:t>,</w:t>
      </w:r>
    </w:p>
    <w:p w14:paraId="448283E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new_public_key</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PublicKey</w:t>
      </w:r>
      <w:r w:rsidRPr="00602E4B">
        <w:rPr>
          <w:rStyle w:val="token"/>
          <w:rFonts w:ascii="Inter" w:eastAsiaTheme="majorEastAsia" w:hAnsi="Inter"/>
          <w:color w:val="ABB2BF"/>
          <w:sz w:val="18"/>
          <w:szCs w:val="18"/>
        </w:rPr>
        <w:t>,</w:t>
      </w:r>
    </w:p>
    <w:p w14:paraId="5E0C02D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rotation_type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RotationType</w:t>
      </w:r>
      <w:r w:rsidRPr="00602E4B">
        <w:rPr>
          <w:rStyle w:val="token"/>
          <w:rFonts w:ascii="Inter" w:eastAsiaTheme="majorEastAsia" w:hAnsi="Inter"/>
          <w:color w:val="ABB2BF"/>
          <w:sz w:val="18"/>
          <w:szCs w:val="18"/>
        </w:rPr>
        <w:t>,</w:t>
      </w:r>
    </w:p>
    <w:p w14:paraId="0DD714C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proof</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RotationProof</w:t>
      </w:r>
      <w:r w:rsidRPr="00602E4B">
        <w:rPr>
          <w:rStyle w:val="token"/>
          <w:rFonts w:ascii="Inter" w:eastAsiaTheme="majorEastAsia" w:hAnsi="Inter"/>
          <w:color w:val="ABB2BF"/>
          <w:sz w:val="18"/>
          <w:szCs w:val="18"/>
        </w:rPr>
        <w:t>,</w:t>
      </w:r>
    </w:p>
    <w:p w14:paraId="0F45FCF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lastRenderedPageBreak/>
        <w:t xml:space="preserve">    guardian_approvals</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GuardianSignature</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0B06CA01"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dao_proposal_id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Option</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C678DD"/>
          <w:sz w:val="18"/>
          <w:szCs w:val="18"/>
        </w:rPr>
        <w:t>u64</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1E80514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effective_epoch</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C678DD"/>
          <w:sz w:val="18"/>
          <w:szCs w:val="18"/>
        </w:rPr>
        <w:t>u64</w:t>
      </w:r>
      <w:r w:rsidRPr="00602E4B">
        <w:rPr>
          <w:rStyle w:val="token"/>
          <w:rFonts w:ascii="Inter" w:eastAsiaTheme="majorEastAsia" w:hAnsi="Inter"/>
          <w:color w:val="ABB2BF"/>
          <w:sz w:val="18"/>
          <w:szCs w:val="18"/>
        </w:rPr>
        <w:t>,</w:t>
      </w:r>
    </w:p>
    <w:p w14:paraId="3BBA93C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ABB2BF"/>
          <w:sz w:val="18"/>
          <w:szCs w:val="18"/>
        </w:rPr>
        <w:t>}</w:t>
      </w:r>
    </w:p>
    <w:p w14:paraId="7FC49069" w14:textId="77777777" w:rsidR="007113F3" w:rsidRPr="00602E4B" w:rsidRDefault="007113F3" w:rsidP="007113F3">
      <w:pPr>
        <w:pStyle w:val="HTMLPreformatted"/>
        <w:spacing w:before="120" w:after="120"/>
        <w:rPr>
          <w:rStyle w:val="HTMLCode"/>
          <w:rFonts w:ascii="Inter" w:hAnsi="Inter"/>
          <w:color w:val="ABB2BF"/>
          <w:sz w:val="18"/>
          <w:szCs w:val="18"/>
        </w:rPr>
      </w:pPr>
    </w:p>
    <w:p w14:paraId="32E4F8C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enum</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RotationType</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152945C3"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UserInitiated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User still controls old key</w:t>
      </w:r>
    </w:p>
    <w:p w14:paraId="6B65FE4A"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RecoveryInitiated</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Lost key recovery</w:t>
      </w:r>
    </w:p>
    <w:p w14:paraId="42D93C6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SecurityRotation</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Proactive security measure</w:t>
      </w:r>
    </w:p>
    <w:p w14:paraId="22EF9F21"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EmergencyRotation</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Compromise response</w:t>
      </w:r>
    </w:p>
    <w:p w14:paraId="5DB868B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ABB2BF"/>
          <w:sz w:val="18"/>
          <w:szCs w:val="18"/>
        </w:rPr>
        <w:t>}</w:t>
      </w:r>
    </w:p>
    <w:p w14:paraId="06950E85" w14:textId="77777777" w:rsidR="007113F3" w:rsidRPr="00602E4B" w:rsidRDefault="007113F3" w:rsidP="007113F3">
      <w:pPr>
        <w:pStyle w:val="HTMLPreformatted"/>
        <w:spacing w:before="120" w:after="120"/>
        <w:rPr>
          <w:rStyle w:val="HTMLCode"/>
          <w:rFonts w:ascii="Inter" w:hAnsi="Inter"/>
          <w:color w:val="ABB2BF"/>
          <w:sz w:val="18"/>
          <w:szCs w:val="18"/>
        </w:rPr>
      </w:pPr>
    </w:p>
    <w:p w14:paraId="1F5AAAFB"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token"/>
          <w:rFonts w:ascii="Inter" w:eastAsiaTheme="majorEastAsia" w:hAnsi="Inter"/>
          <w:color w:val="C678DD"/>
          <w:sz w:val="18"/>
          <w:szCs w:val="18"/>
        </w:rPr>
        <w:t>struct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RotationProof</w:t>
      </w:r>
      <w:r w:rsidRPr="00602E4B">
        <w:rPr>
          <w:rStyle w:val="HTMLCode"/>
          <w:rFonts w:ascii="Inter" w:hAnsi="Inter"/>
          <w:color w:val="ABB2BF"/>
          <w:sz w:val="18"/>
          <w:szCs w:val="18"/>
        </w:rPr>
        <w:t xml:space="preserve"> </w:t>
      </w:r>
      <w:r w:rsidRPr="00602E4B">
        <w:rPr>
          <w:rStyle w:val="token"/>
          <w:rFonts w:ascii="Inter" w:eastAsiaTheme="majorEastAsia" w:hAnsi="Inter"/>
          <w:color w:val="ABB2BF"/>
          <w:sz w:val="18"/>
          <w:szCs w:val="18"/>
        </w:rPr>
        <w:t>{</w:t>
      </w:r>
    </w:p>
    <w:p w14:paraId="745E2E8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For user-initiated rotations</w:t>
      </w:r>
    </w:p>
    <w:p w14:paraId="5C2BFEF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old_key_signature</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Option</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Signature</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1EE0D7E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32C72C5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For recovery rotations</w:t>
      </w:r>
    </w:p>
    <w:p w14:paraId="1DFC7EF0"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guardian_quorum</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Option</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Vec</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GuardianSignature</w:t>
      </w:r>
      <w:r w:rsidRPr="00602E4B">
        <w:rPr>
          <w:rStyle w:val="token"/>
          <w:rFonts w:ascii="Inter" w:eastAsiaTheme="majorEastAsia" w:hAnsi="Inter"/>
          <w:color w:val="61AFEF"/>
          <w:sz w:val="18"/>
          <w:szCs w:val="18"/>
        </w:rPr>
        <w:t>&gt;&gt;</w:t>
      </w:r>
      <w:r w:rsidRPr="00602E4B">
        <w:rPr>
          <w:rStyle w:val="token"/>
          <w:rFonts w:ascii="Inter" w:eastAsiaTheme="majorEastAsia" w:hAnsi="Inter"/>
          <w:color w:val="ABB2BF"/>
          <w:sz w:val="18"/>
          <w:szCs w:val="18"/>
        </w:rPr>
        <w:t>,</w:t>
      </w:r>
    </w:p>
    <w:p w14:paraId="7A9E90A8"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identity_verification</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Option</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VerificationProof</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30206435"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p>
    <w:p w14:paraId="65B123BD"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w:t>
      </w:r>
      <w:r w:rsidRPr="00602E4B">
        <w:rPr>
          <w:rStyle w:val="token"/>
          <w:rFonts w:ascii="Inter" w:eastAsiaTheme="majorEastAsia" w:hAnsi="Inter"/>
          <w:i/>
          <w:iCs/>
          <w:color w:val="5C6370"/>
          <w:sz w:val="18"/>
          <w:szCs w:val="18"/>
        </w:rPr>
        <w:t>// For security/emergency rotations</w:t>
      </w:r>
    </w:p>
    <w:p w14:paraId="57B4E55F" w14:textId="77777777" w:rsidR="007113F3" w:rsidRPr="00602E4B" w:rsidRDefault="007113F3" w:rsidP="007113F3">
      <w:pPr>
        <w:pStyle w:val="HTMLPreformatted"/>
        <w:spacing w:before="120" w:after="120"/>
        <w:rPr>
          <w:rStyle w:val="HTMLCode"/>
          <w:rFonts w:ascii="Inter" w:hAnsi="Inter"/>
          <w:color w:val="ABB2BF"/>
          <w:sz w:val="18"/>
          <w:szCs w:val="18"/>
        </w:rPr>
      </w:pPr>
      <w:r w:rsidRPr="00602E4B">
        <w:rPr>
          <w:rStyle w:val="HTMLCode"/>
          <w:rFonts w:ascii="Inter" w:hAnsi="Inter"/>
          <w:color w:val="ABB2BF"/>
          <w:sz w:val="18"/>
          <w:szCs w:val="18"/>
        </w:rPr>
        <w:t xml:space="preserve">    security_council_approval</w:t>
      </w:r>
      <w:r w:rsidRPr="00602E4B">
        <w:rPr>
          <w:rStyle w:val="token"/>
          <w:rFonts w:ascii="Inter" w:eastAsiaTheme="majorEastAsia" w:hAnsi="Inter"/>
          <w:color w:val="ABB2BF"/>
          <w:sz w:val="18"/>
          <w:szCs w:val="18"/>
        </w:rPr>
        <w:t>:</w:t>
      </w:r>
      <w:r w:rsidRPr="00602E4B">
        <w:rPr>
          <w:rStyle w:val="HTMLCode"/>
          <w:rFonts w:ascii="Inter" w:hAnsi="Inter"/>
          <w:color w:val="ABB2BF"/>
          <w:sz w:val="18"/>
          <w:szCs w:val="18"/>
        </w:rPr>
        <w:t xml:space="preserve"> </w:t>
      </w:r>
      <w:r w:rsidRPr="00602E4B">
        <w:rPr>
          <w:rStyle w:val="token"/>
          <w:rFonts w:ascii="Inter" w:eastAsiaTheme="majorEastAsia" w:hAnsi="Inter"/>
          <w:color w:val="D19A66"/>
          <w:sz w:val="18"/>
          <w:szCs w:val="18"/>
        </w:rPr>
        <w:t>Option</w:t>
      </w:r>
      <w:r w:rsidRPr="00602E4B">
        <w:rPr>
          <w:rStyle w:val="token"/>
          <w:rFonts w:ascii="Inter" w:eastAsiaTheme="majorEastAsia" w:hAnsi="Inter"/>
          <w:color w:val="61AFEF"/>
          <w:sz w:val="18"/>
          <w:szCs w:val="18"/>
        </w:rPr>
        <w:t>&lt;</w:t>
      </w:r>
      <w:r w:rsidRPr="00602E4B">
        <w:rPr>
          <w:rStyle w:val="token"/>
          <w:rFonts w:ascii="Inter" w:eastAsiaTheme="majorEastAsia" w:hAnsi="Inter"/>
          <w:color w:val="D19A66"/>
          <w:sz w:val="18"/>
          <w:szCs w:val="18"/>
        </w:rPr>
        <w:t>MultiSigProof</w:t>
      </w:r>
      <w:r w:rsidRPr="00602E4B">
        <w:rPr>
          <w:rStyle w:val="token"/>
          <w:rFonts w:ascii="Inter" w:eastAsiaTheme="majorEastAsia" w:hAnsi="Inter"/>
          <w:color w:val="61AFEF"/>
          <w:sz w:val="18"/>
          <w:szCs w:val="18"/>
        </w:rPr>
        <w:t>&gt;</w:t>
      </w:r>
      <w:r w:rsidRPr="00602E4B">
        <w:rPr>
          <w:rStyle w:val="token"/>
          <w:rFonts w:ascii="Inter" w:eastAsiaTheme="majorEastAsia" w:hAnsi="Inter"/>
          <w:color w:val="ABB2BF"/>
          <w:sz w:val="18"/>
          <w:szCs w:val="18"/>
        </w:rPr>
        <w:t>,</w:t>
      </w:r>
    </w:p>
    <w:p w14:paraId="51D053F0" w14:textId="77777777" w:rsidR="007113F3" w:rsidRPr="00602E4B" w:rsidRDefault="007113F3" w:rsidP="007113F3">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59CECC4D" w14:textId="77777777" w:rsidR="007113F3" w:rsidRPr="00602E4B" w:rsidRDefault="007113F3" w:rsidP="007113F3">
      <w:pPr>
        <w:pStyle w:val="Heading3"/>
        <w:rPr>
          <w:rFonts w:ascii="Inter" w:hAnsi="Inter"/>
          <w:sz w:val="18"/>
          <w:szCs w:val="18"/>
        </w:rPr>
      </w:pPr>
      <w:r w:rsidRPr="00602E4B">
        <w:rPr>
          <w:rFonts w:ascii="Inter" w:hAnsi="Inter"/>
          <w:sz w:val="18"/>
          <w:szCs w:val="18"/>
        </w:rPr>
        <w:t>Cross-Chain Key Coordination</w:t>
      </w:r>
    </w:p>
    <w:p w14:paraId="6D8088A7" w14:textId="77777777" w:rsidR="007113F3" w:rsidRPr="00602E4B" w:rsidRDefault="007113F3" w:rsidP="007113F3">
      <w:pPr>
        <w:rPr>
          <w:rFonts w:ascii="Inter" w:hAnsi="Inter"/>
          <w:sz w:val="18"/>
          <w:szCs w:val="18"/>
        </w:rPr>
      </w:pPr>
      <w:r w:rsidRPr="00602E4B">
        <w:rPr>
          <w:rFonts w:ascii="Inter" w:hAnsi="Inter"/>
          <w:sz w:val="18"/>
          <w:szCs w:val="18"/>
        </w:rPr>
        <w:t>python</w:t>
      </w:r>
    </w:p>
    <w:p w14:paraId="770750F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coordinate_cross_chain_key_rotation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PublicKey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p>
    <w:p w14:paraId="6EBA4648"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7B2732A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Coordinate key rotation across all chains associated with UMA.</w:t>
      </w:r>
    </w:p>
    <w:p w14:paraId="29CF7D0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7FB295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Verify rotation authorization</w:t>
      </w:r>
    </w:p>
    <w:p w14:paraId="196EAFC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verify_rotation_authorization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new_key</w:t>
      </w:r>
      <w:r w:rsidRPr="00602E4B">
        <w:rPr>
          <w:rStyle w:val="token"/>
          <w:rFonts w:ascii="Inter" w:eastAsiaTheme="majorEastAsia" w:hAnsi="Inter"/>
          <w:color w:val="ABB2BF"/>
          <w:sz w:val="18"/>
          <w:szCs w:val="18"/>
        </w:rPr>
        <w:t>):</w:t>
      </w:r>
    </w:p>
    <w:p w14:paraId="46591F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UNAUTHORIZED</w:t>
      </w:r>
    </w:p>
    <w:p w14:paraId="6427FC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D1C57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Prepare cross-chain coordination</w:t>
      </w:r>
    </w:p>
    <w:p w14:paraId="735FDD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affected_chains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get_uma_registered_chains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p>
    <w:p w14:paraId="3FCF0AB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coordination_session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ThresholdSignatureSession</w:t>
      </w:r>
      <w:r w:rsidRPr="00602E4B">
        <w:rPr>
          <w:rStyle w:val="token"/>
          <w:rFonts w:ascii="Inter" w:eastAsiaTheme="majorEastAsia" w:hAnsi="Inter"/>
          <w:color w:val="ABB2BF"/>
          <w:sz w:val="18"/>
          <w:szCs w:val="18"/>
        </w:rPr>
        <w:t>(</w:t>
      </w:r>
    </w:p>
    <w:p w14:paraId="04DB584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participants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get_bridge_relayers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affected_chains</w:t>
      </w:r>
      <w:r w:rsidRPr="00602E4B">
        <w:rPr>
          <w:rStyle w:val="token"/>
          <w:rFonts w:ascii="Inter" w:eastAsiaTheme="majorEastAsia" w:hAnsi="Inter"/>
          <w:color w:val="ABB2BF"/>
          <w:sz w:val="18"/>
          <w:szCs w:val="18"/>
        </w:rPr>
        <w:t>),</w:t>
      </w:r>
    </w:p>
    <w:p w14:paraId="6DD5E23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ROTATION_THRESHOLD</w:t>
      </w:r>
    </w:p>
    <w:p w14:paraId="415577E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6E5E43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70B8C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Execute coordinated rotation</w:t>
      </w:r>
    </w:p>
    <w:p w14:paraId="4B6E210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2EAF7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affected_chains</w:t>
      </w:r>
      <w:r w:rsidRPr="00602E4B">
        <w:rPr>
          <w:rStyle w:val="token"/>
          <w:rFonts w:ascii="Inter" w:eastAsiaTheme="majorEastAsia" w:hAnsi="Inter"/>
          <w:color w:val="ABB2BF"/>
          <w:sz w:val="18"/>
          <w:szCs w:val="18"/>
        </w:rPr>
        <w:t>:</w:t>
      </w:r>
    </w:p>
    <w:p w14:paraId="1B193A7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Generate new derived address for this chain</w:t>
      </w:r>
    </w:p>
    <w:p w14:paraId="31E494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derived_address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derive_chain_address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292CCDA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6D9F8A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rotation instruction for chain</w:t>
      </w:r>
    </w:p>
    <w:p w14:paraId="6323E91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rotation_instruction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3B2F95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341374F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'uma_address'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p>
    <w:p w14:paraId="697AE7C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'old_address'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get_chain_address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2B1B3C3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'new_address'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derived_address</w:t>
      </w:r>
      <w:r w:rsidRPr="00602E4B">
        <w:rPr>
          <w:rStyle w:val="token"/>
          <w:rFonts w:ascii="Inter" w:eastAsiaTheme="majorEastAsia" w:hAnsi="Inter"/>
          <w:color w:val="ABB2BF"/>
          <w:sz w:val="18"/>
          <w:szCs w:val="18"/>
        </w:rPr>
        <w:t>,</w:t>
      </w:r>
    </w:p>
    <w:p w14:paraId="4EE1481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'new_public_key'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new_key</w:t>
      </w:r>
      <w:r w:rsidRPr="00602E4B">
        <w:rPr>
          <w:rStyle w:val="token"/>
          <w:rFonts w:ascii="Inter" w:eastAsiaTheme="majorEastAsia" w:hAnsi="Inter"/>
          <w:color w:val="ABB2BF"/>
          <w:sz w:val="18"/>
          <w:szCs w:val="18"/>
        </w:rPr>
        <w:t>,</w:t>
      </w:r>
    </w:p>
    <w:p w14:paraId="33988DB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'effective_block'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get_chain_height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ROTATION_DELAY</w:t>
      </w:r>
    </w:p>
    <w:p w14:paraId="7E80EDF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335B95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F149A5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Collect threshold signatures from relayers</w:t>
      </w:r>
    </w:p>
    <w:p w14:paraId="4472FED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signatures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coordination_session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collect_signatures</w:t>
      </w:r>
      <w:r w:rsidRPr="00602E4B">
        <w:rPr>
          <w:rStyle w:val="token"/>
          <w:rFonts w:ascii="Inter" w:eastAsiaTheme="majorEastAsia" w:hAnsi="Inter"/>
          <w:color w:val="ABB2BF"/>
          <w:sz w:val="18"/>
          <w:szCs w:val="18"/>
        </w:rPr>
        <w:t>(</w:t>
      </w:r>
    </w:p>
    <w:p w14:paraId="0AA726C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message</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rotation_instruction</w:t>
      </w:r>
      <w:r w:rsidRPr="00602E4B">
        <w:rPr>
          <w:rStyle w:val="token"/>
          <w:rFonts w:ascii="Inter" w:eastAsiaTheme="majorEastAsia" w:hAnsi="Inter"/>
          <w:color w:val="ABB2BF"/>
          <w:sz w:val="18"/>
          <w:szCs w:val="18"/>
        </w:rPr>
        <w:t>),</w:t>
      </w:r>
    </w:p>
    <w:p w14:paraId="4988056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p>
    <w:p w14:paraId="0244EB9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90F7E5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26D973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rotation on target chain</w:t>
      </w:r>
    </w:p>
    <w:p w14:paraId="514EBC6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signatures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ROTATION_THRESHOLD</w:t>
      </w:r>
      <w:r w:rsidRPr="00602E4B">
        <w:rPr>
          <w:rStyle w:val="token"/>
          <w:rFonts w:ascii="Inter" w:eastAsiaTheme="majorEastAsia" w:hAnsi="Inter"/>
          <w:color w:val="ABB2BF"/>
          <w:sz w:val="18"/>
          <w:szCs w:val="18"/>
        </w:rPr>
        <w:t>:</w:t>
      </w:r>
    </w:p>
    <w:p w14:paraId="549F51D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execute_chain_rotation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rotation_instruction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signatures</w:t>
      </w:r>
      <w:r w:rsidRPr="00602E4B">
        <w:rPr>
          <w:rStyle w:val="token"/>
          <w:rFonts w:ascii="Inter" w:eastAsiaTheme="majorEastAsia" w:hAnsi="Inter"/>
          <w:color w:val="ABB2BF"/>
          <w:sz w:val="18"/>
          <w:szCs w:val="18"/>
        </w:rPr>
        <w:t>)</w:t>
      </w:r>
    </w:p>
    <w:p w14:paraId="7F13F12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result</w:t>
      </w:r>
    </w:p>
    <w:p w14:paraId="3B16967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6C98444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INSUFFICIENT_SIGNATURES</w:t>
      </w:r>
    </w:p>
    <w:p w14:paraId="287F3B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146E9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Update Synergy UMA registry</w:t>
      </w:r>
    </w:p>
    <w:p w14:paraId="0EE4807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SUCCESS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rotation_results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6F20F94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update_uma_registry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rotation_results</w:t>
      </w:r>
      <w:r w:rsidRPr="00602E4B">
        <w:rPr>
          <w:rStyle w:val="token"/>
          <w:rFonts w:ascii="Inter" w:eastAsiaTheme="majorEastAsia" w:hAnsi="Inter"/>
          <w:color w:val="ABB2BF"/>
          <w:sz w:val="18"/>
          <w:szCs w:val="18"/>
        </w:rPr>
        <w:t>)</w:t>
      </w:r>
    </w:p>
    <w:p w14:paraId="5F07B41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emit_event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UMAKeyRotated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affected_chains</w:t>
      </w:r>
      <w:r w:rsidRPr="00602E4B">
        <w:rPr>
          <w:rStyle w:val="token"/>
          <w:rFonts w:ascii="Inter" w:eastAsiaTheme="majorEastAsia" w:hAnsi="Inter"/>
          <w:color w:val="ABB2BF"/>
          <w:sz w:val="18"/>
          <w:szCs w:val="18"/>
        </w:rPr>
        <w:t>))</w:t>
      </w:r>
    </w:p>
    <w:p w14:paraId="4593CE8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p>
    <w:p w14:paraId="526645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387FEF7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Rollback partial rotations</w:t>
      </w:r>
    </w:p>
    <w:p w14:paraId="1F1219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rollback_partial_rotations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rotation_results</w:t>
      </w:r>
      <w:r w:rsidRPr="00602E4B">
        <w:rPr>
          <w:rStyle w:val="token"/>
          <w:rFonts w:ascii="Inter" w:eastAsiaTheme="majorEastAsia" w:hAnsi="Inter"/>
          <w:color w:val="ABB2BF"/>
          <w:sz w:val="18"/>
          <w:szCs w:val="18"/>
        </w:rPr>
        <w:t>)</w:t>
      </w:r>
    </w:p>
    <w:p w14:paraId="1476521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PARTIAL_FAILURE</w:t>
      </w:r>
    </w:p>
    <w:p w14:paraId="1A3899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08560BE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derive_chain_address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PublicKey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u32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Address</w:t>
      </w:r>
      <w:r w:rsidRPr="00602E4B">
        <w:rPr>
          <w:rStyle w:val="token"/>
          <w:rFonts w:ascii="Inter" w:eastAsiaTheme="majorEastAsia" w:hAnsi="Inter"/>
          <w:color w:val="ABB2BF"/>
          <w:sz w:val="18"/>
          <w:szCs w:val="18"/>
        </w:rPr>
        <w:t>:</w:t>
      </w:r>
    </w:p>
    <w:p w14:paraId="6813831E"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4F9A0CC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Derive chain-specific address from UMA public key.</w:t>
      </w:r>
    </w:p>
    <w:p w14:paraId="63EA452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D6BCE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match</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1BEB20F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ETHEREUM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BSC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POLYGON</w:t>
      </w:r>
      <w:r w:rsidRPr="00602E4B">
        <w:rPr>
          <w:rStyle w:val="token"/>
          <w:rFonts w:ascii="Inter" w:eastAsiaTheme="majorEastAsia" w:hAnsi="Inter"/>
          <w:color w:val="ABB2BF"/>
          <w:sz w:val="18"/>
          <w:szCs w:val="18"/>
        </w:rPr>
        <w:t>:</w:t>
      </w:r>
    </w:p>
    <w:p w14:paraId="265C7E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EVM chains use keccak256 hash of public key</w:t>
      </w:r>
    </w:p>
    <w:p w14:paraId="45611AA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keccak256</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Last 20 bytes</w:t>
      </w:r>
    </w:p>
    <w:p w14:paraId="39493DA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9CE411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SOLANA</w:t>
      </w:r>
      <w:r w:rsidRPr="00602E4B">
        <w:rPr>
          <w:rStyle w:val="token"/>
          <w:rFonts w:ascii="Inter" w:eastAsiaTheme="majorEastAsia" w:hAnsi="Inter"/>
          <w:color w:val="ABB2BF"/>
          <w:sz w:val="18"/>
          <w:szCs w:val="18"/>
        </w:rPr>
        <w:t>:</w:t>
      </w:r>
    </w:p>
    <w:p w14:paraId="08A34B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Solana uses ed25519 public key directly</w:t>
      </w:r>
    </w:p>
    <w:p w14:paraId="7BA184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base58_encode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p>
    <w:p w14:paraId="7E61EC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C3EFD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BITCOIN</w:t>
      </w:r>
      <w:r w:rsidRPr="00602E4B">
        <w:rPr>
          <w:rStyle w:val="token"/>
          <w:rFonts w:ascii="Inter" w:eastAsiaTheme="majorEastAsia" w:hAnsi="Inter"/>
          <w:color w:val="ABB2BF"/>
          <w:sz w:val="18"/>
          <w:szCs w:val="18"/>
        </w:rPr>
        <w:t>:</w:t>
      </w:r>
    </w:p>
    <w:p w14:paraId="30D4FB9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Bitcoin uses P2WSH script with threshold sig</w:t>
      </w:r>
    </w:p>
    <w:p w14:paraId="75C4028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script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create_threshold_script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BITCOIN_THRESHOLD</w:t>
      </w:r>
      <w:r w:rsidRPr="00602E4B">
        <w:rPr>
          <w:rStyle w:val="token"/>
          <w:rFonts w:ascii="Inter" w:eastAsiaTheme="majorEastAsia" w:hAnsi="Inter"/>
          <w:color w:val="ABB2BF"/>
          <w:sz w:val="18"/>
          <w:szCs w:val="18"/>
        </w:rPr>
        <w:t>)</w:t>
      </w:r>
    </w:p>
    <w:p w14:paraId="7BA1E3D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bech32_encode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witness_program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script</w:t>
      </w:r>
      <w:r w:rsidRPr="00602E4B">
        <w:rPr>
          <w:rStyle w:val="token"/>
          <w:rFonts w:ascii="Inter" w:eastAsiaTheme="majorEastAsia" w:hAnsi="Inter"/>
          <w:color w:val="ABB2BF"/>
          <w:sz w:val="18"/>
          <w:szCs w:val="18"/>
        </w:rPr>
        <w:t>))</w:t>
      </w:r>
    </w:p>
    <w:p w14:paraId="0CAF61A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F4187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_</w:t>
      </w:r>
      <w:r w:rsidRPr="00602E4B">
        <w:rPr>
          <w:rStyle w:val="token"/>
          <w:rFonts w:ascii="Inter" w:eastAsiaTheme="majorEastAsia" w:hAnsi="Inter"/>
          <w:color w:val="ABB2BF"/>
          <w:sz w:val="18"/>
          <w:szCs w:val="18"/>
        </w:rPr>
        <w:t>:</w:t>
      </w:r>
    </w:p>
    <w:p w14:paraId="4FFDD88D"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raise</w:t>
      </w:r>
      <w:r w:rsidRPr="00602E4B">
        <w:rPr>
          <w:rStyle w:val="HTMLCode"/>
          <w:rFonts w:ascii="Inter" w:eastAsiaTheme="majorEastAsia" w:hAnsi="Inter"/>
          <w:color w:val="ABB2BF"/>
          <w:sz w:val="18"/>
          <w:szCs w:val="18"/>
        </w:rPr>
        <w:t xml:space="preserve"> UnsupportedChainError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58696C9E"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t>Recovery Mechanism</w:t>
      </w:r>
    </w:p>
    <w:p w14:paraId="5F78C99B" w14:textId="77777777" w:rsidR="007113F3" w:rsidRPr="00602E4B" w:rsidRDefault="007113F3" w:rsidP="007113F3">
      <w:pPr>
        <w:rPr>
          <w:rFonts w:ascii="Inter" w:hAnsi="Inter"/>
          <w:sz w:val="18"/>
          <w:szCs w:val="18"/>
        </w:rPr>
      </w:pPr>
      <w:r w:rsidRPr="00602E4B">
        <w:rPr>
          <w:rFonts w:ascii="Inter" w:hAnsi="Inter"/>
          <w:sz w:val="18"/>
          <w:szCs w:val="18"/>
        </w:rPr>
        <w:t>solidity</w:t>
      </w:r>
    </w:p>
    <w:p w14:paraId="37DB21D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contract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UMARecovery</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CAE09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RecoveryConfiguration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BAE550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p>
    <w:p w14:paraId="1A00C0F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requiredGuardians</w:t>
      </w:r>
      <w:r w:rsidRPr="00602E4B">
        <w:rPr>
          <w:rStyle w:val="token"/>
          <w:rFonts w:ascii="Inter" w:eastAsiaTheme="majorEastAsia" w:hAnsi="Inter"/>
          <w:color w:val="ABB2BF"/>
          <w:sz w:val="18"/>
          <w:szCs w:val="18"/>
        </w:rPr>
        <w:t>;</w:t>
      </w:r>
    </w:p>
    <w:p w14:paraId="29F697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timeLockPeriod</w:t>
      </w:r>
      <w:r w:rsidRPr="00602E4B">
        <w:rPr>
          <w:rStyle w:val="token"/>
          <w:rFonts w:ascii="Inter" w:eastAsiaTheme="majorEastAsia" w:hAnsi="Inter"/>
          <w:color w:val="ABB2BF"/>
          <w:sz w:val="18"/>
          <w:szCs w:val="18"/>
        </w:rPr>
        <w:t>;</w:t>
      </w:r>
    </w:p>
    <w:p w14:paraId="741DC01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lastRecoveryAttempt</w:t>
      </w:r>
      <w:r w:rsidRPr="00602E4B">
        <w:rPr>
          <w:rStyle w:val="token"/>
          <w:rFonts w:ascii="Inter" w:eastAsiaTheme="majorEastAsia" w:hAnsi="Inter"/>
          <w:color w:val="ABB2BF"/>
          <w:sz w:val="18"/>
          <w:szCs w:val="18"/>
        </w:rPr>
        <w:t>;</w:t>
      </w:r>
    </w:p>
    <w:p w14:paraId="345F28F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1B37A4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D65C00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RecoveryProposal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384405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63A4BF6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42502A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approvedGuardians</w:t>
      </w:r>
      <w:r w:rsidRPr="00602E4B">
        <w:rPr>
          <w:rStyle w:val="token"/>
          <w:rFonts w:ascii="Inter" w:eastAsiaTheme="majorEastAsia" w:hAnsi="Inter"/>
          <w:color w:val="ABB2BF"/>
          <w:sz w:val="18"/>
          <w:szCs w:val="18"/>
        </w:rPr>
        <w:t>;</w:t>
      </w:r>
    </w:p>
    <w:p w14:paraId="1884575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submissionTime</w:t>
      </w:r>
      <w:r w:rsidRPr="00602E4B">
        <w:rPr>
          <w:rStyle w:val="token"/>
          <w:rFonts w:ascii="Inter" w:eastAsiaTheme="majorEastAsia" w:hAnsi="Inter"/>
          <w:color w:val="ABB2BF"/>
          <w:sz w:val="18"/>
          <w:szCs w:val="18"/>
        </w:rPr>
        <w:t>;</w:t>
      </w:r>
    </w:p>
    <w:p w14:paraId="2817BE2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eastAsiaTheme="majorEastAsia" w:hAnsi="Inter"/>
          <w:color w:val="ABB2BF"/>
          <w:sz w:val="18"/>
          <w:szCs w:val="18"/>
        </w:rPr>
        <w:t xml:space="preserve"> executed</w:t>
      </w:r>
      <w:r w:rsidRPr="00602E4B">
        <w:rPr>
          <w:rStyle w:val="token"/>
          <w:rFonts w:ascii="Inter" w:eastAsiaTheme="majorEastAsia" w:hAnsi="Inter"/>
          <w:color w:val="ABB2BF"/>
          <w:sz w:val="18"/>
          <w:szCs w:val="18"/>
        </w:rPr>
        <w:t>;</w:t>
      </w:r>
    </w:p>
    <w:p w14:paraId="31E5FF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string</w:t>
      </w:r>
      <w:r w:rsidRPr="00602E4B">
        <w:rPr>
          <w:rStyle w:val="HTMLCode"/>
          <w:rFonts w:ascii="Inter" w:eastAsiaTheme="majorEastAsia" w:hAnsi="Inter"/>
          <w:color w:val="ABB2BF"/>
          <w:sz w:val="18"/>
          <w:szCs w:val="18"/>
        </w:rPr>
        <w:t xml:space="preserve"> verificationProof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IPFS hash of identity verification</w:t>
      </w:r>
    </w:p>
    <w:p w14:paraId="5F7A95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CC4102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8AD7F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RecoveryConfiguration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recoveryConfigs</w:t>
      </w:r>
      <w:r w:rsidRPr="00602E4B">
        <w:rPr>
          <w:rStyle w:val="token"/>
          <w:rFonts w:ascii="Inter" w:eastAsiaTheme="majorEastAsia" w:hAnsi="Inter"/>
          <w:color w:val="ABB2BF"/>
          <w:sz w:val="18"/>
          <w:szCs w:val="18"/>
        </w:rPr>
        <w:t>;</w:t>
      </w:r>
    </w:p>
    <w:p w14:paraId="02FDE3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RecoveryProposal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activeProposals</w:t>
      </w:r>
      <w:r w:rsidRPr="00602E4B">
        <w:rPr>
          <w:rStyle w:val="token"/>
          <w:rFonts w:ascii="Inter" w:eastAsiaTheme="majorEastAsia" w:hAnsi="Inter"/>
          <w:color w:val="ABB2BF"/>
          <w:sz w:val="18"/>
          <w:szCs w:val="18"/>
        </w:rPr>
        <w:t>;</w:t>
      </w:r>
    </w:p>
    <w:p w14:paraId="60FDE48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7354D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RecoveryProposed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22E2E17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GuardianApproved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guardian</w:t>
      </w:r>
      <w:r w:rsidRPr="00602E4B">
        <w:rPr>
          <w:rStyle w:val="token"/>
          <w:rFonts w:ascii="Inter" w:eastAsiaTheme="majorEastAsia" w:hAnsi="Inter"/>
          <w:color w:val="ABB2BF"/>
          <w:sz w:val="18"/>
          <w:szCs w:val="18"/>
        </w:rPr>
        <w:t>);</w:t>
      </w:r>
    </w:p>
    <w:p w14:paraId="74F0FE1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RecoveryExecuted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5C51242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FE4DD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setupRecovery</w:t>
      </w:r>
      <w:r w:rsidRPr="00602E4B">
        <w:rPr>
          <w:rStyle w:val="token"/>
          <w:rFonts w:ascii="Inter" w:eastAsiaTheme="majorEastAsia" w:hAnsi="Inter"/>
          <w:color w:val="ABB2BF"/>
          <w:sz w:val="18"/>
          <w:szCs w:val="18"/>
        </w:rPr>
        <w:t>(</w:t>
      </w:r>
    </w:p>
    <w:p w14:paraId="7A24E3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7425DB7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p>
    <w:p w14:paraId="6B60EA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requiredGuardians</w:t>
      </w:r>
      <w:r w:rsidRPr="00602E4B">
        <w:rPr>
          <w:rStyle w:val="token"/>
          <w:rFonts w:ascii="Inter" w:eastAsiaTheme="majorEastAsia" w:hAnsi="Inter"/>
          <w:color w:val="ABB2BF"/>
          <w:sz w:val="18"/>
          <w:szCs w:val="18"/>
        </w:rPr>
        <w:t>,</w:t>
      </w:r>
    </w:p>
    <w:p w14:paraId="0014DA5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timeLockPeriod</w:t>
      </w:r>
    </w:p>
    <w:p w14:paraId="3B09A8C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C9BC9D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sender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resolveUMAOwner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UMA owner"</w:t>
      </w:r>
      <w:r w:rsidRPr="00602E4B">
        <w:rPr>
          <w:rStyle w:val="token"/>
          <w:rFonts w:ascii="Inter" w:eastAsiaTheme="majorEastAsia" w:hAnsi="Inter"/>
          <w:color w:val="ABB2BF"/>
          <w:sz w:val="18"/>
          <w:szCs w:val="18"/>
        </w:rPr>
        <w:t>);</w:t>
      </w:r>
    </w:p>
    <w:p w14:paraId="7F9AD00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requiredGuardians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"Invalid threshold"</w:t>
      </w:r>
      <w:r w:rsidRPr="00602E4B">
        <w:rPr>
          <w:rStyle w:val="token"/>
          <w:rFonts w:ascii="Inter" w:eastAsiaTheme="majorEastAsia" w:hAnsi="Inter"/>
          <w:color w:val="ABB2BF"/>
          <w:sz w:val="18"/>
          <w:szCs w:val="18"/>
        </w:rPr>
        <w:t>);</w:t>
      </w:r>
    </w:p>
    <w:p w14:paraId="712CCE0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requiredGuardians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"Minimum 2 guardians required"</w:t>
      </w:r>
      <w:r w:rsidRPr="00602E4B">
        <w:rPr>
          <w:rStyle w:val="token"/>
          <w:rFonts w:ascii="Inter" w:eastAsiaTheme="majorEastAsia" w:hAnsi="Inter"/>
          <w:color w:val="ABB2BF"/>
          <w:sz w:val="18"/>
          <w:szCs w:val="18"/>
        </w:rPr>
        <w:t>);</w:t>
      </w:r>
    </w:p>
    <w:p w14:paraId="5EE7CE4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E0A8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recoveryConfigs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RecoveryConfiguration</w:t>
      </w:r>
      <w:r w:rsidRPr="00602E4B">
        <w:rPr>
          <w:rStyle w:val="token"/>
          <w:rFonts w:ascii="Inter" w:eastAsiaTheme="majorEastAsia" w:hAnsi="Inter"/>
          <w:color w:val="ABB2BF"/>
          <w:sz w:val="18"/>
          <w:szCs w:val="18"/>
        </w:rPr>
        <w:t>({</w:t>
      </w:r>
    </w:p>
    <w:p w14:paraId="2EA7272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p>
    <w:p w14:paraId="5D963F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requiredGuardians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requiredGuardians</w:t>
      </w:r>
      <w:r w:rsidRPr="00602E4B">
        <w:rPr>
          <w:rStyle w:val="token"/>
          <w:rFonts w:ascii="Inter" w:eastAsiaTheme="majorEastAsia" w:hAnsi="Inter"/>
          <w:color w:val="ABB2BF"/>
          <w:sz w:val="18"/>
          <w:szCs w:val="18"/>
        </w:rPr>
        <w:t>,</w:t>
      </w:r>
    </w:p>
    <w:p w14:paraId="67FC3E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timeLockPeriod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timeLockPeriod</w:t>
      </w:r>
      <w:r w:rsidRPr="00602E4B">
        <w:rPr>
          <w:rStyle w:val="token"/>
          <w:rFonts w:ascii="Inter" w:eastAsiaTheme="majorEastAsia" w:hAnsi="Inter"/>
          <w:color w:val="ABB2BF"/>
          <w:sz w:val="18"/>
          <w:szCs w:val="18"/>
        </w:rPr>
        <w:t>,</w:t>
      </w:r>
    </w:p>
    <w:p w14:paraId="52EC966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lastRecoveryAttempt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5953E5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2A5F1F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340E17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B1707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proposeRecovery</w:t>
      </w:r>
      <w:r w:rsidRPr="00602E4B">
        <w:rPr>
          <w:rStyle w:val="token"/>
          <w:rFonts w:ascii="Inter" w:eastAsiaTheme="majorEastAsia" w:hAnsi="Inter"/>
          <w:color w:val="ABB2BF"/>
          <w:sz w:val="18"/>
          <w:szCs w:val="18"/>
        </w:rPr>
        <w:t>(</w:t>
      </w:r>
    </w:p>
    <w:p w14:paraId="1D868AF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4D8F0A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039428E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string</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verificationProof</w:t>
      </w:r>
    </w:p>
    <w:p w14:paraId="65F2C8F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E138B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RecoveryConfiguration </w:t>
      </w:r>
      <w:r w:rsidRPr="00602E4B">
        <w:rPr>
          <w:rStyle w:val="token"/>
          <w:rFonts w:ascii="Inter" w:eastAsiaTheme="majorEastAsia" w:hAnsi="Inter"/>
          <w:color w:val="C678DD"/>
          <w:sz w:val="18"/>
          <w:szCs w:val="18"/>
        </w:rPr>
        <w:t>memory</w:t>
      </w:r>
      <w:r w:rsidRPr="00602E4B">
        <w:rPr>
          <w:rStyle w:val="HTMLCode"/>
          <w:rFonts w:ascii="Inter" w:eastAsiaTheme="majorEastAsia" w:hAnsi="Inter"/>
          <w:color w:val="ABB2BF"/>
          <w:sz w:val="18"/>
          <w:szCs w:val="18"/>
        </w:rPr>
        <w:t xml:space="preserve"> config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recoveryConfigs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3EEB32A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isGuardian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a guardian"</w:t>
      </w:r>
      <w:r w:rsidRPr="00602E4B">
        <w:rPr>
          <w:rStyle w:val="token"/>
          <w:rFonts w:ascii="Inter" w:eastAsiaTheme="majorEastAsia" w:hAnsi="Inter"/>
          <w:color w:val="ABB2BF"/>
          <w:sz w:val="18"/>
          <w:szCs w:val="18"/>
        </w:rPr>
        <w:t>);</w:t>
      </w:r>
    </w:p>
    <w:p w14:paraId="6001FAD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p>
    <w:p w14:paraId="470003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config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lastRecoveryAttempt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config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timeLockPeriod</w:t>
      </w:r>
      <w:r w:rsidRPr="00602E4B">
        <w:rPr>
          <w:rStyle w:val="token"/>
          <w:rFonts w:ascii="Inter" w:eastAsiaTheme="majorEastAsia" w:hAnsi="Inter"/>
          <w:color w:val="ABB2BF"/>
          <w:sz w:val="18"/>
          <w:szCs w:val="18"/>
        </w:rPr>
        <w:t>,</w:t>
      </w:r>
    </w:p>
    <w:p w14:paraId="669FEF6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"Recovery cooldown active"</w:t>
      </w:r>
    </w:p>
    <w:p w14:paraId="20B000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B1FB0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9D07C9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activeProposals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RecoveryProposal</w:t>
      </w:r>
      <w:r w:rsidRPr="00602E4B">
        <w:rPr>
          <w:rStyle w:val="token"/>
          <w:rFonts w:ascii="Inter" w:eastAsiaTheme="majorEastAsia" w:hAnsi="Inter"/>
          <w:color w:val="ABB2BF"/>
          <w:sz w:val="18"/>
          <w:szCs w:val="18"/>
        </w:rPr>
        <w:t>({</w:t>
      </w:r>
    </w:p>
    <w:p w14:paraId="3E48FEE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1166DCE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3235314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approvedGuardians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new</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3DAF725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submissionTime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timestamp</w:t>
      </w:r>
      <w:r w:rsidRPr="00602E4B">
        <w:rPr>
          <w:rStyle w:val="token"/>
          <w:rFonts w:ascii="Inter" w:eastAsiaTheme="majorEastAsia" w:hAnsi="Inter"/>
          <w:color w:val="ABB2BF"/>
          <w:sz w:val="18"/>
          <w:szCs w:val="18"/>
        </w:rPr>
        <w:t>,</w:t>
      </w:r>
    </w:p>
    <w:p w14:paraId="0EC14FE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p>
    <w:p w14:paraId="292295B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verificationProof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verificationProof</w:t>
      </w:r>
    </w:p>
    <w:p w14:paraId="2ED6C7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0ABA0A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33F7E1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RecoveryProposed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45D4F42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5A7392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48AE3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approveRecovery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E4F4E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isGuardian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a guardian"</w:t>
      </w:r>
      <w:r w:rsidRPr="00602E4B">
        <w:rPr>
          <w:rStyle w:val="token"/>
          <w:rFonts w:ascii="Inter" w:eastAsiaTheme="majorEastAsia" w:hAnsi="Inter"/>
          <w:color w:val="ABB2BF"/>
          <w:sz w:val="18"/>
          <w:szCs w:val="18"/>
        </w:rPr>
        <w:t>);</w:t>
      </w:r>
    </w:p>
    <w:p w14:paraId="0384DB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RecoveryProposal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proposal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activeProposals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1AE86F4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executed"</w:t>
      </w:r>
      <w:r w:rsidRPr="00602E4B">
        <w:rPr>
          <w:rStyle w:val="token"/>
          <w:rFonts w:ascii="Inter" w:eastAsiaTheme="majorEastAsia" w:hAnsi="Inter"/>
          <w:color w:val="ABB2BF"/>
          <w:sz w:val="18"/>
          <w:szCs w:val="18"/>
        </w:rPr>
        <w:t>);</w:t>
      </w:r>
    </w:p>
    <w:p w14:paraId="62016DE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!hasApproved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approved"</w:t>
      </w:r>
      <w:r w:rsidRPr="00602E4B">
        <w:rPr>
          <w:rStyle w:val="token"/>
          <w:rFonts w:ascii="Inter" w:eastAsiaTheme="majorEastAsia" w:hAnsi="Inter"/>
          <w:color w:val="ABB2BF"/>
          <w:sz w:val="18"/>
          <w:szCs w:val="18"/>
        </w:rPr>
        <w:t>);</w:t>
      </w:r>
    </w:p>
    <w:p w14:paraId="6BE112F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A1CA2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approvedGuardians</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push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p>
    <w:p w14:paraId="3DD5F3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GuardianApproved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p>
    <w:p w14:paraId="53EEE07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27063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threshold reached</w:t>
      </w:r>
    </w:p>
    <w:p w14:paraId="0A250CB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RecoveryConfiguration </w:t>
      </w:r>
      <w:r w:rsidRPr="00602E4B">
        <w:rPr>
          <w:rStyle w:val="token"/>
          <w:rFonts w:ascii="Inter" w:eastAsiaTheme="majorEastAsia" w:hAnsi="Inter"/>
          <w:color w:val="C678DD"/>
          <w:sz w:val="18"/>
          <w:szCs w:val="18"/>
        </w:rPr>
        <w:t>memory</w:t>
      </w:r>
      <w:r w:rsidRPr="00602E4B">
        <w:rPr>
          <w:rStyle w:val="HTMLCode"/>
          <w:rFonts w:ascii="Inter" w:eastAsiaTheme="majorEastAsia" w:hAnsi="Inter"/>
          <w:color w:val="ABB2BF"/>
          <w:sz w:val="18"/>
          <w:szCs w:val="18"/>
        </w:rPr>
        <w:t xml:space="preserve"> config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recoveryConfigs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4A64D76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length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config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requiredGuardians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9A8D3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7CCD695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F4F121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7769E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A7B45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executeRecovery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8BEBF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RecoveryProposal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proposal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activeProposals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08D3024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RecoveryConfiguration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config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recoveryConfigs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220A85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8B726A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p>
    <w:p w14:paraId="755372B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submissionTime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config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timeLockPeriod</w:t>
      </w:r>
      <w:r w:rsidRPr="00602E4B">
        <w:rPr>
          <w:rStyle w:val="token"/>
          <w:rFonts w:ascii="Inter" w:eastAsiaTheme="majorEastAsia" w:hAnsi="Inter"/>
          <w:color w:val="ABB2BF"/>
          <w:sz w:val="18"/>
          <w:szCs w:val="18"/>
        </w:rPr>
        <w:t>,</w:t>
      </w:r>
    </w:p>
    <w:p w14:paraId="1D65D03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"Time lock not expired"</w:t>
      </w:r>
    </w:p>
    <w:p w14:paraId="65F0DAA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40197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0CD21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Update UMA public key</w:t>
      </w:r>
    </w:p>
    <w:p w14:paraId="02E5C78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updateUMAPublicKey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newPublicKey</w:t>
      </w:r>
      <w:r w:rsidRPr="00602E4B">
        <w:rPr>
          <w:rStyle w:val="token"/>
          <w:rFonts w:ascii="Inter" w:eastAsiaTheme="majorEastAsia" w:hAnsi="Inter"/>
          <w:color w:val="ABB2BF"/>
          <w:sz w:val="18"/>
          <w:szCs w:val="18"/>
        </w:rPr>
        <w:t>);</w:t>
      </w:r>
    </w:p>
    <w:p w14:paraId="44245E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256F49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Mark as executed</w:t>
      </w:r>
    </w:p>
    <w:p w14:paraId="1CF1FB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executed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0A57C0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config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lastRecoveryAttempt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timestamp</w:t>
      </w:r>
      <w:r w:rsidRPr="00602E4B">
        <w:rPr>
          <w:rStyle w:val="token"/>
          <w:rFonts w:ascii="Inter" w:eastAsiaTheme="majorEastAsia" w:hAnsi="Inter"/>
          <w:color w:val="ABB2BF"/>
          <w:sz w:val="18"/>
          <w:szCs w:val="18"/>
        </w:rPr>
        <w:t>;</w:t>
      </w:r>
    </w:p>
    <w:p w14:paraId="637FB9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5FB36C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newPublicKey</w:t>
      </w:r>
      <w:r w:rsidRPr="00602E4B">
        <w:rPr>
          <w:rStyle w:val="token"/>
          <w:rFonts w:ascii="Inter" w:eastAsiaTheme="majorEastAsia" w:hAnsi="Inter"/>
          <w:color w:val="ABB2BF"/>
          <w:sz w:val="18"/>
          <w:szCs w:val="18"/>
        </w:rPr>
        <w:t>);</w:t>
      </w:r>
    </w:p>
    <w:p w14:paraId="0171C97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549904D" w14:textId="77777777" w:rsidR="007113F3" w:rsidRPr="00602E4B" w:rsidRDefault="007113F3" w:rsidP="007113F3">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72319FCE" w14:textId="77777777" w:rsidR="007113F3" w:rsidRPr="00602E4B" w:rsidRDefault="007113F3" w:rsidP="007113F3">
      <w:pPr>
        <w:pStyle w:val="Heading2"/>
        <w:rPr>
          <w:rFonts w:ascii="Inter" w:hAnsi="Inter"/>
          <w:color w:val="auto"/>
          <w:sz w:val="18"/>
          <w:szCs w:val="18"/>
        </w:rPr>
      </w:pPr>
      <w:r w:rsidRPr="00602E4B">
        <w:rPr>
          <w:rFonts w:ascii="Inter" w:hAnsi="Inter"/>
          <w:sz w:val="18"/>
          <w:szCs w:val="18"/>
        </w:rPr>
        <w:t>D.5 Performance Benchmarks and SLAs</w:t>
      </w:r>
    </w:p>
    <w:p w14:paraId="74CC9243" w14:textId="77777777" w:rsidR="007113F3" w:rsidRPr="00602E4B" w:rsidRDefault="007113F3" w:rsidP="007113F3">
      <w:pPr>
        <w:pStyle w:val="Heading3"/>
        <w:rPr>
          <w:rFonts w:ascii="Inter" w:hAnsi="Inter"/>
          <w:sz w:val="18"/>
          <w:szCs w:val="18"/>
        </w:rPr>
      </w:pPr>
      <w:r w:rsidRPr="00602E4B">
        <w:rPr>
          <w:rFonts w:ascii="Inter" w:hAnsi="Inter"/>
          <w:sz w:val="18"/>
          <w:szCs w:val="18"/>
        </w:rPr>
        <w:t>Cross-Chain Transfer Latency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067"/>
        <w:gridCol w:w="1895"/>
        <w:gridCol w:w="1706"/>
        <w:gridCol w:w="3497"/>
      </w:tblGrid>
      <w:tr w:rsidR="007113F3" w:rsidRPr="00602E4B" w14:paraId="2C86B0A0" w14:textId="77777777">
        <w:trPr>
          <w:tblHeader/>
          <w:tblCellSpacing w:w="15" w:type="dxa"/>
        </w:trPr>
        <w:tc>
          <w:tcPr>
            <w:tcW w:w="0" w:type="auto"/>
            <w:vAlign w:val="center"/>
            <w:hideMark/>
          </w:tcPr>
          <w:p w14:paraId="6714167D" w14:textId="77777777" w:rsidR="007113F3" w:rsidRPr="00602E4B" w:rsidRDefault="007113F3">
            <w:pPr>
              <w:jc w:val="center"/>
              <w:rPr>
                <w:rFonts w:ascii="Inter" w:hAnsi="Inter"/>
                <w:b/>
                <w:bCs/>
                <w:sz w:val="18"/>
                <w:szCs w:val="18"/>
              </w:rPr>
            </w:pPr>
            <w:r w:rsidRPr="00602E4B">
              <w:rPr>
                <w:rFonts w:ascii="Inter" w:hAnsi="Inter"/>
                <w:b/>
                <w:bCs/>
                <w:sz w:val="18"/>
                <w:szCs w:val="18"/>
              </w:rPr>
              <w:t>Source Chain</w:t>
            </w:r>
          </w:p>
        </w:tc>
        <w:tc>
          <w:tcPr>
            <w:tcW w:w="0" w:type="auto"/>
            <w:vAlign w:val="center"/>
            <w:hideMark/>
          </w:tcPr>
          <w:p w14:paraId="08AFA6E2" w14:textId="77777777" w:rsidR="007113F3" w:rsidRPr="00602E4B" w:rsidRDefault="007113F3">
            <w:pPr>
              <w:jc w:val="center"/>
              <w:rPr>
                <w:rFonts w:ascii="Inter" w:hAnsi="Inter"/>
                <w:b/>
                <w:bCs/>
                <w:sz w:val="18"/>
                <w:szCs w:val="18"/>
              </w:rPr>
            </w:pPr>
            <w:r w:rsidRPr="00602E4B">
              <w:rPr>
                <w:rFonts w:ascii="Inter" w:hAnsi="Inter"/>
                <w:b/>
                <w:bCs/>
                <w:sz w:val="18"/>
                <w:szCs w:val="18"/>
              </w:rPr>
              <w:t>Destination</w:t>
            </w:r>
          </w:p>
        </w:tc>
        <w:tc>
          <w:tcPr>
            <w:tcW w:w="0" w:type="auto"/>
            <w:vAlign w:val="center"/>
            <w:hideMark/>
          </w:tcPr>
          <w:p w14:paraId="55A1EE0A" w14:textId="77777777" w:rsidR="007113F3" w:rsidRPr="00602E4B" w:rsidRDefault="007113F3">
            <w:pPr>
              <w:jc w:val="center"/>
              <w:rPr>
                <w:rFonts w:ascii="Inter" w:hAnsi="Inter"/>
                <w:b/>
                <w:bCs/>
                <w:sz w:val="18"/>
                <w:szCs w:val="18"/>
              </w:rPr>
            </w:pPr>
            <w:r w:rsidRPr="00602E4B">
              <w:rPr>
                <w:rFonts w:ascii="Inter" w:hAnsi="Inter"/>
                <w:b/>
                <w:bCs/>
                <w:sz w:val="18"/>
                <w:szCs w:val="18"/>
              </w:rPr>
              <w:t>Confirmation Time</w:t>
            </w:r>
          </w:p>
        </w:tc>
        <w:tc>
          <w:tcPr>
            <w:tcW w:w="0" w:type="auto"/>
            <w:vAlign w:val="center"/>
            <w:hideMark/>
          </w:tcPr>
          <w:p w14:paraId="4035C97A" w14:textId="77777777" w:rsidR="007113F3" w:rsidRPr="00602E4B" w:rsidRDefault="007113F3">
            <w:pPr>
              <w:jc w:val="center"/>
              <w:rPr>
                <w:rFonts w:ascii="Inter" w:hAnsi="Inter"/>
                <w:b/>
                <w:bCs/>
                <w:sz w:val="18"/>
                <w:szCs w:val="18"/>
              </w:rPr>
            </w:pPr>
            <w:r w:rsidRPr="00602E4B">
              <w:rPr>
                <w:rFonts w:ascii="Inter" w:hAnsi="Inter"/>
                <w:b/>
                <w:bCs/>
                <w:sz w:val="18"/>
                <w:szCs w:val="18"/>
              </w:rPr>
              <w:t>Total Latency Target</w:t>
            </w:r>
          </w:p>
        </w:tc>
        <w:tc>
          <w:tcPr>
            <w:tcW w:w="0" w:type="auto"/>
            <w:vAlign w:val="center"/>
            <w:hideMark/>
          </w:tcPr>
          <w:p w14:paraId="6A7F30F9" w14:textId="77777777" w:rsidR="007113F3" w:rsidRPr="00602E4B" w:rsidRDefault="007113F3">
            <w:pPr>
              <w:jc w:val="center"/>
              <w:rPr>
                <w:rFonts w:ascii="Inter" w:hAnsi="Inter"/>
                <w:b/>
                <w:bCs/>
                <w:sz w:val="18"/>
                <w:szCs w:val="18"/>
              </w:rPr>
            </w:pPr>
            <w:r w:rsidRPr="00602E4B">
              <w:rPr>
                <w:rFonts w:ascii="Inter" w:hAnsi="Inter"/>
                <w:b/>
                <w:bCs/>
                <w:sz w:val="18"/>
                <w:szCs w:val="18"/>
              </w:rPr>
              <w:t>Notes</w:t>
            </w:r>
          </w:p>
        </w:tc>
      </w:tr>
      <w:tr w:rsidR="007113F3" w:rsidRPr="00602E4B" w14:paraId="61FC6791" w14:textId="77777777">
        <w:trPr>
          <w:tblCellSpacing w:w="15" w:type="dxa"/>
        </w:trPr>
        <w:tc>
          <w:tcPr>
            <w:tcW w:w="0" w:type="auto"/>
            <w:vAlign w:val="center"/>
            <w:hideMark/>
          </w:tcPr>
          <w:p w14:paraId="4632C0BE" w14:textId="77777777" w:rsidR="007113F3" w:rsidRPr="00602E4B" w:rsidRDefault="007113F3">
            <w:pPr>
              <w:rPr>
                <w:rFonts w:ascii="Inter" w:hAnsi="Inter"/>
                <w:sz w:val="18"/>
                <w:szCs w:val="18"/>
              </w:rPr>
            </w:pPr>
            <w:r w:rsidRPr="00602E4B">
              <w:rPr>
                <w:rFonts w:ascii="Inter" w:hAnsi="Inter"/>
                <w:sz w:val="18"/>
                <w:szCs w:val="18"/>
              </w:rPr>
              <w:t>Ethereum</w:t>
            </w:r>
          </w:p>
        </w:tc>
        <w:tc>
          <w:tcPr>
            <w:tcW w:w="0" w:type="auto"/>
            <w:vAlign w:val="center"/>
            <w:hideMark/>
          </w:tcPr>
          <w:p w14:paraId="241911F7" w14:textId="77777777" w:rsidR="007113F3" w:rsidRPr="00602E4B" w:rsidRDefault="007113F3">
            <w:pPr>
              <w:rPr>
                <w:rFonts w:ascii="Inter" w:hAnsi="Inter"/>
                <w:sz w:val="18"/>
                <w:szCs w:val="18"/>
              </w:rPr>
            </w:pPr>
            <w:r w:rsidRPr="00602E4B">
              <w:rPr>
                <w:rFonts w:ascii="Inter" w:hAnsi="Inter"/>
                <w:sz w:val="18"/>
                <w:szCs w:val="18"/>
              </w:rPr>
              <w:t>Synergy</w:t>
            </w:r>
          </w:p>
        </w:tc>
        <w:tc>
          <w:tcPr>
            <w:tcW w:w="0" w:type="auto"/>
            <w:vAlign w:val="center"/>
            <w:hideMark/>
          </w:tcPr>
          <w:p w14:paraId="70D2FB82" w14:textId="77777777" w:rsidR="007113F3" w:rsidRPr="00602E4B" w:rsidRDefault="007113F3">
            <w:pPr>
              <w:rPr>
                <w:rFonts w:ascii="Inter" w:hAnsi="Inter"/>
                <w:sz w:val="18"/>
                <w:szCs w:val="18"/>
              </w:rPr>
            </w:pPr>
            <w:r w:rsidRPr="00602E4B">
              <w:rPr>
                <w:rFonts w:ascii="Inter" w:hAnsi="Inter"/>
                <w:sz w:val="18"/>
                <w:szCs w:val="18"/>
              </w:rPr>
              <w:t>3 minutes (12 blocks)</w:t>
            </w:r>
          </w:p>
        </w:tc>
        <w:tc>
          <w:tcPr>
            <w:tcW w:w="0" w:type="auto"/>
            <w:vAlign w:val="center"/>
            <w:hideMark/>
          </w:tcPr>
          <w:p w14:paraId="69078EB4" w14:textId="77777777" w:rsidR="007113F3" w:rsidRPr="00602E4B" w:rsidRDefault="007113F3">
            <w:pPr>
              <w:rPr>
                <w:rFonts w:ascii="Inter" w:hAnsi="Inter"/>
                <w:sz w:val="18"/>
                <w:szCs w:val="18"/>
              </w:rPr>
            </w:pPr>
            <w:r w:rsidRPr="00602E4B">
              <w:rPr>
                <w:rFonts w:ascii="Inter" w:hAnsi="Inter"/>
                <w:sz w:val="18"/>
                <w:szCs w:val="18"/>
              </w:rPr>
              <w:t>&lt; 5 minutes</w:t>
            </w:r>
          </w:p>
        </w:tc>
        <w:tc>
          <w:tcPr>
            <w:tcW w:w="0" w:type="auto"/>
            <w:vAlign w:val="center"/>
            <w:hideMark/>
          </w:tcPr>
          <w:p w14:paraId="61FA7F8E" w14:textId="77777777" w:rsidR="007113F3" w:rsidRPr="00602E4B" w:rsidRDefault="007113F3">
            <w:pPr>
              <w:rPr>
                <w:rFonts w:ascii="Inter" w:hAnsi="Inter"/>
                <w:sz w:val="18"/>
                <w:szCs w:val="18"/>
              </w:rPr>
            </w:pPr>
            <w:r w:rsidRPr="00602E4B">
              <w:rPr>
                <w:rFonts w:ascii="Inter" w:hAnsi="Inter"/>
                <w:sz w:val="18"/>
                <w:szCs w:val="18"/>
              </w:rPr>
              <w:t>Includes relayer attestation</w:t>
            </w:r>
          </w:p>
        </w:tc>
      </w:tr>
      <w:tr w:rsidR="007113F3" w:rsidRPr="00602E4B" w14:paraId="1AB34F55" w14:textId="77777777">
        <w:trPr>
          <w:tblCellSpacing w:w="15" w:type="dxa"/>
        </w:trPr>
        <w:tc>
          <w:tcPr>
            <w:tcW w:w="0" w:type="auto"/>
            <w:vAlign w:val="center"/>
            <w:hideMark/>
          </w:tcPr>
          <w:p w14:paraId="2B1DFE9E" w14:textId="77777777" w:rsidR="007113F3" w:rsidRPr="00602E4B" w:rsidRDefault="007113F3">
            <w:pPr>
              <w:rPr>
                <w:rFonts w:ascii="Inter" w:hAnsi="Inter"/>
                <w:sz w:val="18"/>
                <w:szCs w:val="18"/>
              </w:rPr>
            </w:pPr>
            <w:r w:rsidRPr="00602E4B">
              <w:rPr>
                <w:rFonts w:ascii="Inter" w:hAnsi="Inter"/>
                <w:sz w:val="18"/>
                <w:szCs w:val="18"/>
              </w:rPr>
              <w:t>Synergy</w:t>
            </w:r>
          </w:p>
        </w:tc>
        <w:tc>
          <w:tcPr>
            <w:tcW w:w="0" w:type="auto"/>
            <w:vAlign w:val="center"/>
            <w:hideMark/>
          </w:tcPr>
          <w:p w14:paraId="38BDBE2D" w14:textId="77777777" w:rsidR="007113F3" w:rsidRPr="00602E4B" w:rsidRDefault="007113F3">
            <w:pPr>
              <w:rPr>
                <w:rFonts w:ascii="Inter" w:hAnsi="Inter"/>
                <w:sz w:val="18"/>
                <w:szCs w:val="18"/>
              </w:rPr>
            </w:pPr>
            <w:r w:rsidRPr="00602E4B">
              <w:rPr>
                <w:rFonts w:ascii="Inter" w:hAnsi="Inter"/>
                <w:sz w:val="18"/>
                <w:szCs w:val="18"/>
              </w:rPr>
              <w:t>Ethereum</w:t>
            </w:r>
          </w:p>
        </w:tc>
        <w:tc>
          <w:tcPr>
            <w:tcW w:w="0" w:type="auto"/>
            <w:vAlign w:val="center"/>
            <w:hideMark/>
          </w:tcPr>
          <w:p w14:paraId="6235A8D3" w14:textId="77777777" w:rsidR="007113F3" w:rsidRPr="00602E4B" w:rsidRDefault="007113F3">
            <w:pPr>
              <w:rPr>
                <w:rFonts w:ascii="Inter" w:hAnsi="Inter"/>
                <w:sz w:val="18"/>
                <w:szCs w:val="18"/>
              </w:rPr>
            </w:pPr>
            <w:r w:rsidRPr="00602E4B">
              <w:rPr>
                <w:rFonts w:ascii="Inter" w:hAnsi="Inter"/>
                <w:sz w:val="18"/>
                <w:szCs w:val="18"/>
              </w:rPr>
              <w:t>6 seconds</w:t>
            </w:r>
          </w:p>
        </w:tc>
        <w:tc>
          <w:tcPr>
            <w:tcW w:w="0" w:type="auto"/>
            <w:vAlign w:val="center"/>
            <w:hideMark/>
          </w:tcPr>
          <w:p w14:paraId="3F9A96BF" w14:textId="77777777" w:rsidR="007113F3" w:rsidRPr="00602E4B" w:rsidRDefault="007113F3">
            <w:pPr>
              <w:rPr>
                <w:rFonts w:ascii="Inter" w:hAnsi="Inter"/>
                <w:sz w:val="18"/>
                <w:szCs w:val="18"/>
              </w:rPr>
            </w:pPr>
            <w:r w:rsidRPr="00602E4B">
              <w:rPr>
                <w:rFonts w:ascii="Inter" w:hAnsi="Inter"/>
                <w:sz w:val="18"/>
                <w:szCs w:val="18"/>
              </w:rPr>
              <w:t>&lt; 2 minutes</w:t>
            </w:r>
          </w:p>
        </w:tc>
        <w:tc>
          <w:tcPr>
            <w:tcW w:w="0" w:type="auto"/>
            <w:vAlign w:val="center"/>
            <w:hideMark/>
          </w:tcPr>
          <w:p w14:paraId="2895ED0A" w14:textId="77777777" w:rsidR="007113F3" w:rsidRPr="00602E4B" w:rsidRDefault="007113F3">
            <w:pPr>
              <w:rPr>
                <w:rFonts w:ascii="Inter" w:hAnsi="Inter"/>
                <w:sz w:val="18"/>
                <w:szCs w:val="18"/>
              </w:rPr>
            </w:pPr>
            <w:r w:rsidRPr="00602E4B">
              <w:rPr>
                <w:rFonts w:ascii="Inter" w:hAnsi="Inter"/>
                <w:sz w:val="18"/>
                <w:szCs w:val="18"/>
              </w:rPr>
              <w:t>Includes signature aggregation + Ethereum tx</w:t>
            </w:r>
          </w:p>
        </w:tc>
      </w:tr>
      <w:tr w:rsidR="007113F3" w:rsidRPr="00602E4B" w14:paraId="7C347D9E" w14:textId="77777777">
        <w:trPr>
          <w:tblCellSpacing w:w="15" w:type="dxa"/>
        </w:trPr>
        <w:tc>
          <w:tcPr>
            <w:tcW w:w="0" w:type="auto"/>
            <w:vAlign w:val="center"/>
            <w:hideMark/>
          </w:tcPr>
          <w:p w14:paraId="6BF73A48" w14:textId="77777777" w:rsidR="007113F3" w:rsidRPr="00602E4B" w:rsidRDefault="007113F3">
            <w:pPr>
              <w:rPr>
                <w:rFonts w:ascii="Inter" w:hAnsi="Inter"/>
                <w:sz w:val="18"/>
                <w:szCs w:val="18"/>
              </w:rPr>
            </w:pPr>
            <w:r w:rsidRPr="00602E4B">
              <w:rPr>
                <w:rFonts w:ascii="Inter" w:hAnsi="Inter"/>
                <w:sz w:val="18"/>
                <w:szCs w:val="18"/>
              </w:rPr>
              <w:t>Bitcoin</w:t>
            </w:r>
          </w:p>
        </w:tc>
        <w:tc>
          <w:tcPr>
            <w:tcW w:w="0" w:type="auto"/>
            <w:vAlign w:val="center"/>
            <w:hideMark/>
          </w:tcPr>
          <w:p w14:paraId="0683C429" w14:textId="77777777" w:rsidR="007113F3" w:rsidRPr="00602E4B" w:rsidRDefault="007113F3">
            <w:pPr>
              <w:rPr>
                <w:rFonts w:ascii="Inter" w:hAnsi="Inter"/>
                <w:sz w:val="18"/>
                <w:szCs w:val="18"/>
              </w:rPr>
            </w:pPr>
            <w:r w:rsidRPr="00602E4B">
              <w:rPr>
                <w:rFonts w:ascii="Inter" w:hAnsi="Inter"/>
                <w:sz w:val="18"/>
                <w:szCs w:val="18"/>
              </w:rPr>
              <w:t>Synergy</w:t>
            </w:r>
          </w:p>
        </w:tc>
        <w:tc>
          <w:tcPr>
            <w:tcW w:w="0" w:type="auto"/>
            <w:vAlign w:val="center"/>
            <w:hideMark/>
          </w:tcPr>
          <w:p w14:paraId="080910DF" w14:textId="77777777" w:rsidR="007113F3" w:rsidRPr="00602E4B" w:rsidRDefault="007113F3">
            <w:pPr>
              <w:rPr>
                <w:rFonts w:ascii="Inter" w:hAnsi="Inter"/>
                <w:sz w:val="18"/>
                <w:szCs w:val="18"/>
              </w:rPr>
            </w:pPr>
            <w:r w:rsidRPr="00602E4B">
              <w:rPr>
                <w:rFonts w:ascii="Inter" w:hAnsi="Inter"/>
                <w:sz w:val="18"/>
                <w:szCs w:val="18"/>
              </w:rPr>
              <w:t>60 minutes (6 blocks)</w:t>
            </w:r>
          </w:p>
        </w:tc>
        <w:tc>
          <w:tcPr>
            <w:tcW w:w="0" w:type="auto"/>
            <w:vAlign w:val="center"/>
            <w:hideMark/>
          </w:tcPr>
          <w:p w14:paraId="5ED8E26C" w14:textId="77777777" w:rsidR="007113F3" w:rsidRPr="00602E4B" w:rsidRDefault="007113F3">
            <w:pPr>
              <w:rPr>
                <w:rFonts w:ascii="Inter" w:hAnsi="Inter"/>
                <w:sz w:val="18"/>
                <w:szCs w:val="18"/>
              </w:rPr>
            </w:pPr>
            <w:r w:rsidRPr="00602E4B">
              <w:rPr>
                <w:rFonts w:ascii="Inter" w:hAnsi="Inter"/>
                <w:sz w:val="18"/>
                <w:szCs w:val="18"/>
              </w:rPr>
              <w:t>&lt; 65 minutes</w:t>
            </w:r>
          </w:p>
        </w:tc>
        <w:tc>
          <w:tcPr>
            <w:tcW w:w="0" w:type="auto"/>
            <w:vAlign w:val="center"/>
            <w:hideMark/>
          </w:tcPr>
          <w:p w14:paraId="417337E7" w14:textId="77777777" w:rsidR="007113F3" w:rsidRPr="00602E4B" w:rsidRDefault="007113F3">
            <w:pPr>
              <w:rPr>
                <w:rFonts w:ascii="Inter" w:hAnsi="Inter"/>
                <w:sz w:val="18"/>
                <w:szCs w:val="18"/>
              </w:rPr>
            </w:pPr>
            <w:r w:rsidRPr="00602E4B">
              <w:rPr>
                <w:rFonts w:ascii="Inter" w:hAnsi="Inter"/>
                <w:sz w:val="18"/>
                <w:szCs w:val="18"/>
              </w:rPr>
              <w:t>High security confirmation</w:t>
            </w:r>
          </w:p>
        </w:tc>
      </w:tr>
      <w:tr w:rsidR="007113F3" w:rsidRPr="00602E4B" w14:paraId="5E5B8AF4" w14:textId="77777777">
        <w:trPr>
          <w:tblCellSpacing w:w="15" w:type="dxa"/>
        </w:trPr>
        <w:tc>
          <w:tcPr>
            <w:tcW w:w="0" w:type="auto"/>
            <w:vAlign w:val="center"/>
            <w:hideMark/>
          </w:tcPr>
          <w:p w14:paraId="04C41B66" w14:textId="77777777" w:rsidR="007113F3" w:rsidRPr="00602E4B" w:rsidRDefault="007113F3">
            <w:pPr>
              <w:rPr>
                <w:rFonts w:ascii="Inter" w:hAnsi="Inter"/>
                <w:sz w:val="18"/>
                <w:szCs w:val="18"/>
              </w:rPr>
            </w:pPr>
            <w:r w:rsidRPr="00602E4B">
              <w:rPr>
                <w:rFonts w:ascii="Inter" w:hAnsi="Inter"/>
                <w:sz w:val="18"/>
                <w:szCs w:val="18"/>
              </w:rPr>
              <w:t>Synergy</w:t>
            </w:r>
          </w:p>
        </w:tc>
        <w:tc>
          <w:tcPr>
            <w:tcW w:w="0" w:type="auto"/>
            <w:vAlign w:val="center"/>
            <w:hideMark/>
          </w:tcPr>
          <w:p w14:paraId="725BDB6A" w14:textId="77777777" w:rsidR="007113F3" w:rsidRPr="00602E4B" w:rsidRDefault="007113F3">
            <w:pPr>
              <w:rPr>
                <w:rFonts w:ascii="Inter" w:hAnsi="Inter"/>
                <w:sz w:val="18"/>
                <w:szCs w:val="18"/>
              </w:rPr>
            </w:pPr>
            <w:r w:rsidRPr="00602E4B">
              <w:rPr>
                <w:rFonts w:ascii="Inter" w:hAnsi="Inter"/>
                <w:sz w:val="18"/>
                <w:szCs w:val="18"/>
              </w:rPr>
              <w:t>Bitcoin</w:t>
            </w:r>
          </w:p>
        </w:tc>
        <w:tc>
          <w:tcPr>
            <w:tcW w:w="0" w:type="auto"/>
            <w:vAlign w:val="center"/>
            <w:hideMark/>
          </w:tcPr>
          <w:p w14:paraId="48FD56A9" w14:textId="77777777" w:rsidR="007113F3" w:rsidRPr="00602E4B" w:rsidRDefault="007113F3">
            <w:pPr>
              <w:rPr>
                <w:rFonts w:ascii="Inter" w:hAnsi="Inter"/>
                <w:sz w:val="18"/>
                <w:szCs w:val="18"/>
              </w:rPr>
            </w:pPr>
            <w:r w:rsidRPr="00602E4B">
              <w:rPr>
                <w:rFonts w:ascii="Inter" w:hAnsi="Inter"/>
                <w:sz w:val="18"/>
                <w:szCs w:val="18"/>
              </w:rPr>
              <w:t>6 seconds</w:t>
            </w:r>
          </w:p>
        </w:tc>
        <w:tc>
          <w:tcPr>
            <w:tcW w:w="0" w:type="auto"/>
            <w:vAlign w:val="center"/>
            <w:hideMark/>
          </w:tcPr>
          <w:p w14:paraId="39F2737A" w14:textId="77777777" w:rsidR="007113F3" w:rsidRPr="00602E4B" w:rsidRDefault="007113F3">
            <w:pPr>
              <w:rPr>
                <w:rFonts w:ascii="Inter" w:hAnsi="Inter"/>
                <w:sz w:val="18"/>
                <w:szCs w:val="18"/>
              </w:rPr>
            </w:pPr>
            <w:r w:rsidRPr="00602E4B">
              <w:rPr>
                <w:rFonts w:ascii="Inter" w:hAnsi="Inter"/>
                <w:sz w:val="18"/>
                <w:szCs w:val="18"/>
              </w:rPr>
              <w:t>&lt; 15 minutes</w:t>
            </w:r>
          </w:p>
        </w:tc>
        <w:tc>
          <w:tcPr>
            <w:tcW w:w="0" w:type="auto"/>
            <w:vAlign w:val="center"/>
            <w:hideMark/>
          </w:tcPr>
          <w:p w14:paraId="2544E03F" w14:textId="77777777" w:rsidR="007113F3" w:rsidRPr="00602E4B" w:rsidRDefault="007113F3">
            <w:pPr>
              <w:rPr>
                <w:rFonts w:ascii="Inter" w:hAnsi="Inter"/>
                <w:sz w:val="18"/>
                <w:szCs w:val="18"/>
              </w:rPr>
            </w:pPr>
            <w:r w:rsidRPr="00602E4B">
              <w:rPr>
                <w:rFonts w:ascii="Inter" w:hAnsi="Inter"/>
                <w:sz w:val="18"/>
                <w:szCs w:val="18"/>
              </w:rPr>
              <w:t>Includes BTC mempool wait</w:t>
            </w:r>
          </w:p>
        </w:tc>
      </w:tr>
      <w:tr w:rsidR="007113F3" w:rsidRPr="00602E4B" w14:paraId="5F544D03" w14:textId="77777777">
        <w:trPr>
          <w:tblCellSpacing w:w="15" w:type="dxa"/>
        </w:trPr>
        <w:tc>
          <w:tcPr>
            <w:tcW w:w="0" w:type="auto"/>
            <w:vAlign w:val="center"/>
            <w:hideMark/>
          </w:tcPr>
          <w:p w14:paraId="78EEAA13" w14:textId="77777777" w:rsidR="007113F3" w:rsidRPr="00602E4B" w:rsidRDefault="007113F3">
            <w:pPr>
              <w:rPr>
                <w:rFonts w:ascii="Inter" w:hAnsi="Inter"/>
                <w:sz w:val="18"/>
                <w:szCs w:val="18"/>
              </w:rPr>
            </w:pPr>
            <w:r w:rsidRPr="00602E4B">
              <w:rPr>
                <w:rFonts w:ascii="Inter" w:hAnsi="Inter"/>
                <w:sz w:val="18"/>
                <w:szCs w:val="18"/>
              </w:rPr>
              <w:lastRenderedPageBreak/>
              <w:t>Solana</w:t>
            </w:r>
          </w:p>
        </w:tc>
        <w:tc>
          <w:tcPr>
            <w:tcW w:w="0" w:type="auto"/>
            <w:vAlign w:val="center"/>
            <w:hideMark/>
          </w:tcPr>
          <w:p w14:paraId="76FF8945" w14:textId="77777777" w:rsidR="007113F3" w:rsidRPr="00602E4B" w:rsidRDefault="007113F3">
            <w:pPr>
              <w:rPr>
                <w:rFonts w:ascii="Inter" w:hAnsi="Inter"/>
                <w:sz w:val="18"/>
                <w:szCs w:val="18"/>
              </w:rPr>
            </w:pPr>
            <w:r w:rsidRPr="00602E4B">
              <w:rPr>
                <w:rFonts w:ascii="Inter" w:hAnsi="Inter"/>
                <w:sz w:val="18"/>
                <w:szCs w:val="18"/>
              </w:rPr>
              <w:t>Synergy</w:t>
            </w:r>
          </w:p>
        </w:tc>
        <w:tc>
          <w:tcPr>
            <w:tcW w:w="0" w:type="auto"/>
            <w:vAlign w:val="center"/>
            <w:hideMark/>
          </w:tcPr>
          <w:p w14:paraId="44420B56" w14:textId="77777777" w:rsidR="007113F3" w:rsidRPr="00602E4B" w:rsidRDefault="007113F3">
            <w:pPr>
              <w:rPr>
                <w:rFonts w:ascii="Inter" w:hAnsi="Inter"/>
                <w:sz w:val="18"/>
                <w:szCs w:val="18"/>
              </w:rPr>
            </w:pPr>
            <w:r w:rsidRPr="00602E4B">
              <w:rPr>
                <w:rFonts w:ascii="Inter" w:hAnsi="Inter"/>
                <w:sz w:val="18"/>
                <w:szCs w:val="18"/>
              </w:rPr>
              <w:t>13 seconds (32 slots)</w:t>
            </w:r>
          </w:p>
        </w:tc>
        <w:tc>
          <w:tcPr>
            <w:tcW w:w="0" w:type="auto"/>
            <w:vAlign w:val="center"/>
            <w:hideMark/>
          </w:tcPr>
          <w:p w14:paraId="34B9B20B" w14:textId="77777777" w:rsidR="007113F3" w:rsidRPr="00602E4B" w:rsidRDefault="007113F3">
            <w:pPr>
              <w:rPr>
                <w:rFonts w:ascii="Inter" w:hAnsi="Inter"/>
                <w:sz w:val="18"/>
                <w:szCs w:val="18"/>
              </w:rPr>
            </w:pPr>
            <w:r w:rsidRPr="00602E4B">
              <w:rPr>
                <w:rFonts w:ascii="Inter" w:hAnsi="Inter"/>
                <w:sz w:val="18"/>
                <w:szCs w:val="18"/>
              </w:rPr>
              <w:t>&lt; 30 seconds</w:t>
            </w:r>
          </w:p>
        </w:tc>
        <w:tc>
          <w:tcPr>
            <w:tcW w:w="0" w:type="auto"/>
            <w:vAlign w:val="center"/>
            <w:hideMark/>
          </w:tcPr>
          <w:p w14:paraId="52F014A1" w14:textId="77777777" w:rsidR="007113F3" w:rsidRPr="00602E4B" w:rsidRDefault="007113F3">
            <w:pPr>
              <w:rPr>
                <w:rFonts w:ascii="Inter" w:hAnsi="Inter"/>
                <w:sz w:val="18"/>
                <w:szCs w:val="18"/>
              </w:rPr>
            </w:pPr>
            <w:r w:rsidRPr="00602E4B">
              <w:rPr>
                <w:rFonts w:ascii="Inter" w:hAnsi="Inter"/>
                <w:sz w:val="18"/>
                <w:szCs w:val="18"/>
              </w:rPr>
              <w:t>Fast finality</w:t>
            </w:r>
          </w:p>
        </w:tc>
      </w:tr>
      <w:tr w:rsidR="007113F3" w:rsidRPr="00602E4B" w14:paraId="7B387CB8" w14:textId="77777777">
        <w:trPr>
          <w:tblCellSpacing w:w="15" w:type="dxa"/>
        </w:trPr>
        <w:tc>
          <w:tcPr>
            <w:tcW w:w="0" w:type="auto"/>
            <w:vAlign w:val="center"/>
            <w:hideMark/>
          </w:tcPr>
          <w:p w14:paraId="401B54D7" w14:textId="77777777" w:rsidR="007113F3" w:rsidRPr="00602E4B" w:rsidRDefault="007113F3">
            <w:pPr>
              <w:rPr>
                <w:rFonts w:ascii="Inter" w:hAnsi="Inter"/>
                <w:sz w:val="18"/>
                <w:szCs w:val="18"/>
              </w:rPr>
            </w:pPr>
            <w:r w:rsidRPr="00602E4B">
              <w:rPr>
                <w:rFonts w:ascii="Inter" w:hAnsi="Inter"/>
                <w:sz w:val="18"/>
                <w:szCs w:val="18"/>
              </w:rPr>
              <w:t>Synergy</w:t>
            </w:r>
          </w:p>
        </w:tc>
        <w:tc>
          <w:tcPr>
            <w:tcW w:w="0" w:type="auto"/>
            <w:vAlign w:val="center"/>
            <w:hideMark/>
          </w:tcPr>
          <w:p w14:paraId="73929365" w14:textId="77777777" w:rsidR="007113F3" w:rsidRPr="00602E4B" w:rsidRDefault="007113F3">
            <w:pPr>
              <w:rPr>
                <w:rFonts w:ascii="Inter" w:hAnsi="Inter"/>
                <w:sz w:val="18"/>
                <w:szCs w:val="18"/>
              </w:rPr>
            </w:pPr>
            <w:r w:rsidRPr="00602E4B">
              <w:rPr>
                <w:rFonts w:ascii="Inter" w:hAnsi="Inter"/>
                <w:sz w:val="18"/>
                <w:szCs w:val="18"/>
              </w:rPr>
              <w:t>Solana</w:t>
            </w:r>
          </w:p>
        </w:tc>
        <w:tc>
          <w:tcPr>
            <w:tcW w:w="0" w:type="auto"/>
            <w:vAlign w:val="center"/>
            <w:hideMark/>
          </w:tcPr>
          <w:p w14:paraId="592D7AFB" w14:textId="77777777" w:rsidR="007113F3" w:rsidRPr="00602E4B" w:rsidRDefault="007113F3">
            <w:pPr>
              <w:rPr>
                <w:rFonts w:ascii="Inter" w:hAnsi="Inter"/>
                <w:sz w:val="18"/>
                <w:szCs w:val="18"/>
              </w:rPr>
            </w:pPr>
            <w:r w:rsidRPr="00602E4B">
              <w:rPr>
                <w:rFonts w:ascii="Inter" w:hAnsi="Inter"/>
                <w:sz w:val="18"/>
                <w:szCs w:val="18"/>
              </w:rPr>
              <w:t>6 seconds</w:t>
            </w:r>
          </w:p>
        </w:tc>
        <w:tc>
          <w:tcPr>
            <w:tcW w:w="0" w:type="auto"/>
            <w:vAlign w:val="center"/>
            <w:hideMark/>
          </w:tcPr>
          <w:p w14:paraId="40D3E199" w14:textId="77777777" w:rsidR="007113F3" w:rsidRPr="00602E4B" w:rsidRDefault="007113F3">
            <w:pPr>
              <w:rPr>
                <w:rFonts w:ascii="Inter" w:hAnsi="Inter"/>
                <w:sz w:val="18"/>
                <w:szCs w:val="18"/>
              </w:rPr>
            </w:pPr>
            <w:r w:rsidRPr="00602E4B">
              <w:rPr>
                <w:rFonts w:ascii="Inter" w:hAnsi="Inter"/>
                <w:sz w:val="18"/>
                <w:szCs w:val="18"/>
              </w:rPr>
              <w:t>&lt; 20 seconds</w:t>
            </w:r>
          </w:p>
        </w:tc>
        <w:tc>
          <w:tcPr>
            <w:tcW w:w="0" w:type="auto"/>
            <w:vAlign w:val="center"/>
            <w:hideMark/>
          </w:tcPr>
          <w:p w14:paraId="1B82926F" w14:textId="77777777" w:rsidR="007113F3" w:rsidRPr="00602E4B" w:rsidRDefault="007113F3">
            <w:pPr>
              <w:rPr>
                <w:rFonts w:ascii="Inter" w:hAnsi="Inter"/>
                <w:sz w:val="18"/>
                <w:szCs w:val="18"/>
              </w:rPr>
            </w:pPr>
            <w:r w:rsidRPr="00602E4B">
              <w:rPr>
                <w:rFonts w:ascii="Inter" w:hAnsi="Inter"/>
                <w:sz w:val="18"/>
                <w:szCs w:val="18"/>
              </w:rPr>
              <w:t>Minimal overhead</w:t>
            </w:r>
          </w:p>
        </w:tc>
      </w:tr>
      <w:tr w:rsidR="007113F3" w:rsidRPr="00602E4B" w14:paraId="38F5AEE3" w14:textId="77777777">
        <w:trPr>
          <w:tblCellSpacing w:w="15" w:type="dxa"/>
        </w:trPr>
        <w:tc>
          <w:tcPr>
            <w:tcW w:w="0" w:type="auto"/>
            <w:vAlign w:val="center"/>
            <w:hideMark/>
          </w:tcPr>
          <w:p w14:paraId="41159B3A" w14:textId="77777777" w:rsidR="007113F3" w:rsidRPr="00602E4B" w:rsidRDefault="007113F3">
            <w:pPr>
              <w:rPr>
                <w:rFonts w:ascii="Inter" w:hAnsi="Inter"/>
                <w:sz w:val="18"/>
                <w:szCs w:val="18"/>
              </w:rPr>
            </w:pPr>
            <w:r w:rsidRPr="00602E4B">
              <w:rPr>
                <w:rFonts w:ascii="Inter" w:hAnsi="Inter"/>
                <w:sz w:val="18"/>
                <w:szCs w:val="18"/>
              </w:rPr>
              <w:t>BSC</w:t>
            </w:r>
          </w:p>
        </w:tc>
        <w:tc>
          <w:tcPr>
            <w:tcW w:w="0" w:type="auto"/>
            <w:vAlign w:val="center"/>
            <w:hideMark/>
          </w:tcPr>
          <w:p w14:paraId="74F0C7A0" w14:textId="77777777" w:rsidR="007113F3" w:rsidRPr="00602E4B" w:rsidRDefault="007113F3">
            <w:pPr>
              <w:rPr>
                <w:rFonts w:ascii="Inter" w:hAnsi="Inter"/>
                <w:sz w:val="18"/>
                <w:szCs w:val="18"/>
              </w:rPr>
            </w:pPr>
            <w:r w:rsidRPr="00602E4B">
              <w:rPr>
                <w:rFonts w:ascii="Inter" w:hAnsi="Inter"/>
                <w:sz w:val="18"/>
                <w:szCs w:val="18"/>
              </w:rPr>
              <w:t>Synergy</w:t>
            </w:r>
          </w:p>
        </w:tc>
        <w:tc>
          <w:tcPr>
            <w:tcW w:w="0" w:type="auto"/>
            <w:vAlign w:val="center"/>
            <w:hideMark/>
          </w:tcPr>
          <w:p w14:paraId="542730DF" w14:textId="77777777" w:rsidR="007113F3" w:rsidRPr="00602E4B" w:rsidRDefault="007113F3">
            <w:pPr>
              <w:rPr>
                <w:rFonts w:ascii="Inter" w:hAnsi="Inter"/>
                <w:sz w:val="18"/>
                <w:szCs w:val="18"/>
              </w:rPr>
            </w:pPr>
            <w:r w:rsidRPr="00602E4B">
              <w:rPr>
                <w:rFonts w:ascii="Inter" w:hAnsi="Inter"/>
                <w:sz w:val="18"/>
                <w:szCs w:val="18"/>
              </w:rPr>
              <w:t>45 seconds (15 blocks)</w:t>
            </w:r>
          </w:p>
        </w:tc>
        <w:tc>
          <w:tcPr>
            <w:tcW w:w="0" w:type="auto"/>
            <w:vAlign w:val="center"/>
            <w:hideMark/>
          </w:tcPr>
          <w:p w14:paraId="7E8ABC7D" w14:textId="77777777" w:rsidR="007113F3" w:rsidRPr="00602E4B" w:rsidRDefault="007113F3">
            <w:pPr>
              <w:rPr>
                <w:rFonts w:ascii="Inter" w:hAnsi="Inter"/>
                <w:sz w:val="18"/>
                <w:szCs w:val="18"/>
              </w:rPr>
            </w:pPr>
            <w:r w:rsidRPr="00602E4B">
              <w:rPr>
                <w:rFonts w:ascii="Inter" w:hAnsi="Inter"/>
                <w:sz w:val="18"/>
                <w:szCs w:val="18"/>
              </w:rPr>
              <w:t>&lt; 90 seconds</w:t>
            </w:r>
          </w:p>
        </w:tc>
        <w:tc>
          <w:tcPr>
            <w:tcW w:w="0" w:type="auto"/>
            <w:vAlign w:val="center"/>
            <w:hideMark/>
          </w:tcPr>
          <w:p w14:paraId="2B6E13AD" w14:textId="77777777" w:rsidR="007113F3" w:rsidRPr="00602E4B" w:rsidRDefault="007113F3">
            <w:pPr>
              <w:rPr>
                <w:rFonts w:ascii="Inter" w:hAnsi="Inter"/>
                <w:sz w:val="18"/>
                <w:szCs w:val="18"/>
              </w:rPr>
            </w:pPr>
            <w:r w:rsidRPr="00602E4B">
              <w:rPr>
                <w:rFonts w:ascii="Inter" w:hAnsi="Inter"/>
                <w:sz w:val="18"/>
                <w:szCs w:val="18"/>
              </w:rPr>
              <w:t>PoSA fast finality</w:t>
            </w:r>
          </w:p>
        </w:tc>
      </w:tr>
      <w:tr w:rsidR="007113F3" w:rsidRPr="00602E4B" w14:paraId="06AEE0DB" w14:textId="77777777">
        <w:trPr>
          <w:tblCellSpacing w:w="15" w:type="dxa"/>
        </w:trPr>
        <w:tc>
          <w:tcPr>
            <w:tcW w:w="0" w:type="auto"/>
            <w:vAlign w:val="center"/>
            <w:hideMark/>
          </w:tcPr>
          <w:p w14:paraId="4443088A" w14:textId="77777777" w:rsidR="007113F3" w:rsidRPr="00602E4B" w:rsidRDefault="007113F3">
            <w:pPr>
              <w:rPr>
                <w:rFonts w:ascii="Inter" w:hAnsi="Inter"/>
                <w:sz w:val="18"/>
                <w:szCs w:val="18"/>
              </w:rPr>
            </w:pPr>
            <w:r w:rsidRPr="00602E4B">
              <w:rPr>
                <w:rFonts w:ascii="Inter" w:hAnsi="Inter"/>
                <w:sz w:val="18"/>
                <w:szCs w:val="18"/>
              </w:rPr>
              <w:t>Polygon</w:t>
            </w:r>
          </w:p>
        </w:tc>
        <w:tc>
          <w:tcPr>
            <w:tcW w:w="0" w:type="auto"/>
            <w:vAlign w:val="center"/>
            <w:hideMark/>
          </w:tcPr>
          <w:p w14:paraId="5AAB7A50" w14:textId="77777777" w:rsidR="007113F3" w:rsidRPr="00602E4B" w:rsidRDefault="007113F3">
            <w:pPr>
              <w:rPr>
                <w:rFonts w:ascii="Inter" w:hAnsi="Inter"/>
                <w:sz w:val="18"/>
                <w:szCs w:val="18"/>
              </w:rPr>
            </w:pPr>
            <w:r w:rsidRPr="00602E4B">
              <w:rPr>
                <w:rFonts w:ascii="Inter" w:hAnsi="Inter"/>
                <w:sz w:val="18"/>
                <w:szCs w:val="18"/>
              </w:rPr>
              <w:t>Synergy</w:t>
            </w:r>
          </w:p>
        </w:tc>
        <w:tc>
          <w:tcPr>
            <w:tcW w:w="0" w:type="auto"/>
            <w:vAlign w:val="center"/>
            <w:hideMark/>
          </w:tcPr>
          <w:p w14:paraId="7F802347" w14:textId="77777777" w:rsidR="007113F3" w:rsidRPr="00602E4B" w:rsidRDefault="007113F3">
            <w:pPr>
              <w:rPr>
                <w:rFonts w:ascii="Inter" w:hAnsi="Inter"/>
                <w:sz w:val="18"/>
                <w:szCs w:val="18"/>
              </w:rPr>
            </w:pPr>
            <w:r w:rsidRPr="00602E4B">
              <w:rPr>
                <w:rFonts w:ascii="Inter" w:hAnsi="Inter"/>
                <w:sz w:val="18"/>
                <w:szCs w:val="18"/>
              </w:rPr>
              <w:t>4 minutes (128 blocks)</w:t>
            </w:r>
          </w:p>
        </w:tc>
        <w:tc>
          <w:tcPr>
            <w:tcW w:w="0" w:type="auto"/>
            <w:vAlign w:val="center"/>
            <w:hideMark/>
          </w:tcPr>
          <w:p w14:paraId="71D66149" w14:textId="77777777" w:rsidR="007113F3" w:rsidRPr="00602E4B" w:rsidRDefault="007113F3">
            <w:pPr>
              <w:rPr>
                <w:rFonts w:ascii="Inter" w:hAnsi="Inter"/>
                <w:sz w:val="18"/>
                <w:szCs w:val="18"/>
              </w:rPr>
            </w:pPr>
            <w:r w:rsidRPr="00602E4B">
              <w:rPr>
                <w:rFonts w:ascii="Inter" w:hAnsi="Inter"/>
                <w:sz w:val="18"/>
                <w:szCs w:val="18"/>
              </w:rPr>
              <w:t>&lt; 6 minutes</w:t>
            </w:r>
          </w:p>
        </w:tc>
        <w:tc>
          <w:tcPr>
            <w:tcW w:w="0" w:type="auto"/>
            <w:vAlign w:val="center"/>
            <w:hideMark/>
          </w:tcPr>
          <w:p w14:paraId="485F2F85" w14:textId="77777777" w:rsidR="007113F3" w:rsidRPr="00602E4B" w:rsidRDefault="007113F3">
            <w:pPr>
              <w:rPr>
                <w:rFonts w:ascii="Inter" w:hAnsi="Inter"/>
                <w:sz w:val="18"/>
                <w:szCs w:val="18"/>
              </w:rPr>
            </w:pPr>
            <w:r w:rsidRPr="00602E4B">
              <w:rPr>
                <w:rFonts w:ascii="Inter" w:hAnsi="Inter"/>
                <w:sz w:val="18"/>
                <w:szCs w:val="18"/>
              </w:rPr>
              <w:t>Heimdall checkpoint wait</w:t>
            </w:r>
          </w:p>
        </w:tc>
      </w:tr>
    </w:tbl>
    <w:p w14:paraId="7DF4D55F" w14:textId="77777777" w:rsidR="007113F3" w:rsidRPr="00602E4B" w:rsidRDefault="007113F3" w:rsidP="007113F3">
      <w:pPr>
        <w:pStyle w:val="Heading3"/>
        <w:rPr>
          <w:rFonts w:ascii="Inter" w:hAnsi="Inter"/>
          <w:sz w:val="18"/>
          <w:szCs w:val="18"/>
        </w:rPr>
      </w:pPr>
      <w:r w:rsidRPr="00602E4B">
        <w:rPr>
          <w:rFonts w:ascii="Inter" w:hAnsi="Inter"/>
          <w:sz w:val="18"/>
          <w:szCs w:val="18"/>
        </w:rPr>
        <w:t>Throughput Requirements</w:t>
      </w:r>
    </w:p>
    <w:p w14:paraId="34AA96F9" w14:textId="77777777" w:rsidR="007113F3" w:rsidRPr="00602E4B" w:rsidRDefault="007113F3" w:rsidP="007113F3">
      <w:pPr>
        <w:rPr>
          <w:rFonts w:ascii="Inter" w:hAnsi="Inter"/>
          <w:sz w:val="18"/>
          <w:szCs w:val="18"/>
        </w:rPr>
      </w:pPr>
      <w:r w:rsidRPr="00602E4B">
        <w:rPr>
          <w:rFonts w:ascii="Inter" w:hAnsi="Inter"/>
          <w:sz w:val="18"/>
          <w:szCs w:val="18"/>
        </w:rPr>
        <w:t>yaml</w:t>
      </w:r>
    </w:p>
    <w:p w14:paraId="0F6E92D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D19A66"/>
          <w:sz w:val="18"/>
          <w:szCs w:val="18"/>
        </w:rPr>
        <w:t>performance_targets</w:t>
      </w:r>
      <w:r w:rsidRPr="00602E4B">
        <w:rPr>
          <w:rStyle w:val="token"/>
          <w:rFonts w:ascii="Inter" w:eastAsiaTheme="majorEastAsia" w:hAnsi="Inter"/>
          <w:color w:val="ABB2BF"/>
          <w:sz w:val="18"/>
          <w:szCs w:val="18"/>
        </w:rPr>
        <w:t>:</w:t>
      </w:r>
    </w:p>
    <w:p w14:paraId="2005224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consensus</w:t>
      </w:r>
      <w:r w:rsidRPr="00602E4B">
        <w:rPr>
          <w:rStyle w:val="token"/>
          <w:rFonts w:ascii="Inter" w:eastAsiaTheme="majorEastAsia" w:hAnsi="Inter"/>
          <w:color w:val="ABB2BF"/>
          <w:sz w:val="18"/>
          <w:szCs w:val="18"/>
        </w:rPr>
        <w:t>:</w:t>
      </w:r>
    </w:p>
    <w:p w14:paraId="00007F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block_time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2 seconds</w:t>
      </w:r>
    </w:p>
    <w:p w14:paraId="2E344B1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finality_time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6 seconds (3 phases × 2s)</w:t>
      </w:r>
    </w:p>
    <w:p w14:paraId="2731AD3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tps_baseline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2000</w:t>
      </w:r>
    </w:p>
    <w:p w14:paraId="37CEE1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tps_target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5000 (with optimizations)</w:t>
      </w:r>
    </w:p>
    <w:p w14:paraId="16BD73B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0C5B8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bridge_operations</w:t>
      </w:r>
      <w:r w:rsidRPr="00602E4B">
        <w:rPr>
          <w:rStyle w:val="token"/>
          <w:rFonts w:ascii="Inter" w:eastAsiaTheme="majorEastAsia" w:hAnsi="Inter"/>
          <w:color w:val="ABB2BF"/>
          <w:sz w:val="18"/>
          <w:szCs w:val="18"/>
        </w:rPr>
        <w:t>:</w:t>
      </w:r>
    </w:p>
    <w:p w14:paraId="5E1FA75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concurrent_chains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w:t>
      </w:r>
    </w:p>
    <w:p w14:paraId="7F63FDC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transfers_per_chain_per_minute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w:t>
      </w:r>
    </w:p>
    <w:p w14:paraId="3A0BFC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total_bridge_tps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8.33</w:t>
      </w:r>
    </w:p>
    <w:p w14:paraId="78F237E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57A12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witness_attestations</w:t>
      </w:r>
      <w:r w:rsidRPr="00602E4B">
        <w:rPr>
          <w:rStyle w:val="token"/>
          <w:rFonts w:ascii="Inter" w:eastAsiaTheme="majorEastAsia" w:hAnsi="Inter"/>
          <w:color w:val="ABB2BF"/>
          <w:sz w:val="18"/>
          <w:szCs w:val="18"/>
        </w:rPr>
        <w:t>:</w:t>
      </w:r>
    </w:p>
    <w:p w14:paraId="5FCD9E1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attestation_generation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&lt; 1 second</w:t>
      </w:r>
    </w:p>
    <w:p w14:paraId="6E36EB9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verification_time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&lt; 500ms</w:t>
      </w:r>
    </w:p>
    <w:p w14:paraId="4BF8D6C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fraud_proof_processing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&lt; 2 seconds</w:t>
      </w:r>
    </w:p>
    <w:p w14:paraId="2454386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E03C1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relayer_network</w:t>
      </w:r>
      <w:r w:rsidRPr="00602E4B">
        <w:rPr>
          <w:rStyle w:val="token"/>
          <w:rFonts w:ascii="Inter" w:eastAsiaTheme="majorEastAsia" w:hAnsi="Inter"/>
          <w:color w:val="ABB2BF"/>
          <w:sz w:val="18"/>
          <w:szCs w:val="18"/>
        </w:rPr>
        <w:t>:</w:t>
      </w:r>
    </w:p>
    <w:p w14:paraId="013254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threshold_signature_ceremony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&lt; 2 seconds</w:t>
      </w:r>
    </w:p>
    <w:p w14:paraId="02D3D7A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cross_chain_message_propagation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&lt; 5 seconds</w:t>
      </w:r>
    </w:p>
    <w:p w14:paraId="14040572"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emergency_pause_activation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&lt; 10 seconds</w:t>
      </w:r>
    </w:p>
    <w:p w14:paraId="7951B01A" w14:textId="77777777" w:rsidR="007113F3" w:rsidRPr="00602E4B" w:rsidRDefault="007113F3" w:rsidP="007113F3">
      <w:pPr>
        <w:pStyle w:val="Heading2"/>
        <w:rPr>
          <w:rFonts w:ascii="Inter" w:hAnsi="Inter"/>
          <w:color w:val="auto"/>
          <w:sz w:val="18"/>
          <w:szCs w:val="18"/>
        </w:rPr>
      </w:pPr>
      <w:r w:rsidRPr="00602E4B">
        <w:rPr>
          <w:rFonts w:ascii="Inter" w:hAnsi="Inter"/>
          <w:sz w:val="18"/>
          <w:szCs w:val="18"/>
        </w:rPr>
        <w:t>D.6 Security Requirements Matrix</w:t>
      </w:r>
    </w:p>
    <w:p w14:paraId="4DDDC427" w14:textId="77777777" w:rsidR="007113F3" w:rsidRPr="00602E4B" w:rsidRDefault="007113F3" w:rsidP="007113F3">
      <w:pPr>
        <w:pStyle w:val="Heading3"/>
        <w:rPr>
          <w:rFonts w:ascii="Inter" w:hAnsi="Inter"/>
          <w:sz w:val="18"/>
          <w:szCs w:val="18"/>
        </w:rPr>
      </w:pPr>
      <w:r w:rsidRPr="00602E4B">
        <w:rPr>
          <w:rFonts w:ascii="Inter" w:hAnsi="Inter"/>
          <w:sz w:val="18"/>
          <w:szCs w:val="18"/>
        </w:rPr>
        <w:t>Component-Level Security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678"/>
        <w:gridCol w:w="1926"/>
        <w:gridCol w:w="2176"/>
        <w:gridCol w:w="2052"/>
      </w:tblGrid>
      <w:tr w:rsidR="007113F3" w:rsidRPr="00602E4B" w14:paraId="2C17A2D8" w14:textId="77777777">
        <w:trPr>
          <w:tblHeader/>
          <w:tblCellSpacing w:w="15" w:type="dxa"/>
        </w:trPr>
        <w:tc>
          <w:tcPr>
            <w:tcW w:w="0" w:type="auto"/>
            <w:vAlign w:val="center"/>
            <w:hideMark/>
          </w:tcPr>
          <w:p w14:paraId="4FBAE136" w14:textId="77777777" w:rsidR="007113F3" w:rsidRPr="00602E4B" w:rsidRDefault="007113F3">
            <w:pPr>
              <w:jc w:val="center"/>
              <w:rPr>
                <w:rFonts w:ascii="Inter" w:hAnsi="Inter"/>
                <w:b/>
                <w:bCs/>
                <w:sz w:val="18"/>
                <w:szCs w:val="18"/>
              </w:rPr>
            </w:pPr>
            <w:r w:rsidRPr="00602E4B">
              <w:rPr>
                <w:rFonts w:ascii="Inter" w:hAnsi="Inter"/>
                <w:b/>
                <w:bCs/>
                <w:sz w:val="18"/>
                <w:szCs w:val="18"/>
              </w:rPr>
              <w:t>Component</w:t>
            </w:r>
          </w:p>
        </w:tc>
        <w:tc>
          <w:tcPr>
            <w:tcW w:w="0" w:type="auto"/>
            <w:vAlign w:val="center"/>
            <w:hideMark/>
          </w:tcPr>
          <w:p w14:paraId="4F5EB4AD" w14:textId="77777777" w:rsidR="007113F3" w:rsidRPr="00602E4B" w:rsidRDefault="007113F3">
            <w:pPr>
              <w:jc w:val="center"/>
              <w:rPr>
                <w:rFonts w:ascii="Inter" w:hAnsi="Inter"/>
                <w:b/>
                <w:bCs/>
                <w:sz w:val="18"/>
                <w:szCs w:val="18"/>
              </w:rPr>
            </w:pPr>
            <w:r w:rsidRPr="00602E4B">
              <w:rPr>
                <w:rFonts w:ascii="Inter" w:hAnsi="Inter"/>
                <w:b/>
                <w:bCs/>
                <w:sz w:val="18"/>
                <w:szCs w:val="18"/>
              </w:rPr>
              <w:t>Authentication</w:t>
            </w:r>
          </w:p>
        </w:tc>
        <w:tc>
          <w:tcPr>
            <w:tcW w:w="0" w:type="auto"/>
            <w:vAlign w:val="center"/>
            <w:hideMark/>
          </w:tcPr>
          <w:p w14:paraId="7F462570" w14:textId="77777777" w:rsidR="007113F3" w:rsidRPr="00602E4B" w:rsidRDefault="007113F3">
            <w:pPr>
              <w:jc w:val="center"/>
              <w:rPr>
                <w:rFonts w:ascii="Inter" w:hAnsi="Inter"/>
                <w:b/>
                <w:bCs/>
                <w:sz w:val="18"/>
                <w:szCs w:val="18"/>
              </w:rPr>
            </w:pPr>
            <w:r w:rsidRPr="00602E4B">
              <w:rPr>
                <w:rFonts w:ascii="Inter" w:hAnsi="Inter"/>
                <w:b/>
                <w:bCs/>
                <w:sz w:val="18"/>
                <w:szCs w:val="18"/>
              </w:rPr>
              <w:t>Authorization</w:t>
            </w:r>
          </w:p>
        </w:tc>
        <w:tc>
          <w:tcPr>
            <w:tcW w:w="0" w:type="auto"/>
            <w:vAlign w:val="center"/>
            <w:hideMark/>
          </w:tcPr>
          <w:p w14:paraId="41173CAA" w14:textId="77777777" w:rsidR="007113F3" w:rsidRPr="00602E4B" w:rsidRDefault="007113F3">
            <w:pPr>
              <w:jc w:val="center"/>
              <w:rPr>
                <w:rFonts w:ascii="Inter" w:hAnsi="Inter"/>
                <w:b/>
                <w:bCs/>
                <w:sz w:val="18"/>
                <w:szCs w:val="18"/>
              </w:rPr>
            </w:pPr>
            <w:r w:rsidRPr="00602E4B">
              <w:rPr>
                <w:rFonts w:ascii="Inter" w:hAnsi="Inter"/>
                <w:b/>
                <w:bCs/>
                <w:sz w:val="18"/>
                <w:szCs w:val="18"/>
              </w:rPr>
              <w:t>Encryption</w:t>
            </w:r>
          </w:p>
        </w:tc>
        <w:tc>
          <w:tcPr>
            <w:tcW w:w="0" w:type="auto"/>
            <w:vAlign w:val="center"/>
            <w:hideMark/>
          </w:tcPr>
          <w:p w14:paraId="337F0CB7" w14:textId="77777777" w:rsidR="007113F3" w:rsidRPr="00602E4B" w:rsidRDefault="007113F3">
            <w:pPr>
              <w:jc w:val="center"/>
              <w:rPr>
                <w:rFonts w:ascii="Inter" w:hAnsi="Inter"/>
                <w:b/>
                <w:bCs/>
                <w:sz w:val="18"/>
                <w:szCs w:val="18"/>
              </w:rPr>
            </w:pPr>
            <w:r w:rsidRPr="00602E4B">
              <w:rPr>
                <w:rFonts w:ascii="Inter" w:hAnsi="Inter"/>
                <w:b/>
                <w:bCs/>
                <w:sz w:val="18"/>
                <w:szCs w:val="18"/>
              </w:rPr>
              <w:t>Audit Logging</w:t>
            </w:r>
          </w:p>
        </w:tc>
      </w:tr>
      <w:tr w:rsidR="007113F3" w:rsidRPr="00602E4B" w14:paraId="382FC369" w14:textId="77777777">
        <w:trPr>
          <w:tblCellSpacing w:w="15" w:type="dxa"/>
        </w:trPr>
        <w:tc>
          <w:tcPr>
            <w:tcW w:w="0" w:type="auto"/>
            <w:vAlign w:val="center"/>
            <w:hideMark/>
          </w:tcPr>
          <w:p w14:paraId="21CF148F" w14:textId="77777777" w:rsidR="007113F3" w:rsidRPr="00602E4B" w:rsidRDefault="007113F3">
            <w:pPr>
              <w:rPr>
                <w:rFonts w:ascii="Inter" w:hAnsi="Inter"/>
                <w:sz w:val="18"/>
                <w:szCs w:val="18"/>
              </w:rPr>
            </w:pPr>
            <w:r w:rsidRPr="00602E4B">
              <w:rPr>
                <w:rFonts w:ascii="Inter" w:hAnsi="Inter"/>
                <w:sz w:val="18"/>
                <w:szCs w:val="18"/>
              </w:rPr>
              <w:t>Consensus Validators</w:t>
            </w:r>
          </w:p>
        </w:tc>
        <w:tc>
          <w:tcPr>
            <w:tcW w:w="0" w:type="auto"/>
            <w:vAlign w:val="center"/>
            <w:hideMark/>
          </w:tcPr>
          <w:p w14:paraId="20546E7E" w14:textId="77777777" w:rsidR="007113F3" w:rsidRPr="00602E4B" w:rsidRDefault="007113F3">
            <w:pPr>
              <w:rPr>
                <w:rFonts w:ascii="Inter" w:hAnsi="Inter"/>
                <w:sz w:val="18"/>
                <w:szCs w:val="18"/>
              </w:rPr>
            </w:pPr>
            <w:r w:rsidRPr="00602E4B">
              <w:rPr>
                <w:rFonts w:ascii="Inter" w:hAnsi="Inter"/>
                <w:sz w:val="18"/>
                <w:szCs w:val="18"/>
              </w:rPr>
              <w:t>Dilithium-3 signatures</w:t>
            </w:r>
          </w:p>
        </w:tc>
        <w:tc>
          <w:tcPr>
            <w:tcW w:w="0" w:type="auto"/>
            <w:vAlign w:val="center"/>
            <w:hideMark/>
          </w:tcPr>
          <w:p w14:paraId="621FA89F" w14:textId="77777777" w:rsidR="007113F3" w:rsidRPr="00602E4B" w:rsidRDefault="007113F3">
            <w:pPr>
              <w:rPr>
                <w:rFonts w:ascii="Inter" w:hAnsi="Inter"/>
                <w:sz w:val="18"/>
                <w:szCs w:val="18"/>
              </w:rPr>
            </w:pPr>
            <w:r w:rsidRPr="00602E4B">
              <w:rPr>
                <w:rFonts w:ascii="Inter" w:hAnsi="Inter"/>
                <w:sz w:val="18"/>
                <w:szCs w:val="18"/>
              </w:rPr>
              <w:t>Stake + Reputation weighted</w:t>
            </w:r>
          </w:p>
        </w:tc>
        <w:tc>
          <w:tcPr>
            <w:tcW w:w="0" w:type="auto"/>
            <w:vAlign w:val="center"/>
            <w:hideMark/>
          </w:tcPr>
          <w:p w14:paraId="7394B539" w14:textId="77777777" w:rsidR="007113F3" w:rsidRPr="00602E4B" w:rsidRDefault="007113F3">
            <w:pPr>
              <w:rPr>
                <w:rFonts w:ascii="Inter" w:hAnsi="Inter"/>
                <w:sz w:val="18"/>
                <w:szCs w:val="18"/>
              </w:rPr>
            </w:pPr>
            <w:r w:rsidRPr="00602E4B">
              <w:rPr>
                <w:rFonts w:ascii="Inter" w:hAnsi="Inter"/>
                <w:sz w:val="18"/>
                <w:szCs w:val="18"/>
              </w:rPr>
              <w:t>Node-to-node TLS 1.3</w:t>
            </w:r>
          </w:p>
        </w:tc>
        <w:tc>
          <w:tcPr>
            <w:tcW w:w="0" w:type="auto"/>
            <w:vAlign w:val="center"/>
            <w:hideMark/>
          </w:tcPr>
          <w:p w14:paraId="2AF94744" w14:textId="77777777" w:rsidR="007113F3" w:rsidRPr="00602E4B" w:rsidRDefault="007113F3">
            <w:pPr>
              <w:rPr>
                <w:rFonts w:ascii="Inter" w:hAnsi="Inter"/>
                <w:sz w:val="18"/>
                <w:szCs w:val="18"/>
              </w:rPr>
            </w:pPr>
            <w:r w:rsidRPr="00602E4B">
              <w:rPr>
                <w:rFonts w:ascii="Inter" w:hAnsi="Inter"/>
                <w:sz w:val="18"/>
                <w:szCs w:val="18"/>
              </w:rPr>
              <w:t>All votes, proposals logged</w:t>
            </w:r>
          </w:p>
        </w:tc>
      </w:tr>
      <w:tr w:rsidR="007113F3" w:rsidRPr="00602E4B" w14:paraId="61992D70" w14:textId="77777777">
        <w:trPr>
          <w:tblCellSpacing w:w="15" w:type="dxa"/>
        </w:trPr>
        <w:tc>
          <w:tcPr>
            <w:tcW w:w="0" w:type="auto"/>
            <w:vAlign w:val="center"/>
            <w:hideMark/>
          </w:tcPr>
          <w:p w14:paraId="1B686678" w14:textId="77777777" w:rsidR="007113F3" w:rsidRPr="00602E4B" w:rsidRDefault="007113F3">
            <w:pPr>
              <w:rPr>
                <w:rFonts w:ascii="Inter" w:hAnsi="Inter"/>
                <w:sz w:val="18"/>
                <w:szCs w:val="18"/>
              </w:rPr>
            </w:pPr>
            <w:r w:rsidRPr="00602E4B">
              <w:rPr>
                <w:rFonts w:ascii="Inter" w:hAnsi="Inter"/>
                <w:sz w:val="18"/>
                <w:szCs w:val="18"/>
              </w:rPr>
              <w:t>Bridge Relayers</w:t>
            </w:r>
          </w:p>
        </w:tc>
        <w:tc>
          <w:tcPr>
            <w:tcW w:w="0" w:type="auto"/>
            <w:vAlign w:val="center"/>
            <w:hideMark/>
          </w:tcPr>
          <w:p w14:paraId="0F2FBC79" w14:textId="77777777" w:rsidR="007113F3" w:rsidRPr="00602E4B" w:rsidRDefault="007113F3">
            <w:pPr>
              <w:rPr>
                <w:rFonts w:ascii="Inter" w:hAnsi="Inter"/>
                <w:sz w:val="18"/>
                <w:szCs w:val="18"/>
              </w:rPr>
            </w:pPr>
            <w:r w:rsidRPr="00602E4B">
              <w:rPr>
                <w:rFonts w:ascii="Inter" w:hAnsi="Inter"/>
                <w:sz w:val="18"/>
                <w:szCs w:val="18"/>
              </w:rPr>
              <w:t>Threshold FROST/TSS</w:t>
            </w:r>
          </w:p>
        </w:tc>
        <w:tc>
          <w:tcPr>
            <w:tcW w:w="0" w:type="auto"/>
            <w:vAlign w:val="center"/>
            <w:hideMark/>
          </w:tcPr>
          <w:p w14:paraId="355E2E3F" w14:textId="77777777" w:rsidR="007113F3" w:rsidRPr="00602E4B" w:rsidRDefault="007113F3">
            <w:pPr>
              <w:rPr>
                <w:rFonts w:ascii="Inter" w:hAnsi="Inter"/>
                <w:sz w:val="18"/>
                <w:szCs w:val="18"/>
              </w:rPr>
            </w:pPr>
            <w:r w:rsidRPr="00602E4B">
              <w:rPr>
                <w:rFonts w:ascii="Inter" w:hAnsi="Inter"/>
                <w:sz w:val="18"/>
                <w:szCs w:val="18"/>
              </w:rPr>
              <w:t>Witness registry membership</w:t>
            </w:r>
          </w:p>
        </w:tc>
        <w:tc>
          <w:tcPr>
            <w:tcW w:w="0" w:type="auto"/>
            <w:vAlign w:val="center"/>
            <w:hideMark/>
          </w:tcPr>
          <w:p w14:paraId="7920FAE1" w14:textId="77777777" w:rsidR="007113F3" w:rsidRPr="00602E4B" w:rsidRDefault="007113F3">
            <w:pPr>
              <w:rPr>
                <w:rFonts w:ascii="Inter" w:hAnsi="Inter"/>
                <w:sz w:val="18"/>
                <w:szCs w:val="18"/>
              </w:rPr>
            </w:pPr>
            <w:r w:rsidRPr="00602E4B">
              <w:rPr>
                <w:rFonts w:ascii="Inter" w:hAnsi="Inter"/>
                <w:sz w:val="18"/>
                <w:szCs w:val="18"/>
              </w:rPr>
              <w:t>End-to-end for threshold ceremonies</w:t>
            </w:r>
          </w:p>
        </w:tc>
        <w:tc>
          <w:tcPr>
            <w:tcW w:w="0" w:type="auto"/>
            <w:vAlign w:val="center"/>
            <w:hideMark/>
          </w:tcPr>
          <w:p w14:paraId="01457B55" w14:textId="77777777" w:rsidR="007113F3" w:rsidRPr="00602E4B" w:rsidRDefault="007113F3">
            <w:pPr>
              <w:rPr>
                <w:rFonts w:ascii="Inter" w:hAnsi="Inter"/>
                <w:sz w:val="18"/>
                <w:szCs w:val="18"/>
              </w:rPr>
            </w:pPr>
            <w:r w:rsidRPr="00602E4B">
              <w:rPr>
                <w:rFonts w:ascii="Inter" w:hAnsi="Inter"/>
                <w:sz w:val="18"/>
                <w:szCs w:val="18"/>
              </w:rPr>
              <w:t>All attestations on-chain</w:t>
            </w:r>
          </w:p>
        </w:tc>
      </w:tr>
      <w:tr w:rsidR="007113F3" w:rsidRPr="00602E4B" w14:paraId="44E5DCA0" w14:textId="77777777">
        <w:trPr>
          <w:tblCellSpacing w:w="15" w:type="dxa"/>
        </w:trPr>
        <w:tc>
          <w:tcPr>
            <w:tcW w:w="0" w:type="auto"/>
            <w:vAlign w:val="center"/>
            <w:hideMark/>
          </w:tcPr>
          <w:p w14:paraId="4C711F6B" w14:textId="77777777" w:rsidR="007113F3" w:rsidRPr="00602E4B" w:rsidRDefault="007113F3">
            <w:pPr>
              <w:rPr>
                <w:rFonts w:ascii="Inter" w:hAnsi="Inter"/>
                <w:sz w:val="18"/>
                <w:szCs w:val="18"/>
              </w:rPr>
            </w:pPr>
            <w:r w:rsidRPr="00602E4B">
              <w:rPr>
                <w:rFonts w:ascii="Inter" w:hAnsi="Inter"/>
                <w:sz w:val="18"/>
                <w:szCs w:val="18"/>
              </w:rPr>
              <w:t>Witness Nodes</w:t>
            </w:r>
          </w:p>
        </w:tc>
        <w:tc>
          <w:tcPr>
            <w:tcW w:w="0" w:type="auto"/>
            <w:vAlign w:val="center"/>
            <w:hideMark/>
          </w:tcPr>
          <w:p w14:paraId="2ACF293C" w14:textId="77777777" w:rsidR="007113F3" w:rsidRPr="00602E4B" w:rsidRDefault="007113F3">
            <w:pPr>
              <w:rPr>
                <w:rFonts w:ascii="Inter" w:hAnsi="Inter"/>
                <w:sz w:val="18"/>
                <w:szCs w:val="18"/>
              </w:rPr>
            </w:pPr>
            <w:r w:rsidRPr="00602E4B">
              <w:rPr>
                <w:rFonts w:ascii="Inter" w:hAnsi="Inter"/>
                <w:sz w:val="18"/>
                <w:szCs w:val="18"/>
              </w:rPr>
              <w:t>Individual Dilithium-3</w:t>
            </w:r>
          </w:p>
        </w:tc>
        <w:tc>
          <w:tcPr>
            <w:tcW w:w="0" w:type="auto"/>
            <w:vAlign w:val="center"/>
            <w:hideMark/>
          </w:tcPr>
          <w:p w14:paraId="686DA2B5" w14:textId="77777777" w:rsidR="007113F3" w:rsidRPr="00602E4B" w:rsidRDefault="007113F3">
            <w:pPr>
              <w:rPr>
                <w:rFonts w:ascii="Inter" w:hAnsi="Inter"/>
                <w:sz w:val="18"/>
                <w:szCs w:val="18"/>
              </w:rPr>
            </w:pPr>
            <w:r w:rsidRPr="00602E4B">
              <w:rPr>
                <w:rFonts w:ascii="Inter" w:hAnsi="Inter"/>
                <w:sz w:val="18"/>
                <w:szCs w:val="18"/>
              </w:rPr>
              <w:t>Registry + stake requirement</w:t>
            </w:r>
          </w:p>
        </w:tc>
        <w:tc>
          <w:tcPr>
            <w:tcW w:w="0" w:type="auto"/>
            <w:vAlign w:val="center"/>
            <w:hideMark/>
          </w:tcPr>
          <w:p w14:paraId="5107F7A2" w14:textId="77777777" w:rsidR="007113F3" w:rsidRPr="00602E4B" w:rsidRDefault="007113F3">
            <w:pPr>
              <w:rPr>
                <w:rFonts w:ascii="Inter" w:hAnsi="Inter"/>
                <w:sz w:val="18"/>
                <w:szCs w:val="18"/>
              </w:rPr>
            </w:pPr>
            <w:r w:rsidRPr="00602E4B">
              <w:rPr>
                <w:rFonts w:ascii="Inter" w:hAnsi="Inter"/>
                <w:sz w:val="18"/>
                <w:szCs w:val="18"/>
              </w:rPr>
              <w:t>Optional for reports</w:t>
            </w:r>
          </w:p>
        </w:tc>
        <w:tc>
          <w:tcPr>
            <w:tcW w:w="0" w:type="auto"/>
            <w:vAlign w:val="center"/>
            <w:hideMark/>
          </w:tcPr>
          <w:p w14:paraId="39B3E1B0" w14:textId="77777777" w:rsidR="007113F3" w:rsidRPr="00602E4B" w:rsidRDefault="007113F3">
            <w:pPr>
              <w:rPr>
                <w:rFonts w:ascii="Inter" w:hAnsi="Inter"/>
                <w:sz w:val="18"/>
                <w:szCs w:val="18"/>
              </w:rPr>
            </w:pPr>
            <w:r w:rsidRPr="00602E4B">
              <w:rPr>
                <w:rFonts w:ascii="Inter" w:hAnsi="Inter"/>
                <w:sz w:val="18"/>
                <w:szCs w:val="18"/>
              </w:rPr>
              <w:t>Attestations + challenges logged</w:t>
            </w:r>
          </w:p>
        </w:tc>
      </w:tr>
      <w:tr w:rsidR="007113F3" w:rsidRPr="00602E4B" w14:paraId="3CE2DBC6" w14:textId="77777777">
        <w:trPr>
          <w:tblCellSpacing w:w="15" w:type="dxa"/>
        </w:trPr>
        <w:tc>
          <w:tcPr>
            <w:tcW w:w="0" w:type="auto"/>
            <w:vAlign w:val="center"/>
            <w:hideMark/>
          </w:tcPr>
          <w:p w14:paraId="414DCF1A" w14:textId="77777777" w:rsidR="007113F3" w:rsidRPr="00602E4B" w:rsidRDefault="007113F3">
            <w:pPr>
              <w:rPr>
                <w:rFonts w:ascii="Inter" w:hAnsi="Inter"/>
                <w:sz w:val="18"/>
                <w:szCs w:val="18"/>
              </w:rPr>
            </w:pPr>
            <w:r w:rsidRPr="00602E4B">
              <w:rPr>
                <w:rFonts w:ascii="Inter" w:hAnsi="Inter"/>
                <w:sz w:val="18"/>
                <w:szCs w:val="18"/>
              </w:rPr>
              <w:t>DAO Contracts</w:t>
            </w:r>
          </w:p>
        </w:tc>
        <w:tc>
          <w:tcPr>
            <w:tcW w:w="0" w:type="auto"/>
            <w:vAlign w:val="center"/>
            <w:hideMark/>
          </w:tcPr>
          <w:p w14:paraId="610EDE47" w14:textId="77777777" w:rsidR="007113F3" w:rsidRPr="00602E4B" w:rsidRDefault="007113F3">
            <w:pPr>
              <w:rPr>
                <w:rFonts w:ascii="Inter" w:hAnsi="Inter"/>
                <w:sz w:val="18"/>
                <w:szCs w:val="18"/>
              </w:rPr>
            </w:pPr>
            <w:r w:rsidRPr="00602E4B">
              <w:rPr>
                <w:rFonts w:ascii="Inter" w:hAnsi="Inter"/>
                <w:sz w:val="18"/>
                <w:szCs w:val="18"/>
              </w:rPr>
              <w:t>Wallet signatures</w:t>
            </w:r>
          </w:p>
        </w:tc>
        <w:tc>
          <w:tcPr>
            <w:tcW w:w="0" w:type="auto"/>
            <w:vAlign w:val="center"/>
            <w:hideMark/>
          </w:tcPr>
          <w:p w14:paraId="12722EB9" w14:textId="77777777" w:rsidR="007113F3" w:rsidRPr="00602E4B" w:rsidRDefault="007113F3">
            <w:pPr>
              <w:rPr>
                <w:rFonts w:ascii="Inter" w:hAnsi="Inter"/>
                <w:sz w:val="18"/>
                <w:szCs w:val="18"/>
              </w:rPr>
            </w:pPr>
            <w:r w:rsidRPr="00602E4B">
              <w:rPr>
                <w:rFonts w:ascii="Inter" w:hAnsi="Inter"/>
                <w:sz w:val="18"/>
                <w:szCs w:val="18"/>
              </w:rPr>
              <w:t>Synergy Score weighted</w:t>
            </w:r>
          </w:p>
        </w:tc>
        <w:tc>
          <w:tcPr>
            <w:tcW w:w="0" w:type="auto"/>
            <w:vAlign w:val="center"/>
            <w:hideMark/>
          </w:tcPr>
          <w:p w14:paraId="41773C62" w14:textId="77777777" w:rsidR="007113F3" w:rsidRPr="00602E4B" w:rsidRDefault="007113F3">
            <w:pPr>
              <w:rPr>
                <w:rFonts w:ascii="Inter" w:hAnsi="Inter"/>
                <w:sz w:val="18"/>
                <w:szCs w:val="18"/>
              </w:rPr>
            </w:pPr>
            <w:r w:rsidRPr="00602E4B">
              <w:rPr>
                <w:rFonts w:ascii="Inter" w:hAnsi="Inter"/>
                <w:sz w:val="18"/>
                <w:szCs w:val="18"/>
              </w:rPr>
              <w:t>N/A (on-chain)</w:t>
            </w:r>
          </w:p>
        </w:tc>
        <w:tc>
          <w:tcPr>
            <w:tcW w:w="0" w:type="auto"/>
            <w:vAlign w:val="center"/>
            <w:hideMark/>
          </w:tcPr>
          <w:p w14:paraId="165458E4" w14:textId="77777777" w:rsidR="007113F3" w:rsidRPr="00602E4B" w:rsidRDefault="007113F3">
            <w:pPr>
              <w:rPr>
                <w:rFonts w:ascii="Inter" w:hAnsi="Inter"/>
                <w:sz w:val="18"/>
                <w:szCs w:val="18"/>
              </w:rPr>
            </w:pPr>
            <w:r w:rsidRPr="00602E4B">
              <w:rPr>
                <w:rFonts w:ascii="Inter" w:hAnsi="Inter"/>
                <w:sz w:val="18"/>
                <w:szCs w:val="18"/>
              </w:rPr>
              <w:t>All proposals + votes immutable</w:t>
            </w:r>
          </w:p>
        </w:tc>
      </w:tr>
      <w:tr w:rsidR="007113F3" w:rsidRPr="00602E4B" w14:paraId="71D36AE6" w14:textId="77777777">
        <w:trPr>
          <w:tblCellSpacing w:w="15" w:type="dxa"/>
        </w:trPr>
        <w:tc>
          <w:tcPr>
            <w:tcW w:w="0" w:type="auto"/>
            <w:vAlign w:val="center"/>
            <w:hideMark/>
          </w:tcPr>
          <w:p w14:paraId="66161691" w14:textId="77777777" w:rsidR="007113F3" w:rsidRPr="00602E4B" w:rsidRDefault="007113F3">
            <w:pPr>
              <w:rPr>
                <w:rFonts w:ascii="Inter" w:hAnsi="Inter"/>
                <w:sz w:val="18"/>
                <w:szCs w:val="18"/>
              </w:rPr>
            </w:pPr>
            <w:r w:rsidRPr="00602E4B">
              <w:rPr>
                <w:rFonts w:ascii="Inter" w:hAnsi="Inter"/>
                <w:sz w:val="18"/>
                <w:szCs w:val="18"/>
              </w:rPr>
              <w:t>UMA System</w:t>
            </w:r>
          </w:p>
        </w:tc>
        <w:tc>
          <w:tcPr>
            <w:tcW w:w="0" w:type="auto"/>
            <w:vAlign w:val="center"/>
            <w:hideMark/>
          </w:tcPr>
          <w:p w14:paraId="786C9822" w14:textId="77777777" w:rsidR="007113F3" w:rsidRPr="00602E4B" w:rsidRDefault="007113F3">
            <w:pPr>
              <w:rPr>
                <w:rFonts w:ascii="Inter" w:hAnsi="Inter"/>
                <w:sz w:val="18"/>
                <w:szCs w:val="18"/>
              </w:rPr>
            </w:pPr>
            <w:r w:rsidRPr="00602E4B">
              <w:rPr>
                <w:rFonts w:ascii="Inter" w:hAnsi="Inter"/>
                <w:sz w:val="18"/>
                <w:szCs w:val="18"/>
              </w:rPr>
              <w:t>PQ key pairs</w:t>
            </w:r>
          </w:p>
        </w:tc>
        <w:tc>
          <w:tcPr>
            <w:tcW w:w="0" w:type="auto"/>
            <w:vAlign w:val="center"/>
            <w:hideMark/>
          </w:tcPr>
          <w:p w14:paraId="791539EC" w14:textId="77777777" w:rsidR="007113F3" w:rsidRPr="00602E4B" w:rsidRDefault="007113F3">
            <w:pPr>
              <w:rPr>
                <w:rFonts w:ascii="Inter" w:hAnsi="Inter"/>
                <w:sz w:val="18"/>
                <w:szCs w:val="18"/>
              </w:rPr>
            </w:pPr>
            <w:r w:rsidRPr="00602E4B">
              <w:rPr>
                <w:rFonts w:ascii="Inter" w:hAnsi="Inter"/>
                <w:sz w:val="18"/>
                <w:szCs w:val="18"/>
              </w:rPr>
              <w:t>Owner + guardian approval</w:t>
            </w:r>
          </w:p>
        </w:tc>
        <w:tc>
          <w:tcPr>
            <w:tcW w:w="0" w:type="auto"/>
            <w:vAlign w:val="center"/>
            <w:hideMark/>
          </w:tcPr>
          <w:p w14:paraId="3E5C1064" w14:textId="77777777" w:rsidR="007113F3" w:rsidRPr="00602E4B" w:rsidRDefault="007113F3">
            <w:pPr>
              <w:rPr>
                <w:rFonts w:ascii="Inter" w:hAnsi="Inter"/>
                <w:sz w:val="18"/>
                <w:szCs w:val="18"/>
              </w:rPr>
            </w:pPr>
            <w:r w:rsidRPr="00602E4B">
              <w:rPr>
                <w:rFonts w:ascii="Inter" w:hAnsi="Inter"/>
                <w:sz w:val="18"/>
                <w:szCs w:val="18"/>
              </w:rPr>
              <w:t>Key material in HSM</w:t>
            </w:r>
          </w:p>
        </w:tc>
        <w:tc>
          <w:tcPr>
            <w:tcW w:w="0" w:type="auto"/>
            <w:vAlign w:val="center"/>
            <w:hideMark/>
          </w:tcPr>
          <w:p w14:paraId="6CED9754" w14:textId="77777777" w:rsidR="007113F3" w:rsidRPr="00602E4B" w:rsidRDefault="007113F3">
            <w:pPr>
              <w:rPr>
                <w:rFonts w:ascii="Inter" w:hAnsi="Inter"/>
                <w:sz w:val="18"/>
                <w:szCs w:val="18"/>
              </w:rPr>
            </w:pPr>
            <w:r w:rsidRPr="00602E4B">
              <w:rPr>
                <w:rFonts w:ascii="Inter" w:hAnsi="Inter"/>
                <w:sz w:val="18"/>
                <w:szCs w:val="18"/>
              </w:rPr>
              <w:t>Key rotations + recoveries logged</w:t>
            </w:r>
          </w:p>
        </w:tc>
      </w:tr>
    </w:tbl>
    <w:p w14:paraId="56B8DD48" w14:textId="77777777" w:rsidR="007113F3" w:rsidRPr="00602E4B" w:rsidRDefault="007113F3" w:rsidP="007113F3">
      <w:pPr>
        <w:pStyle w:val="Heading3"/>
        <w:rPr>
          <w:rFonts w:ascii="Inter" w:hAnsi="Inter"/>
          <w:sz w:val="18"/>
          <w:szCs w:val="18"/>
        </w:rPr>
      </w:pPr>
      <w:r w:rsidRPr="00602E4B">
        <w:rPr>
          <w:rFonts w:ascii="Inter" w:hAnsi="Inter"/>
          <w:sz w:val="18"/>
          <w:szCs w:val="18"/>
        </w:rPr>
        <w:t>Threat-Specific Mitigations</w:t>
      </w:r>
    </w:p>
    <w:p w14:paraId="0D0E0A5F" w14:textId="77777777" w:rsidR="007113F3" w:rsidRPr="00602E4B" w:rsidRDefault="007113F3" w:rsidP="007113F3">
      <w:pPr>
        <w:rPr>
          <w:rFonts w:ascii="Inter" w:hAnsi="Inter"/>
          <w:sz w:val="18"/>
          <w:szCs w:val="18"/>
        </w:rPr>
      </w:pPr>
      <w:r w:rsidRPr="00602E4B">
        <w:rPr>
          <w:rFonts w:ascii="Inter" w:hAnsi="Inter"/>
          <w:sz w:val="18"/>
          <w:szCs w:val="18"/>
        </w:rPr>
        <w:t>yaml</w:t>
      </w:r>
    </w:p>
    <w:p w14:paraId="6EB0919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D19A66"/>
          <w:sz w:val="18"/>
          <w:szCs w:val="18"/>
        </w:rPr>
        <w:lastRenderedPageBreak/>
        <w:t>threat_mitigations</w:t>
      </w:r>
      <w:r w:rsidRPr="00602E4B">
        <w:rPr>
          <w:rStyle w:val="token"/>
          <w:rFonts w:ascii="Inter" w:eastAsiaTheme="majorEastAsia" w:hAnsi="Inter"/>
          <w:color w:val="ABB2BF"/>
          <w:sz w:val="18"/>
          <w:szCs w:val="18"/>
        </w:rPr>
        <w:t>:</w:t>
      </w:r>
    </w:p>
    <w:p w14:paraId="06CF093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ddos_attacks</w:t>
      </w:r>
      <w:r w:rsidRPr="00602E4B">
        <w:rPr>
          <w:rStyle w:val="token"/>
          <w:rFonts w:ascii="Inter" w:eastAsiaTheme="majorEastAsia" w:hAnsi="Inter"/>
          <w:color w:val="ABB2BF"/>
          <w:sz w:val="18"/>
          <w:szCs w:val="18"/>
        </w:rPr>
        <w:t>:</w:t>
      </w:r>
    </w:p>
    <w:p w14:paraId="4FA1E42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rate_limiting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100 requests/second per IP</w:t>
      </w:r>
    </w:p>
    <w:p w14:paraId="10BA0C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priority_queuing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validators get priority</w:t>
      </w:r>
    </w:p>
    <w:p w14:paraId="4C7A7E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geographic_distribution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validators across 5+ regions</w:t>
      </w:r>
    </w:p>
    <w:p w14:paraId="124BE9E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exponential_backoff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prevents timeout storms</w:t>
      </w:r>
    </w:p>
    <w:p w14:paraId="0558F08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0111C7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bridge_exploits</w:t>
      </w:r>
      <w:r w:rsidRPr="00602E4B">
        <w:rPr>
          <w:rStyle w:val="token"/>
          <w:rFonts w:ascii="Inter" w:eastAsiaTheme="majorEastAsia" w:hAnsi="Inter"/>
          <w:color w:val="ABB2BF"/>
          <w:sz w:val="18"/>
          <w:szCs w:val="18"/>
        </w:rPr>
        <w:t>:</w:t>
      </w:r>
    </w:p>
    <w:p w14:paraId="6B7D4FB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threshold_signatures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100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150 for critical ops</w:t>
      </w:r>
    </w:p>
    <w:p w14:paraId="416783C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circuit_breakers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automatic pause on anomalies</w:t>
      </w:r>
    </w:p>
    <w:p w14:paraId="3B367B6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rate_limits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max $1M per hour per chain (configurable)</w:t>
      </w:r>
    </w:p>
    <w:p w14:paraId="3427D9C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time_delays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24h for high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 transfers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$100k)</w:t>
      </w:r>
    </w:p>
    <w:p w14:paraId="77DB9C0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FEDEB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validator_collusion</w:t>
      </w:r>
      <w:r w:rsidRPr="00602E4B">
        <w:rPr>
          <w:rStyle w:val="token"/>
          <w:rFonts w:ascii="Inter" w:eastAsiaTheme="majorEastAsia" w:hAnsi="Inter"/>
          <w:color w:val="ABB2BF"/>
          <w:sz w:val="18"/>
          <w:szCs w:val="18"/>
        </w:rPr>
        <w:t>:</w:t>
      </w:r>
    </w:p>
    <w:p w14:paraId="52B1EDB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diversity_penalties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reduces clustered validator weight</w:t>
      </w:r>
    </w:p>
    <w:p w14:paraId="0EF94EE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randomized_selection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VRF prevents prediction</w:t>
      </w:r>
    </w:p>
    <w:p w14:paraId="0D551AC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reputation_system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long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term reputation tracking</w:t>
      </w:r>
    </w:p>
    <w:p w14:paraId="14F1583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geographic_diversity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maximum 30% from single region</w:t>
      </w:r>
    </w:p>
    <w:p w14:paraId="09D18B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ECE0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governance_attacks</w:t>
      </w:r>
      <w:r w:rsidRPr="00602E4B">
        <w:rPr>
          <w:rStyle w:val="token"/>
          <w:rFonts w:ascii="Inter" w:eastAsiaTheme="majorEastAsia" w:hAnsi="Inter"/>
          <w:color w:val="ABB2BF"/>
          <w:sz w:val="18"/>
          <w:szCs w:val="18"/>
        </w:rPr>
        <w:t>:</w:t>
      </w:r>
    </w:p>
    <w:p w14:paraId="087A2F6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quadratic_voting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reduces whale influence</w:t>
      </w:r>
    </w:p>
    <w:p w14:paraId="5279956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synergy_score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weights by contribution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not just stake</w:t>
      </w:r>
    </w:p>
    <w:p w14:paraId="1D665E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time_locks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7</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14 day delay for critical changes</w:t>
      </w:r>
    </w:p>
    <w:p w14:paraId="7B56514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security_council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emergency veto power with oversight</w:t>
      </w:r>
    </w:p>
    <w:p w14:paraId="3978A39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29153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key_compromise</w:t>
      </w:r>
      <w:r w:rsidRPr="00602E4B">
        <w:rPr>
          <w:rStyle w:val="token"/>
          <w:rFonts w:ascii="Inter" w:eastAsiaTheme="majorEastAsia" w:hAnsi="Inter"/>
          <w:color w:val="ABB2BF"/>
          <w:sz w:val="18"/>
          <w:szCs w:val="18"/>
        </w:rPr>
        <w:t>:</w:t>
      </w:r>
    </w:p>
    <w:p w14:paraId="171F1F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key_rotation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quarterly mandatory for bridges</w:t>
      </w:r>
    </w:p>
    <w:p w14:paraId="200BCA6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threshold_custody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no single point of failure</w:t>
      </w:r>
    </w:p>
    <w:p w14:paraId="7F61D15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hsm_requirement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for validators with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100k SNRG stake</w:t>
      </w:r>
    </w:p>
    <w:p w14:paraId="66A9390B"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monitoring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automatic alerts for unusual signing patterns</w:t>
      </w:r>
    </w:p>
    <w:p w14:paraId="04FE42A0" w14:textId="77777777" w:rsidR="007113F3" w:rsidRPr="00602E4B" w:rsidRDefault="00035578" w:rsidP="007113F3">
      <w:pPr>
        <w:rPr>
          <w:rFonts w:ascii="Inter" w:hAnsi="Inter"/>
          <w:sz w:val="18"/>
          <w:szCs w:val="18"/>
        </w:rPr>
      </w:pPr>
      <w:r>
        <w:pict w14:anchorId="5AF9F882">
          <v:rect id="Rectangle 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4EAF9F" w14:textId="77777777" w:rsidR="007113F3" w:rsidRPr="00602E4B" w:rsidRDefault="007113F3" w:rsidP="007113F3">
      <w:pPr>
        <w:pStyle w:val="Heading1"/>
        <w:rPr>
          <w:rFonts w:ascii="Inter" w:hAnsi="Inter"/>
          <w:sz w:val="18"/>
          <w:szCs w:val="18"/>
        </w:rPr>
      </w:pPr>
      <w:r w:rsidRPr="00602E4B">
        <w:rPr>
          <w:rFonts w:ascii="Inter" w:hAnsi="Inter"/>
          <w:sz w:val="18"/>
          <w:szCs w:val="18"/>
        </w:rPr>
        <w:t>Appendix E: UMA Key Management Integration</w:t>
      </w:r>
    </w:p>
    <w:p w14:paraId="4AB422C7" w14:textId="77777777" w:rsidR="007113F3" w:rsidRPr="00602E4B" w:rsidRDefault="007113F3" w:rsidP="007113F3">
      <w:pPr>
        <w:pStyle w:val="whitespace-normal"/>
        <w:rPr>
          <w:rFonts w:ascii="Inter" w:hAnsi="Inter"/>
          <w:sz w:val="18"/>
          <w:szCs w:val="18"/>
        </w:rPr>
      </w:pPr>
      <w:r w:rsidRPr="00602E4B">
        <w:rPr>
          <w:rFonts w:ascii="Inter" w:hAnsi="Inter"/>
          <w:sz w:val="18"/>
          <w:szCs w:val="18"/>
        </w:rPr>
        <w:t>This appendix provides comprehensive technical specifications for Universal Meta-Address (UMA) key management, including generation, rotation, recovery, and cross-chain coordination protocols.</w:t>
      </w:r>
    </w:p>
    <w:p w14:paraId="7BA71916" w14:textId="77777777" w:rsidR="007113F3" w:rsidRPr="00602E4B" w:rsidRDefault="007113F3" w:rsidP="007113F3">
      <w:pPr>
        <w:pStyle w:val="Heading2"/>
        <w:rPr>
          <w:rFonts w:ascii="Inter" w:hAnsi="Inter"/>
          <w:sz w:val="18"/>
          <w:szCs w:val="18"/>
        </w:rPr>
      </w:pPr>
      <w:r w:rsidRPr="00602E4B">
        <w:rPr>
          <w:rFonts w:ascii="Inter" w:hAnsi="Inter"/>
          <w:sz w:val="18"/>
          <w:szCs w:val="18"/>
        </w:rPr>
        <w:t>E.1 UMA Address Generation</w:t>
      </w:r>
    </w:p>
    <w:p w14:paraId="547A574E" w14:textId="77777777" w:rsidR="007113F3" w:rsidRPr="00602E4B" w:rsidRDefault="007113F3" w:rsidP="007113F3">
      <w:pPr>
        <w:pStyle w:val="Heading3"/>
        <w:rPr>
          <w:rFonts w:ascii="Inter" w:hAnsi="Inter"/>
          <w:sz w:val="18"/>
          <w:szCs w:val="18"/>
        </w:rPr>
      </w:pPr>
      <w:r w:rsidRPr="00602E4B">
        <w:rPr>
          <w:rFonts w:ascii="Inter" w:hAnsi="Inter"/>
          <w:sz w:val="18"/>
          <w:szCs w:val="18"/>
        </w:rPr>
        <w:t>Address Format Specification</w:t>
      </w:r>
    </w:p>
    <w:p w14:paraId="74741DF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UMA Format: sYnX-&lt;52-character-bech32m-string&gt;</w:t>
      </w:r>
    </w:p>
    <w:p w14:paraId="25AF0D7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Example: sYnX-1qpzry9x8gf2tvdw0s3jn54khce6mua7lmqqqxw4fn5h9</w:t>
      </w:r>
    </w:p>
    <w:p w14:paraId="47A340B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5CF60A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Components:</w:t>
      </w:r>
    </w:p>
    <w:p w14:paraId="65EB00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Human-readable part (HRP): "sYnX"</w:t>
      </w:r>
    </w:p>
    <w:p w14:paraId="036C54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Separator: "-"</w:t>
      </w:r>
    </w:p>
    <w:p w14:paraId="6DF82AC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Data part: Bech32m encoded payload (52 characters)</w:t>
      </w:r>
    </w:p>
    <w:p w14:paraId="648F44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Checksum: Built into Bech32m encoding (last 6 characters)</w:t>
      </w:r>
    </w:p>
    <w:p w14:paraId="6742F12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0E2986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Payload Structure (before Bech32m encoding):</w:t>
      </w:r>
    </w:p>
    <w:p w14:paraId="6A06E0B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Version byte: 0x01 (1 byte)</w:t>
      </w:r>
    </w:p>
    <w:p w14:paraId="24E73B6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Key hash: BLAKE3(Dilithium-3 public key) (32 bytes)</w:t>
      </w:r>
    </w:p>
    <w:p w14:paraId="55DE820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Chain flags: Bitmap indicating supported chains (2 bytes)</w:t>
      </w:r>
    </w:p>
    <w:p w14:paraId="542E6B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Reserved: Future use (1 byte)</w:t>
      </w:r>
    </w:p>
    <w:p w14:paraId="13D679DB"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Total: 36 bytes → Bech32m encoded to 52 characters</w:t>
      </w:r>
    </w:p>
    <w:p w14:paraId="260D9217"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t>Generation Process</w:t>
      </w:r>
    </w:p>
    <w:p w14:paraId="71AA336D" w14:textId="77777777" w:rsidR="007113F3" w:rsidRPr="00602E4B" w:rsidRDefault="007113F3" w:rsidP="007113F3">
      <w:pPr>
        <w:rPr>
          <w:rFonts w:ascii="Inter" w:hAnsi="Inter"/>
          <w:sz w:val="18"/>
          <w:szCs w:val="18"/>
        </w:rPr>
      </w:pPr>
      <w:r w:rsidRPr="00602E4B">
        <w:rPr>
          <w:rFonts w:ascii="Inter" w:hAnsi="Inter"/>
          <w:sz w:val="18"/>
          <w:szCs w:val="18"/>
        </w:rPr>
        <w:t>python</w:t>
      </w:r>
    </w:p>
    <w:p w14:paraId="2983C9D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from</w:t>
      </w:r>
      <w:r w:rsidRPr="00602E4B">
        <w:rPr>
          <w:rStyle w:val="HTMLCode"/>
          <w:rFonts w:ascii="Inter" w:eastAsiaTheme="majorEastAsia" w:hAnsi="Inter"/>
          <w:color w:val="ABB2BF"/>
          <w:sz w:val="18"/>
          <w:szCs w:val="18"/>
        </w:rPr>
        <w:t xml:space="preserve"> hashlib </w:t>
      </w:r>
      <w:r w:rsidRPr="00602E4B">
        <w:rPr>
          <w:rStyle w:val="token"/>
          <w:rFonts w:ascii="Inter" w:eastAsiaTheme="majorEastAsia" w:hAnsi="Inter"/>
          <w:color w:val="C678DD"/>
          <w:sz w:val="18"/>
          <w:szCs w:val="18"/>
        </w:rPr>
        <w:t>import</w:t>
      </w:r>
      <w:r w:rsidRPr="00602E4B">
        <w:rPr>
          <w:rStyle w:val="HTMLCode"/>
          <w:rFonts w:ascii="Inter" w:eastAsiaTheme="majorEastAsia" w:hAnsi="Inter"/>
          <w:color w:val="ABB2BF"/>
          <w:sz w:val="18"/>
          <w:szCs w:val="18"/>
        </w:rPr>
        <w:t xml:space="preserve"> sha3_256</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blake2b</w:t>
      </w:r>
    </w:p>
    <w:p w14:paraId="3FE336D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import</w:t>
      </w:r>
      <w:r w:rsidRPr="00602E4B">
        <w:rPr>
          <w:rStyle w:val="HTMLCode"/>
          <w:rFonts w:ascii="Inter" w:eastAsiaTheme="majorEastAsia" w:hAnsi="Inter"/>
          <w:color w:val="ABB2BF"/>
          <w:sz w:val="18"/>
          <w:szCs w:val="18"/>
        </w:rPr>
        <w:t xml:space="preserve"> dilithium</w:t>
      </w:r>
    </w:p>
    <w:p w14:paraId="0ABC9C7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import</w:t>
      </w:r>
      <w:r w:rsidRPr="00602E4B">
        <w:rPr>
          <w:rStyle w:val="HTMLCode"/>
          <w:rFonts w:ascii="Inter" w:eastAsiaTheme="majorEastAsia" w:hAnsi="Inter"/>
          <w:color w:val="ABB2BF"/>
          <w:sz w:val="18"/>
          <w:szCs w:val="18"/>
        </w:rPr>
        <w:t xml:space="preserve"> bech32m</w:t>
      </w:r>
    </w:p>
    <w:p w14:paraId="00CC704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3DFD34B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generate_uma_address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supported_chains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35DBCB76"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4C194C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Generate a new Universal Meta-Address with chain support flags.</w:t>
      </w:r>
    </w:p>
    <w:p w14:paraId="019E73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36D0C7C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Generate Dilithium-3 key pair</w:t>
      </w:r>
    </w:p>
    <w:p w14:paraId="028CB7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private_key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dilithium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generate_keypair</w:t>
      </w:r>
      <w:r w:rsidRPr="00602E4B">
        <w:rPr>
          <w:rStyle w:val="token"/>
          <w:rFonts w:ascii="Inter" w:eastAsiaTheme="majorEastAsia" w:hAnsi="Inter"/>
          <w:color w:val="ABB2BF"/>
          <w:sz w:val="18"/>
          <w:szCs w:val="18"/>
        </w:rPr>
        <w:t>()</w:t>
      </w:r>
    </w:p>
    <w:p w14:paraId="6B693E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F874F9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Create payload</w:t>
      </w:r>
    </w:p>
    <w:p w14:paraId="4506036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version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0x01</w:t>
      </w:r>
    </w:p>
    <w:p w14:paraId="12BCE68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key_hash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blake3_hash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32 bytes</w:t>
      </w:r>
    </w:p>
    <w:p w14:paraId="73E387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chain_flags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encode_chain_flags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supported_chains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2 bytes</w:t>
      </w:r>
    </w:p>
    <w:p w14:paraId="7ADDB2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reserved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0x00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byte</w:t>
      </w:r>
    </w:p>
    <w:p w14:paraId="2610936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F35C0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payload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key_hash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chain_flags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reserved</w:t>
      </w:r>
      <w:r w:rsidRPr="00602E4B">
        <w:rPr>
          <w:rStyle w:val="token"/>
          <w:rFonts w:ascii="Inter" w:eastAsiaTheme="majorEastAsia" w:hAnsi="Inter"/>
          <w:color w:val="ABB2BF"/>
          <w:sz w:val="18"/>
          <w:szCs w:val="18"/>
        </w:rPr>
        <w:t>])</w:t>
      </w:r>
    </w:p>
    <w:p w14:paraId="671EB70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5FBD9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Encode with Bech32m</w:t>
      </w:r>
    </w:p>
    <w:p w14:paraId="13F918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uma_string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bech32m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encode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"sYnX"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payload</w:t>
      </w:r>
      <w:r w:rsidRPr="00602E4B">
        <w:rPr>
          <w:rStyle w:val="token"/>
          <w:rFonts w:ascii="Inter" w:eastAsiaTheme="majorEastAsia" w:hAnsi="Inter"/>
          <w:color w:val="ABB2BF"/>
          <w:sz w:val="18"/>
          <w:szCs w:val="18"/>
        </w:rPr>
        <w:t>)</w:t>
      </w:r>
    </w:p>
    <w:p w14:paraId="564027D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644D74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Derive chain-specific addresses</w:t>
      </w:r>
    </w:p>
    <w:p w14:paraId="4A03311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chain_addresses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77EC35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supported_chains</w:t>
      </w:r>
      <w:r w:rsidRPr="00602E4B">
        <w:rPr>
          <w:rStyle w:val="token"/>
          <w:rFonts w:ascii="Inter" w:eastAsiaTheme="majorEastAsia" w:hAnsi="Inter"/>
          <w:color w:val="ABB2BF"/>
          <w:sz w:val="18"/>
          <w:szCs w:val="18"/>
        </w:rPr>
        <w:t>:</w:t>
      </w:r>
    </w:p>
    <w:p w14:paraId="5518390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chain_addresses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derive_chain_address</w:t>
      </w:r>
      <w:r w:rsidRPr="00602E4B">
        <w:rPr>
          <w:rStyle w:val="token"/>
          <w:rFonts w:ascii="Inter" w:eastAsiaTheme="majorEastAsia" w:hAnsi="Inter"/>
          <w:color w:val="ABB2BF"/>
          <w:sz w:val="18"/>
          <w:szCs w:val="18"/>
        </w:rPr>
        <w:t>(</w:t>
      </w:r>
    </w:p>
    <w:p w14:paraId="1D51386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p>
    <w:p w14:paraId="4FEEC13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p>
    <w:p w14:paraId="1576E1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CBB7D8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FCAED2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76F792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uma_string</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uma_string</w:t>
      </w:r>
      <w:r w:rsidRPr="00602E4B">
        <w:rPr>
          <w:rStyle w:val="token"/>
          <w:rFonts w:ascii="Inter" w:eastAsiaTheme="majorEastAsia" w:hAnsi="Inter"/>
          <w:color w:val="ABB2BF"/>
          <w:sz w:val="18"/>
          <w:szCs w:val="18"/>
        </w:rPr>
        <w:t>,</w:t>
      </w:r>
    </w:p>
    <w:p w14:paraId="12C1189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public_key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p>
    <w:p w14:paraId="14D7F95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private_key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private_key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Store securely!</w:t>
      </w:r>
    </w:p>
    <w:p w14:paraId="3C85852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chain_addresses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chain_addresses</w:t>
      </w:r>
      <w:r w:rsidRPr="00602E4B">
        <w:rPr>
          <w:rStyle w:val="token"/>
          <w:rFonts w:ascii="Inter" w:eastAsiaTheme="majorEastAsia" w:hAnsi="Inter"/>
          <w:color w:val="ABB2BF"/>
          <w:sz w:val="18"/>
          <w:szCs w:val="18"/>
        </w:rPr>
        <w:t>,</w:t>
      </w:r>
    </w:p>
    <w:p w14:paraId="6952F1E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creation_timestamp</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p>
    <w:p w14:paraId="2E16191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version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version</w:t>
      </w:r>
    </w:p>
    <w:p w14:paraId="20CE0EE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C1DA11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37B895B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encode_chain_flags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3F536797"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7DB9DF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Encode supported chains as 16-bit bitmap.</w:t>
      </w:r>
    </w:p>
    <w:p w14:paraId="5ECD796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B80C2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Bit positions:</w:t>
      </w:r>
    </w:p>
    <w:p w14:paraId="2EB7584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0: Synergy (always set)</w:t>
      </w:r>
    </w:p>
    <w:p w14:paraId="4AC1D43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Ethereum</w:t>
      </w:r>
    </w:p>
    <w:p w14:paraId="08F7F01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Bitcoin</w:t>
      </w:r>
    </w:p>
    <w:p w14:paraId="2AC28A9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Solana</w:t>
      </w:r>
    </w:p>
    <w:p w14:paraId="044B430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4: BSC</w:t>
      </w:r>
    </w:p>
    <w:p w14:paraId="5656652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5: Polygon</w:t>
      </w:r>
    </w:p>
    <w:p w14:paraId="4B72DF8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6-15: Reserved for future chains</w:t>
      </w:r>
    </w:p>
    <w:p w14:paraId="10F5585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F4BD55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flags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0x0001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Synergy bit always set</w:t>
      </w:r>
    </w:p>
    <w:p w14:paraId="0B43E6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F97CB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chain_bit_map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C33690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0B52045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p>
    <w:p w14:paraId="647E72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SOLANA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w:t>
      </w:r>
      <w:r w:rsidRPr="00602E4B">
        <w:rPr>
          <w:rStyle w:val="token"/>
          <w:rFonts w:ascii="Inter" w:eastAsiaTheme="majorEastAsia" w:hAnsi="Inter"/>
          <w:color w:val="ABB2BF"/>
          <w:sz w:val="18"/>
          <w:szCs w:val="18"/>
        </w:rPr>
        <w:t>,</w:t>
      </w:r>
    </w:p>
    <w:p w14:paraId="61FC597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BSC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4</w:t>
      </w:r>
      <w:r w:rsidRPr="00602E4B">
        <w:rPr>
          <w:rStyle w:val="token"/>
          <w:rFonts w:ascii="Inter" w:eastAsiaTheme="majorEastAsia" w:hAnsi="Inter"/>
          <w:color w:val="ABB2BF"/>
          <w:sz w:val="18"/>
          <w:szCs w:val="18"/>
        </w:rPr>
        <w:t>,</w:t>
      </w:r>
    </w:p>
    <w:p w14:paraId="2902164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POLYGON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5</w:t>
      </w:r>
      <w:r w:rsidRPr="00602E4B">
        <w:rPr>
          <w:rStyle w:val="token"/>
          <w:rFonts w:ascii="Inter" w:eastAsiaTheme="majorEastAsia" w:hAnsi="Inter"/>
          <w:color w:val="ABB2BF"/>
          <w:sz w:val="18"/>
          <w:szCs w:val="18"/>
        </w:rPr>
        <w:t>,</w:t>
      </w:r>
    </w:p>
    <w:p w14:paraId="501E9EE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1C1F0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841061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ABB2BF"/>
          <w:sz w:val="18"/>
          <w:szCs w:val="18"/>
        </w:rPr>
        <w:t>:</w:t>
      </w:r>
    </w:p>
    <w:p w14:paraId="0192F9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chain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chain_bit_map</w:t>
      </w:r>
      <w:r w:rsidRPr="00602E4B">
        <w:rPr>
          <w:rStyle w:val="token"/>
          <w:rFonts w:ascii="Inter" w:eastAsiaTheme="majorEastAsia" w:hAnsi="Inter"/>
          <w:color w:val="ABB2BF"/>
          <w:sz w:val="18"/>
          <w:szCs w:val="18"/>
        </w:rPr>
        <w:t>:</w:t>
      </w:r>
    </w:p>
    <w:p w14:paraId="7E8A7F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flags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1</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&lt;&lt;</w:t>
      </w:r>
      <w:r w:rsidRPr="00602E4B">
        <w:rPr>
          <w:rStyle w:val="HTMLCode"/>
          <w:rFonts w:ascii="Inter" w:eastAsiaTheme="majorEastAsia" w:hAnsi="Inter"/>
          <w:color w:val="ABB2BF"/>
          <w:sz w:val="18"/>
          <w:szCs w:val="18"/>
        </w:rPr>
        <w:t xml:space="preserve"> chain_bit_map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w:t>
      </w:r>
      <w:r w:rsidRPr="00602E4B">
        <w:rPr>
          <w:rStyle w:val="token"/>
          <w:rFonts w:ascii="Inter" w:eastAsiaTheme="majorEastAsia" w:hAnsi="Inter"/>
          <w:color w:val="ABB2BF"/>
          <w:sz w:val="18"/>
          <w:szCs w:val="18"/>
        </w:rPr>
        <w:t>])</w:t>
      </w:r>
    </w:p>
    <w:p w14:paraId="2240435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6635EE8"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flags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to_bytes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byteorder</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'big'</w:t>
      </w:r>
      <w:r w:rsidRPr="00602E4B">
        <w:rPr>
          <w:rStyle w:val="token"/>
          <w:rFonts w:ascii="Inter" w:eastAsiaTheme="majorEastAsia" w:hAnsi="Inter"/>
          <w:color w:val="ABB2BF"/>
          <w:sz w:val="18"/>
          <w:szCs w:val="18"/>
        </w:rPr>
        <w:t>)</w:t>
      </w:r>
    </w:p>
    <w:p w14:paraId="7D3CB402" w14:textId="77777777" w:rsidR="007113F3" w:rsidRPr="00602E4B" w:rsidRDefault="007113F3" w:rsidP="007113F3">
      <w:pPr>
        <w:pStyle w:val="Heading2"/>
        <w:rPr>
          <w:rFonts w:ascii="Inter" w:hAnsi="Inter"/>
          <w:color w:val="auto"/>
          <w:sz w:val="18"/>
          <w:szCs w:val="18"/>
        </w:rPr>
      </w:pPr>
      <w:r w:rsidRPr="00602E4B">
        <w:rPr>
          <w:rFonts w:ascii="Inter" w:hAnsi="Inter"/>
          <w:sz w:val="18"/>
          <w:szCs w:val="18"/>
        </w:rPr>
        <w:t>E.2 Multi-Chain Derivation Schemes</w:t>
      </w:r>
    </w:p>
    <w:p w14:paraId="1CD2A6BE" w14:textId="77777777" w:rsidR="007113F3" w:rsidRPr="00602E4B" w:rsidRDefault="007113F3" w:rsidP="007113F3">
      <w:pPr>
        <w:pStyle w:val="Heading3"/>
        <w:rPr>
          <w:rFonts w:ascii="Inter" w:hAnsi="Inter"/>
          <w:sz w:val="18"/>
          <w:szCs w:val="18"/>
        </w:rPr>
      </w:pPr>
      <w:r w:rsidRPr="00602E4B">
        <w:rPr>
          <w:rFonts w:ascii="Inter" w:hAnsi="Inter"/>
          <w:sz w:val="18"/>
          <w:szCs w:val="18"/>
        </w:rPr>
        <w:t>Ethereum-Compatible Chains (Ethereum, BSC, Polygon)</w:t>
      </w:r>
    </w:p>
    <w:p w14:paraId="58537DCB" w14:textId="77777777" w:rsidR="007113F3" w:rsidRPr="00602E4B" w:rsidRDefault="007113F3" w:rsidP="007113F3">
      <w:pPr>
        <w:rPr>
          <w:rFonts w:ascii="Inter" w:hAnsi="Inter"/>
          <w:sz w:val="18"/>
          <w:szCs w:val="18"/>
        </w:rPr>
      </w:pPr>
      <w:r w:rsidRPr="00602E4B">
        <w:rPr>
          <w:rFonts w:ascii="Inter" w:hAnsi="Inter"/>
          <w:sz w:val="18"/>
          <w:szCs w:val="18"/>
        </w:rPr>
        <w:t>python</w:t>
      </w:r>
    </w:p>
    <w:p w14:paraId="160DCC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derive_ethereum_address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2A6A6E91"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5020690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Derive Ethereum address from UMA public key.</w:t>
      </w:r>
    </w:p>
    <w:p w14:paraId="0669D57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Uses keccak256 hash of public key.</w:t>
      </w:r>
    </w:p>
    <w:p w14:paraId="252DDD6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6B9305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Hash the public key</w:t>
      </w:r>
    </w:p>
    <w:p w14:paraId="0248728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key_hash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keccak256</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uma_public_key</w:t>
      </w:r>
      <w:r w:rsidRPr="00602E4B">
        <w:rPr>
          <w:rStyle w:val="token"/>
          <w:rFonts w:ascii="Inter" w:eastAsiaTheme="majorEastAsia" w:hAnsi="Inter"/>
          <w:color w:val="ABB2BF"/>
          <w:sz w:val="18"/>
          <w:szCs w:val="18"/>
        </w:rPr>
        <w:t>)</w:t>
      </w:r>
    </w:p>
    <w:p w14:paraId="305E4E0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E44A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Take last 20 bytes as address</w:t>
      </w:r>
    </w:p>
    <w:p w14:paraId="4CFB6C9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eth_address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key_hash</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20</w:t>
      </w:r>
      <w:r w:rsidRPr="00602E4B">
        <w:rPr>
          <w:rStyle w:val="token"/>
          <w:rFonts w:ascii="Inter" w:eastAsiaTheme="majorEastAsia" w:hAnsi="Inter"/>
          <w:color w:val="ABB2BF"/>
          <w:sz w:val="18"/>
          <w:szCs w:val="18"/>
        </w:rPr>
        <w:t>:]</w:t>
      </w:r>
    </w:p>
    <w:p w14:paraId="64827A1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C934B0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Add 0x prefix and checksum</w:t>
      </w:r>
    </w:p>
    <w:p w14:paraId="39B32B7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to_checksum_address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"0x"</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eth_address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hex</w:t>
      </w:r>
      <w:r w:rsidRPr="00602E4B">
        <w:rPr>
          <w:rStyle w:val="token"/>
          <w:rFonts w:ascii="Inter" w:eastAsiaTheme="majorEastAsia" w:hAnsi="Inter"/>
          <w:color w:val="ABB2BF"/>
          <w:sz w:val="18"/>
          <w:szCs w:val="18"/>
        </w:rPr>
        <w:t>())</w:t>
      </w:r>
    </w:p>
    <w:p w14:paraId="2997EDF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4491063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derive_threshold_ethereum_address</w:t>
      </w:r>
      <w:r w:rsidRPr="00602E4B">
        <w:rPr>
          <w:rStyle w:val="token"/>
          <w:rFonts w:ascii="Inter" w:eastAsiaTheme="majorEastAsia" w:hAnsi="Inter"/>
          <w:color w:val="ABB2BF"/>
          <w:sz w:val="18"/>
          <w:szCs w:val="18"/>
        </w:rPr>
        <w:t>(</w:t>
      </w:r>
    </w:p>
    <w:p w14:paraId="0AA8D5A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0A1A62A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relayer_keys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314796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p>
    <w:p w14:paraId="22722E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115C119E"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41C9C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Derive Ethereum address controlled by threshold signature.</w:t>
      </w:r>
    </w:p>
    <w:p w14:paraId="28B7A25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Used for bridge custody.</w:t>
      </w:r>
    </w:p>
    <w:p w14:paraId="27DAA1F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985595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Combine UMA key with relayer keys</w:t>
      </w:r>
    </w:p>
    <w:p w14:paraId="5BC0AD0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combined_keys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relayer_keys</w:t>
      </w:r>
    </w:p>
    <w:p w14:paraId="09B9CF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86441D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Sort keys for deterministic ordering</w:t>
      </w:r>
    </w:p>
    <w:p w14:paraId="793F5C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combined_keys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sort</w:t>
      </w:r>
      <w:r w:rsidRPr="00602E4B">
        <w:rPr>
          <w:rStyle w:val="token"/>
          <w:rFonts w:ascii="Inter" w:eastAsiaTheme="majorEastAsia" w:hAnsi="Inter"/>
          <w:color w:val="ABB2BF"/>
          <w:sz w:val="18"/>
          <w:szCs w:val="18"/>
        </w:rPr>
        <w:t>()</w:t>
      </w:r>
    </w:p>
    <w:p w14:paraId="0ECBA01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C88DA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multi-sig address</w:t>
      </w:r>
    </w:p>
    <w:p w14:paraId="0CEF4BF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 practice, this would be a Gnosis Safe or similar</w:t>
      </w:r>
    </w:p>
    <w:p w14:paraId="5340EAD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factory_address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"0x..."</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Gnosis Safe factory</w:t>
      </w:r>
    </w:p>
    <w:p w14:paraId="7C7EEE5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keccak256</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join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combined_keys</w:t>
      </w:r>
      <w:r w:rsidRPr="00602E4B">
        <w:rPr>
          <w:rStyle w:val="token"/>
          <w:rFonts w:ascii="Inter" w:eastAsiaTheme="majorEastAsia" w:hAnsi="Inter"/>
          <w:color w:val="ABB2BF"/>
          <w:sz w:val="18"/>
          <w:szCs w:val="18"/>
        </w:rPr>
        <w:t>))</w:t>
      </w:r>
    </w:p>
    <w:p w14:paraId="2C8B239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E19F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Compute CREATE2 address</w:t>
      </w:r>
    </w:p>
    <w:p w14:paraId="1AA6CE4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init_code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create_safe_init_code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combined_keys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ABB2BF"/>
          <w:sz w:val="18"/>
          <w:szCs w:val="18"/>
        </w:rPr>
        <w:t>)</w:t>
      </w:r>
    </w:p>
    <w:p w14:paraId="0C43B7C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address_hash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keccak256</w:t>
      </w:r>
      <w:r w:rsidRPr="00602E4B">
        <w:rPr>
          <w:rStyle w:val="token"/>
          <w:rFonts w:ascii="Inter" w:eastAsiaTheme="majorEastAsia" w:hAnsi="Inter"/>
          <w:color w:val="ABB2BF"/>
          <w:sz w:val="18"/>
          <w:szCs w:val="18"/>
        </w:rPr>
        <w:t>(</w:t>
      </w:r>
    </w:p>
    <w:p w14:paraId="1CEE4C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b"\xff"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7CFA747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fromhex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factory_address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2F53C8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salt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p>
    <w:p w14:paraId="3C2CE4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keccak256</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init_code</w:t>
      </w:r>
      <w:r w:rsidRPr="00602E4B">
        <w:rPr>
          <w:rStyle w:val="token"/>
          <w:rFonts w:ascii="Inter" w:eastAsiaTheme="majorEastAsia" w:hAnsi="Inter"/>
          <w:color w:val="ABB2BF"/>
          <w:sz w:val="18"/>
          <w:szCs w:val="18"/>
        </w:rPr>
        <w:t>)</w:t>
      </w:r>
    </w:p>
    <w:p w14:paraId="2144BC9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50391C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4FD07A4"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to_checksum_address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"0x"</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address_hash</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20</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hex</w:t>
      </w:r>
      <w:r w:rsidRPr="00602E4B">
        <w:rPr>
          <w:rStyle w:val="token"/>
          <w:rFonts w:ascii="Inter" w:eastAsiaTheme="majorEastAsia" w:hAnsi="Inter"/>
          <w:color w:val="ABB2BF"/>
          <w:sz w:val="18"/>
          <w:szCs w:val="18"/>
        </w:rPr>
        <w:t>())</w:t>
      </w:r>
    </w:p>
    <w:p w14:paraId="0A1AF1D4"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lastRenderedPageBreak/>
        <w:t>Bitcoin Derivation</w:t>
      </w:r>
    </w:p>
    <w:p w14:paraId="46BBFDEC" w14:textId="77777777" w:rsidR="007113F3" w:rsidRPr="00602E4B" w:rsidRDefault="007113F3" w:rsidP="007113F3">
      <w:pPr>
        <w:rPr>
          <w:rFonts w:ascii="Inter" w:hAnsi="Inter"/>
          <w:sz w:val="18"/>
          <w:szCs w:val="18"/>
        </w:rPr>
      </w:pPr>
      <w:r w:rsidRPr="00602E4B">
        <w:rPr>
          <w:rFonts w:ascii="Inter" w:hAnsi="Inter"/>
          <w:sz w:val="18"/>
          <w:szCs w:val="18"/>
        </w:rPr>
        <w:t>python</w:t>
      </w:r>
    </w:p>
    <w:p w14:paraId="3509318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derive_bitcoin_address</w:t>
      </w:r>
      <w:r w:rsidRPr="00602E4B">
        <w:rPr>
          <w:rStyle w:val="token"/>
          <w:rFonts w:ascii="Inter" w:eastAsiaTheme="majorEastAsia" w:hAnsi="Inter"/>
          <w:color w:val="ABB2BF"/>
          <w:sz w:val="18"/>
          <w:szCs w:val="18"/>
        </w:rPr>
        <w:t>(</w:t>
      </w:r>
    </w:p>
    <w:p w14:paraId="3CBD1B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3DE2229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network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"mainnet"</w:t>
      </w:r>
    </w:p>
    <w:p w14:paraId="2755844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16C12D1B"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BEC21F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Derive Bitcoin P2WSH threshold address from UMA public key.</w:t>
      </w:r>
    </w:p>
    <w:p w14:paraId="7CDF498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D13DF1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Generate threshold script</w:t>
      </w:r>
    </w:p>
    <w:p w14:paraId="1E62272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relayer_pubkeys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get_bridge_relayer_pubkeys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368607E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script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create_bitcoin_threshold_script</w:t>
      </w:r>
      <w:r w:rsidRPr="00602E4B">
        <w:rPr>
          <w:rStyle w:val="token"/>
          <w:rFonts w:ascii="Inter" w:eastAsiaTheme="majorEastAsia" w:hAnsi="Inter"/>
          <w:color w:val="ABB2BF"/>
          <w:sz w:val="18"/>
          <w:szCs w:val="18"/>
        </w:rPr>
        <w:t>(</w:t>
      </w:r>
    </w:p>
    <w:p w14:paraId="4EE9C38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uma_public_key</w:t>
      </w:r>
      <w:r w:rsidRPr="00602E4B">
        <w:rPr>
          <w:rStyle w:val="token"/>
          <w:rFonts w:ascii="Inter" w:eastAsiaTheme="majorEastAsia" w:hAnsi="Inter"/>
          <w:color w:val="ABB2BF"/>
          <w:sz w:val="18"/>
          <w:szCs w:val="18"/>
        </w:rPr>
        <w:t>,</w:t>
      </w:r>
    </w:p>
    <w:p w14:paraId="78FE8B4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relayer_keys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relayer_pubkeys</w:t>
      </w:r>
      <w:r w:rsidRPr="00602E4B">
        <w:rPr>
          <w:rStyle w:val="token"/>
          <w:rFonts w:ascii="Inter" w:eastAsiaTheme="majorEastAsia" w:hAnsi="Inter"/>
          <w:color w:val="ABB2BF"/>
          <w:sz w:val="18"/>
          <w:szCs w:val="18"/>
        </w:rPr>
        <w:t>,</w:t>
      </w:r>
    </w:p>
    <w:p w14:paraId="5832D5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BITCOIN_THRESHOLD  </w:t>
      </w:r>
      <w:r w:rsidRPr="00602E4B">
        <w:rPr>
          <w:rStyle w:val="token"/>
          <w:rFonts w:ascii="Inter" w:eastAsiaTheme="majorEastAsia" w:hAnsi="Inter"/>
          <w:i/>
          <w:iCs/>
          <w:color w:val="5C6370"/>
          <w:sz w:val="18"/>
          <w:szCs w:val="18"/>
        </w:rPr>
        <w:t># e.g., 100 of 150</w:t>
      </w:r>
    </w:p>
    <w:p w14:paraId="31346E5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37971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504CF7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witness script hash</w:t>
      </w:r>
    </w:p>
    <w:p w14:paraId="4497BB0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script_hash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sha256</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script</w:t>
      </w:r>
      <w:r w:rsidRPr="00602E4B">
        <w:rPr>
          <w:rStyle w:val="token"/>
          <w:rFonts w:ascii="Inter" w:eastAsiaTheme="majorEastAsia" w:hAnsi="Inter"/>
          <w:color w:val="ABB2BF"/>
          <w:sz w:val="18"/>
          <w:szCs w:val="18"/>
        </w:rPr>
        <w:t>)</w:t>
      </w:r>
    </w:p>
    <w:p w14:paraId="0BEF01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B1CD5F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Encode as Bech32 address</w:t>
      </w:r>
    </w:p>
    <w:p w14:paraId="4C497C4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witness_version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P2WSH</w:t>
      </w:r>
    </w:p>
    <w:p w14:paraId="3A32CE3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prefix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"bc"</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network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"mainnet"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"tb"</w:t>
      </w:r>
    </w:p>
    <w:p w14:paraId="4A1E2D4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2BC156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bech32_encode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prefix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witness_version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script_hash</w:t>
      </w:r>
      <w:r w:rsidRPr="00602E4B">
        <w:rPr>
          <w:rStyle w:val="token"/>
          <w:rFonts w:ascii="Inter" w:eastAsiaTheme="majorEastAsia" w:hAnsi="Inter"/>
          <w:color w:val="ABB2BF"/>
          <w:sz w:val="18"/>
          <w:szCs w:val="18"/>
        </w:rPr>
        <w:t>)</w:t>
      </w:r>
    </w:p>
    <w:p w14:paraId="048EAA2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70224C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create_bitcoin_threshold_script</w:t>
      </w:r>
      <w:r w:rsidRPr="00602E4B">
        <w:rPr>
          <w:rStyle w:val="token"/>
          <w:rFonts w:ascii="Inter" w:eastAsiaTheme="majorEastAsia" w:hAnsi="Inter"/>
          <w:color w:val="ABB2BF"/>
          <w:sz w:val="18"/>
          <w:szCs w:val="18"/>
        </w:rPr>
        <w:t>(</w:t>
      </w:r>
    </w:p>
    <w:p w14:paraId="6EDB9D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7A3D008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relayer_keys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114A905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int</w:t>
      </w:r>
    </w:p>
    <w:p w14:paraId="74911E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7E545800"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4C0EC1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Create Bitcoin script for threshold signature control.</w:t>
      </w:r>
    </w:p>
    <w:p w14:paraId="782D099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D5AF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Script structure:</w:t>
      </w:r>
    </w:p>
    <w:p w14:paraId="0AB25DA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OP_HASH160 &lt;script_hash&gt; OP_EQUAL</w:t>
      </w:r>
    </w:p>
    <w:p w14:paraId="77BFE3A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OP_IF</w:t>
      </w:r>
    </w:p>
    <w:p w14:paraId="178D4D8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&lt;threshold&gt; &lt;pubkey1&gt; &lt;pubkey2&gt; ... &lt;pubkeyN&gt; &lt;N&gt; OP_CHECKMULTISIG</w:t>
      </w:r>
    </w:p>
    <w:p w14:paraId="22E4991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OP_ENDIF</w:t>
      </w:r>
    </w:p>
    <w:p w14:paraId="36D2387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39CDD6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Sort all keys</w:t>
      </w:r>
    </w:p>
    <w:p w14:paraId="289E29C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all_keys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relayer_keys</w:t>
      </w:r>
    </w:p>
    <w:p w14:paraId="56B4ADC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all_keys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sort</w:t>
      </w:r>
      <w:r w:rsidRPr="00602E4B">
        <w:rPr>
          <w:rStyle w:val="token"/>
          <w:rFonts w:ascii="Inter" w:eastAsiaTheme="majorEastAsia" w:hAnsi="Inter"/>
          <w:color w:val="ABB2BF"/>
          <w:sz w:val="18"/>
          <w:szCs w:val="18"/>
        </w:rPr>
        <w:t>()</w:t>
      </w:r>
    </w:p>
    <w:p w14:paraId="6C7C5F6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A64A2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Build multisig script</w:t>
      </w:r>
    </w:p>
    <w:p w14:paraId="01B31A2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script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EFEE3D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OP_HASH160</w:t>
      </w:r>
      <w:r w:rsidRPr="00602E4B">
        <w:rPr>
          <w:rStyle w:val="token"/>
          <w:rFonts w:ascii="Inter" w:eastAsiaTheme="majorEastAsia" w:hAnsi="Inter"/>
          <w:color w:val="ABB2BF"/>
          <w:sz w:val="18"/>
          <w:szCs w:val="18"/>
        </w:rPr>
        <w:t>,</w:t>
      </w:r>
    </w:p>
    <w:p w14:paraId="2378A11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script_hash_placeholder</w:t>
      </w:r>
      <w:r w:rsidRPr="00602E4B">
        <w:rPr>
          <w:rStyle w:val="token"/>
          <w:rFonts w:ascii="Inter" w:eastAsiaTheme="majorEastAsia" w:hAnsi="Inter"/>
          <w:color w:val="ABB2BF"/>
          <w:sz w:val="18"/>
          <w:szCs w:val="18"/>
        </w:rPr>
        <w:t>),</w:t>
      </w:r>
    </w:p>
    <w:p w14:paraId="65C9510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script_hash_placeholder</w:t>
      </w:r>
      <w:r w:rsidRPr="00602E4B">
        <w:rPr>
          <w:rStyle w:val="token"/>
          <w:rFonts w:ascii="Inter" w:eastAsiaTheme="majorEastAsia" w:hAnsi="Inter"/>
          <w:color w:val="ABB2BF"/>
          <w:sz w:val="18"/>
          <w:szCs w:val="18"/>
        </w:rPr>
        <w:t>,</w:t>
      </w:r>
    </w:p>
    <w:p w14:paraId="7736CA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OP_EQUAL</w:t>
      </w:r>
      <w:r w:rsidRPr="00602E4B">
        <w:rPr>
          <w:rStyle w:val="token"/>
          <w:rFonts w:ascii="Inter" w:eastAsiaTheme="majorEastAsia" w:hAnsi="Inter"/>
          <w:color w:val="ABB2BF"/>
          <w:sz w:val="18"/>
          <w:szCs w:val="18"/>
        </w:rPr>
        <w:t>,</w:t>
      </w:r>
    </w:p>
    <w:p w14:paraId="0BFE5AE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OP_IF</w:t>
      </w:r>
      <w:r w:rsidRPr="00602E4B">
        <w:rPr>
          <w:rStyle w:val="token"/>
          <w:rFonts w:ascii="Inter" w:eastAsiaTheme="majorEastAsia" w:hAnsi="Inter"/>
          <w:color w:val="ABB2BF"/>
          <w:sz w:val="18"/>
          <w:szCs w:val="18"/>
        </w:rPr>
        <w:t>,</w:t>
      </w:r>
    </w:p>
    <w:p w14:paraId="37F2393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threshold_to_op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threshold</w:t>
      </w:r>
      <w:r w:rsidRPr="00602E4B">
        <w:rPr>
          <w:rStyle w:val="token"/>
          <w:rFonts w:ascii="Inter" w:eastAsiaTheme="majorEastAsia" w:hAnsi="Inter"/>
          <w:color w:val="ABB2BF"/>
          <w:sz w:val="18"/>
          <w:szCs w:val="18"/>
        </w:rPr>
        <w:t>),</w:t>
      </w:r>
    </w:p>
    <w:p w14:paraId="6288EE8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A32C5A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8D626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key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all_keys</w:t>
      </w:r>
      <w:r w:rsidRPr="00602E4B">
        <w:rPr>
          <w:rStyle w:val="token"/>
          <w:rFonts w:ascii="Inter" w:eastAsiaTheme="majorEastAsia" w:hAnsi="Inter"/>
          <w:color w:val="ABB2BF"/>
          <w:sz w:val="18"/>
          <w:szCs w:val="18"/>
        </w:rPr>
        <w:t>:</w:t>
      </w:r>
    </w:p>
    <w:p w14:paraId="5A82C21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script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extend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key</w:t>
      </w:r>
      <w:r w:rsidRPr="00602E4B">
        <w:rPr>
          <w:rStyle w:val="token"/>
          <w:rFonts w:ascii="Inter" w:eastAsiaTheme="majorEastAsia" w:hAnsi="Inter"/>
          <w:color w:val="ABB2BF"/>
          <w:sz w:val="18"/>
          <w:szCs w:val="18"/>
        </w:rPr>
        <w:t>])</w:t>
      </w:r>
    </w:p>
    <w:p w14:paraId="655CEC5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8E35C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script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extend</w:t>
      </w:r>
      <w:r w:rsidRPr="00602E4B">
        <w:rPr>
          <w:rStyle w:val="token"/>
          <w:rFonts w:ascii="Inter" w:eastAsiaTheme="majorEastAsia" w:hAnsi="Inter"/>
          <w:color w:val="ABB2BF"/>
          <w:sz w:val="18"/>
          <w:szCs w:val="18"/>
        </w:rPr>
        <w:t>([</w:t>
      </w:r>
    </w:p>
    <w:p w14:paraId="054D9E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all_keys</w:t>
      </w:r>
      <w:r w:rsidRPr="00602E4B">
        <w:rPr>
          <w:rStyle w:val="token"/>
          <w:rFonts w:ascii="Inter" w:eastAsiaTheme="majorEastAsia" w:hAnsi="Inter"/>
          <w:color w:val="ABB2BF"/>
          <w:sz w:val="18"/>
          <w:szCs w:val="18"/>
        </w:rPr>
        <w:t>),</w:t>
      </w:r>
    </w:p>
    <w:p w14:paraId="0DC5A1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OP_CHECKMULTISIG</w:t>
      </w:r>
      <w:r w:rsidRPr="00602E4B">
        <w:rPr>
          <w:rStyle w:val="token"/>
          <w:rFonts w:ascii="Inter" w:eastAsiaTheme="majorEastAsia" w:hAnsi="Inter"/>
          <w:color w:val="ABB2BF"/>
          <w:sz w:val="18"/>
          <w:szCs w:val="18"/>
        </w:rPr>
        <w:t>,</w:t>
      </w:r>
    </w:p>
    <w:p w14:paraId="71DC725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OP_ENDIF</w:t>
      </w:r>
    </w:p>
    <w:p w14:paraId="311B30A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B2711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4E38F3D"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script</w:t>
      </w:r>
      <w:r w:rsidRPr="00602E4B">
        <w:rPr>
          <w:rStyle w:val="token"/>
          <w:rFonts w:ascii="Inter" w:eastAsiaTheme="majorEastAsia" w:hAnsi="Inter"/>
          <w:color w:val="ABB2BF"/>
          <w:sz w:val="18"/>
          <w:szCs w:val="18"/>
        </w:rPr>
        <w:t>)</w:t>
      </w:r>
    </w:p>
    <w:p w14:paraId="48FAEADB"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t>Solana Derivation</w:t>
      </w:r>
    </w:p>
    <w:p w14:paraId="5D10A946" w14:textId="77777777" w:rsidR="007113F3" w:rsidRPr="00602E4B" w:rsidRDefault="007113F3" w:rsidP="007113F3">
      <w:pPr>
        <w:rPr>
          <w:rFonts w:ascii="Inter" w:hAnsi="Inter"/>
          <w:sz w:val="18"/>
          <w:szCs w:val="18"/>
        </w:rPr>
      </w:pPr>
      <w:r w:rsidRPr="00602E4B">
        <w:rPr>
          <w:rFonts w:ascii="Inter" w:hAnsi="Inter"/>
          <w:sz w:val="18"/>
          <w:szCs w:val="18"/>
        </w:rPr>
        <w:t>python</w:t>
      </w:r>
    </w:p>
    <w:p w14:paraId="633ADAD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derive_solana_address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63EA3FF9"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2CA5137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Derive Solana address (ed25519 public key) from UMA.</w:t>
      </w:r>
    </w:p>
    <w:p w14:paraId="53E7A3A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87F04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Note: Synergy uses Dilithium-3, Solana uses Ed25519.</w:t>
      </w:r>
    </w:p>
    <w:p w14:paraId="3BDF8EB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 derive Ed25519 key deterministically from Dilithium key.</w:t>
      </w:r>
    </w:p>
    <w:p w14:paraId="0A72BA0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6E5682B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Derive Ed25519 seed from UMA key</w:t>
      </w:r>
    </w:p>
    <w:p w14:paraId="07E0A15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hkdf_expand</w:t>
      </w:r>
      <w:r w:rsidRPr="00602E4B">
        <w:rPr>
          <w:rStyle w:val="token"/>
          <w:rFonts w:ascii="Inter" w:eastAsiaTheme="majorEastAsia" w:hAnsi="Inter"/>
          <w:color w:val="ABB2BF"/>
          <w:sz w:val="18"/>
          <w:szCs w:val="18"/>
        </w:rPr>
        <w:t>(</w:t>
      </w:r>
    </w:p>
    <w:p w14:paraId="4F9A1C6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uma_public_key</w:t>
      </w:r>
      <w:r w:rsidRPr="00602E4B">
        <w:rPr>
          <w:rStyle w:val="token"/>
          <w:rFonts w:ascii="Inter" w:eastAsiaTheme="majorEastAsia" w:hAnsi="Inter"/>
          <w:color w:val="ABB2BF"/>
          <w:sz w:val="18"/>
          <w:szCs w:val="18"/>
        </w:rPr>
        <w:t>,</w:t>
      </w:r>
    </w:p>
    <w:p w14:paraId="6640BC8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info</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b"SYNERGY_SOLANA_DERIVATION"</w:t>
      </w:r>
      <w:r w:rsidRPr="00602E4B">
        <w:rPr>
          <w:rStyle w:val="token"/>
          <w:rFonts w:ascii="Inter" w:eastAsiaTheme="majorEastAsia" w:hAnsi="Inter"/>
          <w:color w:val="ABB2BF"/>
          <w:sz w:val="18"/>
          <w:szCs w:val="18"/>
        </w:rPr>
        <w:t>,</w:t>
      </w:r>
    </w:p>
    <w:p w14:paraId="5C8CDBA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length</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32</w:t>
      </w:r>
    </w:p>
    <w:p w14:paraId="22D3B5B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EEF06B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2E1A77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Generate Ed25519 keypair from seed</w:t>
      </w:r>
    </w:p>
    <w:p w14:paraId="45E3872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ed25519_secret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ed25519</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SigningKey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seed</w:t>
      </w:r>
      <w:r w:rsidRPr="00602E4B">
        <w:rPr>
          <w:rStyle w:val="token"/>
          <w:rFonts w:ascii="Inter" w:eastAsiaTheme="majorEastAsia" w:hAnsi="Inter"/>
          <w:color w:val="ABB2BF"/>
          <w:sz w:val="18"/>
          <w:szCs w:val="18"/>
        </w:rPr>
        <w:t>)</w:t>
      </w:r>
    </w:p>
    <w:p w14:paraId="44C3EE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ed25519_public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ed25519_secret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get_verifying_key</w:t>
      </w:r>
      <w:r w:rsidRPr="00602E4B">
        <w:rPr>
          <w:rStyle w:val="token"/>
          <w:rFonts w:ascii="Inter" w:eastAsiaTheme="majorEastAsia" w:hAnsi="Inter"/>
          <w:color w:val="ABB2BF"/>
          <w:sz w:val="18"/>
          <w:szCs w:val="18"/>
        </w:rPr>
        <w:t>()</w:t>
      </w:r>
    </w:p>
    <w:p w14:paraId="2BA48BB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28FDCA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Encode as Base58 (Solana format)</w:t>
      </w:r>
    </w:p>
    <w:p w14:paraId="44115E0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base58</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b58encode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ed25519_public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to_bytes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decode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'ascii'</w:t>
      </w:r>
      <w:r w:rsidRPr="00602E4B">
        <w:rPr>
          <w:rStyle w:val="token"/>
          <w:rFonts w:ascii="Inter" w:eastAsiaTheme="majorEastAsia" w:hAnsi="Inter"/>
          <w:color w:val="ABB2BF"/>
          <w:sz w:val="18"/>
          <w:szCs w:val="18"/>
        </w:rPr>
        <w:t>)</w:t>
      </w:r>
    </w:p>
    <w:p w14:paraId="6950ADB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5726609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derive_solana_pda</w:t>
      </w:r>
      <w:r w:rsidRPr="00602E4B">
        <w:rPr>
          <w:rStyle w:val="token"/>
          <w:rFonts w:ascii="Inter" w:eastAsiaTheme="majorEastAsia" w:hAnsi="Inter"/>
          <w:color w:val="ABB2BF"/>
          <w:sz w:val="18"/>
          <w:szCs w:val="18"/>
        </w:rPr>
        <w:t>(</w:t>
      </w:r>
    </w:p>
    <w:p w14:paraId="765533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3DB5596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program_id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p>
    <w:p w14:paraId="71344DB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7E972CC4"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89D44A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Derive Program Derived Address for Solana bridge.</w:t>
      </w:r>
    </w:p>
    <w:p w14:paraId="145E9D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CDA3AA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user_seed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derive_solana_address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uma_public_key</w:t>
      </w:r>
      <w:r w:rsidRPr="00602E4B">
        <w:rPr>
          <w:rStyle w:val="token"/>
          <w:rFonts w:ascii="Inter" w:eastAsiaTheme="majorEastAsia" w:hAnsi="Inter"/>
          <w:color w:val="ABB2BF"/>
          <w:sz w:val="18"/>
          <w:szCs w:val="18"/>
        </w:rPr>
        <w:t>)</w:t>
      </w:r>
    </w:p>
    <w:p w14:paraId="2B0870E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DF56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Find PDA</w:t>
      </w:r>
    </w:p>
    <w:p w14:paraId="7C0B581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seeds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A3F896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b"synergy_bridge"</w:t>
      </w:r>
      <w:r w:rsidRPr="00602E4B">
        <w:rPr>
          <w:rStyle w:val="token"/>
          <w:rFonts w:ascii="Inter" w:eastAsiaTheme="majorEastAsia" w:hAnsi="Inter"/>
          <w:color w:val="ABB2BF"/>
          <w:sz w:val="18"/>
          <w:szCs w:val="18"/>
        </w:rPr>
        <w:t>,</w:t>
      </w:r>
    </w:p>
    <w:p w14:paraId="52880C6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user_seed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'utf-8'</w:t>
      </w:r>
      <w:r w:rsidRPr="00602E4B">
        <w:rPr>
          <w:rStyle w:val="token"/>
          <w:rFonts w:ascii="Inter" w:eastAsiaTheme="majorEastAsia" w:hAnsi="Inter"/>
          <w:color w:val="ABB2BF"/>
          <w:sz w:val="18"/>
          <w:szCs w:val="18"/>
        </w:rPr>
        <w:t>)</w:t>
      </w:r>
    </w:p>
    <w:p w14:paraId="485114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99E85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180C2A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pda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bump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PublicKey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find_program_address</w:t>
      </w:r>
      <w:r w:rsidRPr="00602E4B">
        <w:rPr>
          <w:rStyle w:val="token"/>
          <w:rFonts w:ascii="Inter" w:eastAsiaTheme="majorEastAsia" w:hAnsi="Inter"/>
          <w:color w:val="ABB2BF"/>
          <w:sz w:val="18"/>
          <w:szCs w:val="18"/>
        </w:rPr>
        <w:t>(</w:t>
      </w:r>
    </w:p>
    <w:p w14:paraId="43B9243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seeds</w:t>
      </w:r>
      <w:r w:rsidRPr="00602E4B">
        <w:rPr>
          <w:rStyle w:val="token"/>
          <w:rFonts w:ascii="Inter" w:eastAsiaTheme="majorEastAsia" w:hAnsi="Inter"/>
          <w:color w:val="ABB2BF"/>
          <w:sz w:val="18"/>
          <w:szCs w:val="18"/>
        </w:rPr>
        <w:t>,</w:t>
      </w:r>
    </w:p>
    <w:p w14:paraId="30AF22C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PublicKey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program_id</w:t>
      </w:r>
      <w:r w:rsidRPr="00602E4B">
        <w:rPr>
          <w:rStyle w:val="token"/>
          <w:rFonts w:ascii="Inter" w:eastAsiaTheme="majorEastAsia" w:hAnsi="Inter"/>
          <w:color w:val="ABB2BF"/>
          <w:sz w:val="18"/>
          <w:szCs w:val="18"/>
        </w:rPr>
        <w:t>)</w:t>
      </w:r>
    </w:p>
    <w:p w14:paraId="49D5241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0D5BE3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EE8770"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pda</w:t>
      </w:r>
      <w:r w:rsidRPr="00602E4B">
        <w:rPr>
          <w:rStyle w:val="token"/>
          <w:rFonts w:ascii="Inter" w:eastAsiaTheme="majorEastAsia" w:hAnsi="Inter"/>
          <w:color w:val="ABB2BF"/>
          <w:sz w:val="18"/>
          <w:szCs w:val="18"/>
        </w:rPr>
        <w:t>)</w:t>
      </w:r>
    </w:p>
    <w:p w14:paraId="43CEB685" w14:textId="77777777" w:rsidR="007113F3" w:rsidRPr="00602E4B" w:rsidRDefault="007113F3" w:rsidP="007113F3">
      <w:pPr>
        <w:pStyle w:val="Heading2"/>
        <w:rPr>
          <w:rFonts w:ascii="Inter" w:hAnsi="Inter"/>
          <w:color w:val="auto"/>
          <w:sz w:val="18"/>
          <w:szCs w:val="18"/>
        </w:rPr>
      </w:pPr>
      <w:r w:rsidRPr="00602E4B">
        <w:rPr>
          <w:rFonts w:ascii="Inter" w:hAnsi="Inter"/>
          <w:sz w:val="18"/>
          <w:szCs w:val="18"/>
        </w:rPr>
        <w:t>E.3 Key Rotation Workflows</w:t>
      </w:r>
    </w:p>
    <w:p w14:paraId="6C3CD645" w14:textId="77777777" w:rsidR="007113F3" w:rsidRPr="00602E4B" w:rsidRDefault="007113F3" w:rsidP="007113F3">
      <w:pPr>
        <w:pStyle w:val="Heading3"/>
        <w:rPr>
          <w:rFonts w:ascii="Inter" w:hAnsi="Inter"/>
          <w:sz w:val="18"/>
          <w:szCs w:val="18"/>
        </w:rPr>
      </w:pPr>
      <w:r w:rsidRPr="00602E4B">
        <w:rPr>
          <w:rFonts w:ascii="Inter" w:hAnsi="Inter"/>
          <w:sz w:val="18"/>
          <w:szCs w:val="18"/>
        </w:rPr>
        <w:t>Standard User-Initiated Rotation</w:t>
      </w:r>
    </w:p>
    <w:p w14:paraId="74F4F99E" w14:textId="77777777" w:rsidR="007113F3" w:rsidRPr="00602E4B" w:rsidRDefault="007113F3" w:rsidP="007113F3">
      <w:pPr>
        <w:rPr>
          <w:rFonts w:ascii="Inter" w:hAnsi="Inter"/>
          <w:sz w:val="18"/>
          <w:szCs w:val="18"/>
        </w:rPr>
      </w:pPr>
      <w:r w:rsidRPr="00602E4B">
        <w:rPr>
          <w:rFonts w:ascii="Inter" w:hAnsi="Inter"/>
          <w:sz w:val="18"/>
          <w:szCs w:val="18"/>
        </w:rPr>
        <w:t>python</w:t>
      </w:r>
    </w:p>
    <w:p w14:paraId="7519197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class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UMAKeyRotation</w:t>
      </w:r>
      <w:r w:rsidRPr="00602E4B">
        <w:rPr>
          <w:rStyle w:val="token"/>
          <w:rFonts w:ascii="Inter" w:eastAsiaTheme="majorEastAsia" w:hAnsi="Inter"/>
          <w:color w:val="ABB2BF"/>
          <w:sz w:val="18"/>
          <w:szCs w:val="18"/>
        </w:rPr>
        <w:t>:</w:t>
      </w:r>
    </w:p>
    <w:p w14:paraId="5EF28F78"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A76D31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Manages UMA key rotation with cross-chain coordination.</w:t>
      </w:r>
    </w:p>
    <w:p w14:paraId="5B8C49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FF19B8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2E75A8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initiate_rotation</w:t>
      </w:r>
      <w:r w:rsidRPr="00602E4B">
        <w:rPr>
          <w:rStyle w:val="token"/>
          <w:rFonts w:ascii="Inter" w:eastAsiaTheme="majorEastAsia" w:hAnsi="Inter"/>
          <w:color w:val="ABB2BF"/>
          <w:sz w:val="18"/>
          <w:szCs w:val="18"/>
        </w:rPr>
        <w:t>(</w:t>
      </w:r>
    </w:p>
    <w:p w14:paraId="608A10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2BB024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1F74610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token"/>
          <w:rFonts w:ascii="Inter" w:eastAsiaTheme="majorEastAsia" w:hAnsi="Inter"/>
          <w:color w:val="ABB2BF"/>
          <w:sz w:val="18"/>
          <w:szCs w:val="18"/>
        </w:rPr>
        <w:t>,</w:t>
      </w:r>
    </w:p>
    <w:p w14:paraId="4EBACA9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reason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"user_initiated"</w:t>
      </w:r>
    </w:p>
    <w:p w14:paraId="6EFAF1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RotationSession</w:t>
      </w:r>
      <w:r w:rsidRPr="00602E4B">
        <w:rPr>
          <w:rStyle w:val="token"/>
          <w:rFonts w:ascii="Inter" w:eastAsiaTheme="majorEastAsia" w:hAnsi="Inter"/>
          <w:color w:val="ABB2BF"/>
          <w:sz w:val="18"/>
          <w:szCs w:val="18"/>
        </w:rPr>
        <w:t>:</w:t>
      </w:r>
    </w:p>
    <w:p w14:paraId="2C108663"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1003C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Initiate key rotation process.</w:t>
      </w:r>
    </w:p>
    <w:p w14:paraId="5113B3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7BD7FA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Verify user authorization</w:t>
      </w:r>
    </w:p>
    <w:p w14:paraId="27B5A5C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signature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user_wallet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sign</w:t>
      </w:r>
      <w:r w:rsidRPr="00602E4B">
        <w:rPr>
          <w:rStyle w:val="token"/>
          <w:rFonts w:ascii="Inter" w:eastAsiaTheme="majorEastAsia" w:hAnsi="Inter"/>
          <w:color w:val="ABB2BF"/>
          <w:sz w:val="18"/>
          <w:szCs w:val="18"/>
        </w:rPr>
        <w:t>(</w:t>
      </w:r>
    </w:p>
    <w:p w14:paraId="7EA5E09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message</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current_timestamp</w:t>
      </w:r>
      <w:r w:rsidRPr="00602E4B">
        <w:rPr>
          <w:rStyle w:val="token"/>
          <w:rFonts w:ascii="Inter" w:eastAsiaTheme="majorEastAsia" w:hAnsi="Inter"/>
          <w:color w:val="ABB2BF"/>
          <w:sz w:val="18"/>
          <w:szCs w:val="18"/>
        </w:rPr>
        <w:t>())</w:t>
      </w:r>
    </w:p>
    <w:p w14:paraId="3CA4FE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0C94C2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57BD3C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verify_signature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signature</w:t>
      </w:r>
      <w:r w:rsidRPr="00602E4B">
        <w:rPr>
          <w:rStyle w:val="token"/>
          <w:rFonts w:ascii="Inter" w:eastAsiaTheme="majorEastAsia" w:hAnsi="Inter"/>
          <w:color w:val="ABB2BF"/>
          <w:sz w:val="18"/>
          <w:szCs w:val="18"/>
        </w:rPr>
        <w:t>):</w:t>
      </w:r>
    </w:p>
    <w:p w14:paraId="5A776D8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raise</w:t>
      </w:r>
      <w:r w:rsidRPr="00602E4B">
        <w:rPr>
          <w:rStyle w:val="HTMLCode"/>
          <w:rFonts w:ascii="Inter" w:eastAsiaTheme="majorEastAsia" w:hAnsi="Inter"/>
          <w:color w:val="ABB2BF"/>
          <w:sz w:val="18"/>
          <w:szCs w:val="18"/>
        </w:rPr>
        <w:t xml:space="preserve"> UnauthorizedError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"Invalid signature"</w:t>
      </w:r>
      <w:r w:rsidRPr="00602E4B">
        <w:rPr>
          <w:rStyle w:val="token"/>
          <w:rFonts w:ascii="Inter" w:eastAsiaTheme="majorEastAsia" w:hAnsi="Inter"/>
          <w:color w:val="ABB2BF"/>
          <w:sz w:val="18"/>
          <w:szCs w:val="18"/>
        </w:rPr>
        <w:t>)</w:t>
      </w:r>
    </w:p>
    <w:p w14:paraId="32B29D4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9488B9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Create rotation session</w:t>
      </w:r>
    </w:p>
    <w:p w14:paraId="3F1F7D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RotationSession</w:t>
      </w:r>
      <w:r w:rsidRPr="00602E4B">
        <w:rPr>
          <w:rStyle w:val="token"/>
          <w:rFonts w:ascii="Inter" w:eastAsiaTheme="majorEastAsia" w:hAnsi="Inter"/>
          <w:color w:val="ABB2BF"/>
          <w:sz w:val="18"/>
          <w:szCs w:val="18"/>
        </w:rPr>
        <w:t>(</w:t>
      </w:r>
    </w:p>
    <w:p w14:paraId="363128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p>
    <w:p w14:paraId="16F91A2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old_public_key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p>
    <w:p w14:paraId="6D6CED4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new_public_key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new_public_key</w:t>
      </w:r>
      <w:r w:rsidRPr="00602E4B">
        <w:rPr>
          <w:rStyle w:val="token"/>
          <w:rFonts w:ascii="Inter" w:eastAsiaTheme="majorEastAsia" w:hAnsi="Inter"/>
          <w:color w:val="ABB2BF"/>
          <w:sz w:val="18"/>
          <w:szCs w:val="18"/>
        </w:rPr>
        <w:t>,</w:t>
      </w:r>
    </w:p>
    <w:p w14:paraId="06D8D0C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rotation_type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RotationType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USER_INITIATED</w:t>
      </w:r>
      <w:r w:rsidRPr="00602E4B">
        <w:rPr>
          <w:rStyle w:val="token"/>
          <w:rFonts w:ascii="Inter" w:eastAsiaTheme="majorEastAsia" w:hAnsi="Inter"/>
          <w:color w:val="ABB2BF"/>
          <w:sz w:val="18"/>
          <w:szCs w:val="18"/>
        </w:rPr>
        <w:t>,</w:t>
      </w:r>
    </w:p>
    <w:p w14:paraId="46CF584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status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RotationStatus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PENDING</w:t>
      </w:r>
      <w:r w:rsidRPr="00602E4B">
        <w:rPr>
          <w:rStyle w:val="token"/>
          <w:rFonts w:ascii="Inter" w:eastAsiaTheme="majorEastAsia" w:hAnsi="Inter"/>
          <w:color w:val="ABB2BF"/>
          <w:sz w:val="18"/>
          <w:szCs w:val="18"/>
        </w:rPr>
        <w:t>,</w:t>
      </w:r>
    </w:p>
    <w:p w14:paraId="1B79CB9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created_at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p>
    <w:p w14:paraId="2A855EF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affected_chains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get_registered_chains</w:t>
      </w:r>
      <w:r w:rsidRPr="00602E4B">
        <w:rPr>
          <w:rStyle w:val="token"/>
          <w:rFonts w:ascii="Inter" w:eastAsiaTheme="majorEastAsia" w:hAnsi="Inter"/>
          <w:color w:val="ABB2BF"/>
          <w:sz w:val="18"/>
          <w:szCs w:val="18"/>
        </w:rPr>
        <w:t>()</w:t>
      </w:r>
    </w:p>
    <w:p w14:paraId="5998F92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C9B3BB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A4DA5B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Submit to Synergy governance</w:t>
      </w:r>
    </w:p>
    <w:p w14:paraId="1FDAD14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proposal_id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submit_rotation_proposal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p>
    <w:p w14:paraId="289B069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governance_proposal_id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proposal_id</w:t>
      </w:r>
    </w:p>
    <w:p w14:paraId="5E5927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D40AC0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Wait for approval (fast-track for user-initiated)</w:t>
      </w:r>
    </w:p>
    <w:p w14:paraId="5514A21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Returns immediately, actual rotation happens after approval</w:t>
      </w:r>
    </w:p>
    <w:p w14:paraId="139A6D5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session</w:t>
      </w:r>
    </w:p>
    <w:p w14:paraId="2661BCE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9803D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execute_rotation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p>
    <w:p w14:paraId="78D92659"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DA1283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Execute approved rotation across all chains.</w:t>
      </w:r>
    </w:p>
    <w:p w14:paraId="6A90471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3C04A61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964543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8FF7A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Coordinate with bridge relayers</w:t>
      </w:r>
    </w:p>
    <w:p w14:paraId="3C10324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relayer_coordination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coordinate_relayers</w:t>
      </w:r>
      <w:r w:rsidRPr="00602E4B">
        <w:rPr>
          <w:rStyle w:val="token"/>
          <w:rFonts w:ascii="Inter" w:eastAsiaTheme="majorEastAsia" w:hAnsi="Inter"/>
          <w:color w:val="ABB2BF"/>
          <w:sz w:val="18"/>
          <w:szCs w:val="18"/>
        </w:rPr>
        <w:t>(</w:t>
      </w:r>
    </w:p>
    <w:p w14:paraId="5464B13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affected_chains</w:t>
      </w:r>
      <w:r w:rsidRPr="00602E4B">
        <w:rPr>
          <w:rStyle w:val="token"/>
          <w:rFonts w:ascii="Inter" w:eastAsiaTheme="majorEastAsia" w:hAnsi="Inter"/>
          <w:color w:val="ABB2BF"/>
          <w:sz w:val="18"/>
          <w:szCs w:val="18"/>
        </w:rPr>
        <w:t>,</w:t>
      </w:r>
    </w:p>
    <w:p w14:paraId="35EE8CE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new_public_key</w:t>
      </w:r>
    </w:p>
    <w:p w14:paraId="1B9F52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A33A6D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955B5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Execute chain-by-chain rotation</w:t>
      </w:r>
    </w:p>
    <w:p w14:paraId="0EDD86B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affected_chains</w:t>
      </w:r>
      <w:r w:rsidRPr="00602E4B">
        <w:rPr>
          <w:rStyle w:val="token"/>
          <w:rFonts w:ascii="Inter" w:eastAsiaTheme="majorEastAsia" w:hAnsi="Inter"/>
          <w:color w:val="ABB2BF"/>
          <w:sz w:val="18"/>
          <w:szCs w:val="18"/>
        </w:rPr>
        <w:t>:</w:t>
      </w:r>
    </w:p>
    <w:p w14:paraId="63854B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0B9D439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Derive new address for this chain</w:t>
      </w:r>
    </w:p>
    <w:p w14:paraId="2B37844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new_address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derive_chain_address</w:t>
      </w:r>
      <w:r w:rsidRPr="00602E4B">
        <w:rPr>
          <w:rStyle w:val="token"/>
          <w:rFonts w:ascii="Inter" w:eastAsiaTheme="majorEastAsia" w:hAnsi="Inter"/>
          <w:color w:val="ABB2BF"/>
          <w:sz w:val="18"/>
          <w:szCs w:val="18"/>
        </w:rPr>
        <w:t>(</w:t>
      </w:r>
    </w:p>
    <w:p w14:paraId="0BD9572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new_public_key</w:t>
      </w:r>
      <w:r w:rsidRPr="00602E4B">
        <w:rPr>
          <w:rStyle w:val="token"/>
          <w:rFonts w:ascii="Inter" w:eastAsiaTheme="majorEastAsia" w:hAnsi="Inter"/>
          <w:color w:val="ABB2BF"/>
          <w:sz w:val="18"/>
          <w:szCs w:val="18"/>
        </w:rPr>
        <w:t>,</w:t>
      </w:r>
    </w:p>
    <w:p w14:paraId="2BF14D1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p>
    <w:p w14:paraId="6326F74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8E8E75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9FF9CD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migration transaction</w:t>
      </w:r>
    </w:p>
    <w:p w14:paraId="6E30D2B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migration_tx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create_migration_transaction</w:t>
      </w:r>
      <w:r w:rsidRPr="00602E4B">
        <w:rPr>
          <w:rStyle w:val="token"/>
          <w:rFonts w:ascii="Inter" w:eastAsiaTheme="majorEastAsia" w:hAnsi="Inter"/>
          <w:color w:val="ABB2BF"/>
          <w:sz w:val="18"/>
          <w:szCs w:val="18"/>
        </w:rPr>
        <w:t>(</w:t>
      </w:r>
    </w:p>
    <w:p w14:paraId="620FFAC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A13EDA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chain_addresses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0991A95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new_address</w:t>
      </w:r>
      <w:r w:rsidRPr="00602E4B">
        <w:rPr>
          <w:rStyle w:val="token"/>
          <w:rFonts w:ascii="Inter" w:eastAsiaTheme="majorEastAsia" w:hAnsi="Inter"/>
          <w:color w:val="ABB2BF"/>
          <w:sz w:val="18"/>
          <w:szCs w:val="18"/>
        </w:rPr>
        <w:t>,</w:t>
      </w:r>
    </w:p>
    <w:p w14:paraId="341B325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relayer_sigs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relayer_coordination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2683B5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3B8F70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9E9CED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on target chain</w:t>
      </w:r>
    </w:p>
    <w:p w14:paraId="09B1CFC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execute_chain_transaction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migration_tx</w:t>
      </w:r>
      <w:r w:rsidRPr="00602E4B">
        <w:rPr>
          <w:rStyle w:val="token"/>
          <w:rFonts w:ascii="Inter" w:eastAsiaTheme="majorEastAsia" w:hAnsi="Inter"/>
          <w:color w:val="ABB2BF"/>
          <w:sz w:val="18"/>
          <w:szCs w:val="18"/>
        </w:rPr>
        <w:t>)</w:t>
      </w:r>
    </w:p>
    <w:p w14:paraId="057CB07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B8A1D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Wait for confirmation</w:t>
      </w:r>
    </w:p>
    <w:p w14:paraId="1C9E26B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confirmed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wait_for_confirmation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tx_hash</w:t>
      </w:r>
      <w:r w:rsidRPr="00602E4B">
        <w:rPr>
          <w:rStyle w:val="token"/>
          <w:rFonts w:ascii="Inter" w:eastAsiaTheme="majorEastAsia" w:hAnsi="Inter"/>
          <w:color w:val="ABB2BF"/>
          <w:sz w:val="18"/>
          <w:szCs w:val="18"/>
        </w:rPr>
        <w:t>)</w:t>
      </w:r>
    </w:p>
    <w:p w14:paraId="7A3EF8F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CE1089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confirmed</w:t>
      </w:r>
      <w:r w:rsidRPr="00602E4B">
        <w:rPr>
          <w:rStyle w:val="token"/>
          <w:rFonts w:ascii="Inter" w:eastAsiaTheme="majorEastAsia" w:hAnsi="Inter"/>
          <w:color w:val="ABB2BF"/>
          <w:sz w:val="18"/>
          <w:szCs w:val="18"/>
        </w:rPr>
        <w:t>:</w:t>
      </w:r>
    </w:p>
    <w:p w14:paraId="4012ACC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p>
    <w:p w14:paraId="277AD25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log_chain_rotation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tx_hash</w:t>
      </w:r>
      <w:r w:rsidRPr="00602E4B">
        <w:rPr>
          <w:rStyle w:val="token"/>
          <w:rFonts w:ascii="Inter" w:eastAsiaTheme="majorEastAsia" w:hAnsi="Inter"/>
          <w:color w:val="ABB2BF"/>
          <w:sz w:val="18"/>
          <w:szCs w:val="18"/>
        </w:rPr>
        <w:t>)</w:t>
      </w:r>
    </w:p>
    <w:p w14:paraId="2DE4261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24968CC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CONFIRMATION_TIMEOUT</w:t>
      </w:r>
    </w:p>
    <w:p w14:paraId="3EA2DC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8E27AF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Exception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w:t>
      </w:r>
      <w:r w:rsidRPr="00602E4B">
        <w:rPr>
          <w:rStyle w:val="token"/>
          <w:rFonts w:ascii="Inter" w:eastAsiaTheme="majorEastAsia" w:hAnsi="Inter"/>
          <w:color w:val="ABB2BF"/>
          <w:sz w:val="18"/>
          <w:szCs w:val="18"/>
        </w:rPr>
        <w:t>:</w:t>
      </w:r>
    </w:p>
    <w:p w14:paraId="7393D49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log_error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f"Rotation failed for </w:t>
      </w:r>
      <w:r w:rsidRPr="00602E4B">
        <w:rPr>
          <w:rStyle w:val="token"/>
          <w:rFonts w:ascii="Inter" w:eastAsiaTheme="majorEastAsia" w:hAnsi="Inter"/>
          <w:color w:val="ABB2BF"/>
          <w:sz w:val="18"/>
          <w:szCs w:val="18"/>
        </w:rPr>
        <w:t>{chain_id}</w:t>
      </w:r>
      <w:r w:rsidRPr="00602E4B">
        <w:rPr>
          <w:rStyle w:val="token"/>
          <w:rFonts w:ascii="Inter" w:eastAsiaTheme="majorEastAsia" w:hAnsi="Inter"/>
          <w:color w:val="98C379"/>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(e)}</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095022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FAILED</w:t>
      </w:r>
    </w:p>
    <w:p w14:paraId="625089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ADE3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Update Synergy UMA registry</w:t>
      </w:r>
    </w:p>
    <w:p w14:paraId="17F590E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SUCCESS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42C5EEC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update_uma_registry</w:t>
      </w:r>
      <w:r w:rsidRPr="00602E4B">
        <w:rPr>
          <w:rStyle w:val="token"/>
          <w:rFonts w:ascii="Inter" w:eastAsiaTheme="majorEastAsia" w:hAnsi="Inter"/>
          <w:color w:val="ABB2BF"/>
          <w:sz w:val="18"/>
          <w:szCs w:val="18"/>
        </w:rPr>
        <w:t>(</w:t>
      </w:r>
    </w:p>
    <w:p w14:paraId="3E6511F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uma_address</w:t>
      </w:r>
      <w:r w:rsidRPr="00602E4B">
        <w:rPr>
          <w:rStyle w:val="token"/>
          <w:rFonts w:ascii="Inter" w:eastAsiaTheme="majorEastAsia" w:hAnsi="Inter"/>
          <w:color w:val="ABB2BF"/>
          <w:sz w:val="18"/>
          <w:szCs w:val="18"/>
        </w:rPr>
        <w:t>,</w:t>
      </w:r>
    </w:p>
    <w:p w14:paraId="467019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new_public_key</w:t>
      </w:r>
      <w:r w:rsidRPr="00602E4B">
        <w:rPr>
          <w:rStyle w:val="token"/>
          <w:rFonts w:ascii="Inter" w:eastAsiaTheme="majorEastAsia" w:hAnsi="Inter"/>
          <w:color w:val="ABB2BF"/>
          <w:sz w:val="18"/>
          <w:szCs w:val="18"/>
        </w:rPr>
        <w:t>,</w:t>
      </w:r>
    </w:p>
    <w:p w14:paraId="559820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p>
    <w:p w14:paraId="482A95D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4C24E4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COMPLETED</w:t>
      </w:r>
    </w:p>
    <w:p w14:paraId="4D414A4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5CCBCC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Partial failure - attempt rollback</w:t>
      </w:r>
    </w:p>
    <w:p w14:paraId="11741F7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rollback_partial_rotation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p>
    <w:p w14:paraId="2EE8AA1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PARTIAL_FAILURE</w:t>
      </w:r>
    </w:p>
    <w:p w14:paraId="2ED2309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9ECA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p>
    <w:p w14:paraId="76CA77F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COMPLETED</w:t>
      </w:r>
      <w:r w:rsidRPr="00602E4B">
        <w:rPr>
          <w:rStyle w:val="token"/>
          <w:rFonts w:ascii="Inter" w:eastAsiaTheme="majorEastAsia" w:hAnsi="Inter"/>
          <w:color w:val="ABB2BF"/>
          <w:sz w:val="18"/>
          <w:szCs w:val="18"/>
        </w:rPr>
        <w:t>,</w:t>
      </w:r>
    </w:p>
    <w:p w14:paraId="50685FA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chain_results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results</w:t>
      </w:r>
      <w:r w:rsidRPr="00602E4B">
        <w:rPr>
          <w:rStyle w:val="token"/>
          <w:rFonts w:ascii="Inter" w:eastAsiaTheme="majorEastAsia" w:hAnsi="Inter"/>
          <w:color w:val="ABB2BF"/>
          <w:sz w:val="18"/>
          <w:szCs w:val="18"/>
        </w:rPr>
        <w:t>,</w:t>
      </w:r>
    </w:p>
    <w:p w14:paraId="4F2A29F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session</w:t>
      </w:r>
    </w:p>
    <w:p w14:paraId="1F98A73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E53FBE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6F4216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create_migration_transaction</w:t>
      </w:r>
      <w:r w:rsidRPr="00602E4B">
        <w:rPr>
          <w:rStyle w:val="token"/>
          <w:rFonts w:ascii="Inter" w:eastAsiaTheme="majorEastAsia" w:hAnsi="Inter"/>
          <w:color w:val="ABB2BF"/>
          <w:sz w:val="18"/>
          <w:szCs w:val="18"/>
        </w:rPr>
        <w:t>(</w:t>
      </w:r>
    </w:p>
    <w:p w14:paraId="4EB2BE7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3A40D43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6419E95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5118B02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3B29A47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relayer_sigs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ThresholdSignature</w:t>
      </w:r>
    </w:p>
    <w:p w14:paraId="4796AE0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Transaction</w:t>
      </w:r>
      <w:r w:rsidRPr="00602E4B">
        <w:rPr>
          <w:rStyle w:val="token"/>
          <w:rFonts w:ascii="Inter" w:eastAsiaTheme="majorEastAsia" w:hAnsi="Inter"/>
          <w:color w:val="ABB2BF"/>
          <w:sz w:val="18"/>
          <w:szCs w:val="18"/>
        </w:rPr>
        <w:t>:</w:t>
      </w:r>
    </w:p>
    <w:p w14:paraId="7A9F7C70"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5375C7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Create chain-specific migration transaction.</w:t>
      </w:r>
    </w:p>
    <w:p w14:paraId="687277A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A64FD7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ETHEREUM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BSC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POLYGON</w:t>
      </w:r>
      <w:r w:rsidRPr="00602E4B">
        <w:rPr>
          <w:rStyle w:val="token"/>
          <w:rFonts w:ascii="Inter" w:eastAsiaTheme="majorEastAsia" w:hAnsi="Inter"/>
          <w:color w:val="ABB2BF"/>
          <w:sz w:val="18"/>
          <w:szCs w:val="18"/>
        </w:rPr>
        <w:t>]:</w:t>
      </w:r>
    </w:p>
    <w:p w14:paraId="5F5C6FC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create_evm_migration</w:t>
      </w:r>
      <w:r w:rsidRPr="00602E4B">
        <w:rPr>
          <w:rStyle w:val="token"/>
          <w:rFonts w:ascii="Inter" w:eastAsiaTheme="majorEastAsia" w:hAnsi="Inter"/>
          <w:color w:val="ABB2BF"/>
          <w:sz w:val="18"/>
          <w:szCs w:val="18"/>
        </w:rPr>
        <w:t>(</w:t>
      </w:r>
    </w:p>
    <w:p w14:paraId="783841C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relayer_sigs</w:t>
      </w:r>
    </w:p>
    <w:p w14:paraId="2140B3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A3FB6F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elif</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BITCOIN</w:t>
      </w:r>
      <w:r w:rsidRPr="00602E4B">
        <w:rPr>
          <w:rStyle w:val="token"/>
          <w:rFonts w:ascii="Inter" w:eastAsiaTheme="majorEastAsia" w:hAnsi="Inter"/>
          <w:color w:val="ABB2BF"/>
          <w:sz w:val="18"/>
          <w:szCs w:val="18"/>
        </w:rPr>
        <w:t>:</w:t>
      </w:r>
    </w:p>
    <w:p w14:paraId="0959F6B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create_bitcoin_migration</w:t>
      </w:r>
      <w:r w:rsidRPr="00602E4B">
        <w:rPr>
          <w:rStyle w:val="token"/>
          <w:rFonts w:ascii="Inter" w:eastAsiaTheme="majorEastAsia" w:hAnsi="Inter"/>
          <w:color w:val="ABB2BF"/>
          <w:sz w:val="18"/>
          <w:szCs w:val="18"/>
        </w:rPr>
        <w:t>(</w:t>
      </w:r>
    </w:p>
    <w:p w14:paraId="5B5BC3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relayer_sigs</w:t>
      </w:r>
    </w:p>
    <w:p w14:paraId="6A76FF1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225A39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elif</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SOLANA</w:t>
      </w:r>
      <w:r w:rsidRPr="00602E4B">
        <w:rPr>
          <w:rStyle w:val="token"/>
          <w:rFonts w:ascii="Inter" w:eastAsiaTheme="majorEastAsia" w:hAnsi="Inter"/>
          <w:color w:val="ABB2BF"/>
          <w:sz w:val="18"/>
          <w:szCs w:val="18"/>
        </w:rPr>
        <w:t>:</w:t>
      </w:r>
    </w:p>
    <w:p w14:paraId="2902EB6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create_solana_migration</w:t>
      </w:r>
      <w:r w:rsidRPr="00602E4B">
        <w:rPr>
          <w:rStyle w:val="token"/>
          <w:rFonts w:ascii="Inter" w:eastAsiaTheme="majorEastAsia" w:hAnsi="Inter"/>
          <w:color w:val="ABB2BF"/>
          <w:sz w:val="18"/>
          <w:szCs w:val="18"/>
        </w:rPr>
        <w:t>(</w:t>
      </w:r>
    </w:p>
    <w:p w14:paraId="700E4D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relayer_sigs</w:t>
      </w:r>
    </w:p>
    <w:p w14:paraId="6FCD5FD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4E2851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7117751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raise</w:t>
      </w:r>
      <w:r w:rsidRPr="00602E4B">
        <w:rPr>
          <w:rStyle w:val="HTMLCode"/>
          <w:rFonts w:ascii="Inter" w:eastAsiaTheme="majorEastAsia" w:hAnsi="Inter"/>
          <w:color w:val="ABB2BF"/>
          <w:sz w:val="18"/>
          <w:szCs w:val="18"/>
        </w:rPr>
        <w:t xml:space="preserve"> UnsupportedChainError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2BF357E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81333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create_evm_migration</w:t>
      </w:r>
      <w:r w:rsidRPr="00602E4B">
        <w:rPr>
          <w:rStyle w:val="token"/>
          <w:rFonts w:ascii="Inter" w:eastAsiaTheme="majorEastAsia" w:hAnsi="Inter"/>
          <w:color w:val="ABB2BF"/>
          <w:sz w:val="18"/>
          <w:szCs w:val="18"/>
        </w:rPr>
        <w:t>(</w:t>
      </w:r>
    </w:p>
    <w:p w14:paraId="44973C3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78EF003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03E9560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29969F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127A006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relayer_sigs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ThresholdSignature</w:t>
      </w:r>
    </w:p>
    <w:p w14:paraId="6D6E4F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EVMTransaction</w:t>
      </w:r>
      <w:r w:rsidRPr="00602E4B">
        <w:rPr>
          <w:rStyle w:val="token"/>
          <w:rFonts w:ascii="Inter" w:eastAsiaTheme="majorEastAsia" w:hAnsi="Inter"/>
          <w:color w:val="ABB2BF"/>
          <w:sz w:val="18"/>
          <w:szCs w:val="18"/>
        </w:rPr>
        <w:t>:</w:t>
      </w:r>
    </w:p>
    <w:p w14:paraId="3BFA2F45"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7F4321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Create EVM transaction to migrate assets to new address.</w:t>
      </w:r>
    </w:p>
    <w:p w14:paraId="3E31CB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761B4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bridge_contract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get_bridge_contract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A453EE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6D89DD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Call bridge contract's migrateAddress function</w:t>
      </w:r>
    </w:p>
    <w:p w14:paraId="5CFAFF0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bridge_contract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functions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migrateAddress</w:t>
      </w:r>
      <w:r w:rsidRPr="00602E4B">
        <w:rPr>
          <w:rStyle w:val="token"/>
          <w:rFonts w:ascii="Inter" w:eastAsiaTheme="majorEastAsia" w:hAnsi="Inter"/>
          <w:color w:val="ABB2BF"/>
          <w:sz w:val="18"/>
          <w:szCs w:val="18"/>
        </w:rPr>
        <w:t>(</w:t>
      </w:r>
    </w:p>
    <w:p w14:paraId="241785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old_address</w:t>
      </w:r>
      <w:r w:rsidRPr="00602E4B">
        <w:rPr>
          <w:rStyle w:val="token"/>
          <w:rFonts w:ascii="Inter" w:eastAsiaTheme="majorEastAsia" w:hAnsi="Inter"/>
          <w:color w:val="ABB2BF"/>
          <w:sz w:val="18"/>
          <w:szCs w:val="18"/>
        </w:rPr>
        <w:t>,</w:t>
      </w:r>
    </w:p>
    <w:p w14:paraId="355B93B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new_address</w:t>
      </w:r>
      <w:r w:rsidRPr="00602E4B">
        <w:rPr>
          <w:rStyle w:val="token"/>
          <w:rFonts w:ascii="Inter" w:eastAsiaTheme="majorEastAsia" w:hAnsi="Inter"/>
          <w:color w:val="ABB2BF"/>
          <w:sz w:val="18"/>
          <w:szCs w:val="18"/>
        </w:rPr>
        <w:t>,</w:t>
      </w:r>
    </w:p>
    <w:p w14:paraId="153F957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thresholdSignature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relayer_sigs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serialize</w:t>
      </w:r>
      <w:r w:rsidRPr="00602E4B">
        <w:rPr>
          <w:rStyle w:val="token"/>
          <w:rFonts w:ascii="Inter" w:eastAsiaTheme="majorEastAsia" w:hAnsi="Inter"/>
          <w:color w:val="ABB2BF"/>
          <w:sz w:val="18"/>
          <w:szCs w:val="18"/>
        </w:rPr>
        <w:t>()</w:t>
      </w:r>
    </w:p>
    <w:p w14:paraId="435523C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buildTransaction</w:t>
      </w:r>
      <w:r w:rsidRPr="00602E4B">
        <w:rPr>
          <w:rStyle w:val="token"/>
          <w:rFonts w:ascii="Inter" w:eastAsiaTheme="majorEastAsia" w:hAnsi="Inter"/>
          <w:color w:val="ABB2BF"/>
          <w:sz w:val="18"/>
          <w:szCs w:val="18"/>
        </w:rPr>
        <w:t>({</w:t>
      </w:r>
    </w:p>
    <w:p w14:paraId="344B9D8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'from'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ABB2BF"/>
          <w:sz w:val="18"/>
          <w:szCs w:val="18"/>
        </w:rPr>
        <w:t>,</w:t>
      </w:r>
    </w:p>
    <w:p w14:paraId="53E7425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'gas'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200000</w:t>
      </w:r>
      <w:r w:rsidRPr="00602E4B">
        <w:rPr>
          <w:rStyle w:val="token"/>
          <w:rFonts w:ascii="Inter" w:eastAsiaTheme="majorEastAsia" w:hAnsi="Inter"/>
          <w:color w:val="ABB2BF"/>
          <w:sz w:val="18"/>
          <w:szCs w:val="18"/>
        </w:rPr>
        <w:t>,</w:t>
      </w:r>
    </w:p>
    <w:p w14:paraId="69EA19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'gasPrice'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get_optimal_gas_price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54EC4E1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get_nonce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old_address</w:t>
      </w:r>
      <w:r w:rsidRPr="00602E4B">
        <w:rPr>
          <w:rStyle w:val="token"/>
          <w:rFonts w:ascii="Inter" w:eastAsiaTheme="majorEastAsia" w:hAnsi="Inter"/>
          <w:color w:val="ABB2BF"/>
          <w:sz w:val="18"/>
          <w:szCs w:val="18"/>
        </w:rPr>
        <w:t>)</w:t>
      </w:r>
    </w:p>
    <w:p w14:paraId="087BF3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64356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69DEAB"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tx</w:t>
      </w:r>
    </w:p>
    <w:p w14:paraId="68901E89"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t>Emergency Rotation (Compromised Key)</w:t>
      </w:r>
    </w:p>
    <w:p w14:paraId="7BF0547E" w14:textId="77777777" w:rsidR="007113F3" w:rsidRPr="00602E4B" w:rsidRDefault="007113F3" w:rsidP="007113F3">
      <w:pPr>
        <w:rPr>
          <w:rFonts w:ascii="Inter" w:hAnsi="Inter"/>
          <w:sz w:val="18"/>
          <w:szCs w:val="18"/>
        </w:rPr>
      </w:pPr>
      <w:r w:rsidRPr="00602E4B">
        <w:rPr>
          <w:rFonts w:ascii="Inter" w:hAnsi="Inter"/>
          <w:sz w:val="18"/>
          <w:szCs w:val="18"/>
        </w:rPr>
        <w:t>python</w:t>
      </w:r>
    </w:p>
    <w:p w14:paraId="4DE667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emergency_key_rotation</w:t>
      </w:r>
      <w:r w:rsidRPr="00602E4B">
        <w:rPr>
          <w:rStyle w:val="token"/>
          <w:rFonts w:ascii="Inter" w:eastAsiaTheme="majorEastAsia" w:hAnsi="Inter"/>
          <w:color w:val="ABB2BF"/>
          <w:sz w:val="18"/>
          <w:szCs w:val="18"/>
        </w:rPr>
        <w:t>(</w:t>
      </w:r>
    </w:p>
    <w:p w14:paraId="1B0E178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06AA648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CompromiseEvidence</w:t>
      </w:r>
      <w:r w:rsidRPr="00602E4B">
        <w:rPr>
          <w:rStyle w:val="token"/>
          <w:rFonts w:ascii="Inter" w:eastAsiaTheme="majorEastAsia" w:hAnsi="Inter"/>
          <w:color w:val="ABB2BF"/>
          <w:sz w:val="18"/>
          <w:szCs w:val="18"/>
        </w:rPr>
        <w:t>,</w:t>
      </w:r>
    </w:p>
    <w:p w14:paraId="51DF3C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new_public_key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p>
    <w:p w14:paraId="7C21C45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EmergencyRotationResult</w:t>
      </w:r>
      <w:r w:rsidRPr="00602E4B">
        <w:rPr>
          <w:rStyle w:val="token"/>
          <w:rFonts w:ascii="Inter" w:eastAsiaTheme="majorEastAsia" w:hAnsi="Inter"/>
          <w:color w:val="ABB2BF"/>
          <w:sz w:val="18"/>
          <w:szCs w:val="18"/>
        </w:rPr>
        <w:t>:</w:t>
      </w:r>
    </w:p>
    <w:p w14:paraId="3675E10C"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347600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Execute emergency rotation when key compromise is detected.</w:t>
      </w:r>
    </w:p>
    <w:p w14:paraId="443CB2A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679DB78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Immediate freezing of affected addresses</w:t>
      </w:r>
    </w:p>
    <w:p w14:paraId="2895DB1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freeze_results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8027AD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get_registered_chains</w:t>
      </w:r>
      <w:r w:rsidRPr="00602E4B">
        <w:rPr>
          <w:rStyle w:val="token"/>
          <w:rFonts w:ascii="Inter" w:eastAsiaTheme="majorEastAsia" w:hAnsi="Inter"/>
          <w:color w:val="ABB2BF"/>
          <w:sz w:val="18"/>
          <w:szCs w:val="18"/>
        </w:rPr>
        <w:t>():</w:t>
      </w:r>
    </w:p>
    <w:p w14:paraId="322F452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5A7CA1B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Call emergency freeze on bridge contracts</w:t>
      </w:r>
    </w:p>
    <w:p w14:paraId="7A55AED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freeze_tx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call_emergency_freeze</w:t>
      </w:r>
      <w:r w:rsidRPr="00602E4B">
        <w:rPr>
          <w:rStyle w:val="token"/>
          <w:rFonts w:ascii="Inter" w:eastAsiaTheme="majorEastAsia" w:hAnsi="Inter"/>
          <w:color w:val="ABB2BF"/>
          <w:sz w:val="18"/>
          <w:szCs w:val="18"/>
        </w:rPr>
        <w:t>(</w:t>
      </w:r>
    </w:p>
    <w:p w14:paraId="44207B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2D4180B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chain_addresses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44F2A95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evidence_hash</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2C58554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3CCBF1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freeze_results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FreezeResult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p>
    <w:p w14:paraId="70CAB81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Exception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w:t>
      </w:r>
      <w:r w:rsidRPr="00602E4B">
        <w:rPr>
          <w:rStyle w:val="token"/>
          <w:rFonts w:ascii="Inter" w:eastAsiaTheme="majorEastAsia" w:hAnsi="Inter"/>
          <w:color w:val="ABB2BF"/>
          <w:sz w:val="18"/>
          <w:szCs w:val="18"/>
        </w:rPr>
        <w:t>:</w:t>
      </w:r>
    </w:p>
    <w:p w14:paraId="2C04CD5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freeze_results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FreezeResult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FAILED</w:t>
      </w:r>
    </w:p>
    <w:p w14:paraId="4F46D9B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log_error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f"Emergency freeze failed for </w:t>
      </w:r>
      <w:r w:rsidRPr="00602E4B">
        <w:rPr>
          <w:rStyle w:val="token"/>
          <w:rFonts w:ascii="Inter" w:eastAsiaTheme="majorEastAsia" w:hAnsi="Inter"/>
          <w:color w:val="ABB2BF"/>
          <w:sz w:val="18"/>
          <w:szCs w:val="18"/>
        </w:rPr>
        <w:t>{chain_id}</w:t>
      </w:r>
      <w:r w:rsidRPr="00602E4B">
        <w:rPr>
          <w:rStyle w:val="token"/>
          <w:rFonts w:ascii="Inter" w:eastAsiaTheme="majorEastAsia" w:hAnsi="Inter"/>
          <w:color w:val="98C379"/>
          <w:sz w:val="18"/>
          <w:szCs w:val="18"/>
        </w:rPr>
        <w:t xml:space="preserve">: </w:t>
      </w:r>
      <w:r w:rsidRPr="00602E4B">
        <w:rPr>
          <w:rStyle w:val="token"/>
          <w:rFonts w:ascii="Inter" w:eastAsiaTheme="majorEastAsia" w:hAnsi="Inter"/>
          <w:color w:val="ABB2BF"/>
          <w:sz w:val="18"/>
          <w:szCs w:val="18"/>
        </w:rPr>
        <w:t>{e}</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6C1B7AD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544E59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Security Council approval (expedited)</w:t>
      </w:r>
    </w:p>
    <w:p w14:paraId="6F27ECE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security_council_approval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request_security_council_emergency_approval</w:t>
      </w:r>
      <w:r w:rsidRPr="00602E4B">
        <w:rPr>
          <w:rStyle w:val="token"/>
          <w:rFonts w:ascii="Inter" w:eastAsiaTheme="majorEastAsia" w:hAnsi="Inter"/>
          <w:color w:val="ABB2BF"/>
          <w:sz w:val="18"/>
          <w:szCs w:val="18"/>
        </w:rPr>
        <w:t>(</w:t>
      </w:r>
    </w:p>
    <w:p w14:paraId="69B926A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p>
    <w:p w14:paraId="7F0D87F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evidence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45254B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new_public_key</w:t>
      </w:r>
    </w:p>
    <w:p w14:paraId="42D1E9A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9FD609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86E7DA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security_council_approval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w:t>
      </w:r>
      <w:r w:rsidRPr="00602E4B">
        <w:rPr>
          <w:rStyle w:val="token"/>
          <w:rFonts w:ascii="Inter" w:eastAsiaTheme="majorEastAsia" w:hAnsi="Inter"/>
          <w:color w:val="ABB2BF"/>
          <w:sz w:val="18"/>
          <w:szCs w:val="18"/>
        </w:rPr>
        <w:t>:</w:t>
      </w:r>
    </w:p>
    <w:p w14:paraId="21D76D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Unfreeze if not approved</w:t>
      </w:r>
    </w:p>
    <w:p w14:paraId="609DF3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freeze_results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2686DAE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FreezeResult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r w:rsidRPr="00602E4B">
        <w:rPr>
          <w:rStyle w:val="token"/>
          <w:rFonts w:ascii="Inter" w:eastAsiaTheme="majorEastAsia" w:hAnsi="Inter"/>
          <w:color w:val="ABB2BF"/>
          <w:sz w:val="18"/>
          <w:szCs w:val="18"/>
        </w:rPr>
        <w:t>:</w:t>
      </w:r>
    </w:p>
    <w:p w14:paraId="1E892D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unfreeze_address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chain_addresses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0FA2A5C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EmergencyRotationResult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REJECTED</w:t>
      </w:r>
    </w:p>
    <w:p w14:paraId="6DBF3B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C6CE0D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Execute rotation with elevated priority</w:t>
      </w:r>
    </w:p>
    <w:p w14:paraId="57FAEEC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rotation_session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RotationSession</w:t>
      </w:r>
      <w:r w:rsidRPr="00602E4B">
        <w:rPr>
          <w:rStyle w:val="token"/>
          <w:rFonts w:ascii="Inter" w:eastAsiaTheme="majorEastAsia" w:hAnsi="Inter"/>
          <w:color w:val="ABB2BF"/>
          <w:sz w:val="18"/>
          <w:szCs w:val="18"/>
        </w:rPr>
        <w:t>(</w:t>
      </w:r>
    </w:p>
    <w:p w14:paraId="50A70B2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p>
    <w:p w14:paraId="3362CBB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old_public_key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public_key</w:t>
      </w:r>
      <w:r w:rsidRPr="00602E4B">
        <w:rPr>
          <w:rStyle w:val="token"/>
          <w:rFonts w:ascii="Inter" w:eastAsiaTheme="majorEastAsia" w:hAnsi="Inter"/>
          <w:color w:val="ABB2BF"/>
          <w:sz w:val="18"/>
          <w:szCs w:val="18"/>
        </w:rPr>
        <w:t>,</w:t>
      </w:r>
    </w:p>
    <w:p w14:paraId="702E772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new_public_key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new_public_key</w:t>
      </w:r>
      <w:r w:rsidRPr="00602E4B">
        <w:rPr>
          <w:rStyle w:val="token"/>
          <w:rFonts w:ascii="Inter" w:eastAsiaTheme="majorEastAsia" w:hAnsi="Inter"/>
          <w:color w:val="ABB2BF"/>
          <w:sz w:val="18"/>
          <w:szCs w:val="18"/>
        </w:rPr>
        <w:t>,</w:t>
      </w:r>
    </w:p>
    <w:p w14:paraId="419D48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rotation_type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RotationType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EMERGENCY</w:t>
      </w:r>
      <w:r w:rsidRPr="00602E4B">
        <w:rPr>
          <w:rStyle w:val="token"/>
          <w:rFonts w:ascii="Inter" w:eastAsiaTheme="majorEastAsia" w:hAnsi="Inter"/>
          <w:color w:val="ABB2BF"/>
          <w:sz w:val="18"/>
          <w:szCs w:val="18"/>
        </w:rPr>
        <w:t>,</w:t>
      </w:r>
    </w:p>
    <w:p w14:paraId="49E0944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priority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Priority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CRITICAL</w:t>
      </w:r>
      <w:r w:rsidRPr="00602E4B">
        <w:rPr>
          <w:rStyle w:val="token"/>
          <w:rFonts w:ascii="Inter" w:eastAsiaTheme="majorEastAsia" w:hAnsi="Inter"/>
          <w:color w:val="ABB2BF"/>
          <w:sz w:val="18"/>
          <w:szCs w:val="18"/>
        </w:rPr>
        <w:t>,</w:t>
      </w:r>
    </w:p>
    <w:p w14:paraId="47A42A1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security_council_approval</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security_council_approval</w:t>
      </w:r>
    </w:p>
    <w:p w14:paraId="7FEEF80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DAE690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6FF2F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execute_rotation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rotation_session</w:t>
      </w:r>
      <w:r w:rsidRPr="00602E4B">
        <w:rPr>
          <w:rStyle w:val="token"/>
          <w:rFonts w:ascii="Inter" w:eastAsiaTheme="majorEastAsia" w:hAnsi="Inter"/>
          <w:color w:val="ABB2BF"/>
          <w:sz w:val="18"/>
          <w:szCs w:val="18"/>
        </w:rPr>
        <w:t>)</w:t>
      </w:r>
    </w:p>
    <w:p w14:paraId="36C43C3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14794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Unfreeze with new address</w:t>
      </w:r>
    </w:p>
    <w:p w14:paraId="520790C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get_registered_chains</w:t>
      </w:r>
      <w:r w:rsidRPr="00602E4B">
        <w:rPr>
          <w:rStyle w:val="token"/>
          <w:rFonts w:ascii="Inter" w:eastAsiaTheme="majorEastAsia" w:hAnsi="Inter"/>
          <w:color w:val="ABB2BF"/>
          <w:sz w:val="18"/>
          <w:szCs w:val="18"/>
        </w:rPr>
        <w:t>():</w:t>
      </w:r>
    </w:p>
    <w:p w14:paraId="074A559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rotation_result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RotationResult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r w:rsidRPr="00602E4B">
        <w:rPr>
          <w:rStyle w:val="token"/>
          <w:rFonts w:ascii="Inter" w:eastAsiaTheme="majorEastAsia" w:hAnsi="Inter"/>
          <w:color w:val="ABB2BF"/>
          <w:sz w:val="18"/>
          <w:szCs w:val="18"/>
        </w:rPr>
        <w:t>:</w:t>
      </w:r>
    </w:p>
    <w:p w14:paraId="49C29B9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unfreeze_address</w:t>
      </w:r>
      <w:r w:rsidRPr="00602E4B">
        <w:rPr>
          <w:rStyle w:val="token"/>
          <w:rFonts w:ascii="Inter" w:eastAsiaTheme="majorEastAsia" w:hAnsi="Inter"/>
          <w:color w:val="ABB2BF"/>
          <w:sz w:val="18"/>
          <w:szCs w:val="18"/>
        </w:rPr>
        <w:t>(</w:t>
      </w:r>
    </w:p>
    <w:p w14:paraId="49D87F0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118DCA5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new_chain_addresses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0799530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01366C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35A7F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5: Notify all users and log incident</w:t>
      </w:r>
    </w:p>
    <w:p w14:paraId="61ECE0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broadcast_emergency_rotation_notice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rotation_result</w:t>
      </w:r>
      <w:r w:rsidRPr="00602E4B">
        <w:rPr>
          <w:rStyle w:val="token"/>
          <w:rFonts w:ascii="Inter" w:eastAsiaTheme="majorEastAsia" w:hAnsi="Inter"/>
          <w:color w:val="ABB2BF"/>
          <w:sz w:val="18"/>
          <w:szCs w:val="18"/>
        </w:rPr>
        <w:t>)</w:t>
      </w:r>
    </w:p>
    <w:p w14:paraId="5768D06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log_security_incident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rotation_result</w:t>
      </w:r>
      <w:r w:rsidRPr="00602E4B">
        <w:rPr>
          <w:rStyle w:val="token"/>
          <w:rFonts w:ascii="Inter" w:eastAsiaTheme="majorEastAsia" w:hAnsi="Inter"/>
          <w:color w:val="ABB2BF"/>
          <w:sz w:val="18"/>
          <w:szCs w:val="18"/>
        </w:rPr>
        <w:t>)</w:t>
      </w:r>
    </w:p>
    <w:p w14:paraId="6B1050E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BFD1C1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EmergencyRotationResult</w:t>
      </w:r>
      <w:r w:rsidRPr="00602E4B">
        <w:rPr>
          <w:rStyle w:val="token"/>
          <w:rFonts w:ascii="Inter" w:eastAsiaTheme="majorEastAsia" w:hAnsi="Inter"/>
          <w:color w:val="ABB2BF"/>
          <w:sz w:val="18"/>
          <w:szCs w:val="18"/>
        </w:rPr>
        <w:t>(</w:t>
      </w:r>
    </w:p>
    <w:p w14:paraId="682C6F2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rotation_result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r w:rsidRPr="00602E4B">
        <w:rPr>
          <w:rStyle w:val="token"/>
          <w:rFonts w:ascii="Inter" w:eastAsiaTheme="majorEastAsia" w:hAnsi="Inter"/>
          <w:color w:val="ABB2BF"/>
          <w:sz w:val="18"/>
          <w:szCs w:val="18"/>
        </w:rPr>
        <w:t>,</w:t>
      </w:r>
    </w:p>
    <w:p w14:paraId="0BB13DA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freeze_results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freeze_results</w:t>
      </w:r>
      <w:r w:rsidRPr="00602E4B">
        <w:rPr>
          <w:rStyle w:val="token"/>
          <w:rFonts w:ascii="Inter" w:eastAsiaTheme="majorEastAsia" w:hAnsi="Inter"/>
          <w:color w:val="ABB2BF"/>
          <w:sz w:val="18"/>
          <w:szCs w:val="18"/>
        </w:rPr>
        <w:t>,</w:t>
      </w:r>
    </w:p>
    <w:p w14:paraId="29970D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rotation_result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rotation_result</w:t>
      </w:r>
      <w:r w:rsidRPr="00602E4B">
        <w:rPr>
          <w:rStyle w:val="token"/>
          <w:rFonts w:ascii="Inter" w:eastAsiaTheme="majorEastAsia" w:hAnsi="Inter"/>
          <w:color w:val="ABB2BF"/>
          <w:sz w:val="18"/>
          <w:szCs w:val="18"/>
        </w:rPr>
        <w:t>,</w:t>
      </w:r>
    </w:p>
    <w:p w14:paraId="22F2AA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incident_report_id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generate_incident_report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p>
    <w:p w14:paraId="528EBDEE"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67CB1A6" w14:textId="77777777" w:rsidR="007113F3" w:rsidRPr="00602E4B" w:rsidRDefault="007113F3" w:rsidP="007113F3">
      <w:pPr>
        <w:pStyle w:val="Heading2"/>
        <w:rPr>
          <w:rFonts w:ascii="Inter" w:hAnsi="Inter"/>
          <w:sz w:val="18"/>
          <w:szCs w:val="18"/>
        </w:rPr>
      </w:pPr>
      <w:r w:rsidRPr="00602E4B">
        <w:rPr>
          <w:rFonts w:ascii="Inter" w:hAnsi="Inter"/>
          <w:sz w:val="18"/>
          <w:szCs w:val="18"/>
        </w:rPr>
        <w:lastRenderedPageBreak/>
        <w:t>E.4 Social Recovery Implementation</w:t>
      </w:r>
    </w:p>
    <w:p w14:paraId="68B80352" w14:textId="77777777" w:rsidR="007113F3" w:rsidRPr="00602E4B" w:rsidRDefault="007113F3" w:rsidP="007113F3">
      <w:pPr>
        <w:pStyle w:val="Heading3"/>
        <w:rPr>
          <w:rFonts w:ascii="Inter" w:hAnsi="Inter"/>
          <w:sz w:val="18"/>
          <w:szCs w:val="18"/>
        </w:rPr>
      </w:pPr>
      <w:r w:rsidRPr="00602E4B">
        <w:rPr>
          <w:rFonts w:ascii="Inter" w:hAnsi="Inter"/>
          <w:sz w:val="18"/>
          <w:szCs w:val="18"/>
        </w:rPr>
        <w:t>Guardian Configuration</w:t>
      </w:r>
    </w:p>
    <w:p w14:paraId="76644EB5" w14:textId="77777777" w:rsidR="007113F3" w:rsidRPr="00602E4B" w:rsidRDefault="007113F3" w:rsidP="007113F3">
      <w:pPr>
        <w:rPr>
          <w:rFonts w:ascii="Inter" w:hAnsi="Inter"/>
          <w:sz w:val="18"/>
          <w:szCs w:val="18"/>
        </w:rPr>
      </w:pPr>
      <w:r w:rsidRPr="00602E4B">
        <w:rPr>
          <w:rFonts w:ascii="Inter" w:hAnsi="Inter"/>
          <w:sz w:val="18"/>
          <w:szCs w:val="18"/>
        </w:rPr>
        <w:t>solidity</w:t>
      </w:r>
    </w:p>
    <w:p w14:paraId="012C618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i/>
          <w:iCs/>
          <w:color w:val="5C6370"/>
          <w:sz w:val="18"/>
          <w:szCs w:val="18"/>
        </w:rPr>
        <w:t>// Guardian-based recovery system</w:t>
      </w:r>
    </w:p>
    <w:p w14:paraId="1EA54C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contract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SocialRecovery</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6871F1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GuardianSet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8C0758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p>
    <w:p w14:paraId="1A69BF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ABB2BF"/>
          <w:sz w:val="18"/>
          <w:szCs w:val="18"/>
        </w:rPr>
        <w:t>;</w:t>
      </w:r>
    </w:p>
    <w:p w14:paraId="65D7A98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recoveryDelay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Time lock period</w:t>
      </w:r>
    </w:p>
    <w:p w14:paraId="1D8EFF1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isGuardian</w:t>
      </w:r>
      <w:r w:rsidRPr="00602E4B">
        <w:rPr>
          <w:rStyle w:val="token"/>
          <w:rFonts w:ascii="Inter" w:eastAsiaTheme="majorEastAsia" w:hAnsi="Inter"/>
          <w:color w:val="ABB2BF"/>
          <w:sz w:val="18"/>
          <w:szCs w:val="18"/>
        </w:rPr>
        <w:t>;</w:t>
      </w:r>
    </w:p>
    <w:p w14:paraId="11DC58B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D4526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E3B0A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RecoveryRequest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9FDE0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4B97679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0A6D522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proposalTime</w:t>
      </w:r>
      <w:r w:rsidRPr="00602E4B">
        <w:rPr>
          <w:rStyle w:val="token"/>
          <w:rFonts w:ascii="Inter" w:eastAsiaTheme="majorEastAsia" w:hAnsi="Inter"/>
          <w:color w:val="ABB2BF"/>
          <w:sz w:val="18"/>
          <w:szCs w:val="18"/>
        </w:rPr>
        <w:t>;</w:t>
      </w:r>
    </w:p>
    <w:p w14:paraId="1EF5CDF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approvalCount</w:t>
      </w:r>
      <w:r w:rsidRPr="00602E4B">
        <w:rPr>
          <w:rStyle w:val="token"/>
          <w:rFonts w:ascii="Inter" w:eastAsiaTheme="majorEastAsia" w:hAnsi="Inter"/>
          <w:color w:val="ABB2BF"/>
          <w:sz w:val="18"/>
          <w:szCs w:val="18"/>
        </w:rPr>
        <w:t>;</w:t>
      </w:r>
    </w:p>
    <w:p w14:paraId="56EBDCE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hasApproved</w:t>
      </w:r>
      <w:r w:rsidRPr="00602E4B">
        <w:rPr>
          <w:rStyle w:val="token"/>
          <w:rFonts w:ascii="Inter" w:eastAsiaTheme="majorEastAsia" w:hAnsi="Inter"/>
          <w:color w:val="ABB2BF"/>
          <w:sz w:val="18"/>
          <w:szCs w:val="18"/>
        </w:rPr>
        <w:t>;</w:t>
      </w:r>
    </w:p>
    <w:p w14:paraId="3186E8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eastAsiaTheme="majorEastAsia" w:hAnsi="Inter"/>
          <w:color w:val="ABB2BF"/>
          <w:sz w:val="18"/>
          <w:szCs w:val="18"/>
        </w:rPr>
        <w:t xml:space="preserve"> executed</w:t>
      </w:r>
      <w:r w:rsidRPr="00602E4B">
        <w:rPr>
          <w:rStyle w:val="token"/>
          <w:rFonts w:ascii="Inter" w:eastAsiaTheme="majorEastAsia" w:hAnsi="Inter"/>
          <w:color w:val="ABB2BF"/>
          <w:sz w:val="18"/>
          <w:szCs w:val="18"/>
        </w:rPr>
        <w:t>;</w:t>
      </w:r>
    </w:p>
    <w:p w14:paraId="1F9EF57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identityProof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IPFS hash or encrypted proof</w:t>
      </w:r>
    </w:p>
    <w:p w14:paraId="303BB8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E0F268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644ED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GuardianSet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guardianSets</w:t>
      </w:r>
      <w:r w:rsidRPr="00602E4B">
        <w:rPr>
          <w:rStyle w:val="token"/>
          <w:rFonts w:ascii="Inter" w:eastAsiaTheme="majorEastAsia" w:hAnsi="Inter"/>
          <w:color w:val="ABB2BF"/>
          <w:sz w:val="18"/>
          <w:szCs w:val="18"/>
        </w:rPr>
        <w:t>;</w:t>
      </w:r>
    </w:p>
    <w:p w14:paraId="3D54F1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RecoveryRequest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activeRecoveries</w:t>
      </w:r>
      <w:r w:rsidRPr="00602E4B">
        <w:rPr>
          <w:rStyle w:val="token"/>
          <w:rFonts w:ascii="Inter" w:eastAsiaTheme="majorEastAsia" w:hAnsi="Inter"/>
          <w:color w:val="ABB2BF"/>
          <w:sz w:val="18"/>
          <w:szCs w:val="18"/>
        </w:rPr>
        <w:t>;</w:t>
      </w:r>
    </w:p>
    <w:p w14:paraId="7EC2586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0C54BA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GuardiansConfigured</w:t>
      </w:r>
      <w:r w:rsidRPr="00602E4B">
        <w:rPr>
          <w:rStyle w:val="token"/>
          <w:rFonts w:ascii="Inter" w:eastAsiaTheme="majorEastAsia" w:hAnsi="Inter"/>
          <w:color w:val="ABB2BF"/>
          <w:sz w:val="18"/>
          <w:szCs w:val="18"/>
        </w:rPr>
        <w:t>(</w:t>
      </w:r>
    </w:p>
    <w:p w14:paraId="2BF3BAA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p>
    <w:p w14:paraId="404C7DF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p>
    <w:p w14:paraId="51898E9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threshold</w:t>
      </w:r>
    </w:p>
    <w:p w14:paraId="2530F4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21CE55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9961C5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RecoveryInitiated</w:t>
      </w:r>
      <w:r w:rsidRPr="00602E4B">
        <w:rPr>
          <w:rStyle w:val="token"/>
          <w:rFonts w:ascii="Inter" w:eastAsiaTheme="majorEastAsia" w:hAnsi="Inter"/>
          <w:color w:val="ABB2BF"/>
          <w:sz w:val="18"/>
          <w:szCs w:val="18"/>
        </w:rPr>
        <w:t>(</w:t>
      </w:r>
    </w:p>
    <w:p w14:paraId="5ECAB7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p>
    <w:p w14:paraId="21E6386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180E627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initiator</w:t>
      </w:r>
    </w:p>
    <w:p w14:paraId="7AE45F0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61E435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09680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RecoveryApproved</w:t>
      </w:r>
      <w:r w:rsidRPr="00602E4B">
        <w:rPr>
          <w:rStyle w:val="token"/>
          <w:rFonts w:ascii="Inter" w:eastAsiaTheme="majorEastAsia" w:hAnsi="Inter"/>
          <w:color w:val="ABB2BF"/>
          <w:sz w:val="18"/>
          <w:szCs w:val="18"/>
        </w:rPr>
        <w:t>(</w:t>
      </w:r>
    </w:p>
    <w:p w14:paraId="6DE9643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p>
    <w:p w14:paraId="2DB71D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guardian</w:t>
      </w:r>
      <w:r w:rsidRPr="00602E4B">
        <w:rPr>
          <w:rStyle w:val="token"/>
          <w:rFonts w:ascii="Inter" w:eastAsiaTheme="majorEastAsia" w:hAnsi="Inter"/>
          <w:color w:val="ABB2BF"/>
          <w:sz w:val="18"/>
          <w:szCs w:val="18"/>
        </w:rPr>
        <w:t>,</w:t>
      </w:r>
    </w:p>
    <w:p w14:paraId="64EFB68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approvalCount</w:t>
      </w:r>
    </w:p>
    <w:p w14:paraId="5B3A6F7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BD451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4B39FBD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event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RecoveryExecuted</w:t>
      </w:r>
      <w:r w:rsidRPr="00602E4B">
        <w:rPr>
          <w:rStyle w:val="token"/>
          <w:rFonts w:ascii="Inter" w:eastAsiaTheme="majorEastAsia" w:hAnsi="Inter"/>
          <w:color w:val="ABB2BF"/>
          <w:sz w:val="18"/>
          <w:szCs w:val="18"/>
        </w:rPr>
        <w:t>(</w:t>
      </w:r>
    </w:p>
    <w:p w14:paraId="0A803E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indexed</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p>
    <w:p w14:paraId="74D960B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newPublicKey</w:t>
      </w:r>
    </w:p>
    <w:p w14:paraId="526077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9D6DD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2F66E9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configureGuardians</w:t>
      </w:r>
      <w:r w:rsidRPr="00602E4B">
        <w:rPr>
          <w:rStyle w:val="token"/>
          <w:rFonts w:ascii="Inter" w:eastAsiaTheme="majorEastAsia" w:hAnsi="Inter"/>
          <w:color w:val="ABB2BF"/>
          <w:sz w:val="18"/>
          <w:szCs w:val="18"/>
        </w:rPr>
        <w:t>(</w:t>
      </w:r>
    </w:p>
    <w:p w14:paraId="62FE10E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47DAD9D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p>
    <w:p w14:paraId="31E3CCD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ABB2BF"/>
          <w:sz w:val="18"/>
          <w:szCs w:val="18"/>
        </w:rPr>
        <w:t>,</w:t>
      </w:r>
    </w:p>
    <w:p w14:paraId="0B3750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recoveryDelay</w:t>
      </w:r>
    </w:p>
    <w:p w14:paraId="641B98E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1C6C7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sender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getUMAOwner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owner"</w:t>
      </w:r>
      <w:r w:rsidRPr="00602E4B">
        <w:rPr>
          <w:rStyle w:val="token"/>
          <w:rFonts w:ascii="Inter" w:eastAsiaTheme="majorEastAsia" w:hAnsi="Inter"/>
          <w:color w:val="ABB2BF"/>
          <w:sz w:val="18"/>
          <w:szCs w:val="18"/>
        </w:rPr>
        <w:t>);</w:t>
      </w:r>
    </w:p>
    <w:p w14:paraId="11EA73D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length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"Minimum 3 guardians"</w:t>
      </w:r>
      <w:r w:rsidRPr="00602E4B">
        <w:rPr>
          <w:rStyle w:val="token"/>
          <w:rFonts w:ascii="Inter" w:eastAsiaTheme="majorEastAsia" w:hAnsi="Inter"/>
          <w:color w:val="ABB2BF"/>
          <w:sz w:val="18"/>
          <w:szCs w:val="18"/>
        </w:rPr>
        <w:t>);</w:t>
      </w:r>
    </w:p>
    <w:p w14:paraId="6A6B879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threshold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&amp;&amp;</w:t>
      </w:r>
      <w:r w:rsidRPr="00602E4B">
        <w:rPr>
          <w:rStyle w:val="HTMLCode"/>
          <w:rFonts w:ascii="Inter" w:eastAsiaTheme="majorEastAsia" w:hAnsi="Inter"/>
          <w:color w:val="ABB2BF"/>
          <w:sz w:val="18"/>
          <w:szCs w:val="18"/>
        </w:rPr>
        <w:t xml:space="preserve"> threshold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"Invalid threshold"</w:t>
      </w:r>
      <w:r w:rsidRPr="00602E4B">
        <w:rPr>
          <w:rStyle w:val="token"/>
          <w:rFonts w:ascii="Inter" w:eastAsiaTheme="majorEastAsia" w:hAnsi="Inter"/>
          <w:color w:val="ABB2BF"/>
          <w:sz w:val="18"/>
          <w:szCs w:val="18"/>
        </w:rPr>
        <w:t>);</w:t>
      </w:r>
    </w:p>
    <w:p w14:paraId="3A3E002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recoveryDelay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7</w:t>
      </w:r>
      <w:r w:rsidRPr="00602E4B">
        <w:rPr>
          <w:rStyle w:val="HTMLCode"/>
          <w:rFonts w:ascii="Inter" w:eastAsiaTheme="majorEastAsia" w:hAnsi="Inter"/>
          <w:color w:val="ABB2BF"/>
          <w:sz w:val="18"/>
          <w:szCs w:val="18"/>
        </w:rPr>
        <w:t xml:space="preserve"> days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"Minimum 7 day delay"</w:t>
      </w:r>
      <w:r w:rsidRPr="00602E4B">
        <w:rPr>
          <w:rStyle w:val="token"/>
          <w:rFonts w:ascii="Inter" w:eastAsiaTheme="majorEastAsia" w:hAnsi="Inter"/>
          <w:color w:val="ABB2BF"/>
          <w:sz w:val="18"/>
          <w:szCs w:val="18"/>
        </w:rPr>
        <w:t>);</w:t>
      </w:r>
    </w:p>
    <w:p w14:paraId="7797BC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314D0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GuardianSet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set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guardianSets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20A1D3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guardians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p>
    <w:p w14:paraId="7B3A9BD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threshold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ABB2BF"/>
          <w:sz w:val="18"/>
          <w:szCs w:val="18"/>
        </w:rPr>
        <w:t>;</w:t>
      </w:r>
    </w:p>
    <w:p w14:paraId="1278E9D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recoveryDelay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recoveryDelay</w:t>
      </w:r>
      <w:r w:rsidRPr="00602E4B">
        <w:rPr>
          <w:rStyle w:val="token"/>
          <w:rFonts w:ascii="Inter" w:eastAsiaTheme="majorEastAsia" w:hAnsi="Inter"/>
          <w:color w:val="ABB2BF"/>
          <w:sz w:val="18"/>
          <w:szCs w:val="18"/>
        </w:rPr>
        <w:t>;</w:t>
      </w:r>
    </w:p>
    <w:p w14:paraId="43AE834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EF869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80B77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isGuardian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2B007DC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CE5B7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3B0ED3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GuardiansConfigured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guardians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ABB2BF"/>
          <w:sz w:val="18"/>
          <w:szCs w:val="18"/>
        </w:rPr>
        <w:t>);</w:t>
      </w:r>
    </w:p>
    <w:p w14:paraId="55888BA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26356F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80D44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initiateRecovery</w:t>
      </w:r>
      <w:r w:rsidRPr="00602E4B">
        <w:rPr>
          <w:rStyle w:val="token"/>
          <w:rFonts w:ascii="Inter" w:eastAsiaTheme="majorEastAsia" w:hAnsi="Inter"/>
          <w:color w:val="ABB2BF"/>
          <w:sz w:val="18"/>
          <w:szCs w:val="18"/>
        </w:rPr>
        <w:t>(</w:t>
      </w:r>
    </w:p>
    <w:p w14:paraId="6012C0E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4A7E56B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6BD2C38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identityProof</w:t>
      </w:r>
    </w:p>
    <w:p w14:paraId="0FA3688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AEE11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GuardianSet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set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guardianSets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6A2180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isGuardian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a guardian"</w:t>
      </w:r>
      <w:r w:rsidRPr="00602E4B">
        <w:rPr>
          <w:rStyle w:val="token"/>
          <w:rFonts w:ascii="Inter" w:eastAsiaTheme="majorEastAsia" w:hAnsi="Inter"/>
          <w:color w:val="ABB2BF"/>
          <w:sz w:val="18"/>
          <w:szCs w:val="18"/>
        </w:rPr>
        <w:t>);</w:t>
      </w:r>
    </w:p>
    <w:p w14:paraId="225E339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activeRecoveries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"Recovery in progress"</w:t>
      </w:r>
      <w:r w:rsidRPr="00602E4B">
        <w:rPr>
          <w:rStyle w:val="token"/>
          <w:rFonts w:ascii="Inter" w:eastAsiaTheme="majorEastAsia" w:hAnsi="Inter"/>
          <w:color w:val="ABB2BF"/>
          <w:sz w:val="18"/>
          <w:szCs w:val="18"/>
        </w:rPr>
        <w:t>);</w:t>
      </w:r>
    </w:p>
    <w:p w14:paraId="12ED0A5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AB3263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RecoveryRequest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recovery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activeRecoveries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35CEE28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umaAddress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5CD626B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newPublicKey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p>
    <w:p w14:paraId="1E9939F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timestamp</w:t>
      </w:r>
      <w:r w:rsidRPr="00602E4B">
        <w:rPr>
          <w:rStyle w:val="token"/>
          <w:rFonts w:ascii="Inter" w:eastAsiaTheme="majorEastAsia" w:hAnsi="Inter"/>
          <w:color w:val="ABB2BF"/>
          <w:sz w:val="18"/>
          <w:szCs w:val="18"/>
        </w:rPr>
        <w:t>;</w:t>
      </w:r>
    </w:p>
    <w:p w14:paraId="775184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approvalCount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0D5A14C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hasApproved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53DB7BD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identityProof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identityProof</w:t>
      </w:r>
      <w:r w:rsidRPr="00602E4B">
        <w:rPr>
          <w:rStyle w:val="token"/>
          <w:rFonts w:ascii="Inter" w:eastAsiaTheme="majorEastAsia" w:hAnsi="Inter"/>
          <w:color w:val="ABB2BF"/>
          <w:sz w:val="18"/>
          <w:szCs w:val="18"/>
        </w:rPr>
        <w:t>;</w:t>
      </w:r>
    </w:p>
    <w:p w14:paraId="262AE2B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6493B4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RecoveryInitiated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newPublicKey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p>
    <w:p w14:paraId="5273419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AA75BC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1789DA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approveRecovery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B462B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GuardianSet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set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guardianSets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0E0D059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RecoveryRequest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recovery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activeRecoveries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249D337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DCB8D5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isGuardian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a guardian"</w:t>
      </w:r>
      <w:r w:rsidRPr="00602E4B">
        <w:rPr>
          <w:rStyle w:val="token"/>
          <w:rFonts w:ascii="Inter" w:eastAsiaTheme="majorEastAsia" w:hAnsi="Inter"/>
          <w:color w:val="ABB2BF"/>
          <w:sz w:val="18"/>
          <w:szCs w:val="18"/>
        </w:rPr>
        <w:t>);</w:t>
      </w:r>
    </w:p>
    <w:p w14:paraId="7BC165F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 active recovery"</w:t>
      </w:r>
      <w:r w:rsidRPr="00602E4B">
        <w:rPr>
          <w:rStyle w:val="token"/>
          <w:rFonts w:ascii="Inter" w:eastAsiaTheme="majorEastAsia" w:hAnsi="Inter"/>
          <w:color w:val="ABB2BF"/>
          <w:sz w:val="18"/>
          <w:szCs w:val="18"/>
        </w:rPr>
        <w:t>);</w:t>
      </w:r>
    </w:p>
    <w:p w14:paraId="4570C5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executed"</w:t>
      </w:r>
      <w:r w:rsidRPr="00602E4B">
        <w:rPr>
          <w:rStyle w:val="token"/>
          <w:rFonts w:ascii="Inter" w:eastAsiaTheme="majorEastAsia" w:hAnsi="Inter"/>
          <w:color w:val="ABB2BF"/>
          <w:sz w:val="18"/>
          <w:szCs w:val="18"/>
        </w:rPr>
        <w:t>);</w:t>
      </w:r>
    </w:p>
    <w:p w14:paraId="124B843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hasApproved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approved"</w:t>
      </w:r>
      <w:r w:rsidRPr="00602E4B">
        <w:rPr>
          <w:rStyle w:val="token"/>
          <w:rFonts w:ascii="Inter" w:eastAsiaTheme="majorEastAsia" w:hAnsi="Inter"/>
          <w:color w:val="ABB2BF"/>
          <w:sz w:val="18"/>
          <w:szCs w:val="18"/>
        </w:rPr>
        <w:t>);</w:t>
      </w:r>
    </w:p>
    <w:p w14:paraId="761BD7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51F439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hasApproved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3B71E9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approvalCount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1C16C87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141F5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approvalCount</w:t>
      </w:r>
      <w:r w:rsidRPr="00602E4B">
        <w:rPr>
          <w:rStyle w:val="token"/>
          <w:rFonts w:ascii="Inter" w:eastAsiaTheme="majorEastAsia" w:hAnsi="Inter"/>
          <w:color w:val="ABB2BF"/>
          <w:sz w:val="18"/>
          <w:szCs w:val="18"/>
        </w:rPr>
        <w:t>);</w:t>
      </w:r>
    </w:p>
    <w:p w14:paraId="6C04393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137AD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threshold reached</w:t>
      </w:r>
    </w:p>
    <w:p w14:paraId="7B5CB38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approvalCount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E5FC35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time lock expired</w:t>
      </w:r>
    </w:p>
    <w:p w14:paraId="2AD4D7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recoveryDelay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264406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1B0871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DECEA4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4E3A92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CDE6D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C2189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executeRecovery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DB7A57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RecoveryRequest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recovery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activeRecoveries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5952EDE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GuardianSet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set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guardianSets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5D7D17B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304E5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approvalCount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"Insufficient approvals"</w:t>
      </w:r>
      <w:r w:rsidRPr="00602E4B">
        <w:rPr>
          <w:rStyle w:val="token"/>
          <w:rFonts w:ascii="Inter" w:eastAsiaTheme="majorEastAsia" w:hAnsi="Inter"/>
          <w:color w:val="ABB2BF"/>
          <w:sz w:val="18"/>
          <w:szCs w:val="18"/>
        </w:rPr>
        <w:t>);</w:t>
      </w:r>
    </w:p>
    <w:p w14:paraId="0DD269C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p>
    <w:p w14:paraId="5C30A7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recoveryDelay</w:t>
      </w:r>
      <w:r w:rsidRPr="00602E4B">
        <w:rPr>
          <w:rStyle w:val="token"/>
          <w:rFonts w:ascii="Inter" w:eastAsiaTheme="majorEastAsia" w:hAnsi="Inter"/>
          <w:color w:val="ABB2BF"/>
          <w:sz w:val="18"/>
          <w:szCs w:val="18"/>
        </w:rPr>
        <w:t>,</w:t>
      </w:r>
    </w:p>
    <w:p w14:paraId="51A6DE2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"Time lock active"</w:t>
      </w:r>
    </w:p>
    <w:p w14:paraId="09A55AB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79591B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05048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key rotation through UMA registry</w:t>
      </w:r>
    </w:p>
    <w:p w14:paraId="4B8ACAF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IUMARegistry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UMA_REGISTRY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rotateKey</w:t>
      </w:r>
      <w:r w:rsidRPr="00602E4B">
        <w:rPr>
          <w:rStyle w:val="token"/>
          <w:rFonts w:ascii="Inter" w:eastAsiaTheme="majorEastAsia" w:hAnsi="Inter"/>
          <w:color w:val="ABB2BF"/>
          <w:sz w:val="18"/>
          <w:szCs w:val="18"/>
        </w:rPr>
        <w:t>(</w:t>
      </w:r>
    </w:p>
    <w:p w14:paraId="26983F9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umaAddress</w:t>
      </w:r>
      <w:r w:rsidRPr="00602E4B">
        <w:rPr>
          <w:rStyle w:val="token"/>
          <w:rFonts w:ascii="Inter" w:eastAsiaTheme="majorEastAsia" w:hAnsi="Inter"/>
          <w:color w:val="ABB2BF"/>
          <w:sz w:val="18"/>
          <w:szCs w:val="18"/>
        </w:rPr>
        <w:t>,</w:t>
      </w:r>
    </w:p>
    <w:p w14:paraId="39CD4F7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newPublicKey</w:t>
      </w:r>
      <w:r w:rsidRPr="00602E4B">
        <w:rPr>
          <w:rStyle w:val="token"/>
          <w:rFonts w:ascii="Inter" w:eastAsiaTheme="majorEastAsia" w:hAnsi="Inter"/>
          <w:color w:val="ABB2BF"/>
          <w:sz w:val="18"/>
          <w:szCs w:val="18"/>
        </w:rPr>
        <w:t>,</w:t>
      </w:r>
    </w:p>
    <w:p w14:paraId="146F460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SOCIAL_RECOVERY</w:t>
      </w:r>
    </w:p>
    <w:p w14:paraId="0BDD54C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50B1E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69A3E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executed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7666CDE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0F5010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RecoveryExecuted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newPublicKey</w:t>
      </w:r>
      <w:r w:rsidRPr="00602E4B">
        <w:rPr>
          <w:rStyle w:val="token"/>
          <w:rFonts w:ascii="Inter" w:eastAsiaTheme="majorEastAsia" w:hAnsi="Inter"/>
          <w:color w:val="ABB2BF"/>
          <w:sz w:val="18"/>
          <w:szCs w:val="18"/>
        </w:rPr>
        <w:t>);</w:t>
      </w:r>
    </w:p>
    <w:p w14:paraId="323691D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8696F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Clear recovery state</w:t>
      </w:r>
    </w:p>
    <w:p w14:paraId="305A46B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delete</w:t>
      </w:r>
      <w:r w:rsidRPr="00602E4B">
        <w:rPr>
          <w:rStyle w:val="HTMLCode"/>
          <w:rFonts w:ascii="Inter" w:eastAsiaTheme="majorEastAsia" w:hAnsi="Inter"/>
          <w:color w:val="ABB2BF"/>
          <w:sz w:val="18"/>
          <w:szCs w:val="18"/>
        </w:rPr>
        <w:t xml:space="preserve"> activeRecoveries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1258A5B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DDB1EC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A3866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cancelRecovery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0D33E9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sender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getUMAOwner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owner"</w:t>
      </w:r>
      <w:r w:rsidRPr="00602E4B">
        <w:rPr>
          <w:rStyle w:val="token"/>
          <w:rFonts w:ascii="Inter" w:eastAsiaTheme="majorEastAsia" w:hAnsi="Inter"/>
          <w:color w:val="ABB2BF"/>
          <w:sz w:val="18"/>
          <w:szCs w:val="18"/>
        </w:rPr>
        <w:t>);</w:t>
      </w:r>
    </w:p>
    <w:p w14:paraId="331502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activeRecoveries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 active recovery"</w:t>
      </w:r>
      <w:r w:rsidRPr="00602E4B">
        <w:rPr>
          <w:rStyle w:val="token"/>
          <w:rFonts w:ascii="Inter" w:eastAsiaTheme="majorEastAsia" w:hAnsi="Inter"/>
          <w:color w:val="ABB2BF"/>
          <w:sz w:val="18"/>
          <w:szCs w:val="18"/>
        </w:rPr>
        <w:t>);</w:t>
      </w:r>
    </w:p>
    <w:p w14:paraId="480A9B5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F7061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delete</w:t>
      </w:r>
      <w:r w:rsidRPr="00602E4B">
        <w:rPr>
          <w:rStyle w:val="HTMLCode"/>
          <w:rFonts w:ascii="Inter" w:eastAsiaTheme="majorEastAsia" w:hAnsi="Inter"/>
          <w:color w:val="ABB2BF"/>
          <w:sz w:val="18"/>
          <w:szCs w:val="18"/>
        </w:rPr>
        <w:t xml:space="preserve"> activeRecoveries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74B283B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F74D780" w14:textId="77777777" w:rsidR="007113F3" w:rsidRPr="00602E4B" w:rsidRDefault="007113F3" w:rsidP="007113F3">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2DC92911" w14:textId="77777777" w:rsidR="007113F3" w:rsidRPr="00602E4B" w:rsidRDefault="007113F3" w:rsidP="007113F3">
      <w:pPr>
        <w:pStyle w:val="Heading3"/>
        <w:rPr>
          <w:rFonts w:ascii="Inter" w:hAnsi="Inter"/>
          <w:sz w:val="18"/>
          <w:szCs w:val="18"/>
        </w:rPr>
      </w:pPr>
      <w:r w:rsidRPr="00602E4B">
        <w:rPr>
          <w:rFonts w:ascii="Inter" w:hAnsi="Inter"/>
          <w:sz w:val="18"/>
          <w:szCs w:val="18"/>
        </w:rPr>
        <w:t>Identity Verification Framework</w:t>
      </w:r>
    </w:p>
    <w:p w14:paraId="19392AF3" w14:textId="77777777" w:rsidR="007113F3" w:rsidRPr="00602E4B" w:rsidRDefault="007113F3" w:rsidP="007113F3">
      <w:pPr>
        <w:rPr>
          <w:rFonts w:ascii="Inter" w:hAnsi="Inter"/>
          <w:sz w:val="18"/>
          <w:szCs w:val="18"/>
        </w:rPr>
      </w:pPr>
      <w:r w:rsidRPr="00602E4B">
        <w:rPr>
          <w:rFonts w:ascii="Inter" w:hAnsi="Inter"/>
          <w:sz w:val="18"/>
          <w:szCs w:val="18"/>
        </w:rPr>
        <w:t>python</w:t>
      </w:r>
    </w:p>
    <w:p w14:paraId="413161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class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IdentityVerification</w:t>
      </w:r>
      <w:r w:rsidRPr="00602E4B">
        <w:rPr>
          <w:rStyle w:val="token"/>
          <w:rFonts w:ascii="Inter" w:eastAsiaTheme="majorEastAsia" w:hAnsi="Inter"/>
          <w:color w:val="ABB2BF"/>
          <w:sz w:val="18"/>
          <w:szCs w:val="18"/>
        </w:rPr>
        <w:t>:</w:t>
      </w:r>
    </w:p>
    <w:p w14:paraId="1E755DD0"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79CBBE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Framework for verifying user identity during recovery.</w:t>
      </w:r>
    </w:p>
    <w:p w14:paraId="72E1170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403D7BC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1C1598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verify_recovery_identity</w:t>
      </w:r>
      <w:r w:rsidRPr="00602E4B">
        <w:rPr>
          <w:rStyle w:val="token"/>
          <w:rFonts w:ascii="Inter" w:eastAsiaTheme="majorEastAsia" w:hAnsi="Inter"/>
          <w:color w:val="ABB2BF"/>
          <w:sz w:val="18"/>
          <w:szCs w:val="18"/>
        </w:rPr>
        <w:t>(</w:t>
      </w:r>
    </w:p>
    <w:p w14:paraId="419475A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7772207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70547A2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RecoveryClaim</w:t>
      </w:r>
    </w:p>
    <w:p w14:paraId="73DF0CD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VerificationResult</w:t>
      </w:r>
      <w:r w:rsidRPr="00602E4B">
        <w:rPr>
          <w:rStyle w:val="token"/>
          <w:rFonts w:ascii="Inter" w:eastAsiaTheme="majorEastAsia" w:hAnsi="Inter"/>
          <w:color w:val="ABB2BF"/>
          <w:sz w:val="18"/>
          <w:szCs w:val="18"/>
        </w:rPr>
        <w:t>:</w:t>
      </w:r>
    </w:p>
    <w:p w14:paraId="4EFCC336"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51D9DB7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Multi-factor identity verification for recovery.</w:t>
      </w:r>
    </w:p>
    <w:p w14:paraId="2DC6215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4F961F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verification_score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0E30216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max_score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100</w:t>
      </w:r>
    </w:p>
    <w:p w14:paraId="677DB8F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D2CD78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C5652E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Factor 1: Email verification (20 points)</w:t>
      </w:r>
    </w:p>
    <w:p w14:paraId="36B74C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email_verification</w:t>
      </w:r>
      <w:r w:rsidRPr="00602E4B">
        <w:rPr>
          <w:rStyle w:val="token"/>
          <w:rFonts w:ascii="Inter" w:eastAsiaTheme="majorEastAsia" w:hAnsi="Inter"/>
          <w:color w:val="ABB2BF"/>
          <w:sz w:val="18"/>
          <w:szCs w:val="18"/>
        </w:rPr>
        <w:t>:</w:t>
      </w:r>
    </w:p>
    <w:p w14:paraId="30FD8EA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email_valid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verify_email_ownership</w:t>
      </w:r>
      <w:r w:rsidRPr="00602E4B">
        <w:rPr>
          <w:rStyle w:val="token"/>
          <w:rFonts w:ascii="Inter" w:eastAsiaTheme="majorEastAsia" w:hAnsi="Inter"/>
          <w:color w:val="ABB2BF"/>
          <w:sz w:val="18"/>
          <w:szCs w:val="18"/>
        </w:rPr>
        <w:t>(</w:t>
      </w:r>
    </w:p>
    <w:p w14:paraId="0A568E9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email</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email</w:t>
      </w:r>
      <w:r w:rsidRPr="00602E4B">
        <w:rPr>
          <w:rStyle w:val="token"/>
          <w:rFonts w:ascii="Inter" w:eastAsiaTheme="majorEastAsia" w:hAnsi="Inter"/>
          <w:color w:val="ABB2BF"/>
          <w:sz w:val="18"/>
          <w:szCs w:val="18"/>
        </w:rPr>
        <w:t>,</w:t>
      </w:r>
    </w:p>
    <w:p w14:paraId="35A7E16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verification_code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email_code</w:t>
      </w:r>
    </w:p>
    <w:p w14:paraId="047E59D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E49AD3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email_valid</w:t>
      </w:r>
      <w:r w:rsidRPr="00602E4B">
        <w:rPr>
          <w:rStyle w:val="token"/>
          <w:rFonts w:ascii="Inter" w:eastAsiaTheme="majorEastAsia" w:hAnsi="Inter"/>
          <w:color w:val="ABB2BF"/>
          <w:sz w:val="18"/>
          <w:szCs w:val="18"/>
        </w:rPr>
        <w:t>:</w:t>
      </w:r>
    </w:p>
    <w:p w14:paraId="6B876A4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verification_score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p>
    <w:p w14:paraId="4505085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VerificationEvidence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EMAIL_VERIFIED</w:t>
      </w:r>
      <w:r w:rsidRPr="00602E4B">
        <w:rPr>
          <w:rStyle w:val="token"/>
          <w:rFonts w:ascii="Inter" w:eastAsiaTheme="majorEastAsia" w:hAnsi="Inter"/>
          <w:color w:val="ABB2BF"/>
          <w:sz w:val="18"/>
          <w:szCs w:val="18"/>
        </w:rPr>
        <w:t>)</w:t>
      </w:r>
    </w:p>
    <w:p w14:paraId="6D1D2C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344B84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Factor 2: Previous transaction history (30 points)</w:t>
      </w:r>
    </w:p>
    <w:p w14:paraId="4E5D8B2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transaction_proofs</w:t>
      </w:r>
      <w:r w:rsidRPr="00602E4B">
        <w:rPr>
          <w:rStyle w:val="token"/>
          <w:rFonts w:ascii="Inter" w:eastAsiaTheme="majorEastAsia" w:hAnsi="Inter"/>
          <w:color w:val="ABB2BF"/>
          <w:sz w:val="18"/>
          <w:szCs w:val="18"/>
        </w:rPr>
        <w:t>:</w:t>
      </w:r>
    </w:p>
    <w:p w14:paraId="75B116F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tx_valid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verify_transaction_history</w:t>
      </w:r>
      <w:r w:rsidRPr="00602E4B">
        <w:rPr>
          <w:rStyle w:val="token"/>
          <w:rFonts w:ascii="Inter" w:eastAsiaTheme="majorEastAsia" w:hAnsi="Inter"/>
          <w:color w:val="ABB2BF"/>
          <w:sz w:val="18"/>
          <w:szCs w:val="18"/>
        </w:rPr>
        <w:t>(</w:t>
      </w:r>
    </w:p>
    <w:p w14:paraId="25CABE8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p>
    <w:p w14:paraId="6DFAF3F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proofs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transaction_proofs</w:t>
      </w:r>
    </w:p>
    <w:p w14:paraId="4F6E1E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EA070A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tx_valid</w:t>
      </w:r>
      <w:r w:rsidRPr="00602E4B">
        <w:rPr>
          <w:rStyle w:val="token"/>
          <w:rFonts w:ascii="Inter" w:eastAsiaTheme="majorEastAsia" w:hAnsi="Inter"/>
          <w:color w:val="ABB2BF"/>
          <w:sz w:val="18"/>
          <w:szCs w:val="18"/>
        </w:rPr>
        <w:t>:</w:t>
      </w:r>
    </w:p>
    <w:p w14:paraId="7C0F33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verification_score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30</w:t>
      </w:r>
    </w:p>
    <w:p w14:paraId="6E47E2D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VerificationEvidence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TX_HISTORY_MATCH</w:t>
      </w:r>
      <w:r w:rsidRPr="00602E4B">
        <w:rPr>
          <w:rStyle w:val="token"/>
          <w:rFonts w:ascii="Inter" w:eastAsiaTheme="majorEastAsia" w:hAnsi="Inter"/>
          <w:color w:val="ABB2BF"/>
          <w:sz w:val="18"/>
          <w:szCs w:val="18"/>
        </w:rPr>
        <w:t>)</w:t>
      </w:r>
    </w:p>
    <w:p w14:paraId="56D6208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FABC85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Factor 3: KYC documentation (30 points)</w:t>
      </w:r>
    </w:p>
    <w:p w14:paraId="2C30B86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kyc_documents</w:t>
      </w:r>
      <w:r w:rsidRPr="00602E4B">
        <w:rPr>
          <w:rStyle w:val="token"/>
          <w:rFonts w:ascii="Inter" w:eastAsiaTheme="majorEastAsia" w:hAnsi="Inter"/>
          <w:color w:val="ABB2BF"/>
          <w:sz w:val="18"/>
          <w:szCs w:val="18"/>
        </w:rPr>
        <w:t>:</w:t>
      </w:r>
    </w:p>
    <w:p w14:paraId="641DF26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kyc_valid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verify_kyc_documents</w:t>
      </w:r>
      <w:r w:rsidRPr="00602E4B">
        <w:rPr>
          <w:rStyle w:val="token"/>
          <w:rFonts w:ascii="Inter" w:eastAsiaTheme="majorEastAsia" w:hAnsi="Inter"/>
          <w:color w:val="ABB2BF"/>
          <w:sz w:val="18"/>
          <w:szCs w:val="18"/>
        </w:rPr>
        <w:t>(</w:t>
      </w:r>
    </w:p>
    <w:p w14:paraId="6BE8FD6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original_kyc</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get_original_kyc</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p>
    <w:p w14:paraId="644D79A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provided_kyc</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kyc_documents</w:t>
      </w:r>
    </w:p>
    <w:p w14:paraId="0B401E6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5DA69F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kyc_valid</w:t>
      </w:r>
      <w:r w:rsidRPr="00602E4B">
        <w:rPr>
          <w:rStyle w:val="token"/>
          <w:rFonts w:ascii="Inter" w:eastAsiaTheme="majorEastAsia" w:hAnsi="Inter"/>
          <w:color w:val="ABB2BF"/>
          <w:sz w:val="18"/>
          <w:szCs w:val="18"/>
        </w:rPr>
        <w:t>:</w:t>
      </w:r>
    </w:p>
    <w:p w14:paraId="17203D2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verification_score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30</w:t>
      </w:r>
    </w:p>
    <w:p w14:paraId="4AD747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VerificationEvidence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KYC_VERIFIED</w:t>
      </w:r>
      <w:r w:rsidRPr="00602E4B">
        <w:rPr>
          <w:rStyle w:val="token"/>
          <w:rFonts w:ascii="Inter" w:eastAsiaTheme="majorEastAsia" w:hAnsi="Inter"/>
          <w:color w:val="ABB2BF"/>
          <w:sz w:val="18"/>
          <w:szCs w:val="18"/>
        </w:rPr>
        <w:t>)</w:t>
      </w:r>
    </w:p>
    <w:p w14:paraId="3FE1D20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4257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Factor 4: Biometric verification (20 points)</w:t>
      </w:r>
    </w:p>
    <w:p w14:paraId="6D1108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biometric_data</w:t>
      </w:r>
      <w:r w:rsidRPr="00602E4B">
        <w:rPr>
          <w:rStyle w:val="token"/>
          <w:rFonts w:ascii="Inter" w:eastAsiaTheme="majorEastAsia" w:hAnsi="Inter"/>
          <w:color w:val="ABB2BF"/>
          <w:sz w:val="18"/>
          <w:szCs w:val="18"/>
        </w:rPr>
        <w:t>:</w:t>
      </w:r>
    </w:p>
    <w:p w14:paraId="417DEF0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biometric_valid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verify_biometric_match</w:t>
      </w:r>
      <w:r w:rsidRPr="00602E4B">
        <w:rPr>
          <w:rStyle w:val="token"/>
          <w:rFonts w:ascii="Inter" w:eastAsiaTheme="majorEastAsia" w:hAnsi="Inter"/>
          <w:color w:val="ABB2BF"/>
          <w:sz w:val="18"/>
          <w:szCs w:val="18"/>
        </w:rPr>
        <w:t>(</w:t>
      </w:r>
    </w:p>
    <w:p w14:paraId="1746E1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p>
    <w:p w14:paraId="153DAB4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biometric_data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recovery_claim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biometric_data</w:t>
      </w:r>
    </w:p>
    <w:p w14:paraId="79DF88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F76E1B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biometric_valid</w:t>
      </w:r>
      <w:r w:rsidRPr="00602E4B">
        <w:rPr>
          <w:rStyle w:val="token"/>
          <w:rFonts w:ascii="Inter" w:eastAsiaTheme="majorEastAsia" w:hAnsi="Inter"/>
          <w:color w:val="ABB2BF"/>
          <w:sz w:val="18"/>
          <w:szCs w:val="18"/>
        </w:rPr>
        <w:t>:</w:t>
      </w:r>
    </w:p>
    <w:p w14:paraId="5EBED1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verification_score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20</w:t>
      </w:r>
    </w:p>
    <w:p w14:paraId="5978CE8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VerificationEvidence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BIOMETRIC_MATCH</w:t>
      </w:r>
      <w:r w:rsidRPr="00602E4B">
        <w:rPr>
          <w:rStyle w:val="token"/>
          <w:rFonts w:ascii="Inter" w:eastAsiaTheme="majorEastAsia" w:hAnsi="Inter"/>
          <w:color w:val="ABB2BF"/>
          <w:sz w:val="18"/>
          <w:szCs w:val="18"/>
        </w:rPr>
        <w:t>)</w:t>
      </w:r>
    </w:p>
    <w:p w14:paraId="0A9905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B6F8A3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Threshold: 60 points required for recovery approval</w:t>
      </w:r>
    </w:p>
    <w:p w14:paraId="71163A1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verification_passed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verification_score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60</w:t>
      </w:r>
    </w:p>
    <w:p w14:paraId="7CC07E7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BFA45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verification report</w:t>
      </w:r>
    </w:p>
    <w:p w14:paraId="760FAD9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VerificationReport</w:t>
      </w:r>
      <w:r w:rsidRPr="00602E4B">
        <w:rPr>
          <w:rStyle w:val="token"/>
          <w:rFonts w:ascii="Inter" w:eastAsiaTheme="majorEastAsia" w:hAnsi="Inter"/>
          <w:color w:val="ABB2BF"/>
          <w:sz w:val="18"/>
          <w:szCs w:val="18"/>
        </w:rPr>
        <w:t>(</w:t>
      </w:r>
    </w:p>
    <w:p w14:paraId="52833E9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uma</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uma</w:t>
      </w:r>
      <w:r w:rsidRPr="00602E4B">
        <w:rPr>
          <w:rStyle w:val="token"/>
          <w:rFonts w:ascii="Inter" w:eastAsiaTheme="majorEastAsia" w:hAnsi="Inter"/>
          <w:color w:val="ABB2BF"/>
          <w:sz w:val="18"/>
          <w:szCs w:val="18"/>
        </w:rPr>
        <w:t>,</w:t>
      </w:r>
    </w:p>
    <w:p w14:paraId="100409E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score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verification_score</w:t>
      </w:r>
      <w:r w:rsidRPr="00602E4B">
        <w:rPr>
          <w:rStyle w:val="token"/>
          <w:rFonts w:ascii="Inter" w:eastAsiaTheme="majorEastAsia" w:hAnsi="Inter"/>
          <w:color w:val="ABB2BF"/>
          <w:sz w:val="18"/>
          <w:szCs w:val="18"/>
        </w:rPr>
        <w:t>,</w:t>
      </w:r>
    </w:p>
    <w:p w14:paraId="05FBE85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max_score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max_score</w:t>
      </w:r>
      <w:r w:rsidRPr="00602E4B">
        <w:rPr>
          <w:rStyle w:val="token"/>
          <w:rFonts w:ascii="Inter" w:eastAsiaTheme="majorEastAsia" w:hAnsi="Inter"/>
          <w:color w:val="ABB2BF"/>
          <w:sz w:val="18"/>
          <w:szCs w:val="18"/>
        </w:rPr>
        <w:t>,</w:t>
      </w:r>
    </w:p>
    <w:p w14:paraId="2C0CFE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0997532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passed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verification_passed</w:t>
      </w:r>
      <w:r w:rsidRPr="00602E4B">
        <w:rPr>
          <w:rStyle w:val="token"/>
          <w:rFonts w:ascii="Inter" w:eastAsiaTheme="majorEastAsia" w:hAnsi="Inter"/>
          <w:color w:val="ABB2BF"/>
          <w:sz w:val="18"/>
          <w:szCs w:val="18"/>
        </w:rPr>
        <w:t>,</w:t>
      </w:r>
    </w:p>
    <w:p w14:paraId="0D5E4C8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timestamp</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p>
    <w:p w14:paraId="75AB6B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verifier_id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verifier_id</w:t>
      </w:r>
    </w:p>
    <w:p w14:paraId="4C5A3C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CDD21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A566A3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Store encrypted report on IPFS</w:t>
      </w:r>
    </w:p>
    <w:p w14:paraId="3034BF7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encrypted_report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encrypt_report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report</w:t>
      </w:r>
      <w:r w:rsidRPr="00602E4B">
        <w:rPr>
          <w:rStyle w:val="token"/>
          <w:rFonts w:ascii="Inter" w:eastAsiaTheme="majorEastAsia" w:hAnsi="Inter"/>
          <w:color w:val="ABB2BF"/>
          <w:sz w:val="18"/>
          <w:szCs w:val="18"/>
        </w:rPr>
        <w:t>)</w:t>
      </w:r>
    </w:p>
    <w:p w14:paraId="72A297D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ipfs_hash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store_on_ipfs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encrypted_report</w:t>
      </w:r>
      <w:r w:rsidRPr="00602E4B">
        <w:rPr>
          <w:rStyle w:val="token"/>
          <w:rFonts w:ascii="Inter" w:eastAsiaTheme="majorEastAsia" w:hAnsi="Inter"/>
          <w:color w:val="ABB2BF"/>
          <w:sz w:val="18"/>
          <w:szCs w:val="18"/>
        </w:rPr>
        <w:t>)</w:t>
      </w:r>
    </w:p>
    <w:p w14:paraId="62A707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D25DE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VerificationResult</w:t>
      </w:r>
      <w:r w:rsidRPr="00602E4B">
        <w:rPr>
          <w:rStyle w:val="token"/>
          <w:rFonts w:ascii="Inter" w:eastAsiaTheme="majorEastAsia" w:hAnsi="Inter"/>
          <w:color w:val="ABB2BF"/>
          <w:sz w:val="18"/>
          <w:szCs w:val="18"/>
        </w:rPr>
        <w:t>(</w:t>
      </w:r>
    </w:p>
    <w:p w14:paraId="6D69BFC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passed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verification_passed</w:t>
      </w:r>
      <w:r w:rsidRPr="00602E4B">
        <w:rPr>
          <w:rStyle w:val="token"/>
          <w:rFonts w:ascii="Inter" w:eastAsiaTheme="majorEastAsia" w:hAnsi="Inter"/>
          <w:color w:val="ABB2BF"/>
          <w:sz w:val="18"/>
          <w:szCs w:val="18"/>
        </w:rPr>
        <w:t>,</w:t>
      </w:r>
    </w:p>
    <w:p w14:paraId="0CEE68F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score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verification_score</w:t>
      </w:r>
      <w:r w:rsidRPr="00602E4B">
        <w:rPr>
          <w:rStyle w:val="token"/>
          <w:rFonts w:ascii="Inter" w:eastAsiaTheme="majorEastAsia" w:hAnsi="Inter"/>
          <w:color w:val="ABB2BF"/>
          <w:sz w:val="18"/>
          <w:szCs w:val="18"/>
        </w:rPr>
        <w:t>,</w:t>
      </w:r>
    </w:p>
    <w:p w14:paraId="313CBBF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0202F6F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report_hash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ipfs_hash</w:t>
      </w:r>
    </w:p>
    <w:p w14:paraId="46C89F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998AF3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1872F5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verify_email_ownership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email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verification_code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0A310730"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5ED6E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Verify user controls the email address.</w:t>
      </w:r>
    </w:p>
    <w:p w14:paraId="50AED86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EB07D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code matches what was sent</w:t>
      </w:r>
    </w:p>
    <w:p w14:paraId="33DAA6E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stored_code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get_verification_code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email</w:t>
      </w:r>
      <w:r w:rsidRPr="00602E4B">
        <w:rPr>
          <w:rStyle w:val="token"/>
          <w:rFonts w:ascii="Inter" w:eastAsiaTheme="majorEastAsia" w:hAnsi="Inter"/>
          <w:color w:val="ABB2BF"/>
          <w:sz w:val="18"/>
          <w:szCs w:val="18"/>
        </w:rPr>
        <w:t>)</w:t>
      </w:r>
    </w:p>
    <w:p w14:paraId="664227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304EB9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stored_code </w:t>
      </w:r>
      <w:r w:rsidRPr="00602E4B">
        <w:rPr>
          <w:rStyle w:val="token"/>
          <w:rFonts w:ascii="Inter" w:eastAsiaTheme="majorEastAsia" w:hAnsi="Inter"/>
          <w:color w:val="C678DD"/>
          <w:sz w:val="18"/>
          <w:szCs w:val="18"/>
        </w:rPr>
        <w:t>and</w:t>
      </w:r>
      <w:r w:rsidRPr="00602E4B">
        <w:rPr>
          <w:rStyle w:val="HTMLCode"/>
          <w:rFonts w:ascii="Inter" w:eastAsiaTheme="majorEastAsia" w:hAnsi="Inter"/>
          <w:color w:val="ABB2BF"/>
          <w:sz w:val="18"/>
          <w:szCs w:val="18"/>
        </w:rPr>
        <w:t xml:space="preserve"> stored_code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code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verification_code</w:t>
      </w:r>
      <w:r w:rsidRPr="00602E4B">
        <w:rPr>
          <w:rStyle w:val="token"/>
          <w:rFonts w:ascii="Inter" w:eastAsiaTheme="majorEastAsia" w:hAnsi="Inter"/>
          <w:color w:val="ABB2BF"/>
          <w:sz w:val="18"/>
          <w:szCs w:val="18"/>
        </w:rPr>
        <w:t>:</w:t>
      </w:r>
    </w:p>
    <w:p w14:paraId="3ECF52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current_timestamp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stored_code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sent_at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3600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1 hour expiry</w:t>
      </w:r>
    </w:p>
    <w:p w14:paraId="32AA623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p>
    <w:p w14:paraId="4D86BC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0723F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3DFB02A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1A2D28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verify_transaction_history</w:t>
      </w:r>
      <w:r w:rsidRPr="00602E4B">
        <w:rPr>
          <w:rStyle w:val="token"/>
          <w:rFonts w:ascii="Inter" w:eastAsiaTheme="majorEastAsia" w:hAnsi="Inter"/>
          <w:color w:val="ABB2BF"/>
          <w:sz w:val="18"/>
          <w:szCs w:val="18"/>
        </w:rPr>
        <w:t>(</w:t>
      </w:r>
    </w:p>
    <w:p w14:paraId="3E72A46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4F1937A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p>
    <w:p w14:paraId="15795C7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proofs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TransactionProof</w:t>
      </w:r>
      <w:r w:rsidRPr="00602E4B">
        <w:rPr>
          <w:rStyle w:val="token"/>
          <w:rFonts w:ascii="Inter" w:eastAsiaTheme="majorEastAsia" w:hAnsi="Inter"/>
          <w:color w:val="ABB2BF"/>
          <w:sz w:val="18"/>
          <w:szCs w:val="18"/>
        </w:rPr>
        <w:t>]</w:t>
      </w:r>
    </w:p>
    <w:p w14:paraId="6BDCDD5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1323BDC7"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5D3442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Verify user can prove knowledge of previous transactions.</w:t>
      </w:r>
    </w:p>
    <w:p w14:paraId="38D8ABD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6B466E5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User must provide merkle proofs of at least 3 past transactions</w:t>
      </w:r>
    </w:p>
    <w:p w14:paraId="0803E1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proofs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w:t>
      </w:r>
      <w:r w:rsidRPr="00602E4B">
        <w:rPr>
          <w:rStyle w:val="token"/>
          <w:rFonts w:ascii="Inter" w:eastAsiaTheme="majorEastAsia" w:hAnsi="Inter"/>
          <w:color w:val="ABB2BF"/>
          <w:sz w:val="18"/>
          <w:szCs w:val="18"/>
        </w:rPr>
        <w:t>:</w:t>
      </w:r>
    </w:p>
    <w:p w14:paraId="17F8CD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3EF95B3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2E515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valid_proofs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2EF314B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6EFE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proof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proofs</w:t>
      </w:r>
      <w:r w:rsidRPr="00602E4B">
        <w:rPr>
          <w:rStyle w:val="token"/>
          <w:rFonts w:ascii="Inter" w:eastAsiaTheme="majorEastAsia" w:hAnsi="Inter"/>
          <w:color w:val="ABB2BF"/>
          <w:sz w:val="18"/>
          <w:szCs w:val="18"/>
        </w:rPr>
        <w:t>:</w:t>
      </w:r>
    </w:p>
    <w:p w14:paraId="431935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merkle proof</w:t>
      </w:r>
    </w:p>
    <w:p w14:paraId="39272C3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verify_merkle_proof</w:t>
      </w:r>
      <w:r w:rsidRPr="00602E4B">
        <w:rPr>
          <w:rStyle w:val="token"/>
          <w:rFonts w:ascii="Inter" w:eastAsiaTheme="majorEastAsia" w:hAnsi="Inter"/>
          <w:color w:val="ABB2BF"/>
          <w:sz w:val="18"/>
          <w:szCs w:val="18"/>
        </w:rPr>
        <w:t>(</w:t>
      </w:r>
    </w:p>
    <w:p w14:paraId="2ED858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root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get_block_root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block_height</w:t>
      </w:r>
      <w:r w:rsidRPr="00602E4B">
        <w:rPr>
          <w:rStyle w:val="token"/>
          <w:rFonts w:ascii="Inter" w:eastAsiaTheme="majorEastAsia" w:hAnsi="Inter"/>
          <w:color w:val="ABB2BF"/>
          <w:sz w:val="18"/>
          <w:szCs w:val="18"/>
        </w:rPr>
        <w:t>),</w:t>
      </w:r>
    </w:p>
    <w:p w14:paraId="3CCEDA1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leaf</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w:t>
      </w:r>
      <w:r w:rsidRPr="00602E4B">
        <w:rPr>
          <w:rStyle w:val="token"/>
          <w:rFonts w:ascii="Inter" w:eastAsiaTheme="majorEastAsia" w:hAnsi="Inter"/>
          <w:color w:val="ABB2BF"/>
          <w:sz w:val="18"/>
          <w:szCs w:val="18"/>
        </w:rPr>
        <w:t>),</w:t>
      </w:r>
    </w:p>
    <w:p w14:paraId="6692484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proof</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merkle_path</w:t>
      </w:r>
    </w:p>
    <w:p w14:paraId="14EB990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D5B1F4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Verify transaction actually involved this UMA</w:t>
      </w:r>
    </w:p>
    <w:p w14:paraId="1BCAB57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from_uma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uma </w:t>
      </w:r>
      <w:r w:rsidRPr="00602E4B">
        <w:rPr>
          <w:rStyle w:val="token"/>
          <w:rFonts w:ascii="Inter" w:eastAsiaTheme="majorEastAsia" w:hAnsi="Inter"/>
          <w:color w:val="C678DD"/>
          <w:sz w:val="18"/>
          <w:szCs w:val="18"/>
        </w:rPr>
        <w:t>or</w:t>
      </w:r>
      <w:r w:rsidRPr="00602E4B">
        <w:rPr>
          <w:rStyle w:val="HTMLCode"/>
          <w:rFonts w:ascii="Inter" w:eastAsiaTheme="majorEastAsia" w:hAnsi="Inter"/>
          <w:color w:val="ABB2BF"/>
          <w:sz w:val="18"/>
          <w:szCs w:val="18"/>
        </w:rPr>
        <w:t xml:space="preserve"> proof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to_uma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uma</w:t>
      </w:r>
      <w:r w:rsidRPr="00602E4B">
        <w:rPr>
          <w:rStyle w:val="token"/>
          <w:rFonts w:ascii="Inter" w:eastAsiaTheme="majorEastAsia" w:hAnsi="Inter"/>
          <w:color w:val="ABB2BF"/>
          <w:sz w:val="18"/>
          <w:szCs w:val="18"/>
        </w:rPr>
        <w:t>:</w:t>
      </w:r>
    </w:p>
    <w:p w14:paraId="4A9F65B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valid_proofs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p>
    <w:p w14:paraId="600D5FF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C275BB2"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valid_proofs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w:t>
      </w:r>
    </w:p>
    <w:p w14:paraId="0CF5BB1F" w14:textId="77777777" w:rsidR="007113F3" w:rsidRPr="00602E4B" w:rsidRDefault="007113F3" w:rsidP="007113F3">
      <w:pPr>
        <w:pStyle w:val="Heading2"/>
        <w:rPr>
          <w:rFonts w:ascii="Inter" w:hAnsi="Inter"/>
          <w:color w:val="auto"/>
          <w:sz w:val="18"/>
          <w:szCs w:val="18"/>
        </w:rPr>
      </w:pPr>
      <w:r w:rsidRPr="00602E4B">
        <w:rPr>
          <w:rFonts w:ascii="Inter" w:hAnsi="Inter"/>
          <w:sz w:val="18"/>
          <w:szCs w:val="18"/>
        </w:rPr>
        <w:t>E.5 Cross-Chain Synchronization</w:t>
      </w:r>
    </w:p>
    <w:p w14:paraId="4A1846B0" w14:textId="77777777" w:rsidR="007113F3" w:rsidRPr="00602E4B" w:rsidRDefault="007113F3" w:rsidP="007113F3">
      <w:pPr>
        <w:pStyle w:val="Heading3"/>
        <w:rPr>
          <w:rFonts w:ascii="Inter" w:hAnsi="Inter"/>
          <w:sz w:val="18"/>
          <w:szCs w:val="18"/>
        </w:rPr>
      </w:pPr>
      <w:r w:rsidRPr="00602E4B">
        <w:rPr>
          <w:rFonts w:ascii="Inter" w:hAnsi="Inter"/>
          <w:sz w:val="18"/>
          <w:szCs w:val="18"/>
        </w:rPr>
        <w:t>Synchronization Protocol</w:t>
      </w:r>
    </w:p>
    <w:p w14:paraId="205CB125" w14:textId="77777777" w:rsidR="007113F3" w:rsidRPr="00602E4B" w:rsidRDefault="007113F3" w:rsidP="007113F3">
      <w:pPr>
        <w:rPr>
          <w:rFonts w:ascii="Inter" w:hAnsi="Inter"/>
          <w:sz w:val="18"/>
          <w:szCs w:val="18"/>
        </w:rPr>
      </w:pPr>
      <w:r w:rsidRPr="00602E4B">
        <w:rPr>
          <w:rFonts w:ascii="Inter" w:hAnsi="Inter"/>
          <w:sz w:val="18"/>
          <w:szCs w:val="18"/>
        </w:rPr>
        <w:t>python</w:t>
      </w:r>
    </w:p>
    <w:p w14:paraId="1F049E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class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CrossChainSynchronizer</w:t>
      </w:r>
      <w:r w:rsidRPr="00602E4B">
        <w:rPr>
          <w:rStyle w:val="token"/>
          <w:rFonts w:ascii="Inter" w:eastAsiaTheme="majorEastAsia" w:hAnsi="Inter"/>
          <w:color w:val="ABB2BF"/>
          <w:sz w:val="18"/>
          <w:szCs w:val="18"/>
        </w:rPr>
        <w:t>:</w:t>
      </w:r>
    </w:p>
    <w:p w14:paraId="0F4CE775"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45823D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Ensures UMA key rotations are atomic across all chains.</w:t>
      </w:r>
    </w:p>
    <w:p w14:paraId="1463824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488A17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4B5ED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__init__</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p>
    <w:p w14:paraId="0277C91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coordination_lock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threading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Lock</w:t>
      </w:r>
      <w:r w:rsidRPr="00602E4B">
        <w:rPr>
          <w:rStyle w:val="token"/>
          <w:rFonts w:ascii="Inter" w:eastAsiaTheme="majorEastAsia" w:hAnsi="Inter"/>
          <w:color w:val="ABB2BF"/>
          <w:sz w:val="18"/>
          <w:szCs w:val="18"/>
        </w:rPr>
        <w:t>()</w:t>
      </w:r>
    </w:p>
    <w:p w14:paraId="486B65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active_rotations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B1D202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766F71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synchronize_rotation</w:t>
      </w:r>
      <w:r w:rsidRPr="00602E4B">
        <w:rPr>
          <w:rStyle w:val="token"/>
          <w:rFonts w:ascii="Inter" w:eastAsiaTheme="majorEastAsia" w:hAnsi="Inter"/>
          <w:color w:val="ABB2BF"/>
          <w:sz w:val="18"/>
          <w:szCs w:val="18"/>
        </w:rPr>
        <w:t>(</w:t>
      </w:r>
    </w:p>
    <w:p w14:paraId="1423254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2359AD1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RotationSession</w:t>
      </w:r>
    </w:p>
    <w:p w14:paraId="42515FA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SynchronizationResult</w:t>
      </w:r>
      <w:r w:rsidRPr="00602E4B">
        <w:rPr>
          <w:rStyle w:val="token"/>
          <w:rFonts w:ascii="Inter" w:eastAsiaTheme="majorEastAsia" w:hAnsi="Inter"/>
          <w:color w:val="ABB2BF"/>
          <w:sz w:val="18"/>
          <w:szCs w:val="18"/>
        </w:rPr>
        <w:t>:</w:t>
      </w:r>
    </w:p>
    <w:p w14:paraId="46D095BD"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4B0D53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Coordinate rotation across all chains with two-phase commit.</w:t>
      </w:r>
    </w:p>
    <w:p w14:paraId="59432F1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17229D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with</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coordination_lock</w:t>
      </w:r>
      <w:r w:rsidRPr="00602E4B">
        <w:rPr>
          <w:rStyle w:val="token"/>
          <w:rFonts w:ascii="Inter" w:eastAsiaTheme="majorEastAsia" w:hAnsi="Inter"/>
          <w:color w:val="ABB2BF"/>
          <w:sz w:val="18"/>
          <w:szCs w:val="18"/>
        </w:rPr>
        <w:t>:</w:t>
      </w:r>
    </w:p>
    <w:p w14:paraId="13BC2EE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1: PREPARE - All chains vote if they can execute</w:t>
      </w:r>
    </w:p>
    <w:p w14:paraId="3560B2F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prepare_phase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p>
    <w:p w14:paraId="59BF22B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4A361F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can_commit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prepare_results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5AF137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Abort if any chain cannot commit</w:t>
      </w:r>
    </w:p>
    <w:p w14:paraId="72DE0D3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send_abort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prepare_results</w:t>
      </w:r>
      <w:r w:rsidRPr="00602E4B">
        <w:rPr>
          <w:rStyle w:val="token"/>
          <w:rFonts w:ascii="Inter" w:eastAsiaTheme="majorEastAsia" w:hAnsi="Inter"/>
          <w:color w:val="ABB2BF"/>
          <w:sz w:val="18"/>
          <w:szCs w:val="18"/>
        </w:rPr>
        <w:t>)</w:t>
      </w:r>
    </w:p>
    <w:p w14:paraId="4BADD1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SynchronizationResult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ABORTED</w:t>
      </w:r>
    </w:p>
    <w:p w14:paraId="6644F9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F1370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2: COMMIT - Execute on all chains</w:t>
      </w:r>
    </w:p>
    <w:p w14:paraId="27E2911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commit_phase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prepare_results</w:t>
      </w:r>
      <w:r w:rsidRPr="00602E4B">
        <w:rPr>
          <w:rStyle w:val="token"/>
          <w:rFonts w:ascii="Inter" w:eastAsiaTheme="majorEastAsia" w:hAnsi="Inter"/>
          <w:color w:val="ABB2BF"/>
          <w:sz w:val="18"/>
          <w:szCs w:val="18"/>
        </w:rPr>
        <w:t>)</w:t>
      </w:r>
    </w:p>
    <w:p w14:paraId="39E62B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E2B33A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success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6A68B7B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SynchronizationResult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p>
    <w:p w14:paraId="4E5D274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66B968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Partial failure - attempt recovery</w:t>
      </w:r>
    </w:p>
    <w:p w14:paraId="71E8D5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recover_from_partial_failure</w:t>
      </w:r>
      <w:r w:rsidRPr="00602E4B">
        <w:rPr>
          <w:rStyle w:val="token"/>
          <w:rFonts w:ascii="Inter" w:eastAsiaTheme="majorEastAsia" w:hAnsi="Inter"/>
          <w:color w:val="ABB2BF"/>
          <w:sz w:val="18"/>
          <w:szCs w:val="18"/>
        </w:rPr>
        <w:t>(</w:t>
      </w:r>
    </w:p>
    <w:p w14:paraId="0C5176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p>
    <w:p w14:paraId="2C2F1D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commit_results</w:t>
      </w:r>
    </w:p>
    <w:p w14:paraId="269BB97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F26855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recovery_result</w:t>
      </w:r>
    </w:p>
    <w:p w14:paraId="43D6FB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982133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prepare_phase</w:t>
      </w:r>
      <w:r w:rsidRPr="00602E4B">
        <w:rPr>
          <w:rStyle w:val="token"/>
          <w:rFonts w:ascii="Inter" w:eastAsiaTheme="majorEastAsia" w:hAnsi="Inter"/>
          <w:color w:val="ABB2BF"/>
          <w:sz w:val="18"/>
          <w:szCs w:val="18"/>
        </w:rPr>
        <w:t>(</w:t>
      </w:r>
    </w:p>
    <w:p w14:paraId="7E27BF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55F05CF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RotationSession</w:t>
      </w:r>
    </w:p>
    <w:p w14:paraId="012BF80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Dict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PrepareResult</w:t>
      </w:r>
      <w:r w:rsidRPr="00602E4B">
        <w:rPr>
          <w:rStyle w:val="token"/>
          <w:rFonts w:ascii="Inter" w:eastAsiaTheme="majorEastAsia" w:hAnsi="Inter"/>
          <w:color w:val="ABB2BF"/>
          <w:sz w:val="18"/>
          <w:szCs w:val="18"/>
        </w:rPr>
        <w:t>]:</w:t>
      </w:r>
    </w:p>
    <w:p w14:paraId="0ED60AA5"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44630BF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 1: Check if all chains are ready to rotate.</w:t>
      </w:r>
    </w:p>
    <w:p w14:paraId="26CF1EF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72E4DC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0DCA58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BC68B2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affected_chains</w:t>
      </w:r>
      <w:r w:rsidRPr="00602E4B">
        <w:rPr>
          <w:rStyle w:val="token"/>
          <w:rFonts w:ascii="Inter" w:eastAsiaTheme="majorEastAsia" w:hAnsi="Inter"/>
          <w:color w:val="ABB2BF"/>
          <w:sz w:val="18"/>
          <w:szCs w:val="18"/>
        </w:rPr>
        <w:t>:</w:t>
      </w:r>
    </w:p>
    <w:p w14:paraId="4AD5149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6B847C6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chain availability</w:t>
      </w:r>
    </w:p>
    <w:p w14:paraId="54A5BCE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chain_available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check_chain_availability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754C03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03A46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address has pending transactions</w:t>
      </w:r>
    </w:p>
    <w:p w14:paraId="56AEBE5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has_pending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check_pending_transactions</w:t>
      </w:r>
      <w:r w:rsidRPr="00602E4B">
        <w:rPr>
          <w:rStyle w:val="token"/>
          <w:rFonts w:ascii="Inter" w:eastAsiaTheme="majorEastAsia" w:hAnsi="Inter"/>
          <w:color w:val="ABB2BF"/>
          <w:sz w:val="18"/>
          <w:szCs w:val="18"/>
        </w:rPr>
        <w:t>(</w:t>
      </w:r>
    </w:p>
    <w:p w14:paraId="08C7F6E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7A57DD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chain_addresses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7C9F8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A4E257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300AC4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sufficient relayer signatures available</w:t>
      </w:r>
    </w:p>
    <w:p w14:paraId="2BDD523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relayers_ready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check_relayer_readiness</w:t>
      </w:r>
      <w:r w:rsidRPr="00602E4B">
        <w:rPr>
          <w:rStyle w:val="token"/>
          <w:rFonts w:ascii="Inter" w:eastAsiaTheme="majorEastAsia" w:hAnsi="Inter"/>
          <w:color w:val="ABB2BF"/>
          <w:sz w:val="18"/>
          <w:szCs w:val="18"/>
        </w:rPr>
        <w:t>(</w:t>
      </w:r>
    </w:p>
    <w:p w14:paraId="64A8EE6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p>
    <w:p w14:paraId="3FD0175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required_threshold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ROTATION_THRESHOLD</w:t>
      </w:r>
    </w:p>
    <w:p w14:paraId="2D1BC6C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DA5DB9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EE72A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Compute new address</w:t>
      </w:r>
    </w:p>
    <w:p w14:paraId="056930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derive_chain_address</w:t>
      </w:r>
      <w:r w:rsidRPr="00602E4B">
        <w:rPr>
          <w:rStyle w:val="token"/>
          <w:rFonts w:ascii="Inter" w:eastAsiaTheme="majorEastAsia" w:hAnsi="Inter"/>
          <w:color w:val="ABB2BF"/>
          <w:sz w:val="18"/>
          <w:szCs w:val="18"/>
        </w:rPr>
        <w:t>(</w:t>
      </w:r>
    </w:p>
    <w:p w14:paraId="2F639F8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new_public_key</w:t>
      </w:r>
      <w:r w:rsidRPr="00602E4B">
        <w:rPr>
          <w:rStyle w:val="token"/>
          <w:rFonts w:ascii="Inter" w:eastAsiaTheme="majorEastAsia" w:hAnsi="Inter"/>
          <w:color w:val="ABB2BF"/>
          <w:sz w:val="18"/>
          <w:szCs w:val="18"/>
        </w:rPr>
        <w:t>,</w:t>
      </w:r>
    </w:p>
    <w:p w14:paraId="1BECFA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p>
    <w:p w14:paraId="6D5F74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2090CC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3B865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can_commit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69E32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chain_available </w:t>
      </w:r>
      <w:r w:rsidRPr="00602E4B">
        <w:rPr>
          <w:rStyle w:val="token"/>
          <w:rFonts w:ascii="Inter" w:eastAsiaTheme="majorEastAsia" w:hAnsi="Inter"/>
          <w:color w:val="C678DD"/>
          <w:sz w:val="18"/>
          <w:szCs w:val="18"/>
        </w:rPr>
        <w:t>and</w:t>
      </w:r>
    </w:p>
    <w:p w14:paraId="2DF1B5F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has_pending </w:t>
      </w:r>
      <w:r w:rsidRPr="00602E4B">
        <w:rPr>
          <w:rStyle w:val="token"/>
          <w:rFonts w:ascii="Inter" w:eastAsiaTheme="majorEastAsia" w:hAnsi="Inter"/>
          <w:color w:val="C678DD"/>
          <w:sz w:val="18"/>
          <w:szCs w:val="18"/>
        </w:rPr>
        <w:t>and</w:t>
      </w:r>
    </w:p>
    <w:p w14:paraId="2CDDCD5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relayers_ready</w:t>
      </w:r>
    </w:p>
    <w:p w14:paraId="541C81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4ABF8C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73AE5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PrepareResult</w:t>
      </w:r>
      <w:r w:rsidRPr="00602E4B">
        <w:rPr>
          <w:rStyle w:val="token"/>
          <w:rFonts w:ascii="Inter" w:eastAsiaTheme="majorEastAsia" w:hAnsi="Inter"/>
          <w:color w:val="ABB2BF"/>
          <w:sz w:val="18"/>
          <w:szCs w:val="18"/>
        </w:rPr>
        <w:t>(</w:t>
      </w:r>
    </w:p>
    <w:p w14:paraId="54F3A3A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21DA476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can_commit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can_commit</w:t>
      </w:r>
      <w:r w:rsidRPr="00602E4B">
        <w:rPr>
          <w:rStyle w:val="token"/>
          <w:rFonts w:ascii="Inter" w:eastAsiaTheme="majorEastAsia" w:hAnsi="Inter"/>
          <w:color w:val="ABB2BF"/>
          <w:sz w:val="18"/>
          <w:szCs w:val="18"/>
        </w:rPr>
        <w:t>,</w:t>
      </w:r>
    </w:p>
    <w:p w14:paraId="4DF1754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new_address</w:t>
      </w:r>
      <w:r w:rsidRPr="00602E4B">
        <w:rPr>
          <w:rStyle w:val="token"/>
          <w:rFonts w:ascii="Inter" w:eastAsiaTheme="majorEastAsia" w:hAnsi="Inter"/>
          <w:color w:val="ABB2BF"/>
          <w:sz w:val="18"/>
          <w:szCs w:val="18"/>
        </w:rPr>
        <w:t>,</w:t>
      </w:r>
    </w:p>
    <w:p w14:paraId="432C4C1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relayer_count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get_active_relayers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56F72B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timestamp</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p>
    <w:p w14:paraId="6F90629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124319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8E96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Exception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w:t>
      </w:r>
      <w:r w:rsidRPr="00602E4B">
        <w:rPr>
          <w:rStyle w:val="token"/>
          <w:rFonts w:ascii="Inter" w:eastAsiaTheme="majorEastAsia" w:hAnsi="Inter"/>
          <w:color w:val="ABB2BF"/>
          <w:sz w:val="18"/>
          <w:szCs w:val="18"/>
        </w:rPr>
        <w:t>:</w:t>
      </w:r>
    </w:p>
    <w:p w14:paraId="5D38BA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log_error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f"Prepare failed for </w:t>
      </w:r>
      <w:r w:rsidRPr="00602E4B">
        <w:rPr>
          <w:rStyle w:val="token"/>
          <w:rFonts w:ascii="Inter" w:eastAsiaTheme="majorEastAsia" w:hAnsi="Inter"/>
          <w:color w:val="ABB2BF"/>
          <w:sz w:val="18"/>
          <w:szCs w:val="18"/>
        </w:rPr>
        <w:t>{chain_id}</w:t>
      </w:r>
      <w:r w:rsidRPr="00602E4B">
        <w:rPr>
          <w:rStyle w:val="token"/>
          <w:rFonts w:ascii="Inter" w:eastAsiaTheme="majorEastAsia" w:hAnsi="Inter"/>
          <w:color w:val="98C379"/>
          <w:sz w:val="18"/>
          <w:szCs w:val="18"/>
        </w:rPr>
        <w:t xml:space="preserve">: </w:t>
      </w:r>
      <w:r w:rsidRPr="00602E4B">
        <w:rPr>
          <w:rStyle w:val="token"/>
          <w:rFonts w:ascii="Inter" w:eastAsiaTheme="majorEastAsia" w:hAnsi="Inter"/>
          <w:color w:val="ABB2BF"/>
          <w:sz w:val="18"/>
          <w:szCs w:val="18"/>
        </w:rPr>
        <w:t>{e}</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64633FE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PrepareResult</w:t>
      </w:r>
      <w:r w:rsidRPr="00602E4B">
        <w:rPr>
          <w:rStyle w:val="token"/>
          <w:rFonts w:ascii="Inter" w:eastAsiaTheme="majorEastAsia" w:hAnsi="Inter"/>
          <w:color w:val="ABB2BF"/>
          <w:sz w:val="18"/>
          <w:szCs w:val="18"/>
        </w:rPr>
        <w:t>(</w:t>
      </w:r>
    </w:p>
    <w:p w14:paraId="4E96B32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0663577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can_commit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p>
    <w:p w14:paraId="2C1EBBC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error</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w:t>
      </w:r>
      <w:r w:rsidRPr="00602E4B">
        <w:rPr>
          <w:rStyle w:val="token"/>
          <w:rFonts w:ascii="Inter" w:eastAsiaTheme="majorEastAsia" w:hAnsi="Inter"/>
          <w:color w:val="ABB2BF"/>
          <w:sz w:val="18"/>
          <w:szCs w:val="18"/>
        </w:rPr>
        <w:t>)</w:t>
      </w:r>
    </w:p>
    <w:p w14:paraId="3216BB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D2F80A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266CCE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prepare_results</w:t>
      </w:r>
    </w:p>
    <w:p w14:paraId="0CCF6BA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C62705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commit_phase</w:t>
      </w:r>
      <w:r w:rsidRPr="00602E4B">
        <w:rPr>
          <w:rStyle w:val="token"/>
          <w:rFonts w:ascii="Inter" w:eastAsiaTheme="majorEastAsia" w:hAnsi="Inter"/>
          <w:color w:val="ABB2BF"/>
          <w:sz w:val="18"/>
          <w:szCs w:val="18"/>
        </w:rPr>
        <w:t>(</w:t>
      </w:r>
    </w:p>
    <w:p w14:paraId="377C7EB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3E1511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RotationSession</w:t>
      </w:r>
      <w:r w:rsidRPr="00602E4B">
        <w:rPr>
          <w:rStyle w:val="token"/>
          <w:rFonts w:ascii="Inter" w:eastAsiaTheme="majorEastAsia" w:hAnsi="Inter"/>
          <w:color w:val="ABB2BF"/>
          <w:sz w:val="18"/>
          <w:szCs w:val="18"/>
        </w:rPr>
        <w:t>,</w:t>
      </w:r>
    </w:p>
    <w:p w14:paraId="495CE7A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prepare_results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Dict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PrepareResult</w:t>
      </w:r>
      <w:r w:rsidRPr="00602E4B">
        <w:rPr>
          <w:rStyle w:val="token"/>
          <w:rFonts w:ascii="Inter" w:eastAsiaTheme="majorEastAsia" w:hAnsi="Inter"/>
          <w:color w:val="ABB2BF"/>
          <w:sz w:val="18"/>
          <w:szCs w:val="18"/>
        </w:rPr>
        <w:t>]</w:t>
      </w:r>
    </w:p>
    <w:p w14:paraId="0C3064A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Dict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CommitResult</w:t>
      </w:r>
      <w:r w:rsidRPr="00602E4B">
        <w:rPr>
          <w:rStyle w:val="token"/>
          <w:rFonts w:ascii="Inter" w:eastAsiaTheme="majorEastAsia" w:hAnsi="Inter"/>
          <w:color w:val="ABB2BF"/>
          <w:sz w:val="18"/>
          <w:szCs w:val="18"/>
        </w:rPr>
        <w:t>]:</w:t>
      </w:r>
    </w:p>
    <w:p w14:paraId="3792838F"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ACDC87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 2: Execute rotation on all chains simultaneously.</w:t>
      </w:r>
    </w:p>
    <w:p w14:paraId="139023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BB2580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3E9092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0FC3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threads for parallel execution</w:t>
      </w:r>
    </w:p>
    <w:p w14:paraId="7DD1ABE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threads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FBC3BF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results_lock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threading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Lock</w:t>
      </w:r>
      <w:r w:rsidRPr="00602E4B">
        <w:rPr>
          <w:rStyle w:val="token"/>
          <w:rFonts w:ascii="Inter" w:eastAsiaTheme="majorEastAsia" w:hAnsi="Inter"/>
          <w:color w:val="ABB2BF"/>
          <w:sz w:val="18"/>
          <w:szCs w:val="18"/>
        </w:rPr>
        <w:t>()</w:t>
      </w:r>
    </w:p>
    <w:p w14:paraId="23547EF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B97B1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execute_chain_commit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058751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334A87F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execute_single_chain_rotation</w:t>
      </w:r>
      <w:r w:rsidRPr="00602E4B">
        <w:rPr>
          <w:rStyle w:val="token"/>
          <w:rFonts w:ascii="Inter" w:eastAsiaTheme="majorEastAsia" w:hAnsi="Inter"/>
          <w:color w:val="ABB2BF"/>
          <w:sz w:val="18"/>
          <w:szCs w:val="18"/>
        </w:rPr>
        <w:t>(</w:t>
      </w:r>
    </w:p>
    <w:p w14:paraId="4D4E639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534EC04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p>
    <w:p w14:paraId="0F32BD9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new_address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prepare_results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new_address</w:t>
      </w:r>
    </w:p>
    <w:p w14:paraId="289FBE8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35DA3E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A6695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with</w:t>
      </w:r>
      <w:r w:rsidRPr="00602E4B">
        <w:rPr>
          <w:rStyle w:val="HTMLCode"/>
          <w:rFonts w:ascii="Inter" w:eastAsiaTheme="majorEastAsia" w:hAnsi="Inter"/>
          <w:color w:val="ABB2BF"/>
          <w:sz w:val="18"/>
          <w:szCs w:val="18"/>
        </w:rPr>
        <w:t xml:space="preserve"> results_lock</w:t>
      </w:r>
      <w:r w:rsidRPr="00602E4B">
        <w:rPr>
          <w:rStyle w:val="token"/>
          <w:rFonts w:ascii="Inter" w:eastAsiaTheme="majorEastAsia" w:hAnsi="Inter"/>
          <w:color w:val="ABB2BF"/>
          <w:sz w:val="18"/>
          <w:szCs w:val="18"/>
        </w:rPr>
        <w:t>:</w:t>
      </w:r>
    </w:p>
    <w:p w14:paraId="1C780C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result</w:t>
      </w:r>
    </w:p>
    <w:p w14:paraId="447E54E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D8AE5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Exception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w:t>
      </w:r>
      <w:r w:rsidRPr="00602E4B">
        <w:rPr>
          <w:rStyle w:val="token"/>
          <w:rFonts w:ascii="Inter" w:eastAsiaTheme="majorEastAsia" w:hAnsi="Inter"/>
          <w:color w:val="ABB2BF"/>
          <w:sz w:val="18"/>
          <w:szCs w:val="18"/>
        </w:rPr>
        <w:t>:</w:t>
      </w:r>
    </w:p>
    <w:p w14:paraId="1483D41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with</w:t>
      </w:r>
      <w:r w:rsidRPr="00602E4B">
        <w:rPr>
          <w:rStyle w:val="HTMLCode"/>
          <w:rFonts w:ascii="Inter" w:eastAsiaTheme="majorEastAsia" w:hAnsi="Inter"/>
          <w:color w:val="ABB2BF"/>
          <w:sz w:val="18"/>
          <w:szCs w:val="18"/>
        </w:rPr>
        <w:t xml:space="preserve"> results_lock</w:t>
      </w:r>
      <w:r w:rsidRPr="00602E4B">
        <w:rPr>
          <w:rStyle w:val="token"/>
          <w:rFonts w:ascii="Inter" w:eastAsiaTheme="majorEastAsia" w:hAnsi="Inter"/>
          <w:color w:val="ABB2BF"/>
          <w:sz w:val="18"/>
          <w:szCs w:val="18"/>
        </w:rPr>
        <w:t>:</w:t>
      </w:r>
    </w:p>
    <w:p w14:paraId="206D22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CommitResult</w:t>
      </w:r>
      <w:r w:rsidRPr="00602E4B">
        <w:rPr>
          <w:rStyle w:val="token"/>
          <w:rFonts w:ascii="Inter" w:eastAsiaTheme="majorEastAsia" w:hAnsi="Inter"/>
          <w:color w:val="ABB2BF"/>
          <w:sz w:val="18"/>
          <w:szCs w:val="18"/>
        </w:rPr>
        <w:t>(</w:t>
      </w:r>
    </w:p>
    <w:p w14:paraId="15DD944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708F28C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p>
    <w:p w14:paraId="3F1C868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error</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w:t>
      </w:r>
      <w:r w:rsidRPr="00602E4B">
        <w:rPr>
          <w:rStyle w:val="token"/>
          <w:rFonts w:ascii="Inter" w:eastAsiaTheme="majorEastAsia" w:hAnsi="Inter"/>
          <w:color w:val="ABB2BF"/>
          <w:sz w:val="18"/>
          <w:szCs w:val="18"/>
        </w:rPr>
        <w:t>)</w:t>
      </w:r>
    </w:p>
    <w:p w14:paraId="4462BFD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B6675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4A9D93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Launch parallel execution</w:t>
      </w:r>
    </w:p>
    <w:p w14:paraId="42FE468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affected_chains</w:t>
      </w:r>
      <w:r w:rsidRPr="00602E4B">
        <w:rPr>
          <w:rStyle w:val="token"/>
          <w:rFonts w:ascii="Inter" w:eastAsiaTheme="majorEastAsia" w:hAnsi="Inter"/>
          <w:color w:val="ABB2BF"/>
          <w:sz w:val="18"/>
          <w:szCs w:val="18"/>
        </w:rPr>
        <w:t>:</w:t>
      </w:r>
    </w:p>
    <w:p w14:paraId="2FE584F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thread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threading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Thread</w:t>
      </w:r>
      <w:r w:rsidRPr="00602E4B">
        <w:rPr>
          <w:rStyle w:val="token"/>
          <w:rFonts w:ascii="Inter" w:eastAsiaTheme="majorEastAsia" w:hAnsi="Inter"/>
          <w:color w:val="ABB2BF"/>
          <w:sz w:val="18"/>
          <w:szCs w:val="18"/>
        </w:rPr>
        <w:t>(</w:t>
      </w:r>
    </w:p>
    <w:p w14:paraId="1329AC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target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execute_chain_commit</w:t>
      </w:r>
      <w:r w:rsidRPr="00602E4B">
        <w:rPr>
          <w:rStyle w:val="token"/>
          <w:rFonts w:ascii="Inter" w:eastAsiaTheme="majorEastAsia" w:hAnsi="Inter"/>
          <w:color w:val="ABB2BF"/>
          <w:sz w:val="18"/>
          <w:szCs w:val="18"/>
        </w:rPr>
        <w:t>,</w:t>
      </w:r>
    </w:p>
    <w:p w14:paraId="40C6B9C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args</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22D154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39D7A0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threads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thread</w:t>
      </w:r>
      <w:r w:rsidRPr="00602E4B">
        <w:rPr>
          <w:rStyle w:val="token"/>
          <w:rFonts w:ascii="Inter" w:eastAsiaTheme="majorEastAsia" w:hAnsi="Inter"/>
          <w:color w:val="ABB2BF"/>
          <w:sz w:val="18"/>
          <w:szCs w:val="18"/>
        </w:rPr>
        <w:t>)</w:t>
      </w:r>
    </w:p>
    <w:p w14:paraId="5B5F32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thread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start</w:t>
      </w:r>
      <w:r w:rsidRPr="00602E4B">
        <w:rPr>
          <w:rStyle w:val="token"/>
          <w:rFonts w:ascii="Inter" w:eastAsiaTheme="majorEastAsia" w:hAnsi="Inter"/>
          <w:color w:val="ABB2BF"/>
          <w:sz w:val="18"/>
          <w:szCs w:val="18"/>
        </w:rPr>
        <w:t>()</w:t>
      </w:r>
    </w:p>
    <w:p w14:paraId="6E0E844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DF5031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Wait for all chains (with timeout)</w:t>
      </w:r>
    </w:p>
    <w:p w14:paraId="7B85444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timeout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300</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 minutes</w:t>
      </w:r>
    </w:p>
    <w:p w14:paraId="4299425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thread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threads</w:t>
      </w:r>
      <w:r w:rsidRPr="00602E4B">
        <w:rPr>
          <w:rStyle w:val="token"/>
          <w:rFonts w:ascii="Inter" w:eastAsiaTheme="majorEastAsia" w:hAnsi="Inter"/>
          <w:color w:val="ABB2BF"/>
          <w:sz w:val="18"/>
          <w:szCs w:val="18"/>
        </w:rPr>
        <w:t>:</w:t>
      </w:r>
    </w:p>
    <w:p w14:paraId="0C92E8B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thread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join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timeout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timeout</w:t>
      </w:r>
      <w:r w:rsidRPr="00602E4B">
        <w:rPr>
          <w:rStyle w:val="token"/>
          <w:rFonts w:ascii="Inter" w:eastAsiaTheme="majorEastAsia" w:hAnsi="Inter"/>
          <w:color w:val="ABB2BF"/>
          <w:sz w:val="18"/>
          <w:szCs w:val="18"/>
        </w:rPr>
        <w:t>)</w:t>
      </w:r>
    </w:p>
    <w:p w14:paraId="7AF55CA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F1A0F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commit_results</w:t>
      </w:r>
    </w:p>
    <w:p w14:paraId="1DB99D5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4D507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recover_from_partial_failure</w:t>
      </w:r>
      <w:r w:rsidRPr="00602E4B">
        <w:rPr>
          <w:rStyle w:val="token"/>
          <w:rFonts w:ascii="Inter" w:eastAsiaTheme="majorEastAsia" w:hAnsi="Inter"/>
          <w:color w:val="ABB2BF"/>
          <w:sz w:val="18"/>
          <w:szCs w:val="18"/>
        </w:rPr>
        <w:t>(</w:t>
      </w:r>
    </w:p>
    <w:p w14:paraId="2BA04D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3FC62FD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RotationSession</w:t>
      </w:r>
      <w:r w:rsidRPr="00602E4B">
        <w:rPr>
          <w:rStyle w:val="token"/>
          <w:rFonts w:ascii="Inter" w:eastAsiaTheme="majorEastAsia" w:hAnsi="Inter"/>
          <w:color w:val="ABB2BF"/>
          <w:sz w:val="18"/>
          <w:szCs w:val="18"/>
        </w:rPr>
        <w:t>,</w:t>
      </w:r>
    </w:p>
    <w:p w14:paraId="31258F7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commit_results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Dict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CommitResult</w:t>
      </w:r>
      <w:r w:rsidRPr="00602E4B">
        <w:rPr>
          <w:rStyle w:val="token"/>
          <w:rFonts w:ascii="Inter" w:eastAsiaTheme="majorEastAsia" w:hAnsi="Inter"/>
          <w:color w:val="ABB2BF"/>
          <w:sz w:val="18"/>
          <w:szCs w:val="18"/>
        </w:rPr>
        <w:t>]</w:t>
      </w:r>
    </w:p>
    <w:p w14:paraId="08FD8B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SynchronizationResult</w:t>
      </w:r>
      <w:r w:rsidRPr="00602E4B">
        <w:rPr>
          <w:rStyle w:val="token"/>
          <w:rFonts w:ascii="Inter" w:eastAsiaTheme="majorEastAsia" w:hAnsi="Inter"/>
          <w:color w:val="ABB2BF"/>
          <w:sz w:val="18"/>
          <w:szCs w:val="18"/>
        </w:rPr>
        <w:t>:</w:t>
      </w:r>
    </w:p>
    <w:p w14:paraId="01E10503"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w:t>
      </w:r>
    </w:p>
    <w:p w14:paraId="3089FFC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Attempt to recover from partial rotation failure.</w:t>
      </w:r>
    </w:p>
    <w:p w14:paraId="3927792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3A5E91B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successful_chains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908480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cid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2DC04A1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p>
    <w:p w14:paraId="44E7903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293DCA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85C51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failed_chains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FE7FB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cid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commit_results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51B3A11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p>
    <w:p w14:paraId="7337E35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21987B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877CB0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log_error</w:t>
      </w:r>
      <w:r w:rsidRPr="00602E4B">
        <w:rPr>
          <w:rStyle w:val="token"/>
          <w:rFonts w:ascii="Inter" w:eastAsiaTheme="majorEastAsia" w:hAnsi="Inter"/>
          <w:color w:val="ABB2BF"/>
          <w:sz w:val="18"/>
          <w:szCs w:val="18"/>
        </w:rPr>
        <w:t>(</w:t>
      </w:r>
    </w:p>
    <w:p w14:paraId="56B5703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f"Partial rotation failure - "</w:t>
      </w:r>
    </w:p>
    <w:p w14:paraId="099EB43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f"Success: </w:t>
      </w:r>
      <w:r w:rsidRPr="00602E4B">
        <w:rPr>
          <w:rStyle w:val="token"/>
          <w:rFonts w:ascii="Inter" w:eastAsiaTheme="majorEastAsia" w:hAnsi="Inter"/>
          <w:color w:val="ABB2BF"/>
          <w:sz w:val="18"/>
          <w:szCs w:val="18"/>
        </w:rPr>
        <w:t>{successful_chains}</w:t>
      </w:r>
      <w:r w:rsidRPr="00602E4B">
        <w:rPr>
          <w:rStyle w:val="token"/>
          <w:rFonts w:ascii="Inter" w:eastAsiaTheme="majorEastAsia" w:hAnsi="Inter"/>
          <w:color w:val="98C379"/>
          <w:sz w:val="18"/>
          <w:szCs w:val="18"/>
        </w:rPr>
        <w:t xml:space="preserve">, Failed: </w:t>
      </w:r>
      <w:r w:rsidRPr="00602E4B">
        <w:rPr>
          <w:rStyle w:val="token"/>
          <w:rFonts w:ascii="Inter" w:eastAsiaTheme="majorEastAsia" w:hAnsi="Inter"/>
          <w:color w:val="ABB2BF"/>
          <w:sz w:val="18"/>
          <w:szCs w:val="18"/>
        </w:rPr>
        <w:t>{failed_chains}</w:t>
      </w:r>
      <w:r w:rsidRPr="00602E4B">
        <w:rPr>
          <w:rStyle w:val="token"/>
          <w:rFonts w:ascii="Inter" w:eastAsiaTheme="majorEastAsia" w:hAnsi="Inter"/>
          <w:color w:val="98C379"/>
          <w:sz w:val="18"/>
          <w:szCs w:val="18"/>
        </w:rPr>
        <w:t>"</w:t>
      </w:r>
    </w:p>
    <w:p w14:paraId="287376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0A31B6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5F1D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Strategy 1: Retry failed chains</w:t>
      </w:r>
    </w:p>
    <w:p w14:paraId="27FE847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retry_results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A2CB0E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failed_chains</w:t>
      </w:r>
      <w:r w:rsidRPr="00602E4B">
        <w:rPr>
          <w:rStyle w:val="token"/>
          <w:rFonts w:ascii="Inter" w:eastAsiaTheme="majorEastAsia" w:hAnsi="Inter"/>
          <w:color w:val="ABB2BF"/>
          <w:sz w:val="18"/>
          <w:szCs w:val="18"/>
        </w:rPr>
        <w:t>:</w:t>
      </w:r>
    </w:p>
    <w:p w14:paraId="4F8C834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retry_result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retry_chain_rotation</w:t>
      </w:r>
      <w:r w:rsidRPr="00602E4B">
        <w:rPr>
          <w:rStyle w:val="token"/>
          <w:rFonts w:ascii="Inter" w:eastAsiaTheme="majorEastAsia" w:hAnsi="Inter"/>
          <w:color w:val="ABB2BF"/>
          <w:sz w:val="18"/>
          <w:szCs w:val="18"/>
        </w:rPr>
        <w:t>(</w:t>
      </w:r>
    </w:p>
    <w:p w14:paraId="5C9565C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6A6E707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p>
    <w:p w14:paraId="29DD51A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max_retries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3</w:t>
      </w:r>
    </w:p>
    <w:p w14:paraId="2A927E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10671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retry_results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retry_result</w:t>
      </w:r>
    </w:p>
    <w:p w14:paraId="7F4012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818935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retries succeeded</w:t>
      </w:r>
    </w:p>
    <w:p w14:paraId="41D968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success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retry_results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4C87955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SynchronizationResult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RECOVERED</w:t>
      </w:r>
    </w:p>
    <w:p w14:paraId="08799E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C810E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Strategy 2: Rollback successful chains</w:t>
      </w:r>
    </w:p>
    <w:p w14:paraId="623E77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still_failed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176232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cid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retry_results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7C2E2B2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success</w:t>
      </w:r>
    </w:p>
    <w:p w14:paraId="123AA80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F4BD54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40DC8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still_failed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12581C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log_critical</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f"Cannot recover rotation for chains: </w:t>
      </w:r>
      <w:r w:rsidRPr="00602E4B">
        <w:rPr>
          <w:rStyle w:val="token"/>
          <w:rFonts w:ascii="Inter" w:eastAsiaTheme="majorEastAsia" w:hAnsi="Inter"/>
          <w:color w:val="ABB2BF"/>
          <w:sz w:val="18"/>
          <w:szCs w:val="18"/>
        </w:rPr>
        <w:t>{still_failed}</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5938FA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F7DA3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Rollback successful chains to maintain consistency</w:t>
      </w:r>
    </w:p>
    <w:p w14:paraId="347C04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rollback_results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rollback_chains</w:t>
      </w:r>
      <w:r w:rsidRPr="00602E4B">
        <w:rPr>
          <w:rStyle w:val="token"/>
          <w:rFonts w:ascii="Inter" w:eastAsiaTheme="majorEastAsia" w:hAnsi="Inter"/>
          <w:color w:val="ABB2BF"/>
          <w:sz w:val="18"/>
          <w:szCs w:val="18"/>
        </w:rPr>
        <w:t>(</w:t>
      </w:r>
    </w:p>
    <w:p w14:paraId="14CFAC4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chains_to_rollback</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successful_chains</w:t>
      </w:r>
      <w:r w:rsidRPr="00602E4B">
        <w:rPr>
          <w:rStyle w:val="token"/>
          <w:rFonts w:ascii="Inter" w:eastAsiaTheme="majorEastAsia" w:hAnsi="Inter"/>
          <w:color w:val="ABB2BF"/>
          <w:sz w:val="18"/>
          <w:szCs w:val="18"/>
        </w:rPr>
        <w:t>,</w:t>
      </w:r>
    </w:p>
    <w:p w14:paraId="7E1191F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session</w:t>
      </w:r>
    </w:p>
    <w:p w14:paraId="0319669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08212D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91A77D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success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rollback_results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277520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SynchronizationResult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ROLLED_BACK</w:t>
      </w:r>
    </w:p>
    <w:p w14:paraId="5359EBC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3BB7622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Critical: Inconsistent state across chains</w:t>
      </w:r>
    </w:p>
    <w:p w14:paraId="053C32E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SynchronizationResult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INCONSISTENT_STATE</w:t>
      </w:r>
    </w:p>
    <w:p w14:paraId="71789FA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B90BEA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SynchronizationResult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RECOVERED</w:t>
      </w:r>
    </w:p>
    <w:p w14:paraId="3AEFCEE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CE289B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rollback_chains</w:t>
      </w:r>
      <w:r w:rsidRPr="00602E4B">
        <w:rPr>
          <w:rStyle w:val="token"/>
          <w:rFonts w:ascii="Inter" w:eastAsiaTheme="majorEastAsia" w:hAnsi="Inter"/>
          <w:color w:val="ABB2BF"/>
          <w:sz w:val="18"/>
          <w:szCs w:val="18"/>
        </w:rPr>
        <w:t>(</w:t>
      </w:r>
    </w:p>
    <w:p w14:paraId="39CA9BC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2CC7211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chains_to_rollback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p>
    <w:p w14:paraId="6E4E777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RotationSession</w:t>
      </w:r>
    </w:p>
    <w:p w14:paraId="53498B2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Dict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RollbackResult</w:t>
      </w:r>
      <w:r w:rsidRPr="00602E4B">
        <w:rPr>
          <w:rStyle w:val="token"/>
          <w:rFonts w:ascii="Inter" w:eastAsiaTheme="majorEastAsia" w:hAnsi="Inter"/>
          <w:color w:val="ABB2BF"/>
          <w:sz w:val="18"/>
          <w:szCs w:val="18"/>
        </w:rPr>
        <w:t>]:</w:t>
      </w:r>
    </w:p>
    <w:p w14:paraId="476B8A11"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039C8B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 rotation on specified chains.</w:t>
      </w:r>
    </w:p>
    <w:p w14:paraId="27A1ED0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A0FBCE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rollback_results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8CDBD3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7E0804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chain_id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chains_to_rollback</w:t>
      </w:r>
      <w:r w:rsidRPr="00602E4B">
        <w:rPr>
          <w:rStyle w:val="token"/>
          <w:rFonts w:ascii="Inter" w:eastAsiaTheme="majorEastAsia" w:hAnsi="Inter"/>
          <w:color w:val="ABB2BF"/>
          <w:sz w:val="18"/>
          <w:szCs w:val="18"/>
        </w:rPr>
        <w:t>:</w:t>
      </w:r>
    </w:p>
    <w:p w14:paraId="6AA7194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2782D7E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reverse migration transaction</w:t>
      </w:r>
    </w:p>
    <w:p w14:paraId="61A1511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rollback_tx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create_rollback_transaction</w:t>
      </w:r>
      <w:r w:rsidRPr="00602E4B">
        <w:rPr>
          <w:rStyle w:val="token"/>
          <w:rFonts w:ascii="Inter" w:eastAsiaTheme="majorEastAsia" w:hAnsi="Inter"/>
          <w:color w:val="ABB2BF"/>
          <w:sz w:val="18"/>
          <w:szCs w:val="18"/>
        </w:rPr>
        <w:t>(</w:t>
      </w:r>
    </w:p>
    <w:p w14:paraId="04B1DF7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36D5A8F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from_address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new_chain_addresses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3DC037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to_address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session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chain_addresses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22835D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BA6589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7A075E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rollback</w:t>
      </w:r>
    </w:p>
    <w:p w14:paraId="51D75C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tx_hash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execute_chain_transaction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rollback_tx</w:t>
      </w:r>
      <w:r w:rsidRPr="00602E4B">
        <w:rPr>
          <w:rStyle w:val="token"/>
          <w:rFonts w:ascii="Inter" w:eastAsiaTheme="majorEastAsia" w:hAnsi="Inter"/>
          <w:color w:val="ABB2BF"/>
          <w:sz w:val="18"/>
          <w:szCs w:val="18"/>
        </w:rPr>
        <w:t>)</w:t>
      </w:r>
    </w:p>
    <w:p w14:paraId="4E0B698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confirmed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wait_for_confirmation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tx_hash</w:t>
      </w:r>
      <w:r w:rsidRPr="00602E4B">
        <w:rPr>
          <w:rStyle w:val="token"/>
          <w:rFonts w:ascii="Inter" w:eastAsiaTheme="majorEastAsia" w:hAnsi="Inter"/>
          <w:color w:val="ABB2BF"/>
          <w:sz w:val="18"/>
          <w:szCs w:val="18"/>
        </w:rPr>
        <w:t>)</w:t>
      </w:r>
    </w:p>
    <w:p w14:paraId="26DC7CF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3B2110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RollbackResult</w:t>
      </w:r>
      <w:r w:rsidRPr="00602E4B">
        <w:rPr>
          <w:rStyle w:val="token"/>
          <w:rFonts w:ascii="Inter" w:eastAsiaTheme="majorEastAsia" w:hAnsi="Inter"/>
          <w:color w:val="ABB2BF"/>
          <w:sz w:val="18"/>
          <w:szCs w:val="18"/>
        </w:rPr>
        <w:t>(</w:t>
      </w:r>
    </w:p>
    <w:p w14:paraId="11440D7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7AC5527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confirmed</w:t>
      </w:r>
      <w:r w:rsidRPr="00602E4B">
        <w:rPr>
          <w:rStyle w:val="token"/>
          <w:rFonts w:ascii="Inter" w:eastAsiaTheme="majorEastAsia" w:hAnsi="Inter"/>
          <w:color w:val="ABB2BF"/>
          <w:sz w:val="18"/>
          <w:szCs w:val="18"/>
        </w:rPr>
        <w:t>,</w:t>
      </w:r>
    </w:p>
    <w:p w14:paraId="7EFA717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tx_hash</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tx_hash</w:t>
      </w:r>
    </w:p>
    <w:p w14:paraId="68DF6C7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E5219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AE18F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Exception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w:t>
      </w:r>
      <w:r w:rsidRPr="00602E4B">
        <w:rPr>
          <w:rStyle w:val="token"/>
          <w:rFonts w:ascii="Inter" w:eastAsiaTheme="majorEastAsia" w:hAnsi="Inter"/>
          <w:color w:val="ABB2BF"/>
          <w:sz w:val="18"/>
          <w:szCs w:val="18"/>
        </w:rPr>
        <w:t>:</w:t>
      </w:r>
    </w:p>
    <w:p w14:paraId="4801AA8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log_error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f"Rollback failed for </w:t>
      </w:r>
      <w:r w:rsidRPr="00602E4B">
        <w:rPr>
          <w:rStyle w:val="token"/>
          <w:rFonts w:ascii="Inter" w:eastAsiaTheme="majorEastAsia" w:hAnsi="Inter"/>
          <w:color w:val="ABB2BF"/>
          <w:sz w:val="18"/>
          <w:szCs w:val="18"/>
        </w:rPr>
        <w:t>{chain_id}</w:t>
      </w:r>
      <w:r w:rsidRPr="00602E4B">
        <w:rPr>
          <w:rStyle w:val="token"/>
          <w:rFonts w:ascii="Inter" w:eastAsiaTheme="majorEastAsia" w:hAnsi="Inter"/>
          <w:color w:val="98C379"/>
          <w:sz w:val="18"/>
          <w:szCs w:val="18"/>
        </w:rPr>
        <w:t xml:space="preserve">: </w:t>
      </w:r>
      <w:r w:rsidRPr="00602E4B">
        <w:rPr>
          <w:rStyle w:val="token"/>
          <w:rFonts w:ascii="Inter" w:eastAsiaTheme="majorEastAsia" w:hAnsi="Inter"/>
          <w:color w:val="ABB2BF"/>
          <w:sz w:val="18"/>
          <w:szCs w:val="18"/>
        </w:rPr>
        <w:t>{e}</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02F6F5B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rollback_results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RollbackResult</w:t>
      </w:r>
      <w:r w:rsidRPr="00602E4B">
        <w:rPr>
          <w:rStyle w:val="token"/>
          <w:rFonts w:ascii="Inter" w:eastAsiaTheme="majorEastAsia" w:hAnsi="Inter"/>
          <w:color w:val="ABB2BF"/>
          <w:sz w:val="18"/>
          <w:szCs w:val="18"/>
        </w:rPr>
        <w:t>(</w:t>
      </w:r>
    </w:p>
    <w:p w14:paraId="573D926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702624E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p>
    <w:p w14:paraId="0261A3B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error</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w:t>
      </w:r>
      <w:r w:rsidRPr="00602E4B">
        <w:rPr>
          <w:rStyle w:val="token"/>
          <w:rFonts w:ascii="Inter" w:eastAsiaTheme="majorEastAsia" w:hAnsi="Inter"/>
          <w:color w:val="ABB2BF"/>
          <w:sz w:val="18"/>
          <w:szCs w:val="18"/>
        </w:rPr>
        <w:t>)</w:t>
      </w:r>
    </w:p>
    <w:p w14:paraId="76D213A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4497AC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1F9595A"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rollback_results</w:t>
      </w:r>
    </w:p>
    <w:p w14:paraId="15E598CE" w14:textId="77777777" w:rsidR="007113F3" w:rsidRPr="00602E4B" w:rsidRDefault="00035578" w:rsidP="007113F3">
      <w:pPr>
        <w:rPr>
          <w:rFonts w:ascii="Inter" w:hAnsi="Inter"/>
          <w:sz w:val="18"/>
          <w:szCs w:val="18"/>
        </w:rPr>
      </w:pPr>
      <w:r w:rsidRPr="00035578">
        <w:rPr>
          <w:rFonts w:ascii="Inter" w:hAnsi="Inter"/>
          <w:noProof/>
          <w:sz w:val="18"/>
          <w:szCs w:val="18"/>
          <w14:ligatures w14:val="standardContextual"/>
        </w:rPr>
        <w:pict w14:anchorId="7188F464">
          <v:rect id="_x0000_i1025" alt="" style="width:468pt;height:.05pt;mso-width-percent:0;mso-height-percent:0;mso-width-percent:0;mso-height-percent:0" o:hralign="center" o:hrstd="t" o:hr="t" fillcolor="#a0a0a0" stroked="f"/>
        </w:pict>
      </w:r>
    </w:p>
    <w:p w14:paraId="2423D8C6" w14:textId="77777777" w:rsidR="007113F3" w:rsidRPr="00602E4B" w:rsidRDefault="007113F3" w:rsidP="007113F3">
      <w:pPr>
        <w:pStyle w:val="Heading1"/>
        <w:rPr>
          <w:rFonts w:ascii="Inter" w:hAnsi="Inter"/>
          <w:sz w:val="18"/>
          <w:szCs w:val="18"/>
        </w:rPr>
      </w:pPr>
      <w:r w:rsidRPr="00602E4B">
        <w:rPr>
          <w:rFonts w:ascii="Inter" w:hAnsi="Inter"/>
          <w:sz w:val="18"/>
          <w:szCs w:val="18"/>
        </w:rPr>
        <w:t>Appendix F: Emergency Governance Procedures</w:t>
      </w:r>
    </w:p>
    <w:p w14:paraId="0E3FF7C7" w14:textId="77777777" w:rsidR="007113F3" w:rsidRPr="00602E4B" w:rsidRDefault="007113F3" w:rsidP="007113F3">
      <w:pPr>
        <w:pStyle w:val="whitespace-normal"/>
        <w:rPr>
          <w:rFonts w:ascii="Inter" w:hAnsi="Inter"/>
          <w:sz w:val="18"/>
          <w:szCs w:val="18"/>
        </w:rPr>
      </w:pPr>
      <w:r w:rsidRPr="00602E4B">
        <w:rPr>
          <w:rFonts w:ascii="Inter" w:hAnsi="Inter"/>
          <w:sz w:val="18"/>
          <w:szCs w:val="18"/>
        </w:rPr>
        <w:t>This appendix details the emergency response protocols, multi-signature procedures, and incident management frameworks for critical security situations.</w:t>
      </w:r>
    </w:p>
    <w:p w14:paraId="47114A96" w14:textId="77777777" w:rsidR="007113F3" w:rsidRPr="00602E4B" w:rsidRDefault="007113F3" w:rsidP="007113F3">
      <w:pPr>
        <w:pStyle w:val="Heading2"/>
        <w:rPr>
          <w:rFonts w:ascii="Inter" w:hAnsi="Inter"/>
          <w:sz w:val="18"/>
          <w:szCs w:val="18"/>
        </w:rPr>
      </w:pPr>
      <w:r w:rsidRPr="00602E4B">
        <w:rPr>
          <w:rFonts w:ascii="Inter" w:hAnsi="Inter"/>
          <w:sz w:val="18"/>
          <w:szCs w:val="18"/>
        </w:rPr>
        <w:t>F.1 Security Council Structure</w:t>
      </w:r>
    </w:p>
    <w:p w14:paraId="7D67264B" w14:textId="77777777" w:rsidR="007113F3" w:rsidRPr="00602E4B" w:rsidRDefault="007113F3" w:rsidP="007113F3">
      <w:pPr>
        <w:pStyle w:val="Heading3"/>
        <w:rPr>
          <w:rFonts w:ascii="Inter" w:hAnsi="Inter"/>
          <w:sz w:val="18"/>
          <w:szCs w:val="18"/>
        </w:rPr>
      </w:pPr>
      <w:r w:rsidRPr="00602E4B">
        <w:rPr>
          <w:rFonts w:ascii="Inter" w:hAnsi="Inter"/>
          <w:sz w:val="18"/>
          <w:szCs w:val="18"/>
        </w:rPr>
        <w:t>Council Composition and Authority</w:t>
      </w:r>
    </w:p>
    <w:p w14:paraId="79350839" w14:textId="77777777" w:rsidR="007113F3" w:rsidRPr="00602E4B" w:rsidRDefault="007113F3" w:rsidP="007113F3">
      <w:pPr>
        <w:rPr>
          <w:rFonts w:ascii="Inter" w:hAnsi="Inter"/>
          <w:sz w:val="18"/>
          <w:szCs w:val="18"/>
        </w:rPr>
      </w:pPr>
      <w:r w:rsidRPr="00602E4B">
        <w:rPr>
          <w:rFonts w:ascii="Inter" w:hAnsi="Inter"/>
          <w:sz w:val="18"/>
          <w:szCs w:val="18"/>
        </w:rPr>
        <w:t>yaml</w:t>
      </w:r>
    </w:p>
    <w:p w14:paraId="028972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D19A66"/>
          <w:sz w:val="18"/>
          <w:szCs w:val="18"/>
        </w:rPr>
        <w:t>security_council</w:t>
      </w:r>
      <w:r w:rsidRPr="00602E4B">
        <w:rPr>
          <w:rStyle w:val="token"/>
          <w:rFonts w:ascii="Inter" w:eastAsiaTheme="majorEastAsia" w:hAnsi="Inter"/>
          <w:color w:val="ABB2BF"/>
          <w:sz w:val="18"/>
          <w:szCs w:val="18"/>
        </w:rPr>
        <w:t>:</w:t>
      </w:r>
    </w:p>
    <w:p w14:paraId="6DE7A7F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composition</w:t>
      </w:r>
      <w:r w:rsidRPr="00602E4B">
        <w:rPr>
          <w:rStyle w:val="token"/>
          <w:rFonts w:ascii="Inter" w:eastAsiaTheme="majorEastAsia" w:hAnsi="Inter"/>
          <w:color w:val="ABB2BF"/>
          <w:sz w:val="18"/>
          <w:szCs w:val="18"/>
        </w:rPr>
        <w:t>:</w:t>
      </w:r>
    </w:p>
    <w:p w14:paraId="6B22B3F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size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7 members</w:t>
      </w:r>
    </w:p>
    <w:p w14:paraId="2D6040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required_signatures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5</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of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7 for emergency actions</w:t>
      </w:r>
    </w:p>
    <w:p w14:paraId="6098AE3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term_length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1 year (renewable)</w:t>
      </w:r>
    </w:p>
    <w:p w14:paraId="5C5F999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A9519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member_categories</w:t>
      </w:r>
      <w:r w:rsidRPr="00602E4B">
        <w:rPr>
          <w:rStyle w:val="token"/>
          <w:rFonts w:ascii="Inter" w:eastAsiaTheme="majorEastAsia" w:hAnsi="Inter"/>
          <w:color w:val="ABB2BF"/>
          <w:sz w:val="18"/>
          <w:szCs w:val="18"/>
        </w:rPr>
        <w:t>:</w:t>
      </w:r>
    </w:p>
    <w:p w14:paraId="2512E5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core_validators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2 seats</w:t>
      </w:r>
    </w:p>
    <w:p w14:paraId="6103590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selection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Elected by validator set</w:t>
      </w:r>
    </w:p>
    <w:p w14:paraId="587C0AB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qualification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1 year operation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reputation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0.9</w:t>
      </w:r>
    </w:p>
    <w:p w14:paraId="29B3AA6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C9E0E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community_representatives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2 seats</w:t>
      </w:r>
    </w:p>
    <w:p w14:paraId="0696D59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selection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DAO election (quadratic voting)</w:t>
      </w:r>
    </w:p>
    <w:p w14:paraId="638C0D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qualification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Synergy Score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1000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active </w:t>
      </w:r>
      <w:r w:rsidRPr="00602E4B">
        <w:rPr>
          <w:rStyle w:val="token"/>
          <w:rFonts w:ascii="Inter" w:eastAsiaTheme="majorEastAsia" w:hAnsi="Inter"/>
          <w:color w:val="ABB2BF"/>
          <w:sz w:val="18"/>
          <w:szCs w:val="18"/>
        </w:rPr>
        <w:t>&gt;</w:t>
      </w:r>
      <w:r w:rsidRPr="00602E4B">
        <w:rPr>
          <w:rStyle w:val="HTMLCode"/>
          <w:rFonts w:ascii="Inter" w:eastAsiaTheme="majorEastAsia" w:hAnsi="Inter"/>
          <w:color w:val="ABB2BF"/>
          <w:sz w:val="18"/>
          <w:szCs w:val="18"/>
        </w:rPr>
        <w:t>6 months</w:t>
      </w:r>
    </w:p>
    <w:p w14:paraId="0EF9F0B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594CA1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independent_security_experts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2 seats</w:t>
      </w:r>
    </w:p>
    <w:p w14:paraId="5819A8E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selection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Nominated by existing council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DAO approval</w:t>
      </w:r>
    </w:p>
    <w:p w14:paraId="6B706F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qualification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Proven security expertise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no conflicts of interest</w:t>
      </w:r>
    </w:p>
    <w:p w14:paraId="535FDD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D0742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foundation_representative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1 seat</w:t>
      </w:r>
    </w:p>
    <w:p w14:paraId="1B05E85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selection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Appointed by Synergy Foundation</w:t>
      </w:r>
    </w:p>
    <w:p w14:paraId="4CAE62F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qualification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Technical expertise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protocol understanding</w:t>
      </w:r>
    </w:p>
    <w:p w14:paraId="591660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A73EFF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authorities</w:t>
      </w:r>
      <w:r w:rsidRPr="00602E4B">
        <w:rPr>
          <w:rStyle w:val="token"/>
          <w:rFonts w:ascii="Inter" w:eastAsiaTheme="majorEastAsia" w:hAnsi="Inter"/>
          <w:color w:val="ABB2BF"/>
          <w:sz w:val="18"/>
          <w:szCs w:val="18"/>
        </w:rPr>
        <w:t>:</w:t>
      </w:r>
    </w:p>
    <w:p w14:paraId="5CC9C63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immediate_actions</w:t>
      </w:r>
      <w:r w:rsidRPr="00602E4B">
        <w:rPr>
          <w:rStyle w:val="token"/>
          <w:rFonts w:ascii="Inter" w:eastAsiaTheme="majorEastAsia" w:hAnsi="Inter"/>
          <w:color w:val="ABB2BF"/>
          <w:sz w:val="18"/>
          <w:szCs w:val="18"/>
        </w:rPr>
        <w:t>:</w:t>
      </w:r>
    </w:p>
    <w:p w14:paraId="43C65D5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Pause specific smart contracts</w:t>
      </w:r>
    </w:p>
    <w:p w14:paraId="2BF783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Halt bridge operations</w:t>
      </w:r>
    </w:p>
    <w:p w14:paraId="518C490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Freeze suspicious addresses</w:t>
      </w:r>
    </w:p>
    <w:p w14:paraId="0DDB558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Activate circuit breakers</w:t>
      </w:r>
    </w:p>
    <w:p w14:paraId="326D2C2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Invoke emergency protocol upgrades</w:t>
      </w:r>
    </w:p>
    <w:p w14:paraId="2142D3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BAAEE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time_limited</w:t>
      </w:r>
      <w:r w:rsidRPr="00602E4B">
        <w:rPr>
          <w:rStyle w:val="token"/>
          <w:rFonts w:ascii="Inter" w:eastAsiaTheme="majorEastAsia" w:hAnsi="Inter"/>
          <w:color w:val="ABB2BF"/>
          <w:sz w:val="18"/>
          <w:szCs w:val="18"/>
        </w:rPr>
        <w:t>:</w:t>
      </w:r>
    </w:p>
    <w:p w14:paraId="077F6B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All emergency actions expire after 72 hours</w:t>
      </w:r>
    </w:p>
    <w:p w14:paraId="3E58115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Require DAO ratification within 7 days</w:t>
      </w:r>
    </w:p>
    <w:p w14:paraId="539EC77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Can be extended once for additional 72 hours</w:t>
      </w:r>
    </w:p>
    <w:p w14:paraId="0D581B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816234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prohibited_actions</w:t>
      </w:r>
      <w:r w:rsidRPr="00602E4B">
        <w:rPr>
          <w:rStyle w:val="token"/>
          <w:rFonts w:ascii="Inter" w:eastAsiaTheme="majorEastAsia" w:hAnsi="Inter"/>
          <w:color w:val="ABB2BF"/>
          <w:sz w:val="18"/>
          <w:szCs w:val="18"/>
        </w:rPr>
        <w:t>:</w:t>
      </w:r>
    </w:p>
    <w:p w14:paraId="5453FD2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Cannot modify tokenomics</w:t>
      </w:r>
    </w:p>
    <w:p w14:paraId="3524DC3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Cannot change consensus rules permanently</w:t>
      </w:r>
    </w:p>
    <w:p w14:paraId="622162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Cannot confiscate funds (only freeze pending investigation)</w:t>
      </w:r>
    </w:p>
    <w:p w14:paraId="35DEFCB8"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Cannot remove validators without slashing evidence</w:t>
      </w:r>
    </w:p>
    <w:p w14:paraId="4691E7E6"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t>Multi-Signature Implementation</w:t>
      </w:r>
    </w:p>
    <w:p w14:paraId="667A4037" w14:textId="77777777" w:rsidR="007113F3" w:rsidRPr="00602E4B" w:rsidRDefault="007113F3" w:rsidP="007113F3">
      <w:pPr>
        <w:rPr>
          <w:rFonts w:ascii="Inter" w:hAnsi="Inter"/>
          <w:sz w:val="18"/>
          <w:szCs w:val="18"/>
        </w:rPr>
      </w:pPr>
      <w:r w:rsidRPr="00602E4B">
        <w:rPr>
          <w:rFonts w:ascii="Inter" w:hAnsi="Inter"/>
          <w:sz w:val="18"/>
          <w:szCs w:val="18"/>
        </w:rPr>
        <w:t>solidity</w:t>
      </w:r>
    </w:p>
    <w:p w14:paraId="7AFE59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contract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SecurityCouncil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AC6A19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Council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1324BE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members</w:t>
      </w:r>
      <w:r w:rsidRPr="00602E4B">
        <w:rPr>
          <w:rStyle w:val="token"/>
          <w:rFonts w:ascii="Inter" w:eastAsiaTheme="majorEastAsia" w:hAnsi="Inter"/>
          <w:color w:val="ABB2BF"/>
          <w:sz w:val="18"/>
          <w:szCs w:val="18"/>
        </w:rPr>
        <w:t>;</w:t>
      </w:r>
    </w:p>
    <w:p w14:paraId="019727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isMember</w:t>
      </w:r>
      <w:r w:rsidRPr="00602E4B">
        <w:rPr>
          <w:rStyle w:val="token"/>
          <w:rFonts w:ascii="Inter" w:eastAsiaTheme="majorEastAsia" w:hAnsi="Inter"/>
          <w:color w:val="ABB2BF"/>
          <w:sz w:val="18"/>
          <w:szCs w:val="18"/>
        </w:rPr>
        <w:t>;</w:t>
      </w:r>
    </w:p>
    <w:p w14:paraId="1EE55EB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5 of 7</w:t>
      </w:r>
    </w:p>
    <w:p w14:paraId="607051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lastUpdate</w:t>
      </w:r>
      <w:r w:rsidRPr="00602E4B">
        <w:rPr>
          <w:rStyle w:val="token"/>
          <w:rFonts w:ascii="Inter" w:eastAsiaTheme="majorEastAsia" w:hAnsi="Inter"/>
          <w:color w:val="ABB2BF"/>
          <w:sz w:val="18"/>
          <w:szCs w:val="18"/>
        </w:rPr>
        <w:t>;</w:t>
      </w:r>
    </w:p>
    <w:p w14:paraId="4FF2E4E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444C59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D5D10D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EmergencyAction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65CD4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p>
    <w:p w14:paraId="324DB01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ActionType actionType</w:t>
      </w:r>
      <w:r w:rsidRPr="00602E4B">
        <w:rPr>
          <w:rStyle w:val="token"/>
          <w:rFonts w:ascii="Inter" w:eastAsiaTheme="majorEastAsia" w:hAnsi="Inter"/>
          <w:color w:val="ABB2BF"/>
          <w:sz w:val="18"/>
          <w:szCs w:val="18"/>
        </w:rPr>
        <w:t>;</w:t>
      </w:r>
    </w:p>
    <w:p w14:paraId="6969241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actionData</w:t>
      </w:r>
      <w:r w:rsidRPr="00602E4B">
        <w:rPr>
          <w:rStyle w:val="token"/>
          <w:rFonts w:ascii="Inter" w:eastAsiaTheme="majorEastAsia" w:hAnsi="Inter"/>
          <w:color w:val="ABB2BF"/>
          <w:sz w:val="18"/>
          <w:szCs w:val="18"/>
        </w:rPr>
        <w:t>;</w:t>
      </w:r>
    </w:p>
    <w:p w14:paraId="019985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proposer</w:t>
      </w:r>
      <w:r w:rsidRPr="00602E4B">
        <w:rPr>
          <w:rStyle w:val="token"/>
          <w:rFonts w:ascii="Inter" w:eastAsiaTheme="majorEastAsia" w:hAnsi="Inter"/>
          <w:color w:val="ABB2BF"/>
          <w:sz w:val="18"/>
          <w:szCs w:val="18"/>
        </w:rPr>
        <w:t>;</w:t>
      </w:r>
    </w:p>
    <w:p w14:paraId="79A2895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proposalTime</w:t>
      </w:r>
      <w:r w:rsidRPr="00602E4B">
        <w:rPr>
          <w:rStyle w:val="token"/>
          <w:rFonts w:ascii="Inter" w:eastAsiaTheme="majorEastAsia" w:hAnsi="Inter"/>
          <w:color w:val="ABB2BF"/>
          <w:sz w:val="18"/>
          <w:szCs w:val="18"/>
        </w:rPr>
        <w:t>;</w:t>
      </w:r>
    </w:p>
    <w:p w14:paraId="6B7B974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expiryTime</w:t>
      </w:r>
      <w:r w:rsidRPr="00602E4B">
        <w:rPr>
          <w:rStyle w:val="token"/>
          <w:rFonts w:ascii="Inter" w:eastAsiaTheme="majorEastAsia" w:hAnsi="Inter"/>
          <w:color w:val="ABB2BF"/>
          <w:sz w:val="18"/>
          <w:szCs w:val="18"/>
        </w:rPr>
        <w:t>;</w:t>
      </w:r>
    </w:p>
    <w:p w14:paraId="7F67B8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approvalCount</w:t>
      </w:r>
      <w:r w:rsidRPr="00602E4B">
        <w:rPr>
          <w:rStyle w:val="token"/>
          <w:rFonts w:ascii="Inter" w:eastAsiaTheme="majorEastAsia" w:hAnsi="Inter"/>
          <w:color w:val="ABB2BF"/>
          <w:sz w:val="18"/>
          <w:szCs w:val="18"/>
        </w:rPr>
        <w:t>;</w:t>
      </w:r>
    </w:p>
    <w:p w14:paraId="4913EB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hasApproved</w:t>
      </w:r>
      <w:r w:rsidRPr="00602E4B">
        <w:rPr>
          <w:rStyle w:val="token"/>
          <w:rFonts w:ascii="Inter" w:eastAsiaTheme="majorEastAsia" w:hAnsi="Inter"/>
          <w:color w:val="ABB2BF"/>
          <w:sz w:val="18"/>
          <w:szCs w:val="18"/>
        </w:rPr>
        <w:t>;</w:t>
      </w:r>
    </w:p>
    <w:p w14:paraId="1C416A8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eastAsiaTheme="majorEastAsia" w:hAnsi="Inter"/>
          <w:color w:val="ABB2BF"/>
          <w:sz w:val="18"/>
          <w:szCs w:val="18"/>
        </w:rPr>
        <w:t xml:space="preserve"> executed</w:t>
      </w:r>
      <w:r w:rsidRPr="00602E4B">
        <w:rPr>
          <w:rStyle w:val="token"/>
          <w:rFonts w:ascii="Inter" w:eastAsiaTheme="majorEastAsia" w:hAnsi="Inter"/>
          <w:color w:val="ABB2BF"/>
          <w:sz w:val="18"/>
          <w:szCs w:val="18"/>
        </w:rPr>
        <w:t>;</w:t>
      </w:r>
    </w:p>
    <w:p w14:paraId="149F934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eastAsiaTheme="majorEastAsia" w:hAnsi="Inter"/>
          <w:color w:val="ABB2BF"/>
          <w:sz w:val="18"/>
          <w:szCs w:val="18"/>
        </w:rPr>
        <w:t xml:space="preserve"> ratified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DAO ratification</w:t>
      </w:r>
    </w:p>
    <w:p w14:paraId="48E10DE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CDE9F2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8D2F6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enum</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ActionType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A615DB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PAUSE_CONTRACT</w:t>
      </w:r>
      <w:r w:rsidRPr="00602E4B">
        <w:rPr>
          <w:rStyle w:val="token"/>
          <w:rFonts w:ascii="Inter" w:eastAsiaTheme="majorEastAsia" w:hAnsi="Inter"/>
          <w:color w:val="ABB2BF"/>
          <w:sz w:val="18"/>
          <w:szCs w:val="18"/>
        </w:rPr>
        <w:t>,</w:t>
      </w:r>
    </w:p>
    <w:p w14:paraId="6454E5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HALT_BRIDGE</w:t>
      </w:r>
      <w:r w:rsidRPr="00602E4B">
        <w:rPr>
          <w:rStyle w:val="token"/>
          <w:rFonts w:ascii="Inter" w:eastAsiaTheme="majorEastAsia" w:hAnsi="Inter"/>
          <w:color w:val="ABB2BF"/>
          <w:sz w:val="18"/>
          <w:szCs w:val="18"/>
        </w:rPr>
        <w:t>,</w:t>
      </w:r>
    </w:p>
    <w:p w14:paraId="27ECF7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FREEZE_ADDRESS</w:t>
      </w:r>
      <w:r w:rsidRPr="00602E4B">
        <w:rPr>
          <w:rStyle w:val="token"/>
          <w:rFonts w:ascii="Inter" w:eastAsiaTheme="majorEastAsia" w:hAnsi="Inter"/>
          <w:color w:val="ABB2BF"/>
          <w:sz w:val="18"/>
          <w:szCs w:val="18"/>
        </w:rPr>
        <w:t>,</w:t>
      </w:r>
    </w:p>
    <w:p w14:paraId="48CD119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ACTIVATE_CIRCUIT_BREAKER</w:t>
      </w:r>
      <w:r w:rsidRPr="00602E4B">
        <w:rPr>
          <w:rStyle w:val="token"/>
          <w:rFonts w:ascii="Inter" w:eastAsiaTheme="majorEastAsia" w:hAnsi="Inter"/>
          <w:color w:val="ABB2BF"/>
          <w:sz w:val="18"/>
          <w:szCs w:val="18"/>
        </w:rPr>
        <w:t>,</w:t>
      </w:r>
    </w:p>
    <w:p w14:paraId="7E28D6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EMERGENCY_UPGRADE</w:t>
      </w:r>
      <w:r w:rsidRPr="00602E4B">
        <w:rPr>
          <w:rStyle w:val="token"/>
          <w:rFonts w:ascii="Inter" w:eastAsiaTheme="majorEastAsia" w:hAnsi="Inter"/>
          <w:color w:val="ABB2BF"/>
          <w:sz w:val="18"/>
          <w:szCs w:val="18"/>
        </w:rPr>
        <w:t>,</w:t>
      </w:r>
    </w:p>
    <w:p w14:paraId="7FB7D8A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REVERT_BLOCK</w:t>
      </w:r>
      <w:r w:rsidRPr="00602E4B">
        <w:rPr>
          <w:rStyle w:val="token"/>
          <w:rFonts w:ascii="Inter" w:eastAsiaTheme="majorEastAsia" w:hAnsi="Inter"/>
          <w:color w:val="ABB2BF"/>
          <w:sz w:val="18"/>
          <w:szCs w:val="18"/>
        </w:rPr>
        <w:t>,</w:t>
      </w:r>
    </w:p>
    <w:p w14:paraId="4AFEBD6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ROTATE_COMPROMISED_KEY</w:t>
      </w:r>
    </w:p>
    <w:p w14:paraId="29B510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24DAB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AB6C4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Council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council</w:t>
      </w:r>
      <w:r w:rsidRPr="00602E4B">
        <w:rPr>
          <w:rStyle w:val="token"/>
          <w:rFonts w:ascii="Inter" w:eastAsiaTheme="majorEastAsia" w:hAnsi="Inter"/>
          <w:color w:val="ABB2BF"/>
          <w:sz w:val="18"/>
          <w:szCs w:val="18"/>
        </w:rPr>
        <w:t>;</w:t>
      </w:r>
    </w:p>
    <w:p w14:paraId="0366B93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EmergencyAction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emergencyActions</w:t>
      </w:r>
      <w:r w:rsidRPr="00602E4B">
        <w:rPr>
          <w:rStyle w:val="token"/>
          <w:rFonts w:ascii="Inter" w:eastAsiaTheme="majorEastAsia" w:hAnsi="Inter"/>
          <w:color w:val="ABB2BF"/>
          <w:sz w:val="18"/>
          <w:szCs w:val="18"/>
        </w:rPr>
        <w:t>;</w:t>
      </w:r>
    </w:p>
    <w:p w14:paraId="16DC346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actionCounter</w:t>
      </w:r>
      <w:r w:rsidRPr="00602E4B">
        <w:rPr>
          <w:rStyle w:val="token"/>
          <w:rFonts w:ascii="Inter" w:eastAsiaTheme="majorEastAsia" w:hAnsi="Inter"/>
          <w:color w:val="ABB2BF"/>
          <w:sz w:val="18"/>
          <w:szCs w:val="18"/>
        </w:rPr>
        <w:t>;</w:t>
      </w:r>
    </w:p>
    <w:p w14:paraId="18D2D02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A870F6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constant</w:t>
      </w:r>
      <w:r w:rsidRPr="00602E4B">
        <w:rPr>
          <w:rStyle w:val="HTMLCode"/>
          <w:rFonts w:ascii="Inter" w:eastAsiaTheme="majorEastAsia" w:hAnsi="Inter"/>
          <w:color w:val="ABB2BF"/>
          <w:sz w:val="18"/>
          <w:szCs w:val="18"/>
        </w:rPr>
        <w:t xml:space="preserve"> EMERGENCY_DURATION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72</w:t>
      </w:r>
      <w:r w:rsidRPr="00602E4B">
        <w:rPr>
          <w:rStyle w:val="HTMLCode"/>
          <w:rFonts w:ascii="Inter" w:eastAsiaTheme="majorEastAsia" w:hAnsi="Inter"/>
          <w:color w:val="ABB2BF"/>
          <w:sz w:val="18"/>
          <w:szCs w:val="18"/>
        </w:rPr>
        <w:t xml:space="preserve"> hours</w:t>
      </w:r>
      <w:r w:rsidRPr="00602E4B">
        <w:rPr>
          <w:rStyle w:val="token"/>
          <w:rFonts w:ascii="Inter" w:eastAsiaTheme="majorEastAsia" w:hAnsi="Inter"/>
          <w:color w:val="ABB2BF"/>
          <w:sz w:val="18"/>
          <w:szCs w:val="18"/>
        </w:rPr>
        <w:t>;</w:t>
      </w:r>
    </w:p>
    <w:p w14:paraId="5A66A9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constant</w:t>
      </w:r>
      <w:r w:rsidRPr="00602E4B">
        <w:rPr>
          <w:rStyle w:val="HTMLCode"/>
          <w:rFonts w:ascii="Inter" w:eastAsiaTheme="majorEastAsia" w:hAnsi="Inter"/>
          <w:color w:val="ABB2BF"/>
          <w:sz w:val="18"/>
          <w:szCs w:val="18"/>
        </w:rPr>
        <w:t xml:space="preserve"> RATIFICATION_DEADLINE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7</w:t>
      </w:r>
      <w:r w:rsidRPr="00602E4B">
        <w:rPr>
          <w:rStyle w:val="HTMLCode"/>
          <w:rFonts w:ascii="Inter" w:eastAsiaTheme="majorEastAsia" w:hAnsi="Inter"/>
          <w:color w:val="ABB2BF"/>
          <w:sz w:val="18"/>
          <w:szCs w:val="18"/>
        </w:rPr>
        <w:t xml:space="preserve"> days</w:t>
      </w:r>
      <w:r w:rsidRPr="00602E4B">
        <w:rPr>
          <w:rStyle w:val="token"/>
          <w:rFonts w:ascii="Inter" w:eastAsiaTheme="majorEastAsia" w:hAnsi="Inter"/>
          <w:color w:val="ABB2BF"/>
          <w:sz w:val="18"/>
          <w:szCs w:val="18"/>
        </w:rPr>
        <w:t>;</w:t>
      </w:r>
    </w:p>
    <w:p w14:paraId="2F8541D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63C17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modifier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onlyCouncilMember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A6E766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council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isMember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council member"</w:t>
      </w:r>
      <w:r w:rsidRPr="00602E4B">
        <w:rPr>
          <w:rStyle w:val="token"/>
          <w:rFonts w:ascii="Inter" w:eastAsiaTheme="majorEastAsia" w:hAnsi="Inter"/>
          <w:color w:val="ABB2BF"/>
          <w:sz w:val="18"/>
          <w:szCs w:val="18"/>
        </w:rPr>
        <w:t>);</w:t>
      </w:r>
    </w:p>
    <w:p w14:paraId="2AC113B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_</w:t>
      </w:r>
      <w:r w:rsidRPr="00602E4B">
        <w:rPr>
          <w:rStyle w:val="token"/>
          <w:rFonts w:ascii="Inter" w:eastAsiaTheme="majorEastAsia" w:hAnsi="Inter"/>
          <w:color w:val="ABB2BF"/>
          <w:sz w:val="18"/>
          <w:szCs w:val="18"/>
        </w:rPr>
        <w:t>;</w:t>
      </w:r>
    </w:p>
    <w:p w14:paraId="4C1DA2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7EC243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936CAF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modifier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onlyActiveAction</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615564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EmergencyAction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action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emergencyActions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6B9B8E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executed"</w:t>
      </w:r>
      <w:r w:rsidRPr="00602E4B">
        <w:rPr>
          <w:rStyle w:val="token"/>
          <w:rFonts w:ascii="Inter" w:eastAsiaTheme="majorEastAsia" w:hAnsi="Inter"/>
          <w:color w:val="ABB2BF"/>
          <w:sz w:val="18"/>
          <w:szCs w:val="18"/>
        </w:rPr>
        <w:t>);</w:t>
      </w:r>
    </w:p>
    <w:p w14:paraId="49B795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expiryTime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"Action expired"</w:t>
      </w:r>
      <w:r w:rsidRPr="00602E4B">
        <w:rPr>
          <w:rStyle w:val="token"/>
          <w:rFonts w:ascii="Inter" w:eastAsiaTheme="majorEastAsia" w:hAnsi="Inter"/>
          <w:color w:val="ABB2BF"/>
          <w:sz w:val="18"/>
          <w:szCs w:val="18"/>
        </w:rPr>
        <w:t>);</w:t>
      </w:r>
    </w:p>
    <w:p w14:paraId="22EA76E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_</w:t>
      </w:r>
      <w:r w:rsidRPr="00602E4B">
        <w:rPr>
          <w:rStyle w:val="token"/>
          <w:rFonts w:ascii="Inter" w:eastAsiaTheme="majorEastAsia" w:hAnsi="Inter"/>
          <w:color w:val="ABB2BF"/>
          <w:sz w:val="18"/>
          <w:szCs w:val="18"/>
        </w:rPr>
        <w:t>;</w:t>
      </w:r>
    </w:p>
    <w:p w14:paraId="17DFDBB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1FC37D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3F64C4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proposeEmergencyAction</w:t>
      </w:r>
      <w:r w:rsidRPr="00602E4B">
        <w:rPr>
          <w:rStyle w:val="token"/>
          <w:rFonts w:ascii="Inter" w:eastAsiaTheme="majorEastAsia" w:hAnsi="Inter"/>
          <w:color w:val="ABB2BF"/>
          <w:sz w:val="18"/>
          <w:szCs w:val="18"/>
        </w:rPr>
        <w:t>(</w:t>
      </w:r>
    </w:p>
    <w:p w14:paraId="5ADA1E1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ActionType actionType</w:t>
      </w:r>
      <w:r w:rsidRPr="00602E4B">
        <w:rPr>
          <w:rStyle w:val="token"/>
          <w:rFonts w:ascii="Inter" w:eastAsiaTheme="majorEastAsia" w:hAnsi="Inter"/>
          <w:color w:val="ABB2BF"/>
          <w:sz w:val="18"/>
          <w:szCs w:val="18"/>
        </w:rPr>
        <w:t>,</w:t>
      </w:r>
    </w:p>
    <w:p w14:paraId="7CC102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actionData</w:t>
      </w:r>
      <w:r w:rsidRPr="00602E4B">
        <w:rPr>
          <w:rStyle w:val="token"/>
          <w:rFonts w:ascii="Inter" w:eastAsiaTheme="majorEastAsia" w:hAnsi="Inter"/>
          <w:color w:val="ABB2BF"/>
          <w:sz w:val="18"/>
          <w:szCs w:val="18"/>
        </w:rPr>
        <w:t>,</w:t>
      </w:r>
    </w:p>
    <w:p w14:paraId="139C8B5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string</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justification</w:t>
      </w:r>
    </w:p>
    <w:p w14:paraId="779949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onlyCouncilMember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E92E6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actionCounter</w:t>
      </w:r>
      <w:r w:rsidRPr="00602E4B">
        <w:rPr>
          <w:rStyle w:val="token"/>
          <w:rFonts w:ascii="Inter" w:eastAsiaTheme="majorEastAsia" w:hAnsi="Inter"/>
          <w:color w:val="ABB2BF"/>
          <w:sz w:val="18"/>
          <w:szCs w:val="18"/>
        </w:rPr>
        <w:t>;</w:t>
      </w:r>
    </w:p>
    <w:p w14:paraId="74AE650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1677E3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EmergencyAction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action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emergencyActions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5A62AD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actionId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p>
    <w:p w14:paraId="16B32BF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actionType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actionType</w:t>
      </w:r>
      <w:r w:rsidRPr="00602E4B">
        <w:rPr>
          <w:rStyle w:val="token"/>
          <w:rFonts w:ascii="Inter" w:eastAsiaTheme="majorEastAsia" w:hAnsi="Inter"/>
          <w:color w:val="ABB2BF"/>
          <w:sz w:val="18"/>
          <w:szCs w:val="18"/>
        </w:rPr>
        <w:t>;</w:t>
      </w:r>
    </w:p>
    <w:p w14:paraId="72AA013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actionData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actionData</w:t>
      </w:r>
      <w:r w:rsidRPr="00602E4B">
        <w:rPr>
          <w:rStyle w:val="token"/>
          <w:rFonts w:ascii="Inter" w:eastAsiaTheme="majorEastAsia" w:hAnsi="Inter"/>
          <w:color w:val="ABB2BF"/>
          <w:sz w:val="18"/>
          <w:szCs w:val="18"/>
        </w:rPr>
        <w:t>;</w:t>
      </w:r>
    </w:p>
    <w:p w14:paraId="7EFE53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p>
    <w:p w14:paraId="7DD94D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timestamp</w:t>
      </w:r>
      <w:r w:rsidRPr="00602E4B">
        <w:rPr>
          <w:rStyle w:val="token"/>
          <w:rFonts w:ascii="Inter" w:eastAsiaTheme="majorEastAsia" w:hAnsi="Inter"/>
          <w:color w:val="ABB2BF"/>
          <w:sz w:val="18"/>
          <w:szCs w:val="18"/>
        </w:rPr>
        <w:t>;</w:t>
      </w:r>
    </w:p>
    <w:p w14:paraId="147E0CC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expiryTime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EMERGENCY_DURATION</w:t>
      </w:r>
      <w:r w:rsidRPr="00602E4B">
        <w:rPr>
          <w:rStyle w:val="token"/>
          <w:rFonts w:ascii="Inter" w:eastAsiaTheme="majorEastAsia" w:hAnsi="Inter"/>
          <w:color w:val="ABB2BF"/>
          <w:sz w:val="18"/>
          <w:szCs w:val="18"/>
        </w:rPr>
        <w:t>;</w:t>
      </w:r>
    </w:p>
    <w:p w14:paraId="42BCDE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approvalCount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62AF99E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hasApproved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05B10E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7480C38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EmergencyActionProposed</w:t>
      </w:r>
      <w:r w:rsidRPr="00602E4B">
        <w:rPr>
          <w:rStyle w:val="token"/>
          <w:rFonts w:ascii="Inter" w:eastAsiaTheme="majorEastAsia" w:hAnsi="Inter"/>
          <w:color w:val="ABB2BF"/>
          <w:sz w:val="18"/>
          <w:szCs w:val="18"/>
        </w:rPr>
        <w:t>(</w:t>
      </w:r>
    </w:p>
    <w:p w14:paraId="0AD9DF4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p>
    <w:p w14:paraId="6358249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actionType</w:t>
      </w:r>
      <w:r w:rsidRPr="00602E4B">
        <w:rPr>
          <w:rStyle w:val="token"/>
          <w:rFonts w:ascii="Inter" w:eastAsiaTheme="majorEastAsia" w:hAnsi="Inter"/>
          <w:color w:val="ABB2BF"/>
          <w:sz w:val="18"/>
          <w:szCs w:val="18"/>
        </w:rPr>
        <w:t>,</w:t>
      </w:r>
    </w:p>
    <w:p w14:paraId="477FFD8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p>
    <w:p w14:paraId="142F2ED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justification</w:t>
      </w:r>
    </w:p>
    <w:p w14:paraId="7124CA6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B763C5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1F4DA5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p>
    <w:p w14:paraId="596969E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C10165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35B8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approveEmergencyAction</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p>
    <w:p w14:paraId="37E6CB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p>
    <w:p w14:paraId="2C13CF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onlyCouncilMember</w:t>
      </w:r>
    </w:p>
    <w:p w14:paraId="0F11131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onlyActiveAction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1D16AE7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A2F621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EmergencyAction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action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emergencyActions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56D3174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hasApproved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approved"</w:t>
      </w:r>
      <w:r w:rsidRPr="00602E4B">
        <w:rPr>
          <w:rStyle w:val="token"/>
          <w:rFonts w:ascii="Inter" w:eastAsiaTheme="majorEastAsia" w:hAnsi="Inter"/>
          <w:color w:val="ABB2BF"/>
          <w:sz w:val="18"/>
          <w:szCs w:val="18"/>
        </w:rPr>
        <w:t>);</w:t>
      </w:r>
    </w:p>
    <w:p w14:paraId="7B30A92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4D522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hasApproved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4F99FF6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approvalCount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p>
    <w:p w14:paraId="61E7663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548F90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EmergencyActionApproved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approvalCount</w:t>
      </w:r>
      <w:r w:rsidRPr="00602E4B">
        <w:rPr>
          <w:rStyle w:val="token"/>
          <w:rFonts w:ascii="Inter" w:eastAsiaTheme="majorEastAsia" w:hAnsi="Inter"/>
          <w:color w:val="ABB2BF"/>
          <w:sz w:val="18"/>
          <w:szCs w:val="18"/>
        </w:rPr>
        <w:t>);</w:t>
      </w:r>
    </w:p>
    <w:p w14:paraId="5B85C84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661EE2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Auto-execute if threshold reached</w:t>
      </w:r>
    </w:p>
    <w:p w14:paraId="65F9AF7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approvalCount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council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6CC96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executeEmergencyAction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61B5E65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A537D6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FFE259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3F5F26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executeEmergencyAction</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p>
    <w:p w14:paraId="2D60D7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internal</w:t>
      </w:r>
    </w:p>
    <w:p w14:paraId="77483A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onlyActiveAction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28F14C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C22E4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EmergencyAction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action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emergencyActions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71AD2EC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approvalCount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council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threshold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"Insufficient approvals"</w:t>
      </w:r>
      <w:r w:rsidRPr="00602E4B">
        <w:rPr>
          <w:rStyle w:val="token"/>
          <w:rFonts w:ascii="Inter" w:eastAsiaTheme="majorEastAsia" w:hAnsi="Inter"/>
          <w:color w:val="ABB2BF"/>
          <w:sz w:val="18"/>
          <w:szCs w:val="18"/>
        </w:rPr>
        <w:t>);</w:t>
      </w:r>
    </w:p>
    <w:p w14:paraId="1BE84A2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971AD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executed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5919366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749DF4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based on action type</w:t>
      </w:r>
    </w:p>
    <w:p w14:paraId="2807349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actionType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PAUSE_CONTRACT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778FBC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contractAddr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abi</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decode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actionData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p>
    <w:p w14:paraId="37604F0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61AFEF"/>
          <w:sz w:val="18"/>
          <w:szCs w:val="18"/>
        </w:rPr>
        <w:t>IPausable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contractAddr</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pause</w:t>
      </w:r>
      <w:r w:rsidRPr="00602E4B">
        <w:rPr>
          <w:rStyle w:val="token"/>
          <w:rFonts w:ascii="Inter" w:eastAsiaTheme="majorEastAsia" w:hAnsi="Inter"/>
          <w:color w:val="ABB2BF"/>
          <w:sz w:val="18"/>
          <w:szCs w:val="18"/>
        </w:rPr>
        <w:t>();</w:t>
      </w:r>
    </w:p>
    <w:p w14:paraId="04C550F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0BF996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actionType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HALT_BRIDGE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16DBCF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uint32</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abi</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decode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actionData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uint32</w:t>
      </w:r>
      <w:r w:rsidRPr="00602E4B">
        <w:rPr>
          <w:rStyle w:val="token"/>
          <w:rFonts w:ascii="Inter" w:eastAsiaTheme="majorEastAsia" w:hAnsi="Inter"/>
          <w:color w:val="ABB2BF"/>
          <w:sz w:val="18"/>
          <w:szCs w:val="18"/>
        </w:rPr>
        <w:t>));</w:t>
      </w:r>
    </w:p>
    <w:p w14:paraId="19F65B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BRIDGE_REGISTRY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haltBridge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p>
    <w:p w14:paraId="1B191BB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D4A3D8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actionType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FREEZE_ADDRESS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4269D3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umaAddress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abi</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decode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actionData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bytes32</w:t>
      </w:r>
      <w:r w:rsidRPr="00602E4B">
        <w:rPr>
          <w:rStyle w:val="token"/>
          <w:rFonts w:ascii="Inter" w:eastAsiaTheme="majorEastAsia" w:hAnsi="Inter"/>
          <w:color w:val="ABB2BF"/>
          <w:sz w:val="18"/>
          <w:szCs w:val="18"/>
        </w:rPr>
        <w:t>));</w:t>
      </w:r>
    </w:p>
    <w:p w14:paraId="286AEE0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IUMARegistry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UMA_REGISTRY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freezeAddress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umaAddress</w:t>
      </w:r>
      <w:r w:rsidRPr="00602E4B">
        <w:rPr>
          <w:rStyle w:val="token"/>
          <w:rFonts w:ascii="Inter" w:eastAsiaTheme="majorEastAsia" w:hAnsi="Inter"/>
          <w:color w:val="ABB2BF"/>
          <w:sz w:val="18"/>
          <w:szCs w:val="18"/>
        </w:rPr>
        <w:t>);</w:t>
      </w:r>
    </w:p>
    <w:p w14:paraId="293B27B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D704E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actionType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ActionType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ACTIVATE_CIRCUIT_BREAKER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8780B1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ICircuitBreaker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CIRCUIT_BREAKER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activate</w:t>
      </w:r>
      <w:r w:rsidRPr="00602E4B">
        <w:rPr>
          <w:rStyle w:val="token"/>
          <w:rFonts w:ascii="Inter" w:eastAsiaTheme="majorEastAsia" w:hAnsi="Inter"/>
          <w:color w:val="ABB2BF"/>
          <w:sz w:val="18"/>
          <w:szCs w:val="18"/>
        </w:rPr>
        <w:t>();</w:t>
      </w:r>
    </w:p>
    <w:p w14:paraId="704DDF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690682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 handle other action types</w:t>
      </w:r>
    </w:p>
    <w:p w14:paraId="1CF8C3E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E7FB0F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EmergencyActionExecuted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actionType</w:t>
      </w:r>
      <w:r w:rsidRPr="00602E4B">
        <w:rPr>
          <w:rStyle w:val="token"/>
          <w:rFonts w:ascii="Inter" w:eastAsiaTheme="majorEastAsia" w:hAnsi="Inter"/>
          <w:color w:val="ABB2BF"/>
          <w:sz w:val="18"/>
          <w:szCs w:val="18"/>
        </w:rPr>
        <w:t>);</w:t>
      </w:r>
    </w:p>
    <w:p w14:paraId="53B48A8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327F7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Schedule automatic revert if not ratified</w:t>
      </w:r>
    </w:p>
    <w:p w14:paraId="3C508A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scheduleAutoRevert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78D8E9F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494EDA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6D93E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ratifyEmergencyAction</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6CFF14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sender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DAO_GOVERNANCE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"Only DAO can ratify"</w:t>
      </w:r>
      <w:r w:rsidRPr="00602E4B">
        <w:rPr>
          <w:rStyle w:val="token"/>
          <w:rFonts w:ascii="Inter" w:eastAsiaTheme="majorEastAsia" w:hAnsi="Inter"/>
          <w:color w:val="ABB2BF"/>
          <w:sz w:val="18"/>
          <w:szCs w:val="18"/>
        </w:rPr>
        <w:t>);</w:t>
      </w:r>
    </w:p>
    <w:p w14:paraId="42678A3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EmergencyAction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action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emergencyActions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192DD83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executed yet"</w:t>
      </w:r>
      <w:r w:rsidRPr="00602E4B">
        <w:rPr>
          <w:rStyle w:val="token"/>
          <w:rFonts w:ascii="Inter" w:eastAsiaTheme="majorEastAsia" w:hAnsi="Inter"/>
          <w:color w:val="ABB2BF"/>
          <w:sz w:val="18"/>
          <w:szCs w:val="18"/>
        </w:rPr>
        <w:t>);</w:t>
      </w:r>
    </w:p>
    <w:p w14:paraId="0ECB87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ratified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ratified"</w:t>
      </w:r>
      <w:r w:rsidRPr="00602E4B">
        <w:rPr>
          <w:rStyle w:val="token"/>
          <w:rFonts w:ascii="Inter" w:eastAsiaTheme="majorEastAsia" w:hAnsi="Inter"/>
          <w:color w:val="ABB2BF"/>
          <w:sz w:val="18"/>
          <w:szCs w:val="18"/>
        </w:rPr>
        <w:t>);</w:t>
      </w:r>
    </w:p>
    <w:p w14:paraId="3119053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p>
    <w:p w14:paraId="27EA348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RATIFICATION_DEADLINE</w:t>
      </w:r>
      <w:r w:rsidRPr="00602E4B">
        <w:rPr>
          <w:rStyle w:val="token"/>
          <w:rFonts w:ascii="Inter" w:eastAsiaTheme="majorEastAsia" w:hAnsi="Inter"/>
          <w:color w:val="ABB2BF"/>
          <w:sz w:val="18"/>
          <w:szCs w:val="18"/>
        </w:rPr>
        <w:t>,</w:t>
      </w:r>
    </w:p>
    <w:p w14:paraId="5EECCF5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"Ratification deadline passed"</w:t>
      </w:r>
    </w:p>
    <w:p w14:paraId="3DDB295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BCD448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C992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ratified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4C12AE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CD80C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EmergencyActionRatified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p>
    <w:p w14:paraId="7DD150F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21C004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7446B7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scheduleAutoRevert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actionId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internal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6DB270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If not ratified within deadline, automatically revert the action</w:t>
      </w:r>
    </w:p>
    <w:p w14:paraId="6075AC0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revertTime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emergencyActions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proposalTime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RATIFICATION_DEADLINE</w:t>
      </w:r>
      <w:r w:rsidRPr="00602E4B">
        <w:rPr>
          <w:rStyle w:val="token"/>
          <w:rFonts w:ascii="Inter" w:eastAsiaTheme="majorEastAsia" w:hAnsi="Inter"/>
          <w:color w:val="ABB2BF"/>
          <w:sz w:val="18"/>
          <w:szCs w:val="18"/>
        </w:rPr>
        <w:t>;</w:t>
      </w:r>
    </w:p>
    <w:p w14:paraId="1D55A35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684B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Register with time-locked reverter</w:t>
      </w:r>
    </w:p>
    <w:p w14:paraId="3117C50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ITimeLockedReverter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REVERTER</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scheduleRevert</w:t>
      </w:r>
      <w:r w:rsidRPr="00602E4B">
        <w:rPr>
          <w:rStyle w:val="token"/>
          <w:rFonts w:ascii="Inter" w:eastAsiaTheme="majorEastAsia" w:hAnsi="Inter"/>
          <w:color w:val="ABB2BF"/>
          <w:sz w:val="18"/>
          <w:szCs w:val="18"/>
        </w:rPr>
        <w:t>(</w:t>
      </w:r>
    </w:p>
    <w:p w14:paraId="77EE574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actionId</w:t>
      </w:r>
      <w:r w:rsidRPr="00602E4B">
        <w:rPr>
          <w:rStyle w:val="token"/>
          <w:rFonts w:ascii="Inter" w:eastAsiaTheme="majorEastAsia" w:hAnsi="Inter"/>
          <w:color w:val="ABB2BF"/>
          <w:sz w:val="18"/>
          <w:szCs w:val="18"/>
        </w:rPr>
        <w:t>,</w:t>
      </w:r>
    </w:p>
    <w:p w14:paraId="0D9873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revertTime</w:t>
      </w:r>
    </w:p>
    <w:p w14:paraId="2C98999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54A09B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46421C7" w14:textId="77777777" w:rsidR="007113F3" w:rsidRPr="00602E4B" w:rsidRDefault="007113F3" w:rsidP="007113F3">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007096DB" w14:textId="77777777" w:rsidR="007113F3" w:rsidRPr="00602E4B" w:rsidRDefault="007113F3" w:rsidP="007113F3">
      <w:pPr>
        <w:pStyle w:val="Heading2"/>
        <w:rPr>
          <w:rFonts w:ascii="Inter" w:hAnsi="Inter"/>
          <w:color w:val="auto"/>
          <w:sz w:val="18"/>
          <w:szCs w:val="18"/>
        </w:rPr>
      </w:pPr>
      <w:r w:rsidRPr="00602E4B">
        <w:rPr>
          <w:rFonts w:ascii="Inter" w:hAnsi="Inter"/>
          <w:sz w:val="18"/>
          <w:szCs w:val="18"/>
        </w:rPr>
        <w:t>F.2 Incident Response Playbooks</w:t>
      </w:r>
    </w:p>
    <w:p w14:paraId="7A57EE93" w14:textId="77777777" w:rsidR="007113F3" w:rsidRPr="00602E4B" w:rsidRDefault="007113F3" w:rsidP="007113F3">
      <w:pPr>
        <w:pStyle w:val="Heading3"/>
        <w:rPr>
          <w:rFonts w:ascii="Inter" w:hAnsi="Inter"/>
          <w:sz w:val="18"/>
          <w:szCs w:val="18"/>
        </w:rPr>
      </w:pPr>
      <w:r w:rsidRPr="00602E4B">
        <w:rPr>
          <w:rFonts w:ascii="Inter" w:hAnsi="Inter"/>
          <w:sz w:val="18"/>
          <w:szCs w:val="18"/>
        </w:rPr>
        <w:t>Bridge Exploit Response</w:t>
      </w:r>
    </w:p>
    <w:p w14:paraId="1A688540" w14:textId="77777777" w:rsidR="007113F3" w:rsidRPr="00602E4B" w:rsidRDefault="007113F3" w:rsidP="007113F3">
      <w:pPr>
        <w:rPr>
          <w:rFonts w:ascii="Inter" w:hAnsi="Inter"/>
          <w:sz w:val="18"/>
          <w:szCs w:val="18"/>
        </w:rPr>
      </w:pPr>
      <w:r w:rsidRPr="00602E4B">
        <w:rPr>
          <w:rFonts w:ascii="Inter" w:hAnsi="Inter"/>
          <w:sz w:val="18"/>
          <w:szCs w:val="18"/>
        </w:rPr>
        <w:t>python</w:t>
      </w:r>
    </w:p>
    <w:p w14:paraId="36CCB34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class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BridgeExploitResponse</w:t>
      </w:r>
      <w:r w:rsidRPr="00602E4B">
        <w:rPr>
          <w:rStyle w:val="token"/>
          <w:rFonts w:ascii="Inter" w:eastAsiaTheme="majorEastAsia" w:hAnsi="Inter"/>
          <w:color w:val="ABB2BF"/>
          <w:sz w:val="18"/>
          <w:szCs w:val="18"/>
        </w:rPr>
        <w:t>:</w:t>
      </w:r>
    </w:p>
    <w:p w14:paraId="660597A2"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7F9705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 response for bridge security compromises.</w:t>
      </w:r>
    </w:p>
    <w:p w14:paraId="5FBDF5E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58F716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FEC8D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respond_to_bridge_exploit</w:t>
      </w:r>
      <w:r w:rsidRPr="00602E4B">
        <w:rPr>
          <w:rStyle w:val="token"/>
          <w:rFonts w:ascii="Inter" w:eastAsiaTheme="majorEastAsia" w:hAnsi="Inter"/>
          <w:color w:val="ABB2BF"/>
          <w:sz w:val="18"/>
          <w:szCs w:val="18"/>
        </w:rPr>
        <w:t>(</w:t>
      </w:r>
    </w:p>
    <w:p w14:paraId="5B6B0DE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350173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13B980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exploit_evidence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ExploitEvidence</w:t>
      </w:r>
    </w:p>
    <w:p w14:paraId="4E939BC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IncidentResponse</w:t>
      </w:r>
      <w:r w:rsidRPr="00602E4B">
        <w:rPr>
          <w:rStyle w:val="token"/>
          <w:rFonts w:ascii="Inter" w:eastAsiaTheme="majorEastAsia" w:hAnsi="Inter"/>
          <w:color w:val="ABB2BF"/>
          <w:sz w:val="18"/>
          <w:szCs w:val="18"/>
        </w:rPr>
        <w:t>:</w:t>
      </w:r>
    </w:p>
    <w:p w14:paraId="0FCBE40F"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1BF8C0D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Execute coordinated response to bridge exploit.</w:t>
      </w:r>
    </w:p>
    <w:p w14:paraId="310B6E3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E9134D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create_incident</w:t>
      </w:r>
      <w:r w:rsidRPr="00602E4B">
        <w:rPr>
          <w:rStyle w:val="token"/>
          <w:rFonts w:ascii="Inter" w:eastAsiaTheme="majorEastAsia" w:hAnsi="Inter"/>
          <w:color w:val="ABB2BF"/>
          <w:sz w:val="18"/>
          <w:szCs w:val="18"/>
        </w:rPr>
        <w:t>(</w:t>
      </w:r>
    </w:p>
    <w:p w14:paraId="43A3E5C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type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BRIDGE_EXPLOIT</w:t>
      </w:r>
      <w:r w:rsidRPr="00602E4B">
        <w:rPr>
          <w:rStyle w:val="token"/>
          <w:rFonts w:ascii="Inter" w:eastAsiaTheme="majorEastAsia" w:hAnsi="Inter"/>
          <w:color w:val="ABB2BF"/>
          <w:sz w:val="18"/>
          <w:szCs w:val="18"/>
        </w:rPr>
        <w:t>,</w:t>
      </w:r>
    </w:p>
    <w:p w14:paraId="01B3EC4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severity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Severity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CRITICAL</w:t>
      </w:r>
      <w:r w:rsidRPr="00602E4B">
        <w:rPr>
          <w:rStyle w:val="token"/>
          <w:rFonts w:ascii="Inter" w:eastAsiaTheme="majorEastAsia" w:hAnsi="Inter"/>
          <w:color w:val="ABB2BF"/>
          <w:sz w:val="18"/>
          <w:szCs w:val="18"/>
        </w:rPr>
        <w:t>,</w:t>
      </w:r>
    </w:p>
    <w:p w14:paraId="6E7CFEF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affected_chain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4C4F38E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exploit_evidence</w:t>
      </w:r>
    </w:p>
    <w:p w14:paraId="1646020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6C7BA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7420E7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1: Immediate Containment (0-5 minutes)</w:t>
      </w:r>
    </w:p>
    <w:p w14:paraId="0C308D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containment_result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immediate_containment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ABB2BF"/>
          <w:sz w:val="18"/>
          <w:szCs w:val="18"/>
        </w:rPr>
        <w:t>)</w:t>
      </w:r>
    </w:p>
    <w:p w14:paraId="3DB4CE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C6F16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2: Damage Assessment (5-30 minutes)</w:t>
      </w:r>
    </w:p>
    <w:p w14:paraId="2CBFCA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assessment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assess_damage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exploit_evidence</w:t>
      </w:r>
      <w:r w:rsidRPr="00602E4B">
        <w:rPr>
          <w:rStyle w:val="token"/>
          <w:rFonts w:ascii="Inter" w:eastAsiaTheme="majorEastAsia" w:hAnsi="Inter"/>
          <w:color w:val="ABB2BF"/>
          <w:sz w:val="18"/>
          <w:szCs w:val="18"/>
        </w:rPr>
        <w:t>)</w:t>
      </w:r>
    </w:p>
    <w:p w14:paraId="54B7377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3D82C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3: Recovery Strategy (30-60 minutes)</w:t>
      </w:r>
    </w:p>
    <w:p w14:paraId="6733A4E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recovery_plan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formulate_recovery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assessment</w:t>
      </w:r>
      <w:r w:rsidRPr="00602E4B">
        <w:rPr>
          <w:rStyle w:val="token"/>
          <w:rFonts w:ascii="Inter" w:eastAsiaTheme="majorEastAsia" w:hAnsi="Inter"/>
          <w:color w:val="ABB2BF"/>
          <w:sz w:val="18"/>
          <w:szCs w:val="18"/>
        </w:rPr>
        <w:t>)</w:t>
      </w:r>
    </w:p>
    <w:p w14:paraId="434AEC8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C615F2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4: Execution (1-24 hours)</w:t>
      </w:r>
    </w:p>
    <w:p w14:paraId="2E8CEA2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execute_recovery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recovery_plan</w:t>
      </w:r>
      <w:r w:rsidRPr="00602E4B">
        <w:rPr>
          <w:rStyle w:val="token"/>
          <w:rFonts w:ascii="Inter" w:eastAsiaTheme="majorEastAsia" w:hAnsi="Inter"/>
          <w:color w:val="ABB2BF"/>
          <w:sz w:val="18"/>
          <w:szCs w:val="18"/>
        </w:rPr>
        <w:t>)</w:t>
      </w:r>
    </w:p>
    <w:p w14:paraId="6F00E6B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09ED11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Phase 5: Post-Incident (24+ hours)</w:t>
      </w:r>
    </w:p>
    <w:p w14:paraId="37C75F0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conduct_post_mortem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recovery_result</w:t>
      </w:r>
      <w:r w:rsidRPr="00602E4B">
        <w:rPr>
          <w:rStyle w:val="token"/>
          <w:rFonts w:ascii="Inter" w:eastAsiaTheme="majorEastAsia" w:hAnsi="Inter"/>
          <w:color w:val="ABB2BF"/>
          <w:sz w:val="18"/>
          <w:szCs w:val="18"/>
        </w:rPr>
        <w:t>)</w:t>
      </w:r>
    </w:p>
    <w:p w14:paraId="76947D6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399CDD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IncidentResponse</w:t>
      </w:r>
      <w:r w:rsidRPr="00602E4B">
        <w:rPr>
          <w:rStyle w:val="token"/>
          <w:rFonts w:ascii="Inter" w:eastAsiaTheme="majorEastAsia" w:hAnsi="Inter"/>
          <w:color w:val="ABB2BF"/>
          <w:sz w:val="18"/>
          <w:szCs w:val="18"/>
        </w:rPr>
        <w:t>(</w:t>
      </w:r>
    </w:p>
    <w:p w14:paraId="51EB1B3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437F2BE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containment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containment_result</w:t>
      </w:r>
      <w:r w:rsidRPr="00602E4B">
        <w:rPr>
          <w:rStyle w:val="token"/>
          <w:rFonts w:ascii="Inter" w:eastAsiaTheme="majorEastAsia" w:hAnsi="Inter"/>
          <w:color w:val="ABB2BF"/>
          <w:sz w:val="18"/>
          <w:szCs w:val="18"/>
        </w:rPr>
        <w:t>,</w:t>
      </w:r>
    </w:p>
    <w:p w14:paraId="00C2FAA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assessment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assessment</w:t>
      </w:r>
      <w:r w:rsidRPr="00602E4B">
        <w:rPr>
          <w:rStyle w:val="token"/>
          <w:rFonts w:ascii="Inter" w:eastAsiaTheme="majorEastAsia" w:hAnsi="Inter"/>
          <w:color w:val="ABB2BF"/>
          <w:sz w:val="18"/>
          <w:szCs w:val="18"/>
        </w:rPr>
        <w:t>,</w:t>
      </w:r>
    </w:p>
    <w:p w14:paraId="5315CC8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recovery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recovery_result</w:t>
      </w:r>
    </w:p>
    <w:p w14:paraId="065523C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B4B47F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214960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immediate_containment</w:t>
      </w:r>
      <w:r w:rsidRPr="00602E4B">
        <w:rPr>
          <w:rStyle w:val="token"/>
          <w:rFonts w:ascii="Inter" w:eastAsiaTheme="majorEastAsia" w:hAnsi="Inter"/>
          <w:color w:val="ABB2BF"/>
          <w:sz w:val="18"/>
          <w:szCs w:val="18"/>
        </w:rPr>
        <w:t>(</w:t>
      </w:r>
    </w:p>
    <w:p w14:paraId="4ACDBA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517E868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7DFB345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p>
    <w:p w14:paraId="2914DFC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ContainmentResult</w:t>
      </w:r>
      <w:r w:rsidRPr="00602E4B">
        <w:rPr>
          <w:rStyle w:val="token"/>
          <w:rFonts w:ascii="Inter" w:eastAsiaTheme="majorEastAsia" w:hAnsi="Inter"/>
          <w:color w:val="ABB2BF"/>
          <w:sz w:val="18"/>
          <w:szCs w:val="18"/>
        </w:rPr>
        <w:t>:</w:t>
      </w:r>
    </w:p>
    <w:p w14:paraId="20D8AE48"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3A2B85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 1: Stop the bleeding.</w:t>
      </w:r>
    </w:p>
    <w:p w14:paraId="048737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264402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actions_taken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AFF0A8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44243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Halt affected bridge (automatic via circuit breaker)</w:t>
      </w:r>
    </w:p>
    <w:p w14:paraId="322DB11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halt_result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activate_circuit_breaker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DEF7C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actions_taken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"HALT_BRIDGE"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halt_result</w:t>
      </w:r>
      <w:r w:rsidRPr="00602E4B">
        <w:rPr>
          <w:rStyle w:val="token"/>
          <w:rFonts w:ascii="Inter" w:eastAsiaTheme="majorEastAsia" w:hAnsi="Inter"/>
          <w:color w:val="ABB2BF"/>
          <w:sz w:val="18"/>
          <w:szCs w:val="18"/>
        </w:rPr>
        <w:t>))</w:t>
      </w:r>
    </w:p>
    <w:p w14:paraId="079375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F1CFA9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Freeze all pending withdrawals</w:t>
      </w:r>
    </w:p>
    <w:p w14:paraId="55C58CB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freeze_result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freeze_pending_withdrawals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16B4A5A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actions_taken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"FREEZE_WITHDRAWALS"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freeze_result</w:t>
      </w:r>
      <w:r w:rsidRPr="00602E4B">
        <w:rPr>
          <w:rStyle w:val="token"/>
          <w:rFonts w:ascii="Inter" w:eastAsiaTheme="majorEastAsia" w:hAnsi="Inter"/>
          <w:color w:val="ABB2BF"/>
          <w:sz w:val="18"/>
          <w:szCs w:val="18"/>
        </w:rPr>
        <w:t>))</w:t>
      </w:r>
    </w:p>
    <w:p w14:paraId="2B4472C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BF3239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Notify Security Council (emergency alert)</w:t>
      </w:r>
    </w:p>
    <w:p w14:paraId="39A92A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notify_security_council</w:t>
      </w:r>
      <w:r w:rsidRPr="00602E4B">
        <w:rPr>
          <w:rStyle w:val="token"/>
          <w:rFonts w:ascii="Inter" w:eastAsiaTheme="majorEastAsia" w:hAnsi="Inter"/>
          <w:color w:val="ABB2BF"/>
          <w:sz w:val="18"/>
          <w:szCs w:val="18"/>
        </w:rPr>
        <w:t>(</w:t>
      </w:r>
    </w:p>
    <w:p w14:paraId="29D6179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1552F9C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urgency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Urgency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IMMEDIATE</w:t>
      </w:r>
      <w:r w:rsidRPr="00602E4B">
        <w:rPr>
          <w:rStyle w:val="token"/>
          <w:rFonts w:ascii="Inter" w:eastAsiaTheme="majorEastAsia" w:hAnsi="Inter"/>
          <w:color w:val="ABB2BF"/>
          <w:sz w:val="18"/>
          <w:szCs w:val="18"/>
        </w:rPr>
        <w:t>,</w:t>
      </w:r>
    </w:p>
    <w:p w14:paraId="2B453A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summary</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"Bridge exploit detected on {chain_id}"</w:t>
      </w:r>
    </w:p>
    <w:p w14:paraId="19F1BA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98DF4F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5FB370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Pause relayer network for affected chain</w:t>
      </w:r>
    </w:p>
    <w:p w14:paraId="117A706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pause_relayers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2136814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actions_taken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"PAUSE_RELAYERS"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430B19B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BE5C0B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5: Snapshot current state</w:t>
      </w:r>
    </w:p>
    <w:p w14:paraId="5820154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state_snapshot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create_state_snapshot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61DC75D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actions_taken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"SNAPSHOT_STATE"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state_snapshot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hash</w:t>
      </w:r>
      <w:r w:rsidRPr="00602E4B">
        <w:rPr>
          <w:rStyle w:val="token"/>
          <w:rFonts w:ascii="Inter" w:eastAsiaTheme="majorEastAsia" w:hAnsi="Inter"/>
          <w:color w:val="ABB2BF"/>
          <w:sz w:val="18"/>
          <w:szCs w:val="18"/>
        </w:rPr>
        <w:t>))</w:t>
      </w:r>
    </w:p>
    <w:p w14:paraId="61A0C1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F3B486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ContainmentResult</w:t>
      </w:r>
      <w:r w:rsidRPr="00602E4B">
        <w:rPr>
          <w:rStyle w:val="token"/>
          <w:rFonts w:ascii="Inter" w:eastAsiaTheme="majorEastAsia" w:hAnsi="Inter"/>
          <w:color w:val="ABB2BF"/>
          <w:sz w:val="18"/>
          <w:szCs w:val="18"/>
        </w:rPr>
        <w:t>(</w:t>
      </w:r>
    </w:p>
    <w:p w14:paraId="50558BE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success</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result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_</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actions_taken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isinstance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p>
    <w:p w14:paraId="7CE614A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actions_taken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actions_taken</w:t>
      </w:r>
      <w:r w:rsidRPr="00602E4B">
        <w:rPr>
          <w:rStyle w:val="token"/>
          <w:rFonts w:ascii="Inter" w:eastAsiaTheme="majorEastAsia" w:hAnsi="Inter"/>
          <w:color w:val="ABB2BF"/>
          <w:sz w:val="18"/>
          <w:szCs w:val="18"/>
        </w:rPr>
        <w:t>,</w:t>
      </w:r>
    </w:p>
    <w:p w14:paraId="21B454A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state_snapshot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state_snapshot</w:t>
      </w:r>
      <w:r w:rsidRPr="00602E4B">
        <w:rPr>
          <w:rStyle w:val="token"/>
          <w:rFonts w:ascii="Inter" w:eastAsiaTheme="majorEastAsia" w:hAnsi="Inter"/>
          <w:color w:val="ABB2BF"/>
          <w:sz w:val="18"/>
          <w:szCs w:val="18"/>
        </w:rPr>
        <w:t>,</w:t>
      </w:r>
    </w:p>
    <w:p w14:paraId="1E1FF3F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timestamp</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p>
    <w:p w14:paraId="4ADF23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D54292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BC319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assess_damage</w:t>
      </w:r>
      <w:r w:rsidRPr="00602E4B">
        <w:rPr>
          <w:rStyle w:val="token"/>
          <w:rFonts w:ascii="Inter" w:eastAsiaTheme="majorEastAsia" w:hAnsi="Inter"/>
          <w:color w:val="ABB2BF"/>
          <w:sz w:val="18"/>
          <w:szCs w:val="18"/>
        </w:rPr>
        <w:t>(</w:t>
      </w:r>
    </w:p>
    <w:p w14:paraId="5EC70E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1587EBE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1A7110F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ExploitEvidence</w:t>
      </w:r>
    </w:p>
    <w:p w14:paraId="7EA3F79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DamageAssessment</w:t>
      </w:r>
      <w:r w:rsidRPr="00602E4B">
        <w:rPr>
          <w:rStyle w:val="token"/>
          <w:rFonts w:ascii="Inter" w:eastAsiaTheme="majorEastAsia" w:hAnsi="Inter"/>
          <w:color w:val="ABB2BF"/>
          <w:sz w:val="18"/>
          <w:szCs w:val="18"/>
        </w:rPr>
        <w:t>:</w:t>
      </w:r>
    </w:p>
    <w:p w14:paraId="735D65D7"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118E6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 2: Determine extent of damage.</w:t>
      </w:r>
    </w:p>
    <w:p w14:paraId="134292E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7C098F5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Analyze exploit transactions</w:t>
      </w:r>
    </w:p>
    <w:p w14:paraId="15CDC3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exploit_txs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identify_exploit_transactions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11D28B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50B44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Calculate stolen amount</w:t>
      </w:r>
    </w:p>
    <w:p w14:paraId="1422274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total_stolen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amount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tx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exploit_txs</w:t>
      </w:r>
      <w:r w:rsidRPr="00602E4B">
        <w:rPr>
          <w:rStyle w:val="token"/>
          <w:rFonts w:ascii="Inter" w:eastAsiaTheme="majorEastAsia" w:hAnsi="Inter"/>
          <w:color w:val="ABB2BF"/>
          <w:sz w:val="18"/>
          <w:szCs w:val="18"/>
        </w:rPr>
        <w:t>)</w:t>
      </w:r>
    </w:p>
    <w:p w14:paraId="7D49637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79F7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Identify affected users</w:t>
      </w:r>
    </w:p>
    <w:p w14:paraId="7927C50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affected_users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set</w:t>
      </w:r>
      <w:r w:rsidRPr="00602E4B">
        <w:rPr>
          <w:rStyle w:val="token"/>
          <w:rFonts w:ascii="Inter" w:eastAsiaTheme="majorEastAsia" w:hAnsi="Inter"/>
          <w:color w:val="ABB2BF"/>
          <w:sz w:val="18"/>
          <w:szCs w:val="18"/>
        </w:rPr>
        <w:t>()</w:t>
      </w:r>
    </w:p>
    <w:p w14:paraId="05BFCB7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tx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exploit_txs</w:t>
      </w:r>
      <w:r w:rsidRPr="00602E4B">
        <w:rPr>
          <w:rStyle w:val="token"/>
          <w:rFonts w:ascii="Inter" w:eastAsiaTheme="majorEastAsia" w:hAnsi="Inter"/>
          <w:color w:val="ABB2BF"/>
          <w:sz w:val="18"/>
          <w:szCs w:val="18"/>
        </w:rPr>
        <w:t>:</w:t>
      </w:r>
    </w:p>
    <w:p w14:paraId="29EE114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victim_address</w:t>
      </w:r>
      <w:r w:rsidRPr="00602E4B">
        <w:rPr>
          <w:rStyle w:val="token"/>
          <w:rFonts w:ascii="Inter" w:eastAsiaTheme="majorEastAsia" w:hAnsi="Inter"/>
          <w:color w:val="ABB2BF"/>
          <w:sz w:val="18"/>
          <w:szCs w:val="18"/>
        </w:rPr>
        <w:t>:</w:t>
      </w:r>
    </w:p>
    <w:p w14:paraId="2D19208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affected_users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victim_address</w:t>
      </w:r>
      <w:r w:rsidRPr="00602E4B">
        <w:rPr>
          <w:rStyle w:val="token"/>
          <w:rFonts w:ascii="Inter" w:eastAsiaTheme="majorEastAsia" w:hAnsi="Inter"/>
          <w:color w:val="ABB2BF"/>
          <w:sz w:val="18"/>
          <w:szCs w:val="18"/>
        </w:rPr>
        <w:t>)</w:t>
      </w:r>
    </w:p>
    <w:p w14:paraId="380228D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5E6CB9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bridge solvency</w:t>
      </w:r>
    </w:p>
    <w:p w14:paraId="421CBB1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get_bridge_balance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63414D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remaining_balance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bridge_balance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total_stolen</w:t>
      </w:r>
    </w:p>
    <w:p w14:paraId="5B56386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is_solvent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remaining_balance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p>
    <w:p w14:paraId="15BEF56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9D9416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Identify exploit method</w:t>
      </w:r>
    </w:p>
    <w:p w14:paraId="7EAF66E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exploit_method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analyze_exploit_method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exploit_txs</w:t>
      </w:r>
      <w:r w:rsidRPr="00602E4B">
        <w:rPr>
          <w:rStyle w:val="token"/>
          <w:rFonts w:ascii="Inter" w:eastAsiaTheme="majorEastAsia" w:hAnsi="Inter"/>
          <w:color w:val="ABB2BF"/>
          <w:sz w:val="18"/>
          <w:szCs w:val="18"/>
        </w:rPr>
        <w:t>)</w:t>
      </w:r>
    </w:p>
    <w:p w14:paraId="2A0BC59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A8470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exploit is ongoing</w:t>
      </w:r>
    </w:p>
    <w:p w14:paraId="72BA16E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is_ongoing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check_if_ongoing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chain_id</w:t>
      </w:r>
      <w:r w:rsidRPr="00602E4B">
        <w:rPr>
          <w:rStyle w:val="token"/>
          <w:rFonts w:ascii="Inter" w:eastAsiaTheme="majorEastAsia" w:hAnsi="Inter"/>
          <w:color w:val="ABB2BF"/>
          <w:sz w:val="18"/>
          <w:szCs w:val="18"/>
        </w:rPr>
        <w:t>)</w:t>
      </w:r>
    </w:p>
    <w:p w14:paraId="680DBF0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66A6B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DamageAssessment</w:t>
      </w:r>
      <w:r w:rsidRPr="00602E4B">
        <w:rPr>
          <w:rStyle w:val="token"/>
          <w:rFonts w:ascii="Inter" w:eastAsiaTheme="majorEastAsia" w:hAnsi="Inter"/>
          <w:color w:val="ABB2BF"/>
          <w:sz w:val="18"/>
          <w:szCs w:val="18"/>
        </w:rPr>
        <w:t>(</w:t>
      </w:r>
    </w:p>
    <w:p w14:paraId="6717A52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total_stolen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total_stolen</w:t>
      </w:r>
      <w:r w:rsidRPr="00602E4B">
        <w:rPr>
          <w:rStyle w:val="token"/>
          <w:rFonts w:ascii="Inter" w:eastAsiaTheme="majorEastAsia" w:hAnsi="Inter"/>
          <w:color w:val="ABB2BF"/>
          <w:sz w:val="18"/>
          <w:szCs w:val="18"/>
        </w:rPr>
        <w:t>,</w:t>
      </w:r>
    </w:p>
    <w:p w14:paraId="1126E89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affected_user_count</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affected_users</w:t>
      </w:r>
      <w:r w:rsidRPr="00602E4B">
        <w:rPr>
          <w:rStyle w:val="token"/>
          <w:rFonts w:ascii="Inter" w:eastAsiaTheme="majorEastAsia" w:hAnsi="Inter"/>
          <w:color w:val="ABB2BF"/>
          <w:sz w:val="18"/>
          <w:szCs w:val="18"/>
        </w:rPr>
        <w:t>),</w:t>
      </w:r>
    </w:p>
    <w:p w14:paraId="1CB5972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affected_users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affected_users</w:t>
      </w:r>
      <w:r w:rsidRPr="00602E4B">
        <w:rPr>
          <w:rStyle w:val="token"/>
          <w:rFonts w:ascii="Inter" w:eastAsiaTheme="majorEastAsia" w:hAnsi="Inter"/>
          <w:color w:val="ABB2BF"/>
          <w:sz w:val="18"/>
          <w:szCs w:val="18"/>
        </w:rPr>
        <w:t>),</w:t>
      </w:r>
    </w:p>
    <w:p w14:paraId="7D74E37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bridge_balance_remaining</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remaining_balance</w:t>
      </w:r>
      <w:r w:rsidRPr="00602E4B">
        <w:rPr>
          <w:rStyle w:val="token"/>
          <w:rFonts w:ascii="Inter" w:eastAsiaTheme="majorEastAsia" w:hAnsi="Inter"/>
          <w:color w:val="ABB2BF"/>
          <w:sz w:val="18"/>
          <w:szCs w:val="18"/>
        </w:rPr>
        <w:t>,</w:t>
      </w:r>
    </w:p>
    <w:p w14:paraId="0847822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is_solvent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is_solvent</w:t>
      </w:r>
      <w:r w:rsidRPr="00602E4B">
        <w:rPr>
          <w:rStyle w:val="token"/>
          <w:rFonts w:ascii="Inter" w:eastAsiaTheme="majorEastAsia" w:hAnsi="Inter"/>
          <w:color w:val="ABB2BF"/>
          <w:sz w:val="18"/>
          <w:szCs w:val="18"/>
        </w:rPr>
        <w:t>,</w:t>
      </w:r>
    </w:p>
    <w:p w14:paraId="3A59134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exploit_method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exploit_method</w:t>
      </w:r>
      <w:r w:rsidRPr="00602E4B">
        <w:rPr>
          <w:rStyle w:val="token"/>
          <w:rFonts w:ascii="Inter" w:eastAsiaTheme="majorEastAsia" w:hAnsi="Inter"/>
          <w:color w:val="ABB2BF"/>
          <w:sz w:val="18"/>
          <w:szCs w:val="18"/>
        </w:rPr>
        <w:t>,</w:t>
      </w:r>
    </w:p>
    <w:p w14:paraId="064516A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is_ongoing</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is_ongoing</w:t>
      </w:r>
      <w:r w:rsidRPr="00602E4B">
        <w:rPr>
          <w:rStyle w:val="token"/>
          <w:rFonts w:ascii="Inter" w:eastAsiaTheme="majorEastAsia" w:hAnsi="Inter"/>
          <w:color w:val="ABB2BF"/>
          <w:sz w:val="18"/>
          <w:szCs w:val="18"/>
        </w:rPr>
        <w:t>,</w:t>
      </w:r>
    </w:p>
    <w:p w14:paraId="2382132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exploit_transactions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exploit_txs</w:t>
      </w:r>
    </w:p>
    <w:p w14:paraId="502591E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C5A9FA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BACDD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formulate_recovery</w:t>
      </w:r>
      <w:r w:rsidRPr="00602E4B">
        <w:rPr>
          <w:rStyle w:val="token"/>
          <w:rFonts w:ascii="Inter" w:eastAsiaTheme="majorEastAsia" w:hAnsi="Inter"/>
          <w:color w:val="ABB2BF"/>
          <w:sz w:val="18"/>
          <w:szCs w:val="18"/>
        </w:rPr>
        <w:t>(</w:t>
      </w:r>
    </w:p>
    <w:p w14:paraId="41C7056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0B261B4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assessment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DamageAssessment</w:t>
      </w:r>
    </w:p>
    <w:p w14:paraId="4FF13FB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RecoveryPlan</w:t>
      </w:r>
      <w:r w:rsidRPr="00602E4B">
        <w:rPr>
          <w:rStyle w:val="token"/>
          <w:rFonts w:ascii="Inter" w:eastAsiaTheme="majorEastAsia" w:hAnsi="Inter"/>
          <w:color w:val="ABB2BF"/>
          <w:sz w:val="18"/>
          <w:szCs w:val="18"/>
        </w:rPr>
        <w:t>:</w:t>
      </w:r>
    </w:p>
    <w:p w14:paraId="75274AC4"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7F6C2CD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 3: Create recovery strategy.</w:t>
      </w:r>
    </w:p>
    <w:p w14:paraId="740267F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B5B397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RecoveryPlan</w:t>
      </w:r>
      <w:r w:rsidRPr="00602E4B">
        <w:rPr>
          <w:rStyle w:val="token"/>
          <w:rFonts w:ascii="Inter" w:eastAsiaTheme="majorEastAsia" w:hAnsi="Inter"/>
          <w:color w:val="ABB2BF"/>
          <w:sz w:val="18"/>
          <w:szCs w:val="18"/>
        </w:rPr>
        <w:t>()</w:t>
      </w:r>
    </w:p>
    <w:p w14:paraId="15B734E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75A37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Strategy depends on damage extent</w:t>
      </w:r>
    </w:p>
    <w:p w14:paraId="2C0CD76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assessment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is_solvent</w:t>
      </w:r>
      <w:r w:rsidRPr="00602E4B">
        <w:rPr>
          <w:rStyle w:val="token"/>
          <w:rFonts w:ascii="Inter" w:eastAsiaTheme="majorEastAsia" w:hAnsi="Inter"/>
          <w:color w:val="ABB2BF"/>
          <w:sz w:val="18"/>
          <w:szCs w:val="18"/>
        </w:rPr>
        <w:t>:</w:t>
      </w:r>
    </w:p>
    <w:p w14:paraId="03AFAB9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Bridge can cover losses</w:t>
      </w:r>
    </w:p>
    <w:p w14:paraId="0555687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strategy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RecoveryStrategy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INSURANCE_COVERAGE</w:t>
      </w:r>
    </w:p>
    <w:p w14:paraId="3894623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steps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F887D1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"Compensate affected users from insurance fund"</w:t>
      </w:r>
      <w:r w:rsidRPr="00602E4B">
        <w:rPr>
          <w:rStyle w:val="token"/>
          <w:rFonts w:ascii="Inter" w:eastAsiaTheme="majorEastAsia" w:hAnsi="Inter"/>
          <w:color w:val="ABB2BF"/>
          <w:sz w:val="18"/>
          <w:szCs w:val="18"/>
        </w:rPr>
        <w:t>,</w:t>
      </w:r>
    </w:p>
    <w:p w14:paraId="2232F20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"Patch vulnerability"</w:t>
      </w:r>
      <w:r w:rsidRPr="00602E4B">
        <w:rPr>
          <w:rStyle w:val="token"/>
          <w:rFonts w:ascii="Inter" w:eastAsiaTheme="majorEastAsia" w:hAnsi="Inter"/>
          <w:color w:val="ABB2BF"/>
          <w:sz w:val="18"/>
          <w:szCs w:val="18"/>
        </w:rPr>
        <w:t>,</w:t>
      </w:r>
    </w:p>
    <w:p w14:paraId="177B01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"Resume operations with enhanced monitoring"</w:t>
      </w:r>
    </w:p>
    <w:p w14:paraId="64FE35F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768B56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5702CE4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Bridge is insolvent - need DAO intervention</w:t>
      </w:r>
    </w:p>
    <w:p w14:paraId="21B0990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strategy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RecoveryStrategy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SOCIALIZED_LOSS</w:t>
      </w:r>
    </w:p>
    <w:p w14:paraId="0EEB07C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steps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995D7D2"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"Propose DAO vote for loss socialization"</w:t>
      </w:r>
      <w:r w:rsidRPr="00602E4B">
        <w:rPr>
          <w:rStyle w:val="token"/>
          <w:rFonts w:ascii="Inter" w:eastAsiaTheme="majorEastAsia" w:hAnsi="Inter"/>
          <w:color w:val="ABB2BF"/>
          <w:sz w:val="18"/>
          <w:szCs w:val="18"/>
        </w:rPr>
        <w:t>,</w:t>
      </w:r>
    </w:p>
    <w:p w14:paraId="3485898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"Option A: Partial compensation from treasury"</w:t>
      </w:r>
      <w:r w:rsidRPr="00602E4B">
        <w:rPr>
          <w:rStyle w:val="token"/>
          <w:rFonts w:ascii="Inter" w:eastAsiaTheme="majorEastAsia" w:hAnsi="Inter"/>
          <w:color w:val="ABB2BF"/>
          <w:sz w:val="18"/>
          <w:szCs w:val="18"/>
        </w:rPr>
        <w:t>,</w:t>
      </w:r>
    </w:p>
    <w:p w14:paraId="01F9CBA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"Option B: Haircut on all bridge balances"</w:t>
      </w:r>
      <w:r w:rsidRPr="00602E4B">
        <w:rPr>
          <w:rStyle w:val="token"/>
          <w:rFonts w:ascii="Inter" w:eastAsiaTheme="majorEastAsia" w:hAnsi="Inter"/>
          <w:color w:val="ABB2BF"/>
          <w:sz w:val="18"/>
          <w:szCs w:val="18"/>
        </w:rPr>
        <w:t>,</w:t>
      </w:r>
    </w:p>
    <w:p w14:paraId="67065D5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"Option C: Emergency token mint (last resort)"</w:t>
      </w:r>
    </w:p>
    <w:p w14:paraId="7A37E21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CE99D7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94BBE7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Technical recovery steps</w:t>
      </w:r>
    </w:p>
    <w:p w14:paraId="29D6D75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technical_steps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20EEA1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"Identify vulnerability"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Priority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CRITICAL</w:t>
      </w:r>
      <w:r w:rsidRPr="00602E4B">
        <w:rPr>
          <w:rStyle w:val="token"/>
          <w:rFonts w:ascii="Inter" w:eastAsiaTheme="majorEastAsia" w:hAnsi="Inter"/>
          <w:color w:val="ABB2BF"/>
          <w:sz w:val="18"/>
          <w:szCs w:val="18"/>
        </w:rPr>
        <w:t>),</w:t>
      </w:r>
    </w:p>
    <w:p w14:paraId="01380A0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"Develop patch"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Priority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CRITICAL</w:t>
      </w:r>
      <w:r w:rsidRPr="00602E4B">
        <w:rPr>
          <w:rStyle w:val="token"/>
          <w:rFonts w:ascii="Inter" w:eastAsiaTheme="majorEastAsia" w:hAnsi="Inter"/>
          <w:color w:val="ABB2BF"/>
          <w:sz w:val="18"/>
          <w:szCs w:val="18"/>
        </w:rPr>
        <w:t>),</w:t>
      </w:r>
    </w:p>
    <w:p w14:paraId="5DE6019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"Security audit of patch"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Priority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HIGH</w:t>
      </w:r>
      <w:r w:rsidRPr="00602E4B">
        <w:rPr>
          <w:rStyle w:val="token"/>
          <w:rFonts w:ascii="Inter" w:eastAsiaTheme="majorEastAsia" w:hAnsi="Inter"/>
          <w:color w:val="ABB2BF"/>
          <w:sz w:val="18"/>
          <w:szCs w:val="18"/>
        </w:rPr>
        <w:t>),</w:t>
      </w:r>
    </w:p>
    <w:p w14:paraId="5BD8D80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"Deploy fix to all chains"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Priority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HIGH</w:t>
      </w:r>
      <w:r w:rsidRPr="00602E4B">
        <w:rPr>
          <w:rStyle w:val="token"/>
          <w:rFonts w:ascii="Inter" w:eastAsiaTheme="majorEastAsia" w:hAnsi="Inter"/>
          <w:color w:val="ABB2BF"/>
          <w:sz w:val="18"/>
          <w:szCs w:val="18"/>
        </w:rPr>
        <w:t>),</w:t>
      </w:r>
    </w:p>
    <w:p w14:paraId="28E44A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"Test extensively"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Priority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MEDIUM</w:t>
      </w:r>
      <w:r w:rsidRPr="00602E4B">
        <w:rPr>
          <w:rStyle w:val="token"/>
          <w:rFonts w:ascii="Inter" w:eastAsiaTheme="majorEastAsia" w:hAnsi="Inter"/>
          <w:color w:val="ABB2BF"/>
          <w:sz w:val="18"/>
          <w:szCs w:val="18"/>
        </w:rPr>
        <w:t>),</w:t>
      </w:r>
    </w:p>
    <w:p w14:paraId="590629C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"Resume operations gradually"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Priority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MEDIUM</w:t>
      </w:r>
      <w:r w:rsidRPr="00602E4B">
        <w:rPr>
          <w:rStyle w:val="token"/>
          <w:rFonts w:ascii="Inter" w:eastAsiaTheme="majorEastAsia" w:hAnsi="Inter"/>
          <w:color w:val="ABB2BF"/>
          <w:sz w:val="18"/>
          <w:szCs w:val="18"/>
        </w:rPr>
        <w:t>)</w:t>
      </w:r>
    </w:p>
    <w:p w14:paraId="5C7E910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ABB2BF"/>
          <w:sz w:val="18"/>
          <w:szCs w:val="18"/>
        </w:rPr>
        <w:t>]</w:t>
      </w:r>
    </w:p>
    <w:p w14:paraId="7E8DFD5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83E2B3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Timeline</w:t>
      </w:r>
    </w:p>
    <w:p w14:paraId="740B85B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estimated_downtime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estimate_downtime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assessment</w:t>
      </w:r>
      <w:r w:rsidRPr="00602E4B">
        <w:rPr>
          <w:rStyle w:val="token"/>
          <w:rFonts w:ascii="Inter" w:eastAsiaTheme="majorEastAsia" w:hAnsi="Inter"/>
          <w:color w:val="ABB2BF"/>
          <w:sz w:val="18"/>
          <w:szCs w:val="18"/>
        </w:rPr>
        <w:t>)</w:t>
      </w:r>
    </w:p>
    <w:p w14:paraId="7915769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estimated_full_recovery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estimate_full_recovery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assessment</w:t>
      </w:r>
      <w:r w:rsidRPr="00602E4B">
        <w:rPr>
          <w:rStyle w:val="token"/>
          <w:rFonts w:ascii="Inter" w:eastAsiaTheme="majorEastAsia" w:hAnsi="Inter"/>
          <w:color w:val="ABB2BF"/>
          <w:sz w:val="18"/>
          <w:szCs w:val="18"/>
        </w:rPr>
        <w:t>)</w:t>
      </w:r>
    </w:p>
    <w:p w14:paraId="4772CEF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A7B241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plan</w:t>
      </w:r>
    </w:p>
    <w:p w14:paraId="0125377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CD9C4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execute_recovery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RecoveryPlan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RecoveryResult</w:t>
      </w:r>
      <w:r w:rsidRPr="00602E4B">
        <w:rPr>
          <w:rStyle w:val="token"/>
          <w:rFonts w:ascii="Inter" w:eastAsiaTheme="majorEastAsia" w:hAnsi="Inter"/>
          <w:color w:val="ABB2BF"/>
          <w:sz w:val="18"/>
          <w:szCs w:val="18"/>
        </w:rPr>
        <w:t>:</w:t>
      </w:r>
    </w:p>
    <w:p w14:paraId="69F15E01"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BB04EA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Phase 4: Execute recovery plan.</w:t>
      </w:r>
    </w:p>
    <w:p w14:paraId="65C534D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98887A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5C8D4F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9E72D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each step</w:t>
      </w:r>
    </w:p>
    <w:p w14:paraId="2DA7EED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step_name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priority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technical_steps</w:t>
      </w:r>
      <w:r w:rsidRPr="00602E4B">
        <w:rPr>
          <w:rStyle w:val="token"/>
          <w:rFonts w:ascii="Inter" w:eastAsiaTheme="majorEastAsia" w:hAnsi="Inter"/>
          <w:color w:val="ABB2BF"/>
          <w:sz w:val="18"/>
          <w:szCs w:val="18"/>
        </w:rPr>
        <w:t>:</w:t>
      </w:r>
    </w:p>
    <w:p w14:paraId="1E83181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2640A7C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step_result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execute_recovery_step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step_name</w:t>
      </w:r>
      <w:r w:rsidRPr="00602E4B">
        <w:rPr>
          <w:rStyle w:val="token"/>
          <w:rFonts w:ascii="Inter" w:eastAsiaTheme="majorEastAsia" w:hAnsi="Inter"/>
          <w:color w:val="ABB2BF"/>
          <w:sz w:val="18"/>
          <w:szCs w:val="18"/>
        </w:rPr>
        <w:t>)</w:t>
      </w:r>
    </w:p>
    <w:p w14:paraId="1970C98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step_name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step_result</w:t>
      </w:r>
    </w:p>
    <w:p w14:paraId="16EFB97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Exception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w:t>
      </w:r>
      <w:r w:rsidRPr="00602E4B">
        <w:rPr>
          <w:rStyle w:val="token"/>
          <w:rFonts w:ascii="Inter" w:eastAsiaTheme="majorEastAsia" w:hAnsi="Inter"/>
          <w:color w:val="ABB2BF"/>
          <w:sz w:val="18"/>
          <w:szCs w:val="18"/>
        </w:rPr>
        <w:t>:</w:t>
      </w:r>
    </w:p>
    <w:p w14:paraId="05AA4B3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step_name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RecoveryStepResult</w:t>
      </w:r>
      <w:r w:rsidRPr="00602E4B">
        <w:rPr>
          <w:rStyle w:val="token"/>
          <w:rFonts w:ascii="Inter" w:eastAsiaTheme="majorEastAsia" w:hAnsi="Inter"/>
          <w:color w:val="ABB2BF"/>
          <w:sz w:val="18"/>
          <w:szCs w:val="18"/>
        </w:rPr>
        <w:t>(</w:t>
      </w:r>
    </w:p>
    <w:p w14:paraId="7114600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False</w:t>
      </w:r>
      <w:r w:rsidRPr="00602E4B">
        <w:rPr>
          <w:rStyle w:val="token"/>
          <w:rFonts w:ascii="Inter" w:eastAsiaTheme="majorEastAsia" w:hAnsi="Inter"/>
          <w:color w:val="ABB2BF"/>
          <w:sz w:val="18"/>
          <w:szCs w:val="18"/>
        </w:rPr>
        <w:t>,</w:t>
      </w:r>
    </w:p>
    <w:p w14:paraId="35B518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error</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w:t>
      </w:r>
      <w:r w:rsidRPr="00602E4B">
        <w:rPr>
          <w:rStyle w:val="token"/>
          <w:rFonts w:ascii="Inter" w:eastAsiaTheme="majorEastAsia" w:hAnsi="Inter"/>
          <w:color w:val="ABB2BF"/>
          <w:sz w:val="18"/>
          <w:szCs w:val="18"/>
        </w:rPr>
        <w:t>)</w:t>
      </w:r>
    </w:p>
    <w:p w14:paraId="7F68A26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C2A668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AB926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overall success</w:t>
      </w:r>
    </w:p>
    <w:p w14:paraId="1E1D033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all_successful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success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5A102C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99ADCF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RecoveryResult</w:t>
      </w:r>
      <w:r w:rsidRPr="00602E4B">
        <w:rPr>
          <w:rStyle w:val="token"/>
          <w:rFonts w:ascii="Inter" w:eastAsiaTheme="majorEastAsia" w:hAnsi="Inter"/>
          <w:color w:val="ABB2BF"/>
          <w:sz w:val="18"/>
          <w:szCs w:val="18"/>
        </w:rPr>
        <w:t>(</w:t>
      </w:r>
    </w:p>
    <w:p w14:paraId="051C07F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overall_success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all_successful</w:t>
      </w:r>
      <w:r w:rsidRPr="00602E4B">
        <w:rPr>
          <w:rStyle w:val="token"/>
          <w:rFonts w:ascii="Inter" w:eastAsiaTheme="majorEastAsia" w:hAnsi="Inter"/>
          <w:color w:val="ABB2BF"/>
          <w:sz w:val="18"/>
          <w:szCs w:val="18"/>
        </w:rPr>
        <w:t>,</w:t>
      </w:r>
    </w:p>
    <w:p w14:paraId="1F6B2BF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step_results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results</w:t>
      </w:r>
      <w:r w:rsidRPr="00602E4B">
        <w:rPr>
          <w:rStyle w:val="token"/>
          <w:rFonts w:ascii="Inter" w:eastAsiaTheme="majorEastAsia" w:hAnsi="Inter"/>
          <w:color w:val="ABB2BF"/>
          <w:sz w:val="18"/>
          <w:szCs w:val="18"/>
        </w:rPr>
        <w:t>,</w:t>
      </w:r>
    </w:p>
    <w:p w14:paraId="6D83296D"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timestamp</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p>
    <w:p w14:paraId="5BD9345B"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6BA6758" w14:textId="77777777" w:rsidR="007113F3" w:rsidRPr="00602E4B" w:rsidRDefault="007113F3" w:rsidP="007113F3">
      <w:pPr>
        <w:pStyle w:val="Heading3"/>
        <w:rPr>
          <w:rFonts w:ascii="Inter" w:hAnsi="Inter"/>
          <w:color w:val="auto"/>
          <w:sz w:val="18"/>
          <w:szCs w:val="18"/>
        </w:rPr>
      </w:pPr>
      <w:r w:rsidRPr="00602E4B">
        <w:rPr>
          <w:rFonts w:ascii="Inter" w:hAnsi="Inter"/>
          <w:sz w:val="18"/>
          <w:szCs w:val="18"/>
        </w:rPr>
        <w:t>Consensus Attack Response</w:t>
      </w:r>
    </w:p>
    <w:p w14:paraId="281B5E1B" w14:textId="77777777" w:rsidR="007113F3" w:rsidRPr="00602E4B" w:rsidRDefault="007113F3" w:rsidP="007113F3">
      <w:pPr>
        <w:rPr>
          <w:rFonts w:ascii="Inter" w:hAnsi="Inter"/>
          <w:sz w:val="18"/>
          <w:szCs w:val="18"/>
        </w:rPr>
      </w:pPr>
      <w:r w:rsidRPr="00602E4B">
        <w:rPr>
          <w:rFonts w:ascii="Inter" w:hAnsi="Inter"/>
          <w:sz w:val="18"/>
          <w:szCs w:val="18"/>
        </w:rPr>
        <w:t>python</w:t>
      </w:r>
    </w:p>
    <w:p w14:paraId="3CF6020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respond_to_consensus_attack</w:t>
      </w:r>
      <w:r w:rsidRPr="00602E4B">
        <w:rPr>
          <w:rStyle w:val="token"/>
          <w:rFonts w:ascii="Inter" w:eastAsiaTheme="majorEastAsia" w:hAnsi="Inter"/>
          <w:color w:val="ABB2BF"/>
          <w:sz w:val="18"/>
          <w:szCs w:val="18"/>
        </w:rPr>
        <w:t>(</w:t>
      </w:r>
    </w:p>
    <w:p w14:paraId="44B9C18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attack_type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AttackType</w:t>
      </w:r>
      <w:r w:rsidRPr="00602E4B">
        <w:rPr>
          <w:rStyle w:val="token"/>
          <w:rFonts w:ascii="Inter" w:eastAsiaTheme="majorEastAsia" w:hAnsi="Inter"/>
          <w:color w:val="ABB2BF"/>
          <w:sz w:val="18"/>
          <w:szCs w:val="18"/>
        </w:rPr>
        <w:t>,</w:t>
      </w:r>
    </w:p>
    <w:p w14:paraId="25424E3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AttackEvidence</w:t>
      </w:r>
    </w:p>
    <w:p w14:paraId="7BBF0BE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IncidentResponse</w:t>
      </w:r>
      <w:r w:rsidRPr="00602E4B">
        <w:rPr>
          <w:rStyle w:val="token"/>
          <w:rFonts w:ascii="Inter" w:eastAsiaTheme="majorEastAsia" w:hAnsi="Inter"/>
          <w:color w:val="ABB2BF"/>
          <w:sz w:val="18"/>
          <w:szCs w:val="18"/>
        </w:rPr>
        <w:t>:</w:t>
      </w:r>
    </w:p>
    <w:p w14:paraId="6B37EBFD"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5B6531BC"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Response protocol for consensus-level attacks.</w:t>
      </w:r>
    </w:p>
    <w:p w14:paraId="5431D7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72A2FA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attack_type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AttackType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DOUBLE_SPEND</w:t>
      </w:r>
      <w:r w:rsidRPr="00602E4B">
        <w:rPr>
          <w:rStyle w:val="token"/>
          <w:rFonts w:ascii="Inter" w:eastAsiaTheme="majorEastAsia" w:hAnsi="Inter"/>
          <w:color w:val="ABB2BF"/>
          <w:sz w:val="18"/>
          <w:szCs w:val="18"/>
        </w:rPr>
        <w:t>:</w:t>
      </w:r>
    </w:p>
    <w:p w14:paraId="4871FBC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handle_double_spend_attack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57D57F73"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elif</w:t>
      </w:r>
      <w:r w:rsidRPr="00602E4B">
        <w:rPr>
          <w:rStyle w:val="HTMLCode"/>
          <w:rFonts w:ascii="Inter" w:eastAsiaTheme="majorEastAsia" w:hAnsi="Inter"/>
          <w:color w:val="ABB2BF"/>
          <w:sz w:val="18"/>
          <w:szCs w:val="18"/>
        </w:rPr>
        <w:t xml:space="preserve"> attack_type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AttackType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LONG_RANGE</w:t>
      </w:r>
      <w:r w:rsidRPr="00602E4B">
        <w:rPr>
          <w:rStyle w:val="token"/>
          <w:rFonts w:ascii="Inter" w:eastAsiaTheme="majorEastAsia" w:hAnsi="Inter"/>
          <w:color w:val="ABB2BF"/>
          <w:sz w:val="18"/>
          <w:szCs w:val="18"/>
        </w:rPr>
        <w:t>:</w:t>
      </w:r>
    </w:p>
    <w:p w14:paraId="34873D6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handle_long_range_attack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434BCEC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elif</w:t>
      </w:r>
      <w:r w:rsidRPr="00602E4B">
        <w:rPr>
          <w:rStyle w:val="HTMLCode"/>
          <w:rFonts w:ascii="Inter" w:eastAsiaTheme="majorEastAsia" w:hAnsi="Inter"/>
          <w:color w:val="ABB2BF"/>
          <w:sz w:val="18"/>
          <w:szCs w:val="18"/>
        </w:rPr>
        <w:t xml:space="preserve"> attack_type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AttackType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CARTEL_COLLUSION</w:t>
      </w:r>
      <w:r w:rsidRPr="00602E4B">
        <w:rPr>
          <w:rStyle w:val="token"/>
          <w:rFonts w:ascii="Inter" w:eastAsiaTheme="majorEastAsia" w:hAnsi="Inter"/>
          <w:color w:val="ABB2BF"/>
          <w:sz w:val="18"/>
          <w:szCs w:val="18"/>
        </w:rPr>
        <w:t>:</w:t>
      </w:r>
    </w:p>
    <w:p w14:paraId="4E491FE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handle_cartel_attack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665AD3A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token"/>
          <w:rFonts w:ascii="Inter" w:eastAsiaTheme="majorEastAsia" w:hAnsi="Inter"/>
          <w:color w:val="ABB2BF"/>
          <w:sz w:val="18"/>
          <w:szCs w:val="18"/>
        </w:rPr>
        <w:t>:</w:t>
      </w:r>
    </w:p>
    <w:p w14:paraId="4576F14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generic_consensus_response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attack_type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ABB2BF"/>
          <w:sz w:val="18"/>
          <w:szCs w:val="18"/>
        </w:rPr>
        <w:t>)</w:t>
      </w:r>
    </w:p>
    <w:p w14:paraId="7F14214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p>
    <w:p w14:paraId="424DF99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handle_double_spend_attack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AttackEvidence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IncidentResponse</w:t>
      </w:r>
      <w:r w:rsidRPr="00602E4B">
        <w:rPr>
          <w:rStyle w:val="token"/>
          <w:rFonts w:ascii="Inter" w:eastAsiaTheme="majorEastAsia" w:hAnsi="Inter"/>
          <w:color w:val="ABB2BF"/>
          <w:sz w:val="18"/>
          <w:szCs w:val="18"/>
        </w:rPr>
        <w:t>:</w:t>
      </w:r>
    </w:p>
    <w:p w14:paraId="446BCF85" w14:textId="77777777" w:rsidR="007113F3" w:rsidRPr="00602E4B" w:rsidRDefault="007113F3" w:rsidP="007113F3">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770502B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Handle attempted double-spend attack.</w:t>
      </w:r>
    </w:p>
    <w:p w14:paraId="164652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2CA0E50"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Identify conflicting transactions</w:t>
      </w:r>
    </w:p>
    <w:p w14:paraId="3C93E7B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conflicting_txs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identify_conflicting_transactions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112DD48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63E8EC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Determine which chain is canonical</w:t>
      </w:r>
    </w:p>
    <w:p w14:paraId="48F8B61F"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canonical_chain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determine_canonical_chain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conflicting_txs</w:t>
      </w:r>
      <w:r w:rsidRPr="00602E4B">
        <w:rPr>
          <w:rStyle w:val="token"/>
          <w:rFonts w:ascii="Inter" w:eastAsiaTheme="majorEastAsia" w:hAnsi="Inter"/>
          <w:color w:val="ABB2BF"/>
          <w:sz w:val="18"/>
          <w:szCs w:val="18"/>
        </w:rPr>
        <w:t>)</w:t>
      </w:r>
    </w:p>
    <w:p w14:paraId="086F9BD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B9E251"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Revert non-canonical chain if necessary</w:t>
      </w:r>
    </w:p>
    <w:p w14:paraId="422C102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canonical_chain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get_current_chain</w:t>
      </w:r>
      <w:r w:rsidRPr="00602E4B">
        <w:rPr>
          <w:rStyle w:val="token"/>
          <w:rFonts w:ascii="Inter" w:eastAsiaTheme="majorEastAsia" w:hAnsi="Inter"/>
          <w:color w:val="ABB2BF"/>
          <w:sz w:val="18"/>
          <w:szCs w:val="18"/>
        </w:rPr>
        <w:t>():</w:t>
      </w:r>
    </w:p>
    <w:p w14:paraId="2F7449A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Emergency protocol: chain reorg</w:t>
      </w:r>
    </w:p>
    <w:p w14:paraId="1B3AB9A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reorg_result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execute_emergency_reorg</w:t>
      </w:r>
      <w:r w:rsidRPr="00602E4B">
        <w:rPr>
          <w:rStyle w:val="token"/>
          <w:rFonts w:ascii="Inter" w:eastAsiaTheme="majorEastAsia" w:hAnsi="Inter"/>
          <w:color w:val="ABB2BF"/>
          <w:sz w:val="18"/>
          <w:szCs w:val="18"/>
        </w:rPr>
        <w:t>(</w:t>
      </w:r>
    </w:p>
    <w:p w14:paraId="36F10CA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from_height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conflicting_txs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block_height</w:t>
      </w:r>
      <w:r w:rsidRPr="00602E4B">
        <w:rPr>
          <w:rStyle w:val="token"/>
          <w:rFonts w:ascii="Inter" w:eastAsiaTheme="majorEastAsia" w:hAnsi="Inter"/>
          <w:color w:val="ABB2BF"/>
          <w:sz w:val="18"/>
          <w:szCs w:val="18"/>
        </w:rPr>
        <w:t>,</w:t>
      </w:r>
    </w:p>
    <w:p w14:paraId="587FBD2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to_chain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canonical_chain</w:t>
      </w:r>
    </w:p>
    <w:p w14:paraId="37889AD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EA93F3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EAE64B"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Slash attacking validators</w:t>
      </w:r>
    </w:p>
    <w:p w14:paraId="07917F6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attacker_ids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identify_attackers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evidence</w:t>
      </w:r>
      <w:r w:rsidRPr="00602E4B">
        <w:rPr>
          <w:rStyle w:val="token"/>
          <w:rFonts w:ascii="Inter" w:eastAsiaTheme="majorEastAsia" w:hAnsi="Inter"/>
          <w:color w:val="ABB2BF"/>
          <w:sz w:val="18"/>
          <w:szCs w:val="18"/>
        </w:rPr>
        <w:t>)</w:t>
      </w:r>
    </w:p>
    <w:p w14:paraId="73D12FB6"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validator_id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attacker_ids</w:t>
      </w:r>
      <w:r w:rsidRPr="00602E4B">
        <w:rPr>
          <w:rStyle w:val="token"/>
          <w:rFonts w:ascii="Inter" w:eastAsiaTheme="majorEastAsia" w:hAnsi="Inter"/>
          <w:color w:val="ABB2BF"/>
          <w:sz w:val="18"/>
          <w:szCs w:val="18"/>
        </w:rPr>
        <w:t>:</w:t>
      </w:r>
    </w:p>
    <w:p w14:paraId="3B205A2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slash_validator</w:t>
      </w:r>
      <w:r w:rsidRPr="00602E4B">
        <w:rPr>
          <w:rStyle w:val="token"/>
          <w:rFonts w:ascii="Inter" w:eastAsiaTheme="majorEastAsia" w:hAnsi="Inter"/>
          <w:color w:val="ABB2BF"/>
          <w:sz w:val="18"/>
          <w:szCs w:val="18"/>
        </w:rPr>
        <w:t>(</w:t>
      </w:r>
    </w:p>
    <w:p w14:paraId="632F0F0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validator_id</w:t>
      </w:r>
      <w:r w:rsidRPr="00602E4B">
        <w:rPr>
          <w:rStyle w:val="token"/>
          <w:rFonts w:ascii="Inter" w:eastAsiaTheme="majorEastAsia" w:hAnsi="Inter"/>
          <w:color w:val="ABB2BF"/>
          <w:sz w:val="18"/>
          <w:szCs w:val="18"/>
        </w:rPr>
        <w:t>,</w:t>
      </w:r>
    </w:p>
    <w:p w14:paraId="1F60C50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reason</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"Double-spend attack attempt"</w:t>
      </w:r>
      <w:r w:rsidRPr="00602E4B">
        <w:rPr>
          <w:rStyle w:val="token"/>
          <w:rFonts w:ascii="Inter" w:eastAsiaTheme="majorEastAsia" w:hAnsi="Inter"/>
          <w:color w:val="ABB2BF"/>
          <w:sz w:val="18"/>
          <w:szCs w:val="18"/>
        </w:rPr>
        <w:t>,</w:t>
      </w:r>
    </w:p>
    <w:p w14:paraId="5E747C6E"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evidence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evidence</w:t>
      </w:r>
    </w:p>
    <w:p w14:paraId="35D679B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007BDE5"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40CA2F4"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5: Strengthen checkpoints</w:t>
      </w:r>
    </w:p>
    <w:p w14:paraId="33D43D4A"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create_emergency_checkpoint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get_current_height</w:t>
      </w:r>
      <w:r w:rsidRPr="00602E4B">
        <w:rPr>
          <w:rStyle w:val="token"/>
          <w:rFonts w:ascii="Inter" w:eastAsiaTheme="majorEastAsia" w:hAnsi="Inter"/>
          <w:color w:val="ABB2BF"/>
          <w:sz w:val="18"/>
          <w:szCs w:val="18"/>
        </w:rPr>
        <w:t>())</w:t>
      </w:r>
    </w:p>
    <w:p w14:paraId="70400E6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75936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IncidentResponse</w:t>
      </w:r>
      <w:r w:rsidRPr="00602E4B">
        <w:rPr>
          <w:rStyle w:val="token"/>
          <w:rFonts w:ascii="Inter" w:eastAsiaTheme="majorEastAsia" w:hAnsi="Inter"/>
          <w:color w:val="ABB2BF"/>
          <w:sz w:val="18"/>
          <w:szCs w:val="18"/>
        </w:rPr>
        <w:t>(</w:t>
      </w:r>
    </w:p>
    <w:p w14:paraId="0DA4DEB7"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attack_type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AttackType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DOUBLE_SPEND</w:t>
      </w:r>
      <w:r w:rsidRPr="00602E4B">
        <w:rPr>
          <w:rStyle w:val="token"/>
          <w:rFonts w:ascii="Inter" w:eastAsiaTheme="majorEastAsia" w:hAnsi="Inter"/>
          <w:color w:val="ABB2BF"/>
          <w:sz w:val="18"/>
          <w:szCs w:val="18"/>
        </w:rPr>
        <w:t>,</w:t>
      </w:r>
    </w:p>
    <w:p w14:paraId="0900D578"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resolved</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000A1EE9" w14:textId="77777777" w:rsidR="007113F3" w:rsidRPr="00602E4B" w:rsidRDefault="007113F3" w:rsidP="007113F3">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actions_taken</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"reorg"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"slashing"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"checkpoint"</w:t>
      </w:r>
      <w:r w:rsidRPr="00602E4B">
        <w:rPr>
          <w:rStyle w:val="token"/>
          <w:rFonts w:ascii="Inter" w:eastAsiaTheme="majorEastAsia" w:hAnsi="Inter"/>
          <w:color w:val="ABB2BF"/>
          <w:sz w:val="18"/>
          <w:szCs w:val="18"/>
        </w:rPr>
        <w:t>]</w:t>
      </w:r>
    </w:p>
    <w:p w14:paraId="1F507A9B" w14:textId="77777777" w:rsidR="007113F3" w:rsidRPr="00602E4B" w:rsidRDefault="007113F3" w:rsidP="007113F3">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97AEF1A" w14:textId="77777777" w:rsidR="00D21131" w:rsidRPr="00602E4B" w:rsidRDefault="00D21131" w:rsidP="00D21131">
      <w:pPr>
        <w:pStyle w:val="Heading2"/>
        <w:rPr>
          <w:rFonts w:ascii="Inter" w:hAnsi="Inter"/>
          <w:sz w:val="18"/>
          <w:szCs w:val="18"/>
        </w:rPr>
      </w:pPr>
      <w:r w:rsidRPr="00602E4B">
        <w:rPr>
          <w:rFonts w:ascii="Inter" w:hAnsi="Inter"/>
          <w:sz w:val="18"/>
          <w:szCs w:val="18"/>
        </w:rPr>
        <w:t>F.3 Rollback Procedures</w:t>
      </w:r>
    </w:p>
    <w:p w14:paraId="1C336747" w14:textId="77777777" w:rsidR="00D21131" w:rsidRPr="00602E4B" w:rsidRDefault="00D21131" w:rsidP="00D21131">
      <w:pPr>
        <w:pStyle w:val="Heading3"/>
        <w:rPr>
          <w:rFonts w:ascii="Inter" w:hAnsi="Inter"/>
          <w:sz w:val="18"/>
          <w:szCs w:val="18"/>
        </w:rPr>
      </w:pPr>
      <w:r w:rsidRPr="00602E4B">
        <w:rPr>
          <w:rFonts w:ascii="Inter" w:hAnsi="Inter"/>
          <w:sz w:val="18"/>
          <w:szCs w:val="18"/>
        </w:rPr>
        <w:t>State Reversion Protocol</w:t>
      </w:r>
    </w:p>
    <w:p w14:paraId="7B0DD66C" w14:textId="77777777" w:rsidR="00D21131" w:rsidRPr="00602E4B" w:rsidRDefault="00D21131" w:rsidP="00D21131">
      <w:pPr>
        <w:rPr>
          <w:rFonts w:ascii="Inter" w:hAnsi="Inter"/>
          <w:sz w:val="18"/>
          <w:szCs w:val="18"/>
        </w:rPr>
      </w:pPr>
      <w:r w:rsidRPr="00602E4B">
        <w:rPr>
          <w:rFonts w:ascii="Inter" w:hAnsi="Inter"/>
          <w:sz w:val="18"/>
          <w:szCs w:val="18"/>
        </w:rPr>
        <w:t>python</w:t>
      </w:r>
    </w:p>
    <w:p w14:paraId="5CE7DFF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class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StateRollback</w:t>
      </w:r>
      <w:r w:rsidRPr="00602E4B">
        <w:rPr>
          <w:rStyle w:val="token"/>
          <w:rFonts w:ascii="Inter" w:eastAsiaTheme="majorEastAsia" w:hAnsi="Inter"/>
          <w:color w:val="ABB2BF"/>
          <w:sz w:val="18"/>
          <w:szCs w:val="18"/>
        </w:rPr>
        <w:t>:</w:t>
      </w:r>
    </w:p>
    <w:p w14:paraId="46874AB6"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4F4A155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Protocol for reverting blockchain state during emergency situations.</w:t>
      </w:r>
    </w:p>
    <w:p w14:paraId="6822642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A6A18E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34AD1E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execute_controlled_rollback</w:t>
      </w:r>
      <w:r w:rsidRPr="00602E4B">
        <w:rPr>
          <w:rStyle w:val="token"/>
          <w:rFonts w:ascii="Inter" w:eastAsiaTheme="majorEastAsia" w:hAnsi="Inter"/>
          <w:color w:val="ABB2BF"/>
          <w:sz w:val="18"/>
          <w:szCs w:val="18"/>
        </w:rPr>
        <w:t>(</w:t>
      </w:r>
    </w:p>
    <w:p w14:paraId="08635F4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674B619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target_height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u64</w:t>
      </w:r>
      <w:r w:rsidRPr="00602E4B">
        <w:rPr>
          <w:rStyle w:val="token"/>
          <w:rFonts w:ascii="Inter" w:eastAsiaTheme="majorEastAsia" w:hAnsi="Inter"/>
          <w:color w:val="ABB2BF"/>
          <w:sz w:val="18"/>
          <w:szCs w:val="18"/>
        </w:rPr>
        <w:t>,</w:t>
      </w:r>
    </w:p>
    <w:p w14:paraId="51EBB12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justification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RollbackJustification</w:t>
      </w:r>
    </w:p>
    <w:p w14:paraId="59F8E49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RollbackResult</w:t>
      </w:r>
      <w:r w:rsidRPr="00602E4B">
        <w:rPr>
          <w:rStyle w:val="token"/>
          <w:rFonts w:ascii="Inter" w:eastAsiaTheme="majorEastAsia" w:hAnsi="Inter"/>
          <w:color w:val="ABB2BF"/>
          <w:sz w:val="18"/>
          <w:szCs w:val="18"/>
        </w:rPr>
        <w:t>:</w:t>
      </w:r>
    </w:p>
    <w:p w14:paraId="3C663525"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811A07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Execute controlled rollback to specific block height.</w:t>
      </w:r>
    </w:p>
    <w:p w14:paraId="1744B3E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1B6FFE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This is an extreme measure requiring:</w:t>
      </w:r>
    </w:p>
    <w:p w14:paraId="24854B3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Security Council 7-of-7 unanimous approval</w:t>
      </w:r>
    </w:p>
    <w:p w14:paraId="28A268B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DAO supermajority (80%+) ratification</w:t>
      </w:r>
    </w:p>
    <w:p w14:paraId="799762F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Clear evidence of critical vulnerability</w:t>
      </w:r>
    </w:p>
    <w:p w14:paraId="3FBC393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32EC596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02DF35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1: Verify authorization</w:t>
      </w:r>
    </w:p>
    <w:p w14:paraId="6DDD62A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verify_rollback_authorization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justification</w:t>
      </w:r>
      <w:r w:rsidRPr="00602E4B">
        <w:rPr>
          <w:rStyle w:val="token"/>
          <w:rFonts w:ascii="Inter" w:eastAsiaTheme="majorEastAsia" w:hAnsi="Inter"/>
          <w:color w:val="ABB2BF"/>
          <w:sz w:val="18"/>
          <w:szCs w:val="18"/>
        </w:rPr>
        <w:t>):</w:t>
      </w:r>
    </w:p>
    <w:p w14:paraId="611E081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raise</w:t>
      </w:r>
      <w:r w:rsidRPr="00602E4B">
        <w:rPr>
          <w:rStyle w:val="HTMLCode"/>
          <w:rFonts w:ascii="Inter" w:eastAsiaTheme="majorEastAsia" w:hAnsi="Inter"/>
          <w:color w:val="ABB2BF"/>
          <w:sz w:val="18"/>
          <w:szCs w:val="18"/>
        </w:rPr>
        <w:t xml:space="preserve"> UnauthorizedRollbackError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"Insufficient authorization"</w:t>
      </w:r>
      <w:r w:rsidRPr="00602E4B">
        <w:rPr>
          <w:rStyle w:val="token"/>
          <w:rFonts w:ascii="Inter" w:eastAsiaTheme="majorEastAsia" w:hAnsi="Inter"/>
          <w:color w:val="ABB2BF"/>
          <w:sz w:val="18"/>
          <w:szCs w:val="18"/>
        </w:rPr>
        <w:t>)</w:t>
      </w:r>
    </w:p>
    <w:p w14:paraId="5829446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23117E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2: Create pre-rollback snapshot</w:t>
      </w:r>
    </w:p>
    <w:p w14:paraId="706ECA8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snapshot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create_full_state_snapshot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get_current_height</w:t>
      </w:r>
      <w:r w:rsidRPr="00602E4B">
        <w:rPr>
          <w:rStyle w:val="token"/>
          <w:rFonts w:ascii="Inter" w:eastAsiaTheme="majorEastAsia" w:hAnsi="Inter"/>
          <w:color w:val="ABB2BF"/>
          <w:sz w:val="18"/>
          <w:szCs w:val="18"/>
        </w:rPr>
        <w:t>())</w:t>
      </w:r>
    </w:p>
    <w:p w14:paraId="655BFC5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4EDC13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3: Validate target height</w:t>
      </w:r>
    </w:p>
    <w:p w14:paraId="001A731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target_block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target_height</w:t>
      </w:r>
      <w:r w:rsidRPr="00602E4B">
        <w:rPr>
          <w:rStyle w:val="token"/>
          <w:rFonts w:ascii="Inter" w:eastAsiaTheme="majorEastAsia" w:hAnsi="Inter"/>
          <w:color w:val="ABB2BF"/>
          <w:sz w:val="18"/>
          <w:szCs w:val="18"/>
        </w:rPr>
        <w:t>)</w:t>
      </w:r>
    </w:p>
    <w:p w14:paraId="11BDE27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target_block </w:t>
      </w:r>
      <w:r w:rsidRPr="00602E4B">
        <w:rPr>
          <w:rStyle w:val="token"/>
          <w:rFonts w:ascii="Inter" w:eastAsiaTheme="majorEastAsia" w:hAnsi="Inter"/>
          <w:color w:val="C678DD"/>
          <w:sz w:val="18"/>
          <w:szCs w:val="18"/>
        </w:rPr>
        <w:t>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not</w:t>
      </w:r>
      <w:r w:rsidRPr="00602E4B">
        <w:rPr>
          <w:rStyle w:val="HTMLCode"/>
          <w:rFonts w:ascii="Inter" w:eastAsiaTheme="majorEastAsia" w:hAnsi="Inter"/>
          <w:color w:val="ABB2BF"/>
          <w:sz w:val="18"/>
          <w:szCs w:val="18"/>
        </w:rPr>
        <w:t xml:space="preserve"> is_finalized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target_block</w:t>
      </w:r>
      <w:r w:rsidRPr="00602E4B">
        <w:rPr>
          <w:rStyle w:val="token"/>
          <w:rFonts w:ascii="Inter" w:eastAsiaTheme="majorEastAsia" w:hAnsi="Inter"/>
          <w:color w:val="ABB2BF"/>
          <w:sz w:val="18"/>
          <w:szCs w:val="18"/>
        </w:rPr>
        <w:t>):</w:t>
      </w:r>
    </w:p>
    <w:p w14:paraId="3CA6CAE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raise</w:t>
      </w:r>
      <w:r w:rsidRPr="00602E4B">
        <w:rPr>
          <w:rStyle w:val="HTMLCode"/>
          <w:rFonts w:ascii="Inter" w:eastAsiaTheme="majorEastAsia" w:hAnsi="Inter"/>
          <w:color w:val="ABB2BF"/>
          <w:sz w:val="18"/>
          <w:szCs w:val="18"/>
        </w:rPr>
        <w:t xml:space="preserve"> InvalidRollbackTarget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"Target block not finalized"</w:t>
      </w:r>
      <w:r w:rsidRPr="00602E4B">
        <w:rPr>
          <w:rStyle w:val="token"/>
          <w:rFonts w:ascii="Inter" w:eastAsiaTheme="majorEastAsia" w:hAnsi="Inter"/>
          <w:color w:val="ABB2BF"/>
          <w:sz w:val="18"/>
          <w:szCs w:val="18"/>
        </w:rPr>
        <w:t>)</w:t>
      </w:r>
    </w:p>
    <w:p w14:paraId="65C2BA9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A7C36F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4: Calculate impact</w:t>
      </w:r>
    </w:p>
    <w:p w14:paraId="0A56CB2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impact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calculate_rollback_impact</w:t>
      </w:r>
      <w:r w:rsidRPr="00602E4B">
        <w:rPr>
          <w:rStyle w:val="token"/>
          <w:rFonts w:ascii="Inter" w:eastAsiaTheme="majorEastAsia" w:hAnsi="Inter"/>
          <w:color w:val="ABB2BF"/>
          <w:sz w:val="18"/>
          <w:szCs w:val="18"/>
        </w:rPr>
        <w:t>(</w:t>
      </w:r>
    </w:p>
    <w:p w14:paraId="3EBD3E7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from_height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get_current_height</w:t>
      </w:r>
      <w:r w:rsidRPr="00602E4B">
        <w:rPr>
          <w:rStyle w:val="token"/>
          <w:rFonts w:ascii="Inter" w:eastAsiaTheme="majorEastAsia" w:hAnsi="Inter"/>
          <w:color w:val="ABB2BF"/>
          <w:sz w:val="18"/>
          <w:szCs w:val="18"/>
        </w:rPr>
        <w:t>(),</w:t>
      </w:r>
    </w:p>
    <w:p w14:paraId="7D1208C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target_height</w:t>
      </w:r>
    </w:p>
    <w:p w14:paraId="37E7F1A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82E0CB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9AA0CF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i/>
          <w:iCs/>
          <w:color w:val="5C6370"/>
          <w:sz w:val="18"/>
          <w:szCs w:val="18"/>
        </w:rPr>
        <w:t># Step 5: Notify all stakeholders</w:t>
      </w:r>
    </w:p>
    <w:p w14:paraId="0BC1173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broadcast_rollback_warning</w:t>
      </w:r>
      <w:r w:rsidRPr="00602E4B">
        <w:rPr>
          <w:rStyle w:val="token"/>
          <w:rFonts w:ascii="Inter" w:eastAsiaTheme="majorEastAsia" w:hAnsi="Inter"/>
          <w:color w:val="ABB2BF"/>
          <w:sz w:val="18"/>
          <w:szCs w:val="18"/>
        </w:rPr>
        <w:t>(</w:t>
      </w:r>
    </w:p>
    <w:p w14:paraId="09A4293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target_height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target_height</w:t>
      </w:r>
      <w:r w:rsidRPr="00602E4B">
        <w:rPr>
          <w:rStyle w:val="token"/>
          <w:rFonts w:ascii="Inter" w:eastAsiaTheme="majorEastAsia" w:hAnsi="Inter"/>
          <w:color w:val="ABB2BF"/>
          <w:sz w:val="18"/>
          <w:szCs w:val="18"/>
        </w:rPr>
        <w:t>,</w:t>
      </w:r>
    </w:p>
    <w:p w14:paraId="79CEF2F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estimated_downtime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impact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estimated_downtime</w:t>
      </w:r>
      <w:r w:rsidRPr="00602E4B">
        <w:rPr>
          <w:rStyle w:val="token"/>
          <w:rFonts w:ascii="Inter" w:eastAsiaTheme="majorEastAsia" w:hAnsi="Inter"/>
          <w:color w:val="ABB2BF"/>
          <w:sz w:val="18"/>
          <w:szCs w:val="18"/>
        </w:rPr>
        <w:t>,</w:t>
      </w:r>
    </w:p>
    <w:p w14:paraId="134B8D2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affected_transactions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impact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affected_tx_count</w:t>
      </w:r>
    </w:p>
    <w:p w14:paraId="5471E2A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01145A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1AA3D3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6: Coordinate validator halt</w:t>
      </w:r>
    </w:p>
    <w:p w14:paraId="1AFA174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halt_result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coordinate_validator_halt</w:t>
      </w:r>
      <w:r w:rsidRPr="00602E4B">
        <w:rPr>
          <w:rStyle w:val="token"/>
          <w:rFonts w:ascii="Inter" w:eastAsiaTheme="majorEastAsia" w:hAnsi="Inter"/>
          <w:color w:val="ABB2BF"/>
          <w:sz w:val="18"/>
          <w:szCs w:val="18"/>
        </w:rPr>
        <w:t>()</w:t>
      </w:r>
    </w:p>
    <w:p w14:paraId="075BEB8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C66EFE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7: Execute rollback</w:t>
      </w:r>
    </w:p>
    <w:p w14:paraId="440F7A8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20DBF9F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Revert state to target height</w:t>
      </w:r>
    </w:p>
    <w:p w14:paraId="321039D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revert_result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revert_state_to_height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target_height</w:t>
      </w:r>
      <w:r w:rsidRPr="00602E4B">
        <w:rPr>
          <w:rStyle w:val="token"/>
          <w:rFonts w:ascii="Inter" w:eastAsiaTheme="majorEastAsia" w:hAnsi="Inter"/>
          <w:color w:val="ABB2BF"/>
          <w:sz w:val="18"/>
          <w:szCs w:val="18"/>
        </w:rPr>
        <w:t>)</w:t>
      </w:r>
    </w:p>
    <w:p w14:paraId="3386C14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3B2473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Update validator sets</w:t>
      </w:r>
    </w:p>
    <w:p w14:paraId="796200A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restore_validator_state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target_height</w:t>
      </w:r>
      <w:r w:rsidRPr="00602E4B">
        <w:rPr>
          <w:rStyle w:val="token"/>
          <w:rFonts w:ascii="Inter" w:eastAsiaTheme="majorEastAsia" w:hAnsi="Inter"/>
          <w:color w:val="ABB2BF"/>
          <w:sz w:val="18"/>
          <w:szCs w:val="18"/>
        </w:rPr>
        <w:t>)</w:t>
      </w:r>
    </w:p>
    <w:p w14:paraId="3FC12A4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07F53B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Clear mempool</w:t>
      </w:r>
    </w:p>
    <w:p w14:paraId="5FBC35C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clear_mempool</w:t>
      </w:r>
      <w:r w:rsidRPr="00602E4B">
        <w:rPr>
          <w:rStyle w:val="token"/>
          <w:rFonts w:ascii="Inter" w:eastAsiaTheme="majorEastAsia" w:hAnsi="Inter"/>
          <w:color w:val="ABB2BF"/>
          <w:sz w:val="18"/>
          <w:szCs w:val="18"/>
        </w:rPr>
        <w:t>()</w:t>
      </w:r>
    </w:p>
    <w:p w14:paraId="5266FA8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3A565C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Restart consensus from target height</w:t>
      </w:r>
    </w:p>
    <w:p w14:paraId="0B3E7C9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restart_consensus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target_height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773EFCB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7180A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rollback_success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p>
    <w:p w14:paraId="0B61328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ADB3C4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Exception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w:t>
      </w:r>
      <w:r w:rsidRPr="00602E4B">
        <w:rPr>
          <w:rStyle w:val="token"/>
          <w:rFonts w:ascii="Inter" w:eastAsiaTheme="majorEastAsia" w:hAnsi="Inter"/>
          <w:color w:val="ABB2BF"/>
          <w:sz w:val="18"/>
          <w:szCs w:val="18"/>
        </w:rPr>
        <w:t>:</w:t>
      </w:r>
    </w:p>
    <w:p w14:paraId="37A5541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log_critical</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f"Rollback execution failed: </w:t>
      </w:r>
      <w:r w:rsidRPr="00602E4B">
        <w:rPr>
          <w:rStyle w:val="token"/>
          <w:rFonts w:ascii="Inter" w:eastAsiaTheme="majorEastAsia" w:hAnsi="Inter"/>
          <w:color w:val="ABB2BF"/>
          <w:sz w:val="18"/>
          <w:szCs w:val="18"/>
        </w:rPr>
        <w:t>{e}</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5C9751A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Attempt to restore from snapshot</w:t>
      </w:r>
    </w:p>
    <w:p w14:paraId="3423DA4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restore_from_snapshot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snapshot</w:t>
      </w:r>
      <w:r w:rsidRPr="00602E4B">
        <w:rPr>
          <w:rStyle w:val="token"/>
          <w:rFonts w:ascii="Inter" w:eastAsiaTheme="majorEastAsia" w:hAnsi="Inter"/>
          <w:color w:val="ABB2BF"/>
          <w:sz w:val="18"/>
          <w:szCs w:val="18"/>
        </w:rPr>
        <w:t>)</w:t>
      </w:r>
    </w:p>
    <w:p w14:paraId="5E794CC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rollback_success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False</w:t>
      </w:r>
    </w:p>
    <w:p w14:paraId="6E84361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11C774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Step 8: Document incident</w:t>
      </w:r>
    </w:p>
    <w:p w14:paraId="1C18FE5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incident_report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create_incident_report</w:t>
      </w:r>
      <w:r w:rsidRPr="00602E4B">
        <w:rPr>
          <w:rStyle w:val="token"/>
          <w:rFonts w:ascii="Inter" w:eastAsiaTheme="majorEastAsia" w:hAnsi="Inter"/>
          <w:color w:val="ABB2BF"/>
          <w:sz w:val="18"/>
          <w:szCs w:val="18"/>
        </w:rPr>
        <w:t>(</w:t>
      </w:r>
    </w:p>
    <w:p w14:paraId="05E1384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type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EMERGENCY_ROLLBACK</w:t>
      </w:r>
      <w:r w:rsidRPr="00602E4B">
        <w:rPr>
          <w:rStyle w:val="token"/>
          <w:rFonts w:ascii="Inter" w:eastAsiaTheme="majorEastAsia" w:hAnsi="Inter"/>
          <w:color w:val="ABB2BF"/>
          <w:sz w:val="18"/>
          <w:szCs w:val="18"/>
        </w:rPr>
        <w:t>,</w:t>
      </w:r>
    </w:p>
    <w:p w14:paraId="2C37CC6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justification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justification</w:t>
      </w:r>
      <w:r w:rsidRPr="00602E4B">
        <w:rPr>
          <w:rStyle w:val="token"/>
          <w:rFonts w:ascii="Inter" w:eastAsiaTheme="majorEastAsia" w:hAnsi="Inter"/>
          <w:color w:val="ABB2BF"/>
          <w:sz w:val="18"/>
          <w:szCs w:val="18"/>
        </w:rPr>
        <w:t>,</w:t>
      </w:r>
    </w:p>
    <w:p w14:paraId="73A8C35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impact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impact</w:t>
      </w:r>
      <w:r w:rsidRPr="00602E4B">
        <w:rPr>
          <w:rStyle w:val="token"/>
          <w:rFonts w:ascii="Inter" w:eastAsiaTheme="majorEastAsia" w:hAnsi="Inter"/>
          <w:color w:val="ABB2BF"/>
          <w:sz w:val="18"/>
          <w:szCs w:val="18"/>
        </w:rPr>
        <w:t>,</w:t>
      </w:r>
    </w:p>
    <w:p w14:paraId="2C5A9E2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rollback_success</w:t>
      </w:r>
    </w:p>
    <w:p w14:paraId="2B70EA0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5CF9F9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929ED1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RollbackResult</w:t>
      </w:r>
      <w:r w:rsidRPr="00602E4B">
        <w:rPr>
          <w:rStyle w:val="token"/>
          <w:rFonts w:ascii="Inter" w:eastAsiaTheme="majorEastAsia" w:hAnsi="Inter"/>
          <w:color w:val="ABB2BF"/>
          <w:sz w:val="18"/>
          <w:szCs w:val="18"/>
        </w:rPr>
        <w:t>(</w:t>
      </w:r>
    </w:p>
    <w:p w14:paraId="4878B27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success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rollback_success</w:t>
      </w:r>
      <w:r w:rsidRPr="00602E4B">
        <w:rPr>
          <w:rStyle w:val="token"/>
          <w:rFonts w:ascii="Inter" w:eastAsiaTheme="majorEastAsia" w:hAnsi="Inter"/>
          <w:color w:val="ABB2BF"/>
          <w:sz w:val="18"/>
          <w:szCs w:val="18"/>
        </w:rPr>
        <w:t>,</w:t>
      </w:r>
    </w:p>
    <w:p w14:paraId="5964554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original_height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snapshot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height</w:t>
      </w:r>
      <w:r w:rsidRPr="00602E4B">
        <w:rPr>
          <w:rStyle w:val="token"/>
          <w:rFonts w:ascii="Inter" w:eastAsiaTheme="majorEastAsia" w:hAnsi="Inter"/>
          <w:color w:val="ABB2BF"/>
          <w:sz w:val="18"/>
          <w:szCs w:val="18"/>
        </w:rPr>
        <w:t>,</w:t>
      </w:r>
    </w:p>
    <w:p w14:paraId="792865E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target_height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target_height</w:t>
      </w:r>
      <w:r w:rsidRPr="00602E4B">
        <w:rPr>
          <w:rStyle w:val="token"/>
          <w:rFonts w:ascii="Inter" w:eastAsiaTheme="majorEastAsia" w:hAnsi="Inter"/>
          <w:color w:val="ABB2BF"/>
          <w:sz w:val="18"/>
          <w:szCs w:val="18"/>
        </w:rPr>
        <w:t>,</w:t>
      </w:r>
    </w:p>
    <w:p w14:paraId="1DDA11F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blocks_reverted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snapshot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target_height</w:t>
      </w:r>
      <w:r w:rsidRPr="00602E4B">
        <w:rPr>
          <w:rStyle w:val="token"/>
          <w:rFonts w:ascii="Inter" w:eastAsiaTheme="majorEastAsia" w:hAnsi="Inter"/>
          <w:color w:val="ABB2BF"/>
          <w:sz w:val="18"/>
          <w:szCs w:val="18"/>
        </w:rPr>
        <w:t>,</w:t>
      </w:r>
    </w:p>
    <w:p w14:paraId="51F0938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incident_report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incident_report</w:t>
      </w:r>
    </w:p>
    <w:p w14:paraId="1558E84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ED4C3A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362331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calculate_rollback_impact</w:t>
      </w:r>
      <w:r w:rsidRPr="00602E4B">
        <w:rPr>
          <w:rStyle w:val="token"/>
          <w:rFonts w:ascii="Inter" w:eastAsiaTheme="majorEastAsia" w:hAnsi="Inter"/>
          <w:color w:val="ABB2BF"/>
          <w:sz w:val="18"/>
          <w:szCs w:val="18"/>
        </w:rPr>
        <w:t>(</w:t>
      </w:r>
    </w:p>
    <w:p w14:paraId="394F8C6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3BCAB72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from_height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u64</w:t>
      </w:r>
      <w:r w:rsidRPr="00602E4B">
        <w:rPr>
          <w:rStyle w:val="token"/>
          <w:rFonts w:ascii="Inter" w:eastAsiaTheme="majorEastAsia" w:hAnsi="Inter"/>
          <w:color w:val="ABB2BF"/>
          <w:sz w:val="18"/>
          <w:szCs w:val="18"/>
        </w:rPr>
        <w:t>,</w:t>
      </w:r>
    </w:p>
    <w:p w14:paraId="6AE0CAD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to_height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u64</w:t>
      </w:r>
    </w:p>
    <w:p w14:paraId="4CD2E0D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RollbackImpact</w:t>
      </w:r>
      <w:r w:rsidRPr="00602E4B">
        <w:rPr>
          <w:rStyle w:val="token"/>
          <w:rFonts w:ascii="Inter" w:eastAsiaTheme="majorEastAsia" w:hAnsi="Inter"/>
          <w:color w:val="ABB2BF"/>
          <w:sz w:val="18"/>
          <w:szCs w:val="18"/>
        </w:rPr>
        <w:t>:</w:t>
      </w:r>
    </w:p>
    <w:p w14:paraId="510780AD"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27E0430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Calculate the impact of rolling back to target height.</w:t>
      </w:r>
    </w:p>
    <w:p w14:paraId="6177C5F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4AF1B86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63CC31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affected_blocks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from_height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to_height</w:t>
      </w:r>
    </w:p>
    <w:p w14:paraId="54159B4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affected_txs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BF3D78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affected_users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set</w:t>
      </w:r>
      <w:r w:rsidRPr="00602E4B">
        <w:rPr>
          <w:rStyle w:val="token"/>
          <w:rFonts w:ascii="Inter" w:eastAsiaTheme="majorEastAsia" w:hAnsi="Inter"/>
          <w:color w:val="ABB2BF"/>
          <w:sz w:val="18"/>
          <w:szCs w:val="18"/>
        </w:rPr>
        <w:t>()</w:t>
      </w:r>
    </w:p>
    <w:p w14:paraId="34A027D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bridge_operations_affected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F26309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23BD0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Analyze each block being reverted</w:t>
      </w:r>
    </w:p>
    <w:p w14:paraId="3117355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height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range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to_height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from_height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1</w:t>
      </w:r>
      <w:r w:rsidRPr="00602E4B">
        <w:rPr>
          <w:rStyle w:val="token"/>
          <w:rFonts w:ascii="Inter" w:eastAsiaTheme="majorEastAsia" w:hAnsi="Inter"/>
          <w:color w:val="ABB2BF"/>
          <w:sz w:val="18"/>
          <w:szCs w:val="18"/>
        </w:rPr>
        <w:t>):</w:t>
      </w:r>
    </w:p>
    <w:p w14:paraId="62654FC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height</w:t>
      </w:r>
      <w:r w:rsidRPr="00602E4B">
        <w:rPr>
          <w:rStyle w:val="token"/>
          <w:rFonts w:ascii="Inter" w:eastAsiaTheme="majorEastAsia" w:hAnsi="Inter"/>
          <w:color w:val="ABB2BF"/>
          <w:sz w:val="18"/>
          <w:szCs w:val="18"/>
        </w:rPr>
        <w:t>)</w:t>
      </w:r>
    </w:p>
    <w:p w14:paraId="63B32A1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B636EA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tx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transactions</w:t>
      </w:r>
      <w:r w:rsidRPr="00602E4B">
        <w:rPr>
          <w:rStyle w:val="token"/>
          <w:rFonts w:ascii="Inter" w:eastAsiaTheme="majorEastAsia" w:hAnsi="Inter"/>
          <w:color w:val="ABB2BF"/>
          <w:sz w:val="18"/>
          <w:szCs w:val="18"/>
        </w:rPr>
        <w:t>:</w:t>
      </w:r>
    </w:p>
    <w:p w14:paraId="6099E26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affected_txs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w:t>
      </w:r>
      <w:r w:rsidRPr="00602E4B">
        <w:rPr>
          <w:rStyle w:val="token"/>
          <w:rFonts w:ascii="Inter" w:eastAsiaTheme="majorEastAsia" w:hAnsi="Inter"/>
          <w:color w:val="ABB2BF"/>
          <w:sz w:val="18"/>
          <w:szCs w:val="18"/>
        </w:rPr>
        <w:t>)</w:t>
      </w:r>
    </w:p>
    <w:p w14:paraId="0A8E5C9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affected_users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from_address</w:t>
      </w:r>
      <w:r w:rsidRPr="00602E4B">
        <w:rPr>
          <w:rStyle w:val="token"/>
          <w:rFonts w:ascii="Inter" w:eastAsiaTheme="majorEastAsia" w:hAnsi="Inter"/>
          <w:color w:val="ABB2BF"/>
          <w:sz w:val="18"/>
          <w:szCs w:val="18"/>
        </w:rPr>
        <w:t>)</w:t>
      </w:r>
    </w:p>
    <w:p w14:paraId="1281B21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to_address</w:t>
      </w:r>
      <w:r w:rsidRPr="00602E4B">
        <w:rPr>
          <w:rStyle w:val="token"/>
          <w:rFonts w:ascii="Inter" w:eastAsiaTheme="majorEastAsia" w:hAnsi="Inter"/>
          <w:color w:val="ABB2BF"/>
          <w:sz w:val="18"/>
          <w:szCs w:val="18"/>
        </w:rPr>
        <w:t>:</w:t>
      </w:r>
    </w:p>
    <w:p w14:paraId="1499010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affected_users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to_address</w:t>
      </w:r>
      <w:r w:rsidRPr="00602E4B">
        <w:rPr>
          <w:rStyle w:val="token"/>
          <w:rFonts w:ascii="Inter" w:eastAsiaTheme="majorEastAsia" w:hAnsi="Inter"/>
          <w:color w:val="ABB2BF"/>
          <w:sz w:val="18"/>
          <w:szCs w:val="18"/>
        </w:rPr>
        <w:t>)</w:t>
      </w:r>
    </w:p>
    <w:p w14:paraId="4CC954F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2CE59E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for bridge operations</w:t>
      </w:r>
    </w:p>
    <w:p w14:paraId="215B032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bridge_checkpoint</w:t>
      </w:r>
      <w:r w:rsidRPr="00602E4B">
        <w:rPr>
          <w:rStyle w:val="token"/>
          <w:rFonts w:ascii="Inter" w:eastAsiaTheme="majorEastAsia" w:hAnsi="Inter"/>
          <w:color w:val="ABB2BF"/>
          <w:sz w:val="18"/>
          <w:szCs w:val="18"/>
        </w:rPr>
        <w:t>:</w:t>
      </w:r>
    </w:p>
    <w:p w14:paraId="3B93BC2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bridge_operations_affected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p>
    <w:p w14:paraId="2DA6736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BridgeOperationImpact</w:t>
      </w:r>
      <w:r w:rsidRPr="00602E4B">
        <w:rPr>
          <w:rStyle w:val="token"/>
          <w:rFonts w:ascii="Inter" w:eastAsiaTheme="majorEastAsia" w:hAnsi="Inter"/>
          <w:color w:val="ABB2BF"/>
          <w:sz w:val="18"/>
          <w:szCs w:val="18"/>
        </w:rPr>
        <w:t>(</w:t>
      </w:r>
    </w:p>
    <w:p w14:paraId="65A6B9B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height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height</w:t>
      </w:r>
      <w:r w:rsidRPr="00602E4B">
        <w:rPr>
          <w:rStyle w:val="token"/>
          <w:rFonts w:ascii="Inter" w:eastAsiaTheme="majorEastAsia" w:hAnsi="Inter"/>
          <w:color w:val="ABB2BF"/>
          <w:sz w:val="18"/>
          <w:szCs w:val="18"/>
        </w:rPr>
        <w:t>,</w:t>
      </w:r>
    </w:p>
    <w:p w14:paraId="4830A11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chains</w:t>
      </w:r>
      <w:r w:rsidRPr="00602E4B">
        <w:rPr>
          <w:rStyle w:val="token"/>
          <w:rFonts w:ascii="Inter" w:eastAsiaTheme="majorEastAsia" w:hAnsi="Inter"/>
          <w:color w:val="ABB2BF"/>
          <w:sz w:val="18"/>
          <w:szCs w:val="18"/>
        </w:rPr>
        <w:t>,</w:t>
      </w:r>
    </w:p>
    <w:p w14:paraId="0CA1AF6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events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header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bridge_checkpoint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event_count</w:t>
      </w:r>
    </w:p>
    <w:p w14:paraId="31D1C78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7E11F3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278A87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9E41C1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RollbackImpact</w:t>
      </w:r>
      <w:r w:rsidRPr="00602E4B">
        <w:rPr>
          <w:rStyle w:val="token"/>
          <w:rFonts w:ascii="Inter" w:eastAsiaTheme="majorEastAsia" w:hAnsi="Inter"/>
          <w:color w:val="ABB2BF"/>
          <w:sz w:val="18"/>
          <w:szCs w:val="18"/>
        </w:rPr>
        <w:t>(</w:t>
      </w:r>
    </w:p>
    <w:p w14:paraId="5F15D0F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blocks_affected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affected_blocks</w:t>
      </w:r>
      <w:r w:rsidRPr="00602E4B">
        <w:rPr>
          <w:rStyle w:val="token"/>
          <w:rFonts w:ascii="Inter" w:eastAsiaTheme="majorEastAsia" w:hAnsi="Inter"/>
          <w:color w:val="ABB2BF"/>
          <w:sz w:val="18"/>
          <w:szCs w:val="18"/>
        </w:rPr>
        <w:t>,</w:t>
      </w:r>
    </w:p>
    <w:p w14:paraId="62FE087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transactions_affected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affected_txs</w:t>
      </w:r>
      <w:r w:rsidRPr="00602E4B">
        <w:rPr>
          <w:rStyle w:val="token"/>
          <w:rFonts w:ascii="Inter" w:eastAsiaTheme="majorEastAsia" w:hAnsi="Inter"/>
          <w:color w:val="ABB2BF"/>
          <w:sz w:val="18"/>
          <w:szCs w:val="18"/>
        </w:rPr>
        <w:t>),</w:t>
      </w:r>
    </w:p>
    <w:p w14:paraId="46989A2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users_affected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affected_users</w:t>
      </w:r>
      <w:r w:rsidRPr="00602E4B">
        <w:rPr>
          <w:rStyle w:val="token"/>
          <w:rFonts w:ascii="Inter" w:eastAsiaTheme="majorEastAsia" w:hAnsi="Inter"/>
          <w:color w:val="ABB2BF"/>
          <w:sz w:val="18"/>
          <w:szCs w:val="18"/>
        </w:rPr>
        <w:t>),</w:t>
      </w:r>
    </w:p>
    <w:p w14:paraId="675F600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bridge_operations_affected</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len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bridge_operations_affected</w:t>
      </w:r>
      <w:r w:rsidRPr="00602E4B">
        <w:rPr>
          <w:rStyle w:val="token"/>
          <w:rFonts w:ascii="Inter" w:eastAsiaTheme="majorEastAsia" w:hAnsi="Inter"/>
          <w:color w:val="ABB2BF"/>
          <w:sz w:val="18"/>
          <w:szCs w:val="18"/>
        </w:rPr>
        <w:t>),</w:t>
      </w:r>
    </w:p>
    <w:p w14:paraId="50F2CDE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estimated_downtime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timedelta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hours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Conservative estimate</w:t>
      </w:r>
    </w:p>
    <w:p w14:paraId="0DD29C1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affected_transactions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affected_txs</w:t>
      </w:r>
      <w:r w:rsidRPr="00602E4B">
        <w:rPr>
          <w:rStyle w:val="token"/>
          <w:rFonts w:ascii="Inter" w:eastAsiaTheme="majorEastAsia" w:hAnsi="Inter"/>
          <w:color w:val="ABB2BF"/>
          <w:sz w:val="18"/>
          <w:szCs w:val="18"/>
        </w:rPr>
        <w:t>,</w:t>
      </w:r>
    </w:p>
    <w:p w14:paraId="63BC0C6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bridge_operations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bridge_operations_affected</w:t>
      </w:r>
    </w:p>
    <w:p w14:paraId="4033CB24" w14:textId="77777777" w:rsidR="00D21131" w:rsidRPr="00602E4B" w:rsidRDefault="00D21131" w:rsidP="00D2113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E04FF1E" w14:textId="77777777" w:rsidR="00D21131" w:rsidRPr="00602E4B" w:rsidRDefault="00D21131" w:rsidP="00D21131">
      <w:pPr>
        <w:pStyle w:val="Heading3"/>
        <w:rPr>
          <w:rFonts w:ascii="Inter" w:hAnsi="Inter"/>
          <w:color w:val="auto"/>
          <w:sz w:val="18"/>
          <w:szCs w:val="18"/>
        </w:rPr>
      </w:pPr>
      <w:r w:rsidRPr="00602E4B">
        <w:rPr>
          <w:rFonts w:ascii="Inter" w:hAnsi="Inter"/>
          <w:sz w:val="18"/>
          <w:szCs w:val="18"/>
        </w:rPr>
        <w:t>Cross-Chain Rollback Coordination</w:t>
      </w:r>
    </w:p>
    <w:p w14:paraId="40BBEFF9" w14:textId="77777777" w:rsidR="00D21131" w:rsidRPr="00602E4B" w:rsidRDefault="00D21131" w:rsidP="00D21131">
      <w:pPr>
        <w:rPr>
          <w:rFonts w:ascii="Inter" w:hAnsi="Inter"/>
          <w:sz w:val="18"/>
          <w:szCs w:val="18"/>
        </w:rPr>
      </w:pPr>
      <w:r w:rsidRPr="00602E4B">
        <w:rPr>
          <w:rFonts w:ascii="Inter" w:hAnsi="Inter"/>
          <w:sz w:val="18"/>
          <w:szCs w:val="18"/>
        </w:rPr>
        <w:t>solidity</w:t>
      </w:r>
    </w:p>
    <w:p w14:paraId="04F207A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contract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CrossChainRollbackCoordinator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41BCC6F" w14:textId="77777777" w:rsidR="00D21131" w:rsidRPr="00602E4B" w:rsidRDefault="00D21131" w:rsidP="00D21131">
      <w:pPr>
        <w:pStyle w:val="HTMLPreformatted"/>
        <w:spacing w:before="120" w:after="120"/>
        <w:rPr>
          <w:rStyle w:val="token"/>
          <w:rFonts w:ascii="Inter" w:eastAsiaTheme="majorEastAsia" w:hAnsi="Inter"/>
          <w:i/>
          <w:iCs/>
          <w:color w:val="5C6370"/>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w:t>
      </w:r>
    </w:p>
    <w:p w14:paraId="497E9E7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@dev Coordinates rollback across all bridged chains</w:t>
      </w:r>
    </w:p>
    <w:p w14:paraId="1991CA1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Critical: Must ensure atomic reversion or explicit inconsistency handling</w:t>
      </w:r>
    </w:p>
    <w:p w14:paraId="0901C6A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i/>
          <w:iCs/>
          <w:color w:val="5C6370"/>
          <w:sz w:val="18"/>
          <w:szCs w:val="18"/>
        </w:rPr>
        <w:t xml:space="preserve">     */</w:t>
      </w:r>
    </w:p>
    <w:p w14:paraId="242F557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EE19F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CrossChainRollback</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767A00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uint64</w:t>
      </w:r>
      <w:r w:rsidRPr="00602E4B">
        <w:rPr>
          <w:rStyle w:val="HTMLCode"/>
          <w:rFonts w:ascii="Inter" w:eastAsiaTheme="majorEastAsia" w:hAnsi="Inter"/>
          <w:color w:val="ABB2BF"/>
          <w:sz w:val="18"/>
          <w:szCs w:val="18"/>
        </w:rPr>
        <w:t xml:space="preserve"> synergyTargetHeight</w:t>
      </w:r>
      <w:r w:rsidRPr="00602E4B">
        <w:rPr>
          <w:rStyle w:val="token"/>
          <w:rFonts w:ascii="Inter" w:eastAsiaTheme="majorEastAsia" w:hAnsi="Inter"/>
          <w:color w:val="ABB2BF"/>
          <w:sz w:val="18"/>
          <w:szCs w:val="18"/>
        </w:rPr>
        <w:t>;</w:t>
      </w:r>
    </w:p>
    <w:p w14:paraId="1D73115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uint32</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ChainRollbackPlan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chainPlans</w:t>
      </w:r>
      <w:r w:rsidRPr="00602E4B">
        <w:rPr>
          <w:rStyle w:val="token"/>
          <w:rFonts w:ascii="Inter" w:eastAsiaTheme="majorEastAsia" w:hAnsi="Inter"/>
          <w:color w:val="ABB2BF"/>
          <w:sz w:val="18"/>
          <w:szCs w:val="18"/>
        </w:rPr>
        <w:t>;</w:t>
      </w:r>
    </w:p>
    <w:p w14:paraId="626C5C6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coordinationDeadline</w:t>
      </w:r>
      <w:r w:rsidRPr="00602E4B">
        <w:rPr>
          <w:rStyle w:val="token"/>
          <w:rFonts w:ascii="Inter" w:eastAsiaTheme="majorEastAsia" w:hAnsi="Inter"/>
          <w:color w:val="ABB2BF"/>
          <w:sz w:val="18"/>
          <w:szCs w:val="18"/>
        </w:rPr>
        <w:t>;</w:t>
      </w:r>
    </w:p>
    <w:p w14:paraId="72214DD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eastAsiaTheme="majorEastAsia" w:hAnsi="Inter"/>
          <w:color w:val="ABB2BF"/>
          <w:sz w:val="18"/>
          <w:szCs w:val="18"/>
        </w:rPr>
        <w:t xml:space="preserve"> executed</w:t>
      </w:r>
      <w:r w:rsidRPr="00602E4B">
        <w:rPr>
          <w:rStyle w:val="token"/>
          <w:rFonts w:ascii="Inter" w:eastAsiaTheme="majorEastAsia" w:hAnsi="Inter"/>
          <w:color w:val="ABB2BF"/>
          <w:sz w:val="18"/>
          <w:szCs w:val="18"/>
        </w:rPr>
        <w:t>;</w:t>
      </w:r>
    </w:p>
    <w:p w14:paraId="02B4A91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RollbackStatus status</w:t>
      </w:r>
      <w:r w:rsidRPr="00602E4B">
        <w:rPr>
          <w:rStyle w:val="token"/>
          <w:rFonts w:ascii="Inter" w:eastAsiaTheme="majorEastAsia" w:hAnsi="Inter"/>
          <w:color w:val="ABB2BF"/>
          <w:sz w:val="18"/>
          <w:szCs w:val="18"/>
        </w:rPr>
        <w:t>;</w:t>
      </w:r>
    </w:p>
    <w:p w14:paraId="67C8C69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C76FE1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BFDF55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enum</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RollbackStatus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8BB088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PROPOSED</w:t>
      </w:r>
      <w:r w:rsidRPr="00602E4B">
        <w:rPr>
          <w:rStyle w:val="token"/>
          <w:rFonts w:ascii="Inter" w:eastAsiaTheme="majorEastAsia" w:hAnsi="Inter"/>
          <w:color w:val="ABB2BF"/>
          <w:sz w:val="18"/>
          <w:szCs w:val="18"/>
        </w:rPr>
        <w:t>,</w:t>
      </w:r>
    </w:p>
    <w:p w14:paraId="3A4282F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CHAINS_NOTIFIED</w:t>
      </w:r>
      <w:r w:rsidRPr="00602E4B">
        <w:rPr>
          <w:rStyle w:val="token"/>
          <w:rFonts w:ascii="Inter" w:eastAsiaTheme="majorEastAsia" w:hAnsi="Inter"/>
          <w:color w:val="ABB2BF"/>
          <w:sz w:val="18"/>
          <w:szCs w:val="18"/>
        </w:rPr>
        <w:t>,</w:t>
      </w:r>
    </w:p>
    <w:p w14:paraId="24A76E3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PARTIAL_EXECUTION</w:t>
      </w:r>
      <w:r w:rsidRPr="00602E4B">
        <w:rPr>
          <w:rStyle w:val="token"/>
          <w:rFonts w:ascii="Inter" w:eastAsiaTheme="majorEastAsia" w:hAnsi="Inter"/>
          <w:color w:val="ABB2BF"/>
          <w:sz w:val="18"/>
          <w:szCs w:val="18"/>
        </w:rPr>
        <w:t>,</w:t>
      </w:r>
    </w:p>
    <w:p w14:paraId="463AF83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COMPLETED</w:t>
      </w:r>
      <w:r w:rsidRPr="00602E4B">
        <w:rPr>
          <w:rStyle w:val="token"/>
          <w:rFonts w:ascii="Inter" w:eastAsiaTheme="majorEastAsia" w:hAnsi="Inter"/>
          <w:color w:val="ABB2BF"/>
          <w:sz w:val="18"/>
          <w:szCs w:val="18"/>
        </w:rPr>
        <w:t>,</w:t>
      </w:r>
    </w:p>
    <w:p w14:paraId="5F51021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FAILED</w:t>
      </w:r>
    </w:p>
    <w:p w14:paraId="41CAEBD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0C6D17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65E1F0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ChainRollbackPlan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3D8A80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uint32</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p>
    <w:p w14:paraId="09B4057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RollbackStrategy strategy</w:t>
      </w:r>
      <w:r w:rsidRPr="00602E4B">
        <w:rPr>
          <w:rStyle w:val="token"/>
          <w:rFonts w:ascii="Inter" w:eastAsiaTheme="majorEastAsia" w:hAnsi="Inter"/>
          <w:color w:val="ABB2BF"/>
          <w:sz w:val="18"/>
          <w:szCs w:val="18"/>
        </w:rPr>
        <w:t>;</w:t>
      </w:r>
    </w:p>
    <w:p w14:paraId="5A43758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w:t>
      </w:r>
      <w:r w:rsidRPr="00602E4B">
        <w:rPr>
          <w:rStyle w:val="HTMLCode"/>
          <w:rFonts w:ascii="Inter" w:eastAsiaTheme="majorEastAsia" w:hAnsi="Inter"/>
          <w:color w:val="ABB2BF"/>
          <w:sz w:val="18"/>
          <w:szCs w:val="18"/>
        </w:rPr>
        <w:t xml:space="preserve"> strategyData</w:t>
      </w:r>
      <w:r w:rsidRPr="00602E4B">
        <w:rPr>
          <w:rStyle w:val="token"/>
          <w:rFonts w:ascii="Inter" w:eastAsiaTheme="majorEastAsia" w:hAnsi="Inter"/>
          <w:color w:val="ABB2BF"/>
          <w:sz w:val="18"/>
          <w:szCs w:val="18"/>
        </w:rPr>
        <w:t>;</w:t>
      </w:r>
    </w:p>
    <w:p w14:paraId="6900DC8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eastAsiaTheme="majorEastAsia" w:hAnsi="Inter"/>
          <w:color w:val="ABB2BF"/>
          <w:sz w:val="18"/>
          <w:szCs w:val="18"/>
        </w:rPr>
        <w:t xml:space="preserve"> executed</w:t>
      </w:r>
      <w:r w:rsidRPr="00602E4B">
        <w:rPr>
          <w:rStyle w:val="token"/>
          <w:rFonts w:ascii="Inter" w:eastAsiaTheme="majorEastAsia" w:hAnsi="Inter"/>
          <w:color w:val="ABB2BF"/>
          <w:sz w:val="18"/>
          <w:szCs w:val="18"/>
        </w:rPr>
        <w:t>;</w:t>
      </w:r>
    </w:p>
    <w:p w14:paraId="611976D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8F0243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FAA283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enum</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RollbackStrategy</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DD5EF2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REVERT_DEPOSITS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Unwind deposits that haven't been confirmed</w:t>
      </w:r>
    </w:p>
    <w:p w14:paraId="7345240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FREEZE_WITHDRAWALS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Stop withdrawals until resolution</w:t>
      </w:r>
    </w:p>
    <w:p w14:paraId="3E831CF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COMPENSATE_USERS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Pay users from insurance fund</w:t>
      </w:r>
    </w:p>
    <w:p w14:paraId="46FB316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ACCEPT_LOSS           </w:t>
      </w:r>
      <w:r w:rsidRPr="00602E4B">
        <w:rPr>
          <w:rStyle w:val="token"/>
          <w:rFonts w:ascii="Inter" w:eastAsiaTheme="majorEastAsia" w:hAnsi="Inter"/>
          <w:i/>
          <w:iCs/>
          <w:color w:val="5C6370"/>
          <w:sz w:val="18"/>
          <w:szCs w:val="18"/>
        </w:rPr>
        <w:t>// Accept inconsistency (document only)</w:t>
      </w:r>
    </w:p>
    <w:p w14:paraId="2DA432E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F41E85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E7B275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proposeGlobalRollback</w:t>
      </w:r>
      <w:r w:rsidRPr="00602E4B">
        <w:rPr>
          <w:rStyle w:val="token"/>
          <w:rFonts w:ascii="Inter" w:eastAsiaTheme="majorEastAsia" w:hAnsi="Inter"/>
          <w:color w:val="ABB2BF"/>
          <w:sz w:val="18"/>
          <w:szCs w:val="18"/>
        </w:rPr>
        <w:t>(</w:t>
      </w:r>
    </w:p>
    <w:p w14:paraId="05A06D3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uint64</w:t>
      </w:r>
      <w:r w:rsidRPr="00602E4B">
        <w:rPr>
          <w:rStyle w:val="HTMLCode"/>
          <w:rFonts w:ascii="Inter" w:eastAsiaTheme="majorEastAsia" w:hAnsi="Inter"/>
          <w:color w:val="ABB2BF"/>
          <w:sz w:val="18"/>
          <w:szCs w:val="18"/>
        </w:rPr>
        <w:t xml:space="preserve"> synergyTargetHeight</w:t>
      </w:r>
      <w:r w:rsidRPr="00602E4B">
        <w:rPr>
          <w:rStyle w:val="token"/>
          <w:rFonts w:ascii="Inter" w:eastAsiaTheme="majorEastAsia" w:hAnsi="Inter"/>
          <w:color w:val="ABB2BF"/>
          <w:sz w:val="18"/>
          <w:szCs w:val="18"/>
        </w:rPr>
        <w:t>,</w:t>
      </w:r>
    </w:p>
    <w:p w14:paraId="768A137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ChainRollbackPlan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chainPlans</w:t>
      </w:r>
    </w:p>
    <w:p w14:paraId="2A19C98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onlySecurityCouncil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rollbackId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A55C95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81AD5E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rollbackCounter</w:t>
      </w:r>
      <w:r w:rsidRPr="00602E4B">
        <w:rPr>
          <w:rStyle w:val="token"/>
          <w:rFonts w:ascii="Inter" w:eastAsiaTheme="majorEastAsia" w:hAnsi="Inter"/>
          <w:color w:val="ABB2BF"/>
          <w:sz w:val="18"/>
          <w:szCs w:val="18"/>
        </w:rPr>
        <w:t>;</w:t>
      </w:r>
    </w:p>
    <w:p w14:paraId="088C754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CrossChainRollback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rollback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rollbackId</w:t>
      </w:r>
      <w:r w:rsidRPr="00602E4B">
        <w:rPr>
          <w:rStyle w:val="token"/>
          <w:rFonts w:ascii="Inter" w:eastAsiaTheme="majorEastAsia" w:hAnsi="Inter"/>
          <w:color w:val="ABB2BF"/>
          <w:sz w:val="18"/>
          <w:szCs w:val="18"/>
        </w:rPr>
        <w:t>];</w:t>
      </w:r>
    </w:p>
    <w:p w14:paraId="0F7B07E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EAA86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synergyTargetHeight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synergyTargetHeight</w:t>
      </w:r>
      <w:r w:rsidRPr="00602E4B">
        <w:rPr>
          <w:rStyle w:val="token"/>
          <w:rFonts w:ascii="Inter" w:eastAsiaTheme="majorEastAsia" w:hAnsi="Inter"/>
          <w:color w:val="ABB2BF"/>
          <w:sz w:val="18"/>
          <w:szCs w:val="18"/>
        </w:rPr>
        <w:t>;</w:t>
      </w:r>
    </w:p>
    <w:p w14:paraId="2E4AFA1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coordinationDeadline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6</w:t>
      </w:r>
      <w:r w:rsidRPr="00602E4B">
        <w:rPr>
          <w:rStyle w:val="HTMLCode"/>
          <w:rFonts w:ascii="Inter" w:eastAsiaTheme="majorEastAsia" w:hAnsi="Inter"/>
          <w:color w:val="ABB2BF"/>
          <w:sz w:val="18"/>
          <w:szCs w:val="18"/>
        </w:rPr>
        <w:t xml:space="preserve"> hours</w:t>
      </w:r>
      <w:r w:rsidRPr="00602E4B">
        <w:rPr>
          <w:rStyle w:val="token"/>
          <w:rFonts w:ascii="Inter" w:eastAsiaTheme="majorEastAsia" w:hAnsi="Inter"/>
          <w:color w:val="ABB2BF"/>
          <w:sz w:val="18"/>
          <w:szCs w:val="18"/>
        </w:rPr>
        <w:t>;</w:t>
      </w:r>
    </w:p>
    <w:p w14:paraId="0D6A190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PROPOSED</w:t>
      </w:r>
      <w:r w:rsidRPr="00602E4B">
        <w:rPr>
          <w:rStyle w:val="token"/>
          <w:rFonts w:ascii="Inter" w:eastAsiaTheme="majorEastAsia" w:hAnsi="Inter"/>
          <w:color w:val="ABB2BF"/>
          <w:sz w:val="18"/>
          <w:szCs w:val="18"/>
        </w:rPr>
        <w:t>;</w:t>
      </w:r>
    </w:p>
    <w:p w14:paraId="3A5004D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AD7061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Store plans for each chain</w:t>
      </w:r>
    </w:p>
    <w:p w14:paraId="1610C97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chainPlans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D0CB2E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chainPlans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chainPlans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chainPlans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w:t>
      </w:r>
      <w:r w:rsidRPr="00602E4B">
        <w:rPr>
          <w:rStyle w:val="token"/>
          <w:rFonts w:ascii="Inter" w:eastAsiaTheme="majorEastAsia" w:hAnsi="Inter"/>
          <w:color w:val="ABB2BF"/>
          <w:sz w:val="18"/>
          <w:szCs w:val="18"/>
        </w:rPr>
        <w:t>];</w:t>
      </w:r>
    </w:p>
    <w:p w14:paraId="0B38A41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6FAA04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7E2980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Notify bridge relayers</w:t>
      </w:r>
    </w:p>
    <w:p w14:paraId="3AF0450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GlobalRollbackProposed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synergyTargetHeight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chainPlans</w:t>
      </w:r>
      <w:r w:rsidRPr="00602E4B">
        <w:rPr>
          <w:rStyle w:val="token"/>
          <w:rFonts w:ascii="Inter" w:eastAsiaTheme="majorEastAsia" w:hAnsi="Inter"/>
          <w:color w:val="ABB2BF"/>
          <w:sz w:val="18"/>
          <w:szCs w:val="18"/>
        </w:rPr>
        <w:t>);</w:t>
      </w:r>
    </w:p>
    <w:p w14:paraId="2E93EAC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BA22BE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Immediately halt all bridges</w:t>
      </w:r>
    </w:p>
    <w:p w14:paraId="177B40C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chainPlans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length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w:t>
      </w:r>
      <w:r w:rsidRPr="00602E4B">
        <w:rPr>
          <w:rStyle w:val="token"/>
          <w:rFonts w:ascii="Inter" w:eastAsiaTheme="majorEastAsia" w:hAnsi="Inter"/>
          <w:color w:val="61AFEF"/>
          <w:sz w:val="18"/>
          <w:szCs w:val="18"/>
        </w:rPr>
        <w: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E71799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IBridge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BRIDGE_REGISTRY</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emergencyHalt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chainPlans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p>
    <w:p w14:paraId="1252B1D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97DFF2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1B1E71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CHAINS_NOTIFIED</w:t>
      </w:r>
      <w:r w:rsidRPr="00602E4B">
        <w:rPr>
          <w:rStyle w:val="token"/>
          <w:rFonts w:ascii="Inter" w:eastAsiaTheme="majorEastAsia" w:hAnsi="Inter"/>
          <w:color w:val="ABB2BF"/>
          <w:sz w:val="18"/>
          <w:szCs w:val="18"/>
        </w:rPr>
        <w:t>;</w:t>
      </w:r>
    </w:p>
    <w:p w14:paraId="60FB1D1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C98F7D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rollbackId</w:t>
      </w:r>
      <w:r w:rsidRPr="00602E4B">
        <w:rPr>
          <w:rStyle w:val="token"/>
          <w:rFonts w:ascii="Inter" w:eastAsiaTheme="majorEastAsia" w:hAnsi="Inter"/>
          <w:color w:val="ABB2BF"/>
          <w:sz w:val="18"/>
          <w:szCs w:val="18"/>
        </w:rPr>
        <w:t>;</w:t>
      </w:r>
    </w:p>
    <w:p w14:paraId="3368DB2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8AD590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3CB81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executeChainRollback</w:t>
      </w:r>
      <w:r w:rsidRPr="00602E4B">
        <w:rPr>
          <w:rStyle w:val="token"/>
          <w:rFonts w:ascii="Inter" w:eastAsiaTheme="majorEastAsia" w:hAnsi="Inter"/>
          <w:color w:val="ABB2BF"/>
          <w:sz w:val="18"/>
          <w:szCs w:val="18"/>
        </w:rPr>
        <w:t>(</w:t>
      </w:r>
    </w:p>
    <w:p w14:paraId="6D6FD2D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rollbackId</w:t>
      </w:r>
      <w:r w:rsidRPr="00602E4B">
        <w:rPr>
          <w:rStyle w:val="token"/>
          <w:rFonts w:ascii="Inter" w:eastAsiaTheme="majorEastAsia" w:hAnsi="Inter"/>
          <w:color w:val="ABB2BF"/>
          <w:sz w:val="18"/>
          <w:szCs w:val="18"/>
        </w:rPr>
        <w:t>,</w:t>
      </w:r>
    </w:p>
    <w:p w14:paraId="75F8D66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uint32</w:t>
      </w:r>
      <w:r w:rsidRPr="00602E4B">
        <w:rPr>
          <w:rStyle w:val="HTMLCode"/>
          <w:rFonts w:ascii="Inter" w:eastAsiaTheme="majorEastAsia" w:hAnsi="Inter"/>
          <w:color w:val="ABB2BF"/>
          <w:sz w:val="18"/>
          <w:szCs w:val="18"/>
        </w:rPr>
        <w:t xml:space="preserve"> chainId</w:t>
      </w:r>
    </w:p>
    <w:p w14:paraId="6645115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onlyAuthorizedRelayer </w:t>
      </w:r>
      <w:r w:rsidRPr="00602E4B">
        <w:rPr>
          <w:rStyle w:val="token"/>
          <w:rFonts w:ascii="Inter" w:eastAsiaTheme="majorEastAsia" w:hAnsi="Inter"/>
          <w:color w:val="ABB2BF"/>
          <w:sz w:val="18"/>
          <w:szCs w:val="18"/>
        </w:rPr>
        <w:t>{</w:t>
      </w:r>
    </w:p>
    <w:p w14:paraId="02B7292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7B34C6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CrossChainRollback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rollback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rollbackId</w:t>
      </w:r>
      <w:r w:rsidRPr="00602E4B">
        <w:rPr>
          <w:rStyle w:val="token"/>
          <w:rFonts w:ascii="Inter" w:eastAsiaTheme="majorEastAsia" w:hAnsi="Inter"/>
          <w:color w:val="ABB2BF"/>
          <w:sz w:val="18"/>
          <w:szCs w:val="18"/>
        </w:rPr>
        <w:t>];</w:t>
      </w:r>
    </w:p>
    <w:p w14:paraId="4487204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ChainRollbackPlan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plan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chainPlans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p>
    <w:p w14:paraId="0EEF17B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56EB1D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executed"</w:t>
      </w:r>
      <w:r w:rsidRPr="00602E4B">
        <w:rPr>
          <w:rStyle w:val="token"/>
          <w:rFonts w:ascii="Inter" w:eastAsiaTheme="majorEastAsia" w:hAnsi="Inter"/>
          <w:color w:val="ABB2BF"/>
          <w:sz w:val="18"/>
          <w:szCs w:val="18"/>
        </w:rPr>
        <w:t>);</w:t>
      </w:r>
    </w:p>
    <w:p w14:paraId="02A9221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timestamp </w:t>
      </w:r>
      <w:r w:rsidRPr="00602E4B">
        <w:rPr>
          <w:rStyle w:val="token"/>
          <w:rFonts w:ascii="Inter" w:eastAsiaTheme="majorEastAsia" w:hAnsi="Inter"/>
          <w:color w:val="61AFEF"/>
          <w:sz w:val="18"/>
          <w:szCs w:val="18"/>
        </w:rPr>
        <w:t>&lt;</w:t>
      </w: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coordinationDeadline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"Deadline passed"</w:t>
      </w:r>
      <w:r w:rsidRPr="00602E4B">
        <w:rPr>
          <w:rStyle w:val="token"/>
          <w:rFonts w:ascii="Inter" w:eastAsiaTheme="majorEastAsia" w:hAnsi="Inter"/>
          <w:color w:val="ABB2BF"/>
          <w:sz w:val="18"/>
          <w:szCs w:val="18"/>
        </w:rPr>
        <w:t>);</w:t>
      </w:r>
    </w:p>
    <w:p w14:paraId="2D8E249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11EE3A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Execute based on strategy</w:t>
      </w:r>
    </w:p>
    <w:p w14:paraId="5910D8A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strategy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RollbackStrategy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REVERT_DEPOSITS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65588F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executeRevertDeposits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strategyData</w:t>
      </w:r>
      <w:r w:rsidRPr="00602E4B">
        <w:rPr>
          <w:rStyle w:val="token"/>
          <w:rFonts w:ascii="Inter" w:eastAsiaTheme="majorEastAsia" w:hAnsi="Inter"/>
          <w:color w:val="ABB2BF"/>
          <w:sz w:val="18"/>
          <w:szCs w:val="18"/>
        </w:rPr>
        <w:t>);</w:t>
      </w:r>
    </w:p>
    <w:p w14:paraId="4A73577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5EE9EC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strategy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RollbackStrategy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FREEZE_WITHDRAWALS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E4E4DD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executeFreezeWithdrawals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strategyData</w:t>
      </w:r>
      <w:r w:rsidRPr="00602E4B">
        <w:rPr>
          <w:rStyle w:val="token"/>
          <w:rFonts w:ascii="Inter" w:eastAsiaTheme="majorEastAsia" w:hAnsi="Inter"/>
          <w:color w:val="ABB2BF"/>
          <w:sz w:val="18"/>
          <w:szCs w:val="18"/>
        </w:rPr>
        <w:t>);</w:t>
      </w:r>
    </w:p>
    <w:p w14:paraId="4D0D6CF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7198E8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strategy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RollbackStrategy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COMPENSATE_USERS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A7CB7B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executeCompensation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strategyData</w:t>
      </w:r>
      <w:r w:rsidRPr="00602E4B">
        <w:rPr>
          <w:rStyle w:val="token"/>
          <w:rFonts w:ascii="Inter" w:eastAsiaTheme="majorEastAsia" w:hAnsi="Inter"/>
          <w:color w:val="ABB2BF"/>
          <w:sz w:val="18"/>
          <w:szCs w:val="18"/>
        </w:rPr>
        <w:t>);</w:t>
      </w:r>
    </w:p>
    <w:p w14:paraId="2DA1B57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FBA531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strategy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RollbackStrategy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ACCEPT_LOSS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A13800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documentInconsistency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strategyData</w:t>
      </w:r>
      <w:r w:rsidRPr="00602E4B">
        <w:rPr>
          <w:rStyle w:val="token"/>
          <w:rFonts w:ascii="Inter" w:eastAsiaTheme="majorEastAsia" w:hAnsi="Inter"/>
          <w:color w:val="ABB2BF"/>
          <w:sz w:val="18"/>
          <w:szCs w:val="18"/>
        </w:rPr>
        <w:t>);</w:t>
      </w:r>
    </w:p>
    <w:p w14:paraId="7923C6D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C8F08D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52A32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executed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6B4AE06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290585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ChainRollbackExecuted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chainId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plan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strategy</w:t>
      </w:r>
      <w:r w:rsidRPr="00602E4B">
        <w:rPr>
          <w:rStyle w:val="token"/>
          <w:rFonts w:ascii="Inter" w:eastAsiaTheme="majorEastAsia" w:hAnsi="Inter"/>
          <w:color w:val="ABB2BF"/>
          <w:sz w:val="18"/>
          <w:szCs w:val="18"/>
        </w:rPr>
        <w:t>);</w:t>
      </w:r>
    </w:p>
    <w:p w14:paraId="669ACC6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BA0D62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Check if all chains completed</w:t>
      </w:r>
    </w:p>
    <w:p w14:paraId="444543C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allChainsExecuted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04520E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COMPLETED</w:t>
      </w:r>
      <w:r w:rsidRPr="00602E4B">
        <w:rPr>
          <w:rStyle w:val="token"/>
          <w:rFonts w:ascii="Inter" w:eastAsiaTheme="majorEastAsia" w:hAnsi="Inter"/>
          <w:color w:val="ABB2BF"/>
          <w:sz w:val="18"/>
          <w:szCs w:val="18"/>
        </w:rPr>
        <w:t>;</w:t>
      </w:r>
    </w:p>
    <w:p w14:paraId="670CE77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GlobalRollbackCompleted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rollbackId</w:t>
      </w:r>
      <w:r w:rsidRPr="00602E4B">
        <w:rPr>
          <w:rStyle w:val="token"/>
          <w:rFonts w:ascii="Inter" w:eastAsiaTheme="majorEastAsia" w:hAnsi="Inter"/>
          <w:color w:val="ABB2BF"/>
          <w:sz w:val="18"/>
          <w:szCs w:val="18"/>
        </w:rPr>
        <w:t>);</w:t>
      </w:r>
    </w:p>
    <w:p w14:paraId="751858A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20E071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F33B48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DA1ACC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handleRollbackFailure</w:t>
      </w:r>
      <w:r w:rsidRPr="00602E4B">
        <w:rPr>
          <w:rStyle w:val="token"/>
          <w:rFonts w:ascii="Inter" w:eastAsiaTheme="majorEastAsia" w:hAnsi="Inter"/>
          <w:color w:val="ABB2BF"/>
          <w:sz w:val="18"/>
          <w:szCs w:val="18"/>
        </w:rPr>
        <w:t>(</w:t>
      </w:r>
    </w:p>
    <w:p w14:paraId="6E6F4E2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rollbackId</w:t>
      </w:r>
    </w:p>
    <w:p w14:paraId="3F15F6A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onlySecurityCouncil </w:t>
      </w:r>
      <w:r w:rsidRPr="00602E4B">
        <w:rPr>
          <w:rStyle w:val="token"/>
          <w:rFonts w:ascii="Inter" w:eastAsiaTheme="majorEastAsia" w:hAnsi="Inter"/>
          <w:color w:val="ABB2BF"/>
          <w:sz w:val="18"/>
          <w:szCs w:val="18"/>
        </w:rPr>
        <w:t>{</w:t>
      </w:r>
    </w:p>
    <w:p w14:paraId="48A3247A" w14:textId="77777777" w:rsidR="00D21131" w:rsidRPr="00602E4B" w:rsidRDefault="00D21131" w:rsidP="00D21131">
      <w:pPr>
        <w:pStyle w:val="HTMLPreformatted"/>
        <w:spacing w:before="120" w:after="120"/>
        <w:rPr>
          <w:rStyle w:val="token"/>
          <w:rFonts w:ascii="Inter" w:eastAsiaTheme="majorEastAsia" w:hAnsi="Inter"/>
          <w:i/>
          <w:iCs/>
          <w:color w:val="5C6370"/>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w:t>
      </w:r>
    </w:p>
    <w:p w14:paraId="35BB39A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@dev If rollback cannot be completed atomically across all chains,</w:t>
      </w:r>
    </w:p>
    <w:p w14:paraId="6AA0AE7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document the inconsistency and create compensation plan</w:t>
      </w:r>
    </w:p>
    <w:p w14:paraId="3152C8E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i/>
          <w:iCs/>
          <w:color w:val="5C6370"/>
          <w:sz w:val="18"/>
          <w:szCs w:val="18"/>
        </w:rPr>
        <w:t xml:space="preserve">         */</w:t>
      </w:r>
    </w:p>
    <w:p w14:paraId="4FF30BE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1D8F8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CrossChainRollback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rollback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rollbackId</w:t>
      </w:r>
      <w:r w:rsidRPr="00602E4B">
        <w:rPr>
          <w:rStyle w:val="token"/>
          <w:rFonts w:ascii="Inter" w:eastAsiaTheme="majorEastAsia" w:hAnsi="Inter"/>
          <w:color w:val="ABB2BF"/>
          <w:sz w:val="18"/>
          <w:szCs w:val="18"/>
        </w:rPr>
        <w:t>];</w:t>
      </w:r>
    </w:p>
    <w:p w14:paraId="1B177D9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rollback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RollbackStatus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FAILED</w:t>
      </w:r>
      <w:r w:rsidRPr="00602E4B">
        <w:rPr>
          <w:rStyle w:val="token"/>
          <w:rFonts w:ascii="Inter" w:eastAsiaTheme="majorEastAsia" w:hAnsi="Inter"/>
          <w:color w:val="ABB2BF"/>
          <w:sz w:val="18"/>
          <w:szCs w:val="18"/>
        </w:rPr>
        <w:t>;</w:t>
      </w:r>
    </w:p>
    <w:p w14:paraId="6F38E98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563052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Create detailed inconsistency report</w:t>
      </w:r>
    </w:p>
    <w:p w14:paraId="72C99CC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InconsistencyReport </w:t>
      </w:r>
      <w:r w:rsidRPr="00602E4B">
        <w:rPr>
          <w:rStyle w:val="token"/>
          <w:rFonts w:ascii="Inter" w:eastAsiaTheme="majorEastAsia" w:hAnsi="Inter"/>
          <w:color w:val="C678DD"/>
          <w:sz w:val="18"/>
          <w:szCs w:val="18"/>
        </w:rPr>
        <w:t>memory</w:t>
      </w:r>
      <w:r w:rsidRPr="00602E4B">
        <w:rPr>
          <w:rStyle w:val="HTMLCode"/>
          <w:rFonts w:ascii="Inter" w:eastAsiaTheme="majorEastAsia" w:hAnsi="Inter"/>
          <w:color w:val="ABB2BF"/>
          <w:sz w:val="18"/>
          <w:szCs w:val="18"/>
        </w:rPr>
        <w:t xml:space="preserve"> report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generateInconsistencyReport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rollbackId</w:t>
      </w:r>
      <w:r w:rsidRPr="00602E4B">
        <w:rPr>
          <w:rStyle w:val="token"/>
          <w:rFonts w:ascii="Inter" w:eastAsiaTheme="majorEastAsia" w:hAnsi="Inter"/>
          <w:color w:val="ABB2BF"/>
          <w:sz w:val="18"/>
          <w:szCs w:val="18"/>
        </w:rPr>
        <w:t>);</w:t>
      </w:r>
    </w:p>
    <w:p w14:paraId="3B9088F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2E40DC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Propose DAO compensation vote</w:t>
      </w:r>
    </w:p>
    <w:p w14:paraId="71F16A2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compensationProposalId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proposeCompensation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report</w:t>
      </w:r>
      <w:r w:rsidRPr="00602E4B">
        <w:rPr>
          <w:rStyle w:val="token"/>
          <w:rFonts w:ascii="Inter" w:eastAsiaTheme="majorEastAsia" w:hAnsi="Inter"/>
          <w:color w:val="ABB2BF"/>
          <w:sz w:val="18"/>
          <w:szCs w:val="18"/>
        </w:rPr>
        <w:t>);</w:t>
      </w:r>
    </w:p>
    <w:p w14:paraId="5582325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ED2C55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RollbackFailed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rollbackId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compensationProposalId</w:t>
      </w:r>
      <w:r w:rsidRPr="00602E4B">
        <w:rPr>
          <w:rStyle w:val="token"/>
          <w:rFonts w:ascii="Inter" w:eastAsiaTheme="majorEastAsia" w:hAnsi="Inter"/>
          <w:color w:val="ABB2BF"/>
          <w:sz w:val="18"/>
          <w:szCs w:val="18"/>
        </w:rPr>
        <w:t>);</w:t>
      </w:r>
    </w:p>
    <w:p w14:paraId="76E8A2B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5B75511" w14:textId="77777777" w:rsidR="00D21131" w:rsidRPr="00602E4B" w:rsidRDefault="00D21131" w:rsidP="00D21131">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7547607D" w14:textId="77777777" w:rsidR="00D21131" w:rsidRPr="00602E4B" w:rsidRDefault="00D21131" w:rsidP="00D21131">
      <w:pPr>
        <w:pStyle w:val="Heading2"/>
        <w:rPr>
          <w:rFonts w:ascii="Inter" w:hAnsi="Inter"/>
          <w:color w:val="auto"/>
          <w:sz w:val="18"/>
          <w:szCs w:val="18"/>
        </w:rPr>
      </w:pPr>
      <w:r w:rsidRPr="00602E4B">
        <w:rPr>
          <w:rFonts w:ascii="Inter" w:hAnsi="Inter"/>
          <w:sz w:val="18"/>
          <w:szCs w:val="18"/>
        </w:rPr>
        <w:t>F.4 Communication Protocols</w:t>
      </w:r>
    </w:p>
    <w:p w14:paraId="4E4D8A27" w14:textId="77777777" w:rsidR="00D21131" w:rsidRPr="00602E4B" w:rsidRDefault="00D21131" w:rsidP="00D21131">
      <w:pPr>
        <w:pStyle w:val="Heading3"/>
        <w:rPr>
          <w:rFonts w:ascii="Inter" w:hAnsi="Inter"/>
          <w:sz w:val="18"/>
          <w:szCs w:val="18"/>
        </w:rPr>
      </w:pPr>
      <w:r w:rsidRPr="00602E4B">
        <w:rPr>
          <w:rFonts w:ascii="Inter" w:hAnsi="Inter"/>
          <w:sz w:val="18"/>
          <w:szCs w:val="18"/>
        </w:rPr>
        <w:t>Emergency Alert System</w:t>
      </w:r>
    </w:p>
    <w:p w14:paraId="0FB9E5D8" w14:textId="77777777" w:rsidR="00D21131" w:rsidRPr="00602E4B" w:rsidRDefault="00D21131" w:rsidP="00D21131">
      <w:pPr>
        <w:rPr>
          <w:rFonts w:ascii="Inter" w:hAnsi="Inter"/>
          <w:sz w:val="18"/>
          <w:szCs w:val="18"/>
        </w:rPr>
      </w:pPr>
      <w:r w:rsidRPr="00602E4B">
        <w:rPr>
          <w:rFonts w:ascii="Inter" w:hAnsi="Inter"/>
          <w:sz w:val="18"/>
          <w:szCs w:val="18"/>
        </w:rPr>
        <w:t>python</w:t>
      </w:r>
    </w:p>
    <w:p w14:paraId="69B3439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class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EmergencyAlertSystem</w:t>
      </w:r>
      <w:r w:rsidRPr="00602E4B">
        <w:rPr>
          <w:rStyle w:val="token"/>
          <w:rFonts w:ascii="Inter" w:eastAsiaTheme="majorEastAsia" w:hAnsi="Inter"/>
          <w:color w:val="ABB2BF"/>
          <w:sz w:val="18"/>
          <w:szCs w:val="18"/>
        </w:rPr>
        <w:t>:</w:t>
      </w:r>
    </w:p>
    <w:p w14:paraId="1D35EE6D"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9087FE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Multi-channel emergency communication system.</w:t>
      </w:r>
    </w:p>
    <w:p w14:paraId="161F6C2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4E84E69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B8F013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__init__</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p>
    <w:p w14:paraId="182DF34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alert_channels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5DA6D9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DiscordChannel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webhook_url</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EMERGENCY_DISCORD</w:t>
      </w:r>
      <w:r w:rsidRPr="00602E4B">
        <w:rPr>
          <w:rStyle w:val="token"/>
          <w:rFonts w:ascii="Inter" w:eastAsiaTheme="majorEastAsia" w:hAnsi="Inter"/>
          <w:color w:val="ABB2BF"/>
          <w:sz w:val="18"/>
          <w:szCs w:val="18"/>
        </w:rPr>
        <w:t>),</w:t>
      </w:r>
    </w:p>
    <w:p w14:paraId="17AA22C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TelegramChannel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bot_token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EMERGENCY_TELEGRAM</w:t>
      </w:r>
      <w:r w:rsidRPr="00602E4B">
        <w:rPr>
          <w:rStyle w:val="token"/>
          <w:rFonts w:ascii="Inter" w:eastAsiaTheme="majorEastAsia" w:hAnsi="Inter"/>
          <w:color w:val="ABB2BF"/>
          <w:sz w:val="18"/>
          <w:szCs w:val="18"/>
        </w:rPr>
        <w:t>),</w:t>
      </w:r>
    </w:p>
    <w:p w14:paraId="7505E51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EmailList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addresses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VALIDATOR_EMAILS</w:t>
      </w:r>
      <w:r w:rsidRPr="00602E4B">
        <w:rPr>
          <w:rStyle w:val="token"/>
          <w:rFonts w:ascii="Inter" w:eastAsiaTheme="majorEastAsia" w:hAnsi="Inter"/>
          <w:color w:val="ABB2BF"/>
          <w:sz w:val="18"/>
          <w:szCs w:val="18"/>
        </w:rPr>
        <w:t>),</w:t>
      </w:r>
    </w:p>
    <w:p w14:paraId="7E33972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TwitterAPI</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credentials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EMERGENCY_TWITTER</w:t>
      </w:r>
      <w:r w:rsidRPr="00602E4B">
        <w:rPr>
          <w:rStyle w:val="token"/>
          <w:rFonts w:ascii="Inter" w:eastAsiaTheme="majorEastAsia" w:hAnsi="Inter"/>
          <w:color w:val="ABB2BF"/>
          <w:sz w:val="18"/>
          <w:szCs w:val="18"/>
        </w:rPr>
        <w:t>),</w:t>
      </w:r>
    </w:p>
    <w:p w14:paraId="1C3A722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OnChainEvents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Blockchain events</w:t>
      </w:r>
    </w:p>
    <w:p w14:paraId="093B45C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WebhookEndpoints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urls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REGISTERED_WEBHOOKS</w:t>
      </w:r>
      <w:r w:rsidRPr="00602E4B">
        <w:rPr>
          <w:rStyle w:val="token"/>
          <w:rFonts w:ascii="Inter" w:eastAsiaTheme="majorEastAsia" w:hAnsi="Inter"/>
          <w:color w:val="ABB2BF"/>
          <w:sz w:val="18"/>
          <w:szCs w:val="18"/>
        </w:rPr>
        <w:t>)</w:t>
      </w:r>
    </w:p>
    <w:p w14:paraId="41F0887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3AFCDF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A7C5D6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broadcast_emergency_alert</w:t>
      </w:r>
      <w:r w:rsidRPr="00602E4B">
        <w:rPr>
          <w:rStyle w:val="token"/>
          <w:rFonts w:ascii="Inter" w:eastAsiaTheme="majorEastAsia" w:hAnsi="Inter"/>
          <w:color w:val="ABB2BF"/>
          <w:sz w:val="18"/>
          <w:szCs w:val="18"/>
        </w:rPr>
        <w:t>(</w:t>
      </w:r>
    </w:p>
    <w:p w14:paraId="20193EB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0387F90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severity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Severity</w:t>
      </w:r>
      <w:r w:rsidRPr="00602E4B">
        <w:rPr>
          <w:rStyle w:val="token"/>
          <w:rFonts w:ascii="Inter" w:eastAsiaTheme="majorEastAsia" w:hAnsi="Inter"/>
          <w:color w:val="ABB2BF"/>
          <w:sz w:val="18"/>
          <w:szCs w:val="18"/>
        </w:rPr>
        <w:t>,</w:t>
      </w:r>
    </w:p>
    <w:p w14:paraId="126A4A4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incident_type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IncidentType</w:t>
      </w:r>
      <w:r w:rsidRPr="00602E4B">
        <w:rPr>
          <w:rStyle w:val="token"/>
          <w:rFonts w:ascii="Inter" w:eastAsiaTheme="majorEastAsia" w:hAnsi="Inter"/>
          <w:color w:val="ABB2BF"/>
          <w:sz w:val="18"/>
          <w:szCs w:val="18"/>
        </w:rPr>
        <w:t>,</w:t>
      </w:r>
    </w:p>
    <w:p w14:paraId="12AF73F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summary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7001524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details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dict</w:t>
      </w:r>
    </w:p>
    <w:p w14:paraId="7DBD5AE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AlertResult</w:t>
      </w:r>
      <w:r w:rsidRPr="00602E4B">
        <w:rPr>
          <w:rStyle w:val="token"/>
          <w:rFonts w:ascii="Inter" w:eastAsiaTheme="majorEastAsia" w:hAnsi="Inter"/>
          <w:color w:val="ABB2BF"/>
          <w:sz w:val="18"/>
          <w:szCs w:val="18"/>
        </w:rPr>
        <w:t>:</w:t>
      </w:r>
    </w:p>
    <w:p w14:paraId="64565C10"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016B88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Broadcast emergency alert across all channels.</w:t>
      </w:r>
    </w:p>
    <w:p w14:paraId="62B2611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7043C33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A3F0B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alert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EmergencyAlert</w:t>
      </w:r>
      <w:r w:rsidRPr="00602E4B">
        <w:rPr>
          <w:rStyle w:val="token"/>
          <w:rFonts w:ascii="Inter" w:eastAsiaTheme="majorEastAsia" w:hAnsi="Inter"/>
          <w:color w:val="ABB2BF"/>
          <w:sz w:val="18"/>
          <w:szCs w:val="18"/>
        </w:rPr>
        <w:t>(</w:t>
      </w:r>
    </w:p>
    <w:p w14:paraId="1657568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alert_id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generate_alert_id</w:t>
      </w:r>
      <w:r w:rsidRPr="00602E4B">
        <w:rPr>
          <w:rStyle w:val="token"/>
          <w:rFonts w:ascii="Inter" w:eastAsiaTheme="majorEastAsia" w:hAnsi="Inter"/>
          <w:color w:val="ABB2BF"/>
          <w:sz w:val="18"/>
          <w:szCs w:val="18"/>
        </w:rPr>
        <w:t>(),</w:t>
      </w:r>
    </w:p>
    <w:p w14:paraId="2F9E769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severity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severity</w:t>
      </w:r>
      <w:r w:rsidRPr="00602E4B">
        <w:rPr>
          <w:rStyle w:val="token"/>
          <w:rFonts w:ascii="Inter" w:eastAsiaTheme="majorEastAsia" w:hAnsi="Inter"/>
          <w:color w:val="ABB2BF"/>
          <w:sz w:val="18"/>
          <w:szCs w:val="18"/>
        </w:rPr>
        <w:t>,</w:t>
      </w:r>
    </w:p>
    <w:p w14:paraId="6D3875F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incident_type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incident_type</w:t>
      </w:r>
      <w:r w:rsidRPr="00602E4B">
        <w:rPr>
          <w:rStyle w:val="token"/>
          <w:rFonts w:ascii="Inter" w:eastAsiaTheme="majorEastAsia" w:hAnsi="Inter"/>
          <w:color w:val="ABB2BF"/>
          <w:sz w:val="18"/>
          <w:szCs w:val="18"/>
        </w:rPr>
        <w:t>,</w:t>
      </w:r>
    </w:p>
    <w:p w14:paraId="2A1363C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summary</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summary</w:t>
      </w:r>
      <w:r w:rsidRPr="00602E4B">
        <w:rPr>
          <w:rStyle w:val="token"/>
          <w:rFonts w:ascii="Inter" w:eastAsiaTheme="majorEastAsia" w:hAnsi="Inter"/>
          <w:color w:val="ABB2BF"/>
          <w:sz w:val="18"/>
          <w:szCs w:val="18"/>
        </w:rPr>
        <w:t>,</w:t>
      </w:r>
    </w:p>
    <w:p w14:paraId="44E755F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details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details</w:t>
      </w:r>
      <w:r w:rsidRPr="00602E4B">
        <w:rPr>
          <w:rStyle w:val="token"/>
          <w:rFonts w:ascii="Inter" w:eastAsiaTheme="majorEastAsia" w:hAnsi="Inter"/>
          <w:color w:val="ABB2BF"/>
          <w:sz w:val="18"/>
          <w:szCs w:val="18"/>
        </w:rPr>
        <w:t>,</w:t>
      </w:r>
    </w:p>
    <w:p w14:paraId="79D9663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timestamp</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p>
    <w:p w14:paraId="2433B13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expires_at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current_timestamp</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timedelta</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hours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24</w:t>
      </w:r>
      <w:r w:rsidRPr="00602E4B">
        <w:rPr>
          <w:rStyle w:val="token"/>
          <w:rFonts w:ascii="Inter" w:eastAsiaTheme="majorEastAsia" w:hAnsi="Inter"/>
          <w:color w:val="ABB2BF"/>
          <w:sz w:val="18"/>
          <w:szCs w:val="18"/>
        </w:rPr>
        <w:t>)</w:t>
      </w:r>
    </w:p>
    <w:p w14:paraId="6E214A7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ABB2BF"/>
          <w:sz w:val="18"/>
          <w:szCs w:val="18"/>
        </w:rPr>
        <w:t>)</w:t>
      </w:r>
    </w:p>
    <w:p w14:paraId="0E33854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98C2BB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176C7A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4D725C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Broadcast to all channels in parallel</w:t>
      </w:r>
    </w:p>
    <w:p w14:paraId="4CD0BBF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with</w:t>
      </w:r>
      <w:r w:rsidRPr="00602E4B">
        <w:rPr>
          <w:rStyle w:val="HTMLCode"/>
          <w:rFonts w:ascii="Inter" w:eastAsiaTheme="majorEastAsia" w:hAnsi="Inter"/>
          <w:color w:val="ABB2BF"/>
          <w:sz w:val="18"/>
          <w:szCs w:val="18"/>
        </w:rPr>
        <w:t xml:space="preserve"> ThreadPoolExecutor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max_workers</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executor</w:t>
      </w:r>
      <w:r w:rsidRPr="00602E4B">
        <w:rPr>
          <w:rStyle w:val="token"/>
          <w:rFonts w:ascii="Inter" w:eastAsiaTheme="majorEastAsia" w:hAnsi="Inter"/>
          <w:color w:val="ABB2BF"/>
          <w:sz w:val="18"/>
          <w:szCs w:val="18"/>
        </w:rPr>
        <w:t>:</w:t>
      </w:r>
    </w:p>
    <w:p w14:paraId="7EC73AC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futures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C260A6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executor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submit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channel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alert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channel</w:t>
      </w:r>
    </w:p>
    <w:p w14:paraId="1A69064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channel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alert_channels</w:t>
      </w:r>
    </w:p>
    <w:p w14:paraId="4A229FD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D5BEBD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72F83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future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as_completed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futures</w:t>
      </w:r>
      <w:r w:rsidRPr="00602E4B">
        <w:rPr>
          <w:rStyle w:val="token"/>
          <w:rFonts w:ascii="Inter" w:eastAsiaTheme="majorEastAsia" w:hAnsi="Inter"/>
          <w:color w:val="ABB2BF"/>
          <w:sz w:val="18"/>
          <w:szCs w:val="18"/>
        </w:rPr>
        <w:t>):</w:t>
      </w:r>
    </w:p>
    <w:p w14:paraId="67A9F5E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channel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futures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future</w:t>
      </w:r>
      <w:r w:rsidRPr="00602E4B">
        <w:rPr>
          <w:rStyle w:val="token"/>
          <w:rFonts w:ascii="Inter" w:eastAsiaTheme="majorEastAsia" w:hAnsi="Inter"/>
          <w:color w:val="ABB2BF"/>
          <w:sz w:val="18"/>
          <w:szCs w:val="18"/>
        </w:rPr>
        <w:t>]</w:t>
      </w:r>
    </w:p>
    <w:p w14:paraId="7E4C870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try</w:t>
      </w:r>
      <w:r w:rsidRPr="00602E4B">
        <w:rPr>
          <w:rStyle w:val="token"/>
          <w:rFonts w:ascii="Inter" w:eastAsiaTheme="majorEastAsia" w:hAnsi="Inter"/>
          <w:color w:val="ABB2BF"/>
          <w:sz w:val="18"/>
          <w:szCs w:val="18"/>
        </w:rPr>
        <w:t>:</w:t>
      </w:r>
    </w:p>
    <w:p w14:paraId="58E4C9A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future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result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timeout</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10</w:t>
      </w:r>
      <w:r w:rsidRPr="00602E4B">
        <w:rPr>
          <w:rStyle w:val="token"/>
          <w:rFonts w:ascii="Inter" w:eastAsiaTheme="majorEastAsia" w:hAnsi="Inter"/>
          <w:color w:val="ABB2BF"/>
          <w:sz w:val="18"/>
          <w:szCs w:val="18"/>
        </w:rPr>
        <w:t>)</w:t>
      </w:r>
    </w:p>
    <w:p w14:paraId="5C1992E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channel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name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result</w:t>
      </w:r>
    </w:p>
    <w:p w14:paraId="5C2512A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except</w:t>
      </w:r>
      <w:r w:rsidRPr="00602E4B">
        <w:rPr>
          <w:rStyle w:val="HTMLCode"/>
          <w:rFonts w:ascii="Inter" w:eastAsiaTheme="majorEastAsia" w:hAnsi="Inter"/>
          <w:color w:val="ABB2BF"/>
          <w:sz w:val="18"/>
          <w:szCs w:val="18"/>
        </w:rPr>
        <w:t xml:space="preserve"> Exception </w:t>
      </w:r>
      <w:r w:rsidRPr="00602E4B">
        <w:rPr>
          <w:rStyle w:val="token"/>
          <w:rFonts w:ascii="Inter" w:eastAsiaTheme="majorEastAsia" w:hAnsi="Inter"/>
          <w:color w:val="C678DD"/>
          <w:sz w:val="18"/>
          <w:szCs w:val="18"/>
        </w:rPr>
        <w:t>as</w:t>
      </w:r>
      <w:r w:rsidRPr="00602E4B">
        <w:rPr>
          <w:rStyle w:val="HTMLCode"/>
          <w:rFonts w:ascii="Inter" w:eastAsiaTheme="majorEastAsia" w:hAnsi="Inter"/>
          <w:color w:val="ABB2BF"/>
          <w:sz w:val="18"/>
          <w:szCs w:val="18"/>
        </w:rPr>
        <w:t xml:space="preserve"> e</w:t>
      </w:r>
      <w:r w:rsidRPr="00602E4B">
        <w:rPr>
          <w:rStyle w:val="token"/>
          <w:rFonts w:ascii="Inter" w:eastAsiaTheme="majorEastAsia" w:hAnsi="Inter"/>
          <w:color w:val="ABB2BF"/>
          <w:sz w:val="18"/>
          <w:szCs w:val="18"/>
        </w:rPr>
        <w:t>:</w:t>
      </w:r>
    </w:p>
    <w:p w14:paraId="1548E0F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log_error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 xml:space="preserve">f"Alert failed on </w:t>
      </w:r>
      <w:r w:rsidRPr="00602E4B">
        <w:rPr>
          <w:rStyle w:val="token"/>
          <w:rFonts w:ascii="Inter" w:eastAsiaTheme="majorEastAsia" w:hAnsi="Inter"/>
          <w:color w:val="ABB2BF"/>
          <w:sz w:val="18"/>
          <w:szCs w:val="18"/>
        </w:rPr>
        <w:t>{channel.name}</w:t>
      </w:r>
      <w:r w:rsidRPr="00602E4B">
        <w:rPr>
          <w:rStyle w:val="token"/>
          <w:rFonts w:ascii="Inter" w:eastAsiaTheme="majorEastAsia" w:hAnsi="Inter"/>
          <w:color w:val="98C379"/>
          <w:sz w:val="18"/>
          <w:szCs w:val="18"/>
        </w:rPr>
        <w:t xml:space="preserve">: </w:t>
      </w:r>
      <w:r w:rsidRPr="00602E4B">
        <w:rPr>
          <w:rStyle w:val="token"/>
          <w:rFonts w:ascii="Inter" w:eastAsiaTheme="majorEastAsia" w:hAnsi="Inter"/>
          <w:color w:val="ABB2BF"/>
          <w:sz w:val="18"/>
          <w:szCs w:val="18"/>
        </w:rPr>
        <w:t>{e}</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27EA3C5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channel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name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AlertStatus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FAILED</w:t>
      </w:r>
    </w:p>
    <w:p w14:paraId="6019B7A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A8ABD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Store alert in on-chain registry</w:t>
      </w:r>
    </w:p>
    <w:p w14:paraId="42D5F75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store_alert_on_chain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alert</w:t>
      </w:r>
      <w:r w:rsidRPr="00602E4B">
        <w:rPr>
          <w:rStyle w:val="token"/>
          <w:rFonts w:ascii="Inter" w:eastAsiaTheme="majorEastAsia" w:hAnsi="Inter"/>
          <w:color w:val="ABB2BF"/>
          <w:sz w:val="18"/>
          <w:szCs w:val="18"/>
        </w:rPr>
        <w:t>)</w:t>
      </w:r>
    </w:p>
    <w:p w14:paraId="257F2F2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B3FF35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AlertResult</w:t>
      </w:r>
      <w:r w:rsidRPr="00602E4B">
        <w:rPr>
          <w:rStyle w:val="token"/>
          <w:rFonts w:ascii="Inter" w:eastAsiaTheme="majorEastAsia" w:hAnsi="Inter"/>
          <w:color w:val="ABB2BF"/>
          <w:sz w:val="18"/>
          <w:szCs w:val="18"/>
        </w:rPr>
        <w:t>(</w:t>
      </w:r>
    </w:p>
    <w:p w14:paraId="7F67D94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alert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alert</w:t>
      </w:r>
      <w:r w:rsidRPr="00602E4B">
        <w:rPr>
          <w:rStyle w:val="token"/>
          <w:rFonts w:ascii="Inter" w:eastAsiaTheme="majorEastAsia" w:hAnsi="Inter"/>
          <w:color w:val="ABB2BF"/>
          <w:sz w:val="18"/>
          <w:szCs w:val="18"/>
        </w:rPr>
        <w:t>,</w:t>
      </w:r>
    </w:p>
    <w:p w14:paraId="4E065B5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channel_results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results</w:t>
      </w:r>
      <w:r w:rsidRPr="00602E4B">
        <w:rPr>
          <w:rStyle w:val="token"/>
          <w:rFonts w:ascii="Inter" w:eastAsiaTheme="majorEastAsia" w:hAnsi="Inter"/>
          <w:color w:val="ABB2BF"/>
          <w:sz w:val="18"/>
          <w:szCs w:val="18"/>
        </w:rPr>
        <w:t>,</w:t>
      </w:r>
    </w:p>
    <w:p w14:paraId="64EC0D5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total_recipients</w:t>
      </w:r>
      <w:r w:rsidRPr="00602E4B">
        <w:rPr>
          <w:rStyle w:val="token"/>
          <w:rFonts w:ascii="Inter" w:eastAsiaTheme="majorEastAsia" w:hAnsi="Inter"/>
          <w:color w:val="61AFEF"/>
          <w:sz w:val="18"/>
          <w:szCs w:val="18"/>
        </w:rPr>
        <w:t>=</w:t>
      </w:r>
      <w:r w:rsidRPr="00602E4B">
        <w:rPr>
          <w:rStyle w:val="token"/>
          <w:rFonts w:ascii="Inter" w:eastAsiaTheme="majorEastAsia" w:hAnsi="Inter"/>
          <w:color w:val="98C379"/>
          <w:sz w:val="18"/>
          <w:szCs w:val="18"/>
        </w:rPr>
        <w:t>sum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recipients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results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values</w:t>
      </w:r>
      <w:r w:rsidRPr="00602E4B">
        <w:rPr>
          <w:rStyle w:val="token"/>
          <w:rFonts w:ascii="Inter" w:eastAsiaTheme="majorEastAsia" w:hAnsi="Inter"/>
          <w:color w:val="ABB2BF"/>
          <w:sz w:val="18"/>
          <w:szCs w:val="18"/>
        </w:rPr>
        <w:t>())</w:t>
      </w:r>
    </w:p>
    <w:p w14:paraId="4EC9E8C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2F2F58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DC2057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escalate_to_validators</w:t>
      </w:r>
      <w:r w:rsidRPr="00602E4B">
        <w:rPr>
          <w:rStyle w:val="token"/>
          <w:rFonts w:ascii="Inter" w:eastAsiaTheme="majorEastAsia" w:hAnsi="Inter"/>
          <w:color w:val="ABB2BF"/>
          <w:sz w:val="18"/>
          <w:szCs w:val="18"/>
        </w:rPr>
        <w:t>(</w:t>
      </w:r>
    </w:p>
    <w:p w14:paraId="0758CD1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74C0FF4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2B0D9C9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required_actions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443DDC7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43FD298"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F7ED36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Direct escalation to validator operators with action items.</w:t>
      </w:r>
    </w:p>
    <w:p w14:paraId="6F8018F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204B793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A758AE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active_validators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get_active_validators</w:t>
      </w:r>
      <w:r w:rsidRPr="00602E4B">
        <w:rPr>
          <w:rStyle w:val="token"/>
          <w:rFonts w:ascii="Inter" w:eastAsiaTheme="majorEastAsia" w:hAnsi="Inter"/>
          <w:color w:val="ABB2BF"/>
          <w:sz w:val="18"/>
          <w:szCs w:val="18"/>
        </w:rPr>
        <w:t>()</w:t>
      </w:r>
    </w:p>
    <w:p w14:paraId="5A5E463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DB8695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validator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active_validators</w:t>
      </w:r>
      <w:r w:rsidRPr="00602E4B">
        <w:rPr>
          <w:rStyle w:val="token"/>
          <w:rFonts w:ascii="Inter" w:eastAsiaTheme="majorEastAsia" w:hAnsi="Inter"/>
          <w:color w:val="ABB2BF"/>
          <w:sz w:val="18"/>
          <w:szCs w:val="18"/>
        </w:rPr>
        <w:t>:</w:t>
      </w:r>
    </w:p>
    <w:p w14:paraId="56AE4C1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Get validator contact info</w:t>
      </w:r>
    </w:p>
    <w:p w14:paraId="77AA7A4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contact_info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get_validator_contact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validator</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id</w:t>
      </w:r>
      <w:r w:rsidRPr="00602E4B">
        <w:rPr>
          <w:rStyle w:val="token"/>
          <w:rFonts w:ascii="Inter" w:eastAsiaTheme="majorEastAsia" w:hAnsi="Inter"/>
          <w:color w:val="ABB2BF"/>
          <w:sz w:val="18"/>
          <w:szCs w:val="18"/>
        </w:rPr>
        <w:t>)</w:t>
      </w:r>
    </w:p>
    <w:p w14:paraId="6222DBA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E515CE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Send personalized alert</w:t>
      </w:r>
    </w:p>
    <w:p w14:paraId="4266BFF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send_targeted_alert</w:t>
      </w:r>
      <w:r w:rsidRPr="00602E4B">
        <w:rPr>
          <w:rStyle w:val="token"/>
          <w:rFonts w:ascii="Inter" w:eastAsiaTheme="majorEastAsia" w:hAnsi="Inter"/>
          <w:color w:val="ABB2BF"/>
          <w:sz w:val="18"/>
          <w:szCs w:val="18"/>
        </w:rPr>
        <w:t>(</w:t>
      </w:r>
    </w:p>
    <w:p w14:paraId="7ADF7F0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recipient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contact_info</w:t>
      </w:r>
      <w:r w:rsidRPr="00602E4B">
        <w:rPr>
          <w:rStyle w:val="token"/>
          <w:rFonts w:ascii="Inter" w:eastAsiaTheme="majorEastAsia" w:hAnsi="Inter"/>
          <w:color w:val="ABB2BF"/>
          <w:sz w:val="18"/>
          <w:szCs w:val="18"/>
        </w:rPr>
        <w:t>,</w:t>
      </w:r>
    </w:p>
    <w:p w14:paraId="6B1A46D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6A1D025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validator_specific_actions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determine_actions</w:t>
      </w:r>
      <w:r w:rsidRPr="00602E4B">
        <w:rPr>
          <w:rStyle w:val="token"/>
          <w:rFonts w:ascii="Inter" w:eastAsiaTheme="majorEastAsia" w:hAnsi="Inter"/>
          <w:color w:val="ABB2BF"/>
          <w:sz w:val="18"/>
          <w:szCs w:val="18"/>
        </w:rPr>
        <w:t>(</w:t>
      </w:r>
    </w:p>
    <w:p w14:paraId="75EED7A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validator</w:t>
      </w:r>
      <w:r w:rsidRPr="00602E4B">
        <w:rPr>
          <w:rStyle w:val="token"/>
          <w:rFonts w:ascii="Inter" w:eastAsiaTheme="majorEastAsia" w:hAnsi="Inter"/>
          <w:color w:val="ABB2BF"/>
          <w:sz w:val="18"/>
          <w:szCs w:val="18"/>
        </w:rPr>
        <w:t>,</w:t>
      </w:r>
    </w:p>
    <w:p w14:paraId="66D3458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required_actions</w:t>
      </w:r>
    </w:p>
    <w:p w14:paraId="521E560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0D74785" w14:textId="77777777" w:rsidR="00D21131" w:rsidRPr="00602E4B" w:rsidRDefault="00D21131" w:rsidP="00D2113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DDFB89F" w14:textId="77777777" w:rsidR="00D21131" w:rsidRPr="00602E4B" w:rsidRDefault="00D21131" w:rsidP="00D21131">
      <w:pPr>
        <w:pStyle w:val="Heading3"/>
        <w:rPr>
          <w:rFonts w:ascii="Inter" w:hAnsi="Inter"/>
          <w:color w:val="auto"/>
          <w:sz w:val="18"/>
          <w:szCs w:val="18"/>
        </w:rPr>
      </w:pPr>
      <w:r w:rsidRPr="00602E4B">
        <w:rPr>
          <w:rFonts w:ascii="Inter" w:hAnsi="Inter"/>
          <w:sz w:val="18"/>
          <w:szCs w:val="18"/>
        </w:rPr>
        <w:t>Stakeholder Notification Templates</w:t>
      </w:r>
    </w:p>
    <w:p w14:paraId="5ABA769D" w14:textId="77777777" w:rsidR="00D21131" w:rsidRPr="00602E4B" w:rsidRDefault="00D21131" w:rsidP="00D21131">
      <w:pPr>
        <w:rPr>
          <w:rFonts w:ascii="Inter" w:hAnsi="Inter"/>
          <w:sz w:val="18"/>
          <w:szCs w:val="18"/>
        </w:rPr>
      </w:pPr>
      <w:r w:rsidRPr="00602E4B">
        <w:rPr>
          <w:rFonts w:ascii="Inter" w:hAnsi="Inter"/>
          <w:sz w:val="18"/>
          <w:szCs w:val="18"/>
        </w:rPr>
        <w:t>yaml</w:t>
      </w:r>
    </w:p>
    <w:p w14:paraId="3E65507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D19A66"/>
          <w:sz w:val="18"/>
          <w:szCs w:val="18"/>
        </w:rPr>
        <w:t>notification_templates</w:t>
      </w:r>
      <w:r w:rsidRPr="00602E4B">
        <w:rPr>
          <w:rStyle w:val="token"/>
          <w:rFonts w:ascii="Inter" w:eastAsiaTheme="majorEastAsia" w:hAnsi="Inter"/>
          <w:color w:val="ABB2BF"/>
          <w:sz w:val="18"/>
          <w:szCs w:val="18"/>
        </w:rPr>
        <w:t>:</w:t>
      </w:r>
    </w:p>
    <w:p w14:paraId="4FCD6AA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6817F0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bridge_exploit</w:t>
      </w:r>
      <w:r w:rsidRPr="00602E4B">
        <w:rPr>
          <w:rStyle w:val="token"/>
          <w:rFonts w:ascii="Inter" w:eastAsiaTheme="majorEastAsia" w:hAnsi="Inter"/>
          <w:color w:val="ABB2BF"/>
          <w:sz w:val="18"/>
          <w:szCs w:val="18"/>
        </w:rPr>
        <w:t>:</w:t>
      </w:r>
    </w:p>
    <w:p w14:paraId="00F415A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severity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CRITICAL</w:t>
      </w:r>
    </w:p>
    <w:p w14:paraId="2EEE774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immediate_actions</w:t>
      </w:r>
      <w:r w:rsidRPr="00602E4B">
        <w:rPr>
          <w:rStyle w:val="token"/>
          <w:rFonts w:ascii="Inter" w:eastAsiaTheme="majorEastAsia" w:hAnsi="Inter"/>
          <w:color w:val="ABB2BF"/>
          <w:sz w:val="18"/>
          <w:szCs w:val="18"/>
        </w:rPr>
        <w:t>:</w:t>
      </w:r>
    </w:p>
    <w:p w14:paraId="0D63156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"Bridge automatically halted via circuit breaker"</w:t>
      </w:r>
    </w:p>
    <w:p w14:paraId="2D389BE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 pending withdrawals frozen"</w:t>
      </w:r>
    </w:p>
    <w:p w14:paraId="6FC26ED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"Security Council notified"</w:t>
      </w:r>
    </w:p>
    <w:p w14:paraId="1123C002"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user_message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389D2F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A security incident has been detected on the {chain_name} bridge.</w:t>
      </w:r>
    </w:p>
    <w:p w14:paraId="796DFC3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B72425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Bridge operations temporarily suspended</w:t>
      </w:r>
    </w:p>
    <w:p w14:paraId="3968EF6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YOUR FUNDS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All bridged assets remain safe and will be protected</w:t>
      </w:r>
    </w:p>
    <w:p w14:paraId="09B4574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ESTIMATED RESOLUTION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Updates every 30 minutes</w:t>
      </w:r>
    </w:p>
    <w:p w14:paraId="6684D5A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105042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What you need to know</w:t>
      </w:r>
      <w:r w:rsidRPr="00602E4B">
        <w:rPr>
          <w:rStyle w:val="token"/>
          <w:rFonts w:ascii="Inter" w:eastAsiaTheme="majorEastAsia" w:hAnsi="Inter"/>
          <w:color w:val="ABB2BF"/>
          <w:sz w:val="18"/>
          <w:szCs w:val="18"/>
        </w:rPr>
        <w:t>:</w:t>
      </w:r>
    </w:p>
    <w:p w14:paraId="087CB3D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No action required from users at this time</w:t>
      </w:r>
    </w:p>
    <w:p w14:paraId="330B317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All deposits are being held securely</w:t>
      </w:r>
    </w:p>
    <w:p w14:paraId="4F767D1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Withdrawals will resume after security review</w:t>
      </w:r>
    </w:p>
    <w:p w14:paraId="0FA914A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Insurance fund will cover any verified losses</w:t>
      </w:r>
    </w:p>
    <w:p w14:paraId="648905F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7B74F7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Next update 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30 minutes</w:t>
      </w:r>
    </w:p>
    <w:p w14:paraId="4E6F730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Track 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status.synergy.network/incident/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249D7AD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87E37A9"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validator_message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D2A390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EMERGENCY ALERT - Bridge Security Incident</w:t>
      </w:r>
    </w:p>
    <w:p w14:paraId="47DA3A8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A03177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Chain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chain_name</w:t>
      </w:r>
      <w:r w:rsidRPr="00602E4B">
        <w:rPr>
          <w:rStyle w:val="token"/>
          <w:rFonts w:ascii="Inter" w:eastAsiaTheme="majorEastAsia" w:hAnsi="Inter"/>
          <w:color w:val="ABB2BF"/>
          <w:sz w:val="18"/>
          <w:szCs w:val="18"/>
        </w:rPr>
        <w:t>}</w:t>
      </w:r>
    </w:p>
    <w:p w14:paraId="03A9123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Incident 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082BBE5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D19A66"/>
          <w:sz w:val="18"/>
          <w:szCs w:val="18"/>
        </w:rPr>
        <w:t>Time Detected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timestamp</w:t>
      </w:r>
      <w:r w:rsidRPr="00602E4B">
        <w:rPr>
          <w:rStyle w:val="token"/>
          <w:rFonts w:ascii="Inter" w:eastAsiaTheme="majorEastAsia" w:hAnsi="Inter"/>
          <w:color w:val="ABB2BF"/>
          <w:sz w:val="18"/>
          <w:szCs w:val="18"/>
        </w:rPr>
        <w:t>}</w:t>
      </w:r>
    </w:p>
    <w:p w14:paraId="1131CF9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F5D8B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IMMEDIATE ACTIONS REQUIRED</w:t>
      </w:r>
      <w:r w:rsidRPr="00602E4B">
        <w:rPr>
          <w:rStyle w:val="token"/>
          <w:rFonts w:ascii="Inter" w:eastAsiaTheme="majorEastAsia" w:hAnsi="Inter"/>
          <w:color w:val="ABB2BF"/>
          <w:sz w:val="18"/>
          <w:szCs w:val="18"/>
        </w:rPr>
        <w:t>:</w:t>
      </w:r>
    </w:p>
    <w:p w14:paraId="78874D1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1. Verify your relayer infrastructure is secure</w:t>
      </w:r>
    </w:p>
    <w:p w14:paraId="79A5C4D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2. Check for unusual signing requests</w:t>
      </w:r>
    </w:p>
    <w:p w14:paraId="677E848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3. Monitor Security Council channel for updates</w:t>
      </w:r>
    </w:p>
    <w:p w14:paraId="7BAF80C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4. DO NOT sign any bridge transactions until all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clear</w:t>
      </w:r>
    </w:p>
    <w:p w14:paraId="16EBC8D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E85316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Security Council Hotline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+1</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XXX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XXX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XXXX</w:t>
      </w:r>
    </w:p>
    <w:p w14:paraId="06C43C7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Emergency Discord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#emergency-response</w:t>
      </w:r>
    </w:p>
    <w:p w14:paraId="314F8B9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3AB508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consensus_attack</w:t>
      </w:r>
      <w:r w:rsidRPr="00602E4B">
        <w:rPr>
          <w:rStyle w:val="token"/>
          <w:rFonts w:ascii="Inter" w:eastAsiaTheme="majorEastAsia" w:hAnsi="Inter"/>
          <w:color w:val="ABB2BF"/>
          <w:sz w:val="18"/>
          <w:szCs w:val="18"/>
        </w:rPr>
        <w:t>:</w:t>
      </w:r>
    </w:p>
    <w:p w14:paraId="6E3D7D7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severity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CRITICAL</w:t>
      </w:r>
    </w:p>
    <w:p w14:paraId="48026AE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immediate_actions</w:t>
      </w:r>
      <w:r w:rsidRPr="00602E4B">
        <w:rPr>
          <w:rStyle w:val="token"/>
          <w:rFonts w:ascii="Inter" w:eastAsiaTheme="majorEastAsia" w:hAnsi="Inter"/>
          <w:color w:val="ABB2BF"/>
          <w:sz w:val="18"/>
          <w:szCs w:val="18"/>
        </w:rPr>
        <w:t>:</w:t>
      </w:r>
    </w:p>
    <w:p w14:paraId="1FCC471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"Attack detected and contained"</w:t>
      </w:r>
    </w:p>
    <w:p w14:paraId="7ACFD3A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"Affected validators being slashed"</w:t>
      </w:r>
    </w:p>
    <w:p w14:paraId="11F8BF5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"Enhanced monitoring activated"</w:t>
      </w:r>
    </w:p>
    <w:p w14:paraId="0ED1FDB9"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user_message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8FF58C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An attempted attack on the consensus mechanism was detected and prevented.</w:t>
      </w:r>
    </w:p>
    <w:p w14:paraId="66FCC6F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A68FBC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Network operating normally</w:t>
      </w:r>
    </w:p>
    <w:p w14:paraId="7890785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YOUR FUNDS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Completely safe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no user action needed</w:t>
      </w:r>
    </w:p>
    <w:p w14:paraId="596529B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ATTACK PREVENTED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Security measures worked as designed</w:t>
      </w:r>
    </w:p>
    <w:p w14:paraId="18FD832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09E5CA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What happened</w:t>
      </w:r>
      <w:r w:rsidRPr="00602E4B">
        <w:rPr>
          <w:rStyle w:val="token"/>
          <w:rFonts w:ascii="Inter" w:eastAsiaTheme="majorEastAsia" w:hAnsi="Inter"/>
          <w:color w:val="ABB2BF"/>
          <w:sz w:val="18"/>
          <w:szCs w:val="18"/>
        </w:rPr>
        <w:t>:</w:t>
      </w:r>
    </w:p>
    <w:p w14:paraId="6655E79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Malicious validators attempted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attack_type</w:t>
      </w:r>
      <w:r w:rsidRPr="00602E4B">
        <w:rPr>
          <w:rStyle w:val="token"/>
          <w:rFonts w:ascii="Inter" w:eastAsiaTheme="majorEastAsia" w:hAnsi="Inter"/>
          <w:color w:val="ABB2BF"/>
          <w:sz w:val="18"/>
          <w:szCs w:val="18"/>
        </w:rPr>
        <w:t>}</w:t>
      </w:r>
    </w:p>
    <w:p w14:paraId="08A31D3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Protocol automatically detected and stopped the attack</w:t>
      </w:r>
    </w:p>
    <w:p w14:paraId="74A3D29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Attacking validators are being slashed and removed</w:t>
      </w:r>
    </w:p>
    <w:p w14:paraId="4BD3CDD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Network security has been strengthened</w:t>
      </w:r>
    </w:p>
    <w:p w14:paraId="178D88A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BC041B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The security of the network was never at risk due to our multi</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layered</w:t>
      </w:r>
    </w:p>
    <w:p w14:paraId="09A4E0A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protection mechanisms.</w:t>
      </w:r>
    </w:p>
    <w:p w14:paraId="154BD0E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899B3B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emergency_rollback</w:t>
      </w:r>
      <w:r w:rsidRPr="00602E4B">
        <w:rPr>
          <w:rStyle w:val="token"/>
          <w:rFonts w:ascii="Inter" w:eastAsiaTheme="majorEastAsia" w:hAnsi="Inter"/>
          <w:color w:val="ABB2BF"/>
          <w:sz w:val="18"/>
          <w:szCs w:val="18"/>
        </w:rPr>
        <w:t>:</w:t>
      </w:r>
    </w:p>
    <w:p w14:paraId="5B8F404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severity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CRITICAL</w:t>
      </w:r>
    </w:p>
    <w:p w14:paraId="21A0C4D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immediate_actions</w:t>
      </w:r>
      <w:r w:rsidRPr="00602E4B">
        <w:rPr>
          <w:rStyle w:val="token"/>
          <w:rFonts w:ascii="Inter" w:eastAsiaTheme="majorEastAsia" w:hAnsi="Inter"/>
          <w:color w:val="ABB2BF"/>
          <w:sz w:val="18"/>
          <w:szCs w:val="18"/>
        </w:rPr>
        <w:t>:</w:t>
      </w:r>
    </w:p>
    <w:p w14:paraId="2FAD6EE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"Security Council unanimous approval obtained"</w:t>
      </w:r>
    </w:p>
    <w:p w14:paraId="2B83C61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"DAO emergency vote initiated"</w:t>
      </w:r>
    </w:p>
    <w:p w14:paraId="79525E9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"All validators notified to prepare for rollback"</w:t>
      </w:r>
    </w:p>
    <w:p w14:paraId="68033CE3"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user_message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F43CAA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URGENT: Emergency Chain Rollback Proposed</w:t>
      </w:r>
    </w:p>
    <w:p w14:paraId="46C30C2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3B58AE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A critical vulnerability has been discovered that requires</w:t>
      </w:r>
    </w:p>
    <w:p w14:paraId="269DD6B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rolling back the blockchain to block </w:t>
      </w:r>
      <w:r w:rsidRPr="00602E4B">
        <w:rPr>
          <w:rStyle w:val="token"/>
          <w:rFonts w:ascii="Inter" w:eastAsiaTheme="majorEastAsia" w:hAnsi="Inter"/>
          <w:i/>
          <w:iCs/>
          <w:color w:val="5C6370"/>
          <w:sz w:val="18"/>
          <w:szCs w:val="18"/>
        </w:rPr>
        <w:t>#{target_height}.</w:t>
      </w:r>
    </w:p>
    <w:p w14:paraId="104329C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BA6CEC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WHAT THIS MEANS</w:t>
      </w:r>
      <w:r w:rsidRPr="00602E4B">
        <w:rPr>
          <w:rStyle w:val="token"/>
          <w:rFonts w:ascii="Inter" w:eastAsiaTheme="majorEastAsia" w:hAnsi="Inter"/>
          <w:color w:val="ABB2BF"/>
          <w:sz w:val="18"/>
          <w:szCs w:val="18"/>
        </w:rPr>
        <w:t>:</w:t>
      </w:r>
    </w:p>
    <w:p w14:paraId="49584C9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Transactions after block </w:t>
      </w:r>
      <w:r w:rsidRPr="00602E4B">
        <w:rPr>
          <w:rStyle w:val="token"/>
          <w:rFonts w:ascii="Inter" w:eastAsiaTheme="majorEastAsia" w:hAnsi="Inter"/>
          <w:i/>
          <w:iCs/>
          <w:color w:val="5C6370"/>
          <w:sz w:val="18"/>
          <w:szCs w:val="18"/>
        </w:rPr>
        <w:t>#{target_height} will be reverted</w:t>
      </w:r>
    </w:p>
    <w:p w14:paraId="5B7F06A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Approximately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hours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of history will be unwound</w:t>
      </w:r>
    </w:p>
    <w:p w14:paraId="332F580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All affected users will be contacted individually</w:t>
      </w:r>
    </w:p>
    <w:p w14:paraId="3A50440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Compensation plan is being prepared</w:t>
      </w:r>
    </w:p>
    <w:p w14:paraId="344EB1B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A036B0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YOUR TRANSACTIONS</w:t>
      </w:r>
      <w:r w:rsidRPr="00602E4B">
        <w:rPr>
          <w:rStyle w:val="token"/>
          <w:rFonts w:ascii="Inter" w:eastAsiaTheme="majorEastAsia" w:hAnsi="Inter"/>
          <w:color w:val="ABB2BF"/>
          <w:sz w:val="18"/>
          <w:szCs w:val="18"/>
        </w:rPr>
        <w:t>:</w:t>
      </w:r>
    </w:p>
    <w:p w14:paraId="002EC1D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user_specific_impact</w:t>
      </w:r>
      <w:r w:rsidRPr="00602E4B">
        <w:rPr>
          <w:rStyle w:val="token"/>
          <w:rFonts w:ascii="Inter" w:eastAsiaTheme="majorEastAsia" w:hAnsi="Inter"/>
          <w:color w:val="ABB2BF"/>
          <w:sz w:val="18"/>
          <w:szCs w:val="18"/>
        </w:rPr>
        <w:t>}</w:t>
      </w:r>
    </w:p>
    <w:p w14:paraId="1CCE3E9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F436A7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TIMELINE</w:t>
      </w:r>
      <w:r w:rsidRPr="00602E4B">
        <w:rPr>
          <w:rStyle w:val="token"/>
          <w:rFonts w:ascii="Inter" w:eastAsiaTheme="majorEastAsia" w:hAnsi="Inter"/>
          <w:color w:val="ABB2BF"/>
          <w:sz w:val="18"/>
          <w:szCs w:val="18"/>
        </w:rPr>
        <w:t>:</w:t>
      </w:r>
    </w:p>
    <w:p w14:paraId="4858300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Now</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Emergency DAO vote open for 6 hours</w:t>
      </w:r>
    </w:p>
    <w:p w14:paraId="7A37130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+6h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If 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coordinated rollback begins</w:t>
      </w:r>
    </w:p>
    <w:p w14:paraId="2DE1938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+8h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Network resumes from block </w:t>
      </w:r>
      <w:r w:rsidRPr="00602E4B">
        <w:rPr>
          <w:rStyle w:val="token"/>
          <w:rFonts w:ascii="Inter" w:eastAsiaTheme="majorEastAsia" w:hAnsi="Inter"/>
          <w:i/>
          <w:iCs/>
          <w:color w:val="5C6370"/>
          <w:sz w:val="18"/>
          <w:szCs w:val="18"/>
        </w:rPr>
        <w:t>#{target_height}</w:t>
      </w:r>
    </w:p>
    <w:p w14:paraId="41E5DE3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A89B51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WHY THIS IS NECESSARY</w:t>
      </w:r>
      <w:r w:rsidRPr="00602E4B">
        <w:rPr>
          <w:rStyle w:val="token"/>
          <w:rFonts w:ascii="Inter" w:eastAsiaTheme="majorEastAsia" w:hAnsi="Inter"/>
          <w:color w:val="ABB2BF"/>
          <w:sz w:val="18"/>
          <w:szCs w:val="18"/>
        </w:rPr>
        <w:t>:</w:t>
      </w:r>
    </w:p>
    <w:p w14:paraId="7FF55BD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detailed_justification</w:t>
      </w:r>
      <w:r w:rsidRPr="00602E4B">
        <w:rPr>
          <w:rStyle w:val="token"/>
          <w:rFonts w:ascii="Inter" w:eastAsiaTheme="majorEastAsia" w:hAnsi="Inter"/>
          <w:color w:val="ABB2BF"/>
          <w:sz w:val="18"/>
          <w:szCs w:val="18"/>
        </w:rPr>
        <w:t>}</w:t>
      </w:r>
    </w:p>
    <w:p w14:paraId="02D2410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7162454" w14:textId="77777777" w:rsidR="00D21131" w:rsidRPr="00602E4B" w:rsidRDefault="00D21131" w:rsidP="00D2113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VOTE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governance.synergy.network/emergency/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proposal_id</w:t>
      </w:r>
      <w:r w:rsidRPr="00602E4B">
        <w:rPr>
          <w:rStyle w:val="token"/>
          <w:rFonts w:ascii="Inter" w:eastAsiaTheme="majorEastAsia" w:hAnsi="Inter"/>
          <w:color w:val="ABB2BF"/>
          <w:sz w:val="18"/>
          <w:szCs w:val="18"/>
        </w:rPr>
        <w:t>}</w:t>
      </w:r>
    </w:p>
    <w:p w14:paraId="077C827D" w14:textId="77777777" w:rsidR="00D21131" w:rsidRPr="00602E4B" w:rsidRDefault="00D21131" w:rsidP="00D21131">
      <w:pPr>
        <w:pStyle w:val="Heading2"/>
        <w:rPr>
          <w:rFonts w:ascii="Inter" w:hAnsi="Inter"/>
          <w:color w:val="auto"/>
          <w:sz w:val="18"/>
          <w:szCs w:val="18"/>
        </w:rPr>
      </w:pPr>
      <w:r w:rsidRPr="00602E4B">
        <w:rPr>
          <w:rFonts w:ascii="Inter" w:hAnsi="Inter"/>
          <w:sz w:val="18"/>
          <w:szCs w:val="18"/>
        </w:rPr>
        <w:t>F.5 Post-Incident Procedures</w:t>
      </w:r>
    </w:p>
    <w:p w14:paraId="4EA6A2F7" w14:textId="77777777" w:rsidR="00D21131" w:rsidRPr="00602E4B" w:rsidRDefault="00D21131" w:rsidP="00D21131">
      <w:pPr>
        <w:pStyle w:val="Heading3"/>
        <w:rPr>
          <w:rFonts w:ascii="Inter" w:hAnsi="Inter"/>
          <w:sz w:val="18"/>
          <w:szCs w:val="18"/>
        </w:rPr>
      </w:pPr>
      <w:r w:rsidRPr="00602E4B">
        <w:rPr>
          <w:rFonts w:ascii="Inter" w:hAnsi="Inter"/>
          <w:sz w:val="18"/>
          <w:szCs w:val="18"/>
        </w:rPr>
        <w:t>Post-Mortem Analysis Framework</w:t>
      </w:r>
    </w:p>
    <w:p w14:paraId="69C6C85A" w14:textId="77777777" w:rsidR="00D21131" w:rsidRPr="00602E4B" w:rsidRDefault="00D21131" w:rsidP="00D21131">
      <w:pPr>
        <w:rPr>
          <w:rFonts w:ascii="Inter" w:hAnsi="Inter"/>
          <w:sz w:val="18"/>
          <w:szCs w:val="18"/>
        </w:rPr>
      </w:pPr>
      <w:r w:rsidRPr="00602E4B">
        <w:rPr>
          <w:rFonts w:ascii="Inter" w:hAnsi="Inter"/>
          <w:sz w:val="18"/>
          <w:szCs w:val="18"/>
        </w:rPr>
        <w:t>python</w:t>
      </w:r>
    </w:p>
    <w:p w14:paraId="0A0110B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class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PostMortemAnalysis</w:t>
      </w:r>
      <w:r w:rsidRPr="00602E4B">
        <w:rPr>
          <w:rStyle w:val="token"/>
          <w:rFonts w:ascii="Inter" w:eastAsiaTheme="majorEastAsia" w:hAnsi="Inter"/>
          <w:color w:val="ABB2BF"/>
          <w:sz w:val="18"/>
          <w:szCs w:val="18"/>
        </w:rPr>
        <w:t>:</w:t>
      </w:r>
    </w:p>
    <w:p w14:paraId="65EC2003"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2E950ED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Comprehensive post-incident analysis and documentation.</w:t>
      </w:r>
    </w:p>
    <w:p w14:paraId="27685D8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69D9AA3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E63B81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conduct_post_mortem</w:t>
      </w:r>
      <w:r w:rsidRPr="00602E4B">
        <w:rPr>
          <w:rStyle w:val="token"/>
          <w:rFonts w:ascii="Inter" w:eastAsiaTheme="majorEastAsia" w:hAnsi="Inter"/>
          <w:color w:val="ABB2BF"/>
          <w:sz w:val="18"/>
          <w:szCs w:val="18"/>
        </w:rPr>
        <w:t>(</w:t>
      </w:r>
    </w:p>
    <w:p w14:paraId="329A992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6FF279F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443D917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participants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09020D1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PostMortemReport</w:t>
      </w:r>
      <w:r w:rsidRPr="00602E4B">
        <w:rPr>
          <w:rStyle w:val="token"/>
          <w:rFonts w:ascii="Inter" w:eastAsiaTheme="majorEastAsia" w:hAnsi="Inter"/>
          <w:color w:val="ABB2BF"/>
          <w:sz w:val="18"/>
          <w:szCs w:val="18"/>
        </w:rPr>
        <w:t>:</w:t>
      </w:r>
    </w:p>
    <w:p w14:paraId="2EBD3886"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2C2E284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Conduct blameless post-mortem analysis.</w:t>
      </w:r>
    </w:p>
    <w:p w14:paraId="01CAE23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5F56007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15CF24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PostMortemReport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65C79A3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573CC3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Section 1: Timeline Reconstruction</w:t>
      </w:r>
    </w:p>
    <w:p w14:paraId="366EC4B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timeline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reconstruct_timeline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527E16D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4A3F3F4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Section 2: Root Cause Analysis</w:t>
      </w:r>
    </w:p>
    <w:p w14:paraId="776C36D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root_cause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perform_root_cause_analysis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0D8126C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EB99B8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Section 3: Impact Assessment</w:t>
      </w:r>
    </w:p>
    <w:p w14:paraId="2191425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impact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assess_total_impact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5CAB06C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830E8B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Section 4: Response Evaluation</w:t>
      </w:r>
    </w:p>
    <w:p w14:paraId="775BE90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response_evaluation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evaluate_response_effectiveness</w:t>
      </w:r>
      <w:r w:rsidRPr="00602E4B">
        <w:rPr>
          <w:rStyle w:val="token"/>
          <w:rFonts w:ascii="Inter" w:eastAsiaTheme="majorEastAsia" w:hAnsi="Inter"/>
          <w:color w:val="ABB2BF"/>
          <w:sz w:val="18"/>
          <w:szCs w:val="18"/>
        </w:rPr>
        <w:t>(</w:t>
      </w:r>
    </w:p>
    <w:p w14:paraId="1C078EC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p>
    <w:p w14:paraId="68FC5A7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426F3E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679DA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Section 5: Lessons Learned</w:t>
      </w:r>
    </w:p>
    <w:p w14:paraId="0317635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lessons_learned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extract_lessons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participants</w:t>
      </w:r>
      <w:r w:rsidRPr="00602E4B">
        <w:rPr>
          <w:rStyle w:val="token"/>
          <w:rFonts w:ascii="Inter" w:eastAsiaTheme="majorEastAsia" w:hAnsi="Inter"/>
          <w:color w:val="ABB2BF"/>
          <w:sz w:val="18"/>
          <w:szCs w:val="18"/>
        </w:rPr>
        <w:t>)</w:t>
      </w:r>
    </w:p>
    <w:p w14:paraId="3349B98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E5F0BC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Section 6: Action Items</w:t>
      </w:r>
    </w:p>
    <w:p w14:paraId="0F5356F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action_items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generate_action_items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report</w:t>
      </w:r>
      <w:r w:rsidRPr="00602E4B">
        <w:rPr>
          <w:rStyle w:val="token"/>
          <w:rFonts w:ascii="Inter" w:eastAsiaTheme="majorEastAsia" w:hAnsi="Inter"/>
          <w:color w:val="ABB2BF"/>
          <w:sz w:val="18"/>
          <w:szCs w:val="18"/>
        </w:rPr>
        <w:t>)</w:t>
      </w:r>
    </w:p>
    <w:p w14:paraId="0B3CFA4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D59815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Section 7: Security Improvements</w:t>
      </w:r>
    </w:p>
    <w:p w14:paraId="2DC44F8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security_improvements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recommend_improvements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report</w:t>
      </w:r>
      <w:r w:rsidRPr="00602E4B">
        <w:rPr>
          <w:rStyle w:val="token"/>
          <w:rFonts w:ascii="Inter" w:eastAsiaTheme="majorEastAsia" w:hAnsi="Inter"/>
          <w:color w:val="ABB2BF"/>
          <w:sz w:val="18"/>
          <w:szCs w:val="18"/>
        </w:rPr>
        <w:t>)</w:t>
      </w:r>
    </w:p>
    <w:p w14:paraId="5F2CF01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A02DB8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Publish report publicly (after sensitive info redaction)</w:t>
      </w:r>
    </w:p>
    <w:p w14:paraId="3AAD711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publish_report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report</w:t>
      </w:r>
      <w:r w:rsidRPr="00602E4B">
        <w:rPr>
          <w:rStyle w:val="token"/>
          <w:rFonts w:ascii="Inter" w:eastAsiaTheme="majorEastAsia" w:hAnsi="Inter"/>
          <w:color w:val="ABB2BF"/>
          <w:sz w:val="18"/>
          <w:szCs w:val="18"/>
        </w:rPr>
        <w:t>)</w:t>
      </w:r>
    </w:p>
    <w:p w14:paraId="2AD9248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75C05D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report</w:t>
      </w:r>
    </w:p>
    <w:p w14:paraId="50591A6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5564FE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perform_root_cause_analysis</w:t>
      </w:r>
      <w:r w:rsidRPr="00602E4B">
        <w:rPr>
          <w:rStyle w:val="token"/>
          <w:rFonts w:ascii="Inter" w:eastAsiaTheme="majorEastAsia" w:hAnsi="Inter"/>
          <w:color w:val="ABB2BF"/>
          <w:sz w:val="18"/>
          <w:szCs w:val="18"/>
        </w:rPr>
        <w:t>(</w:t>
      </w:r>
    </w:p>
    <w:p w14:paraId="5B437DF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4744906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p>
    <w:p w14:paraId="2C63815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RootCauseAnalysis</w:t>
      </w:r>
      <w:r w:rsidRPr="00602E4B">
        <w:rPr>
          <w:rStyle w:val="token"/>
          <w:rFonts w:ascii="Inter" w:eastAsiaTheme="majorEastAsia" w:hAnsi="Inter"/>
          <w:color w:val="ABB2BF"/>
          <w:sz w:val="18"/>
          <w:szCs w:val="18"/>
        </w:rPr>
        <w:t>:</w:t>
      </w:r>
    </w:p>
    <w:p w14:paraId="00652DD0"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449B442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Five Whys analysis to identify root cause.</w:t>
      </w:r>
    </w:p>
    <w:p w14:paraId="1393545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1617FF6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ADCBD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get_incident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7370C9A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8F4AC0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analysis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RootCauseAnalysis</w:t>
      </w:r>
      <w:r w:rsidRPr="00602E4B">
        <w:rPr>
          <w:rStyle w:val="token"/>
          <w:rFonts w:ascii="Inter" w:eastAsiaTheme="majorEastAsia" w:hAnsi="Inter"/>
          <w:color w:val="ABB2BF"/>
          <w:sz w:val="18"/>
          <w:szCs w:val="18"/>
        </w:rPr>
        <w:t>()</w:t>
      </w:r>
    </w:p>
    <w:p w14:paraId="6D78C11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initial_symptom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incident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initial_detection</w:t>
      </w:r>
    </w:p>
    <w:p w14:paraId="4C9477C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6C4FB9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First Why</w:t>
      </w:r>
    </w:p>
    <w:p w14:paraId="7DF5B7C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why_1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ask_why</w:t>
      </w:r>
      <w:r w:rsidRPr="00602E4B">
        <w:rPr>
          <w:rStyle w:val="token"/>
          <w:rFonts w:ascii="Inter" w:eastAsiaTheme="majorEastAsia" w:hAnsi="Inter"/>
          <w:color w:val="ABB2BF"/>
          <w:sz w:val="18"/>
          <w:szCs w:val="18"/>
        </w:rPr>
        <w:t>(</w:t>
      </w:r>
    </w:p>
    <w:p w14:paraId="5699711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"Why did the incident occur?"</w:t>
      </w:r>
      <w:r w:rsidRPr="00602E4B">
        <w:rPr>
          <w:rStyle w:val="token"/>
          <w:rFonts w:ascii="Inter" w:eastAsiaTheme="majorEastAsia" w:hAnsi="Inter"/>
          <w:color w:val="ABB2BF"/>
          <w:sz w:val="18"/>
          <w:szCs w:val="18"/>
        </w:rPr>
        <w:t>,</w:t>
      </w:r>
    </w:p>
    <w:p w14:paraId="57955B8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incident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initial_evidence</w:t>
      </w:r>
    </w:p>
    <w:p w14:paraId="17E5E6E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9D8B62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9D044B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Second Why</w:t>
      </w:r>
    </w:p>
    <w:p w14:paraId="05E8FED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why_2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ask_why</w:t>
      </w:r>
      <w:r w:rsidRPr="00602E4B">
        <w:rPr>
          <w:rStyle w:val="token"/>
          <w:rFonts w:ascii="Inter" w:eastAsiaTheme="majorEastAsia" w:hAnsi="Inter"/>
          <w:color w:val="ABB2BF"/>
          <w:sz w:val="18"/>
          <w:szCs w:val="18"/>
        </w:rPr>
        <w:t>(</w:t>
      </w:r>
    </w:p>
    <w:p w14:paraId="568465B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f"Why did </w:t>
      </w:r>
      <w:r w:rsidRPr="00602E4B">
        <w:rPr>
          <w:rStyle w:val="token"/>
          <w:rFonts w:ascii="Inter" w:eastAsiaTheme="majorEastAsia" w:hAnsi="Inter"/>
          <w:color w:val="ABB2BF"/>
          <w:sz w:val="18"/>
          <w:szCs w:val="18"/>
        </w:rPr>
        <w:t>{analysis.why_1}</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303E72B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gather_evidence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why_1</w:t>
      </w:r>
      <w:r w:rsidRPr="00602E4B">
        <w:rPr>
          <w:rStyle w:val="token"/>
          <w:rFonts w:ascii="Inter" w:eastAsiaTheme="majorEastAsia" w:hAnsi="Inter"/>
          <w:color w:val="ABB2BF"/>
          <w:sz w:val="18"/>
          <w:szCs w:val="18"/>
        </w:rPr>
        <w:t>)</w:t>
      </w:r>
    </w:p>
    <w:p w14:paraId="66C2FB5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613223C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B93994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Third Why</w:t>
      </w:r>
    </w:p>
    <w:p w14:paraId="486D238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why_3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ask_why</w:t>
      </w:r>
      <w:r w:rsidRPr="00602E4B">
        <w:rPr>
          <w:rStyle w:val="token"/>
          <w:rFonts w:ascii="Inter" w:eastAsiaTheme="majorEastAsia" w:hAnsi="Inter"/>
          <w:color w:val="ABB2BF"/>
          <w:sz w:val="18"/>
          <w:szCs w:val="18"/>
        </w:rPr>
        <w:t>(</w:t>
      </w:r>
    </w:p>
    <w:p w14:paraId="1DF88B8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f"Why did </w:t>
      </w:r>
      <w:r w:rsidRPr="00602E4B">
        <w:rPr>
          <w:rStyle w:val="token"/>
          <w:rFonts w:ascii="Inter" w:eastAsiaTheme="majorEastAsia" w:hAnsi="Inter"/>
          <w:color w:val="ABB2BF"/>
          <w:sz w:val="18"/>
          <w:szCs w:val="18"/>
        </w:rPr>
        <w:t>{analysis.why_2}</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630D3DD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gather_evidence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why_2</w:t>
      </w:r>
      <w:r w:rsidRPr="00602E4B">
        <w:rPr>
          <w:rStyle w:val="token"/>
          <w:rFonts w:ascii="Inter" w:eastAsiaTheme="majorEastAsia" w:hAnsi="Inter"/>
          <w:color w:val="ABB2BF"/>
          <w:sz w:val="18"/>
          <w:szCs w:val="18"/>
        </w:rPr>
        <w:t>)</w:t>
      </w:r>
    </w:p>
    <w:p w14:paraId="0E0B2B3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D86A8D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208063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Fourth Why</w:t>
      </w:r>
    </w:p>
    <w:p w14:paraId="58E42C9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why_4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ask_why</w:t>
      </w:r>
      <w:r w:rsidRPr="00602E4B">
        <w:rPr>
          <w:rStyle w:val="token"/>
          <w:rFonts w:ascii="Inter" w:eastAsiaTheme="majorEastAsia" w:hAnsi="Inter"/>
          <w:color w:val="ABB2BF"/>
          <w:sz w:val="18"/>
          <w:szCs w:val="18"/>
        </w:rPr>
        <w:t>(</w:t>
      </w:r>
    </w:p>
    <w:p w14:paraId="448FCCA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f"Why did </w:t>
      </w:r>
      <w:r w:rsidRPr="00602E4B">
        <w:rPr>
          <w:rStyle w:val="token"/>
          <w:rFonts w:ascii="Inter" w:eastAsiaTheme="majorEastAsia" w:hAnsi="Inter"/>
          <w:color w:val="ABB2BF"/>
          <w:sz w:val="18"/>
          <w:szCs w:val="18"/>
        </w:rPr>
        <w:t>{analysis.why_3}</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5BAA67F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gather_evidence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why_3</w:t>
      </w:r>
      <w:r w:rsidRPr="00602E4B">
        <w:rPr>
          <w:rStyle w:val="token"/>
          <w:rFonts w:ascii="Inter" w:eastAsiaTheme="majorEastAsia" w:hAnsi="Inter"/>
          <w:color w:val="ABB2BF"/>
          <w:sz w:val="18"/>
          <w:szCs w:val="18"/>
        </w:rPr>
        <w:t>)</w:t>
      </w:r>
    </w:p>
    <w:p w14:paraId="3364993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556F5A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41AC84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Fifth Why (Root Cause)</w:t>
      </w:r>
    </w:p>
    <w:p w14:paraId="7281557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root_cause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ask_why</w:t>
      </w:r>
      <w:r w:rsidRPr="00602E4B">
        <w:rPr>
          <w:rStyle w:val="token"/>
          <w:rFonts w:ascii="Inter" w:eastAsiaTheme="majorEastAsia" w:hAnsi="Inter"/>
          <w:color w:val="ABB2BF"/>
          <w:sz w:val="18"/>
          <w:szCs w:val="18"/>
        </w:rPr>
        <w:t>(</w:t>
      </w:r>
    </w:p>
    <w:p w14:paraId="66B930C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 xml:space="preserve">f"Why did </w:t>
      </w:r>
      <w:r w:rsidRPr="00602E4B">
        <w:rPr>
          <w:rStyle w:val="token"/>
          <w:rFonts w:ascii="Inter" w:eastAsiaTheme="majorEastAsia" w:hAnsi="Inter"/>
          <w:color w:val="ABB2BF"/>
          <w:sz w:val="18"/>
          <w:szCs w:val="18"/>
        </w:rPr>
        <w:t>{analysis.why_4}</w:t>
      </w:r>
      <w:r w:rsidRPr="00602E4B">
        <w:rPr>
          <w:rStyle w:val="token"/>
          <w:rFonts w:ascii="Inter" w:eastAsiaTheme="majorEastAsia" w:hAnsi="Inter"/>
          <w:color w:val="98C379"/>
          <w:sz w:val="18"/>
          <w:szCs w:val="18"/>
        </w:rPr>
        <w:t>?"</w:t>
      </w:r>
      <w:r w:rsidRPr="00602E4B">
        <w:rPr>
          <w:rStyle w:val="token"/>
          <w:rFonts w:ascii="Inter" w:eastAsiaTheme="majorEastAsia" w:hAnsi="Inter"/>
          <w:color w:val="ABB2BF"/>
          <w:sz w:val="18"/>
          <w:szCs w:val="18"/>
        </w:rPr>
        <w:t>,</w:t>
      </w:r>
    </w:p>
    <w:p w14:paraId="69919EC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gather_evidence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why_4</w:t>
      </w:r>
      <w:r w:rsidRPr="00602E4B">
        <w:rPr>
          <w:rStyle w:val="token"/>
          <w:rFonts w:ascii="Inter" w:eastAsiaTheme="majorEastAsia" w:hAnsi="Inter"/>
          <w:color w:val="ABB2BF"/>
          <w:sz w:val="18"/>
          <w:szCs w:val="18"/>
        </w:rPr>
        <w:t>)</w:t>
      </w:r>
    </w:p>
    <w:p w14:paraId="1286347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1981EE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E5B9E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Contributing factors</w:t>
      </w:r>
    </w:p>
    <w:p w14:paraId="1F1927F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analysis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contributing_factors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identify_contributing_factors</w:t>
      </w:r>
      <w:r w:rsidRPr="00602E4B">
        <w:rPr>
          <w:rStyle w:val="token"/>
          <w:rFonts w:ascii="Inter" w:eastAsiaTheme="majorEastAsia" w:hAnsi="Inter"/>
          <w:color w:val="ABB2BF"/>
          <w:sz w:val="18"/>
          <w:szCs w:val="18"/>
        </w:rPr>
        <w:t>(</w:t>
      </w:r>
    </w:p>
    <w:p w14:paraId="231FC55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p>
    <w:p w14:paraId="14E174F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850041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0B9A53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analysis</w:t>
      </w:r>
    </w:p>
    <w:p w14:paraId="0D043E6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6DA757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generate_action_items</w:t>
      </w:r>
      <w:r w:rsidRPr="00602E4B">
        <w:rPr>
          <w:rStyle w:val="token"/>
          <w:rFonts w:ascii="Inter" w:eastAsiaTheme="majorEastAsia" w:hAnsi="Inter"/>
          <w:color w:val="ABB2BF"/>
          <w:sz w:val="18"/>
          <w:szCs w:val="18"/>
        </w:rPr>
        <w:t>(</w:t>
      </w:r>
    </w:p>
    <w:p w14:paraId="35DA439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115F78A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PostMortemReport</w:t>
      </w:r>
    </w:p>
    <w:p w14:paraId="16A584F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ActionItem</w:t>
      </w:r>
      <w:r w:rsidRPr="00602E4B">
        <w:rPr>
          <w:rStyle w:val="token"/>
          <w:rFonts w:ascii="Inter" w:eastAsiaTheme="majorEastAsia" w:hAnsi="Inter"/>
          <w:color w:val="ABB2BF"/>
          <w:sz w:val="18"/>
          <w:szCs w:val="18"/>
        </w:rPr>
        <w:t>]:</w:t>
      </w:r>
    </w:p>
    <w:p w14:paraId="66EB3586"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6871333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Generate prioritized action items from post-mortem.</w:t>
      </w:r>
    </w:p>
    <w:p w14:paraId="59C5ACA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F7D51F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5BD6B2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action_items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EC3D65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A036D8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From root cause</w:t>
      </w:r>
    </w:p>
    <w:p w14:paraId="108E83C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action_items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extend</w:t>
      </w:r>
      <w:r w:rsidRPr="00602E4B">
        <w:rPr>
          <w:rStyle w:val="token"/>
          <w:rFonts w:ascii="Inter" w:eastAsiaTheme="majorEastAsia" w:hAnsi="Inter"/>
          <w:color w:val="ABB2BF"/>
          <w:sz w:val="18"/>
          <w:szCs w:val="18"/>
        </w:rPr>
        <w:t>(</w:t>
      </w:r>
    </w:p>
    <w:p w14:paraId="4663378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root_cause_action_items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root_cause</w:t>
      </w:r>
      <w:r w:rsidRPr="00602E4B">
        <w:rPr>
          <w:rStyle w:val="token"/>
          <w:rFonts w:ascii="Inter" w:eastAsiaTheme="majorEastAsia" w:hAnsi="Inter"/>
          <w:color w:val="ABB2BF"/>
          <w:sz w:val="18"/>
          <w:szCs w:val="18"/>
        </w:rPr>
        <w:t>)</w:t>
      </w:r>
    </w:p>
    <w:p w14:paraId="6756DB2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A22A3E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DF710B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From response evaluation</w:t>
      </w:r>
    </w:p>
    <w:p w14:paraId="3A48111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response_evaluation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areas_for_improvement</w:t>
      </w:r>
      <w:r w:rsidRPr="00602E4B">
        <w:rPr>
          <w:rStyle w:val="token"/>
          <w:rFonts w:ascii="Inter" w:eastAsiaTheme="majorEastAsia" w:hAnsi="Inter"/>
          <w:color w:val="ABB2BF"/>
          <w:sz w:val="18"/>
          <w:szCs w:val="18"/>
        </w:rPr>
        <w:t>:</w:t>
      </w:r>
    </w:p>
    <w:p w14:paraId="79C59C5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action_items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extend</w:t>
      </w:r>
      <w:r w:rsidRPr="00602E4B">
        <w:rPr>
          <w:rStyle w:val="token"/>
          <w:rFonts w:ascii="Inter" w:eastAsiaTheme="majorEastAsia" w:hAnsi="Inter"/>
          <w:color w:val="ABB2BF"/>
          <w:sz w:val="18"/>
          <w:szCs w:val="18"/>
        </w:rPr>
        <w:t>(</w:t>
      </w:r>
    </w:p>
    <w:p w14:paraId="2D0C8E4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response_improvement_actions</w:t>
      </w:r>
      <w:r w:rsidRPr="00602E4B">
        <w:rPr>
          <w:rStyle w:val="token"/>
          <w:rFonts w:ascii="Inter" w:eastAsiaTheme="majorEastAsia" w:hAnsi="Inter"/>
          <w:color w:val="ABB2BF"/>
          <w:sz w:val="18"/>
          <w:szCs w:val="18"/>
        </w:rPr>
        <w:t>(</w:t>
      </w:r>
    </w:p>
    <w:p w14:paraId="55BB023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response_evaluation</w:t>
      </w:r>
    </w:p>
    <w:p w14:paraId="02521D8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3439A7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3887EB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6726D5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From lessons learned</w:t>
      </w:r>
    </w:p>
    <w:p w14:paraId="7ED9EFF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action_items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extend</w:t>
      </w:r>
      <w:r w:rsidRPr="00602E4B">
        <w:rPr>
          <w:rStyle w:val="token"/>
          <w:rFonts w:ascii="Inter" w:eastAsiaTheme="majorEastAsia" w:hAnsi="Inter"/>
          <w:color w:val="ABB2BF"/>
          <w:sz w:val="18"/>
          <w:szCs w:val="18"/>
        </w:rPr>
        <w:t>(</w:t>
      </w:r>
    </w:p>
    <w:p w14:paraId="09D86BA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lessons_learned_actions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report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lessons_learned</w:t>
      </w:r>
      <w:r w:rsidRPr="00602E4B">
        <w:rPr>
          <w:rStyle w:val="token"/>
          <w:rFonts w:ascii="Inter" w:eastAsiaTheme="majorEastAsia" w:hAnsi="Inter"/>
          <w:color w:val="ABB2BF"/>
          <w:sz w:val="18"/>
          <w:szCs w:val="18"/>
        </w:rPr>
        <w:t>)</w:t>
      </w:r>
    </w:p>
    <w:p w14:paraId="4EA73FC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146D27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50608C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Prioritize by impact and effort</w:t>
      </w:r>
    </w:p>
    <w:p w14:paraId="238AE44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prioritized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prioritize_actions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action_items</w:t>
      </w:r>
      <w:r w:rsidRPr="00602E4B">
        <w:rPr>
          <w:rStyle w:val="token"/>
          <w:rFonts w:ascii="Inter" w:eastAsiaTheme="majorEastAsia" w:hAnsi="Inter"/>
          <w:color w:val="ABB2BF"/>
          <w:sz w:val="18"/>
          <w:szCs w:val="18"/>
        </w:rPr>
        <w:t>)</w:t>
      </w:r>
    </w:p>
    <w:p w14:paraId="2264490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C53645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Assign owners and deadlines</w:t>
      </w:r>
    </w:p>
    <w:p w14:paraId="263CE29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item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prioritized</w:t>
      </w:r>
      <w:r w:rsidRPr="00602E4B">
        <w:rPr>
          <w:rStyle w:val="token"/>
          <w:rFonts w:ascii="Inter" w:eastAsiaTheme="majorEastAsia" w:hAnsi="Inter"/>
          <w:color w:val="ABB2BF"/>
          <w:sz w:val="18"/>
          <w:szCs w:val="18"/>
        </w:rPr>
        <w:t>:</w:t>
      </w:r>
    </w:p>
    <w:p w14:paraId="08CD848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item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owner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assign_owner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w:t>
      </w:r>
      <w:r w:rsidRPr="00602E4B">
        <w:rPr>
          <w:rStyle w:val="token"/>
          <w:rFonts w:ascii="Inter" w:eastAsiaTheme="majorEastAsia" w:hAnsi="Inter"/>
          <w:color w:val="ABB2BF"/>
          <w:sz w:val="18"/>
          <w:szCs w:val="18"/>
        </w:rPr>
        <w:t>)</w:t>
      </w:r>
    </w:p>
    <w:p w14:paraId="4F615E4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item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deadline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calculate_deadline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w:t>
      </w:r>
      <w:r w:rsidRPr="00602E4B">
        <w:rPr>
          <w:rStyle w:val="token"/>
          <w:rFonts w:ascii="Inter" w:eastAsiaTheme="majorEastAsia" w:hAnsi="Inter"/>
          <w:color w:val="ABB2BF"/>
          <w:sz w:val="18"/>
          <w:szCs w:val="18"/>
        </w:rPr>
        <w:t>)</w:t>
      </w:r>
    </w:p>
    <w:p w14:paraId="656A5E3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CAE8748" w14:textId="77777777" w:rsidR="00D21131" w:rsidRPr="00602E4B" w:rsidRDefault="00D21131" w:rsidP="00D2113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prioritized</w:t>
      </w:r>
    </w:p>
    <w:p w14:paraId="0E889A52" w14:textId="77777777" w:rsidR="00D21131" w:rsidRPr="00602E4B" w:rsidRDefault="00D21131" w:rsidP="00D21131">
      <w:pPr>
        <w:pStyle w:val="Heading3"/>
        <w:rPr>
          <w:rFonts w:ascii="Inter" w:hAnsi="Inter"/>
          <w:color w:val="auto"/>
          <w:sz w:val="18"/>
          <w:szCs w:val="18"/>
        </w:rPr>
      </w:pPr>
      <w:r w:rsidRPr="00602E4B">
        <w:rPr>
          <w:rFonts w:ascii="Inter" w:hAnsi="Inter"/>
          <w:sz w:val="18"/>
          <w:szCs w:val="18"/>
        </w:rPr>
        <w:t>Compensation Framework</w:t>
      </w:r>
    </w:p>
    <w:p w14:paraId="2994E201" w14:textId="77777777" w:rsidR="00D21131" w:rsidRPr="00602E4B" w:rsidRDefault="00D21131" w:rsidP="00D21131">
      <w:pPr>
        <w:rPr>
          <w:rFonts w:ascii="Inter" w:hAnsi="Inter"/>
          <w:sz w:val="18"/>
          <w:szCs w:val="18"/>
        </w:rPr>
      </w:pPr>
      <w:r w:rsidRPr="00602E4B">
        <w:rPr>
          <w:rFonts w:ascii="Inter" w:hAnsi="Inter"/>
          <w:sz w:val="18"/>
          <w:szCs w:val="18"/>
        </w:rPr>
        <w:t>solidity</w:t>
      </w:r>
    </w:p>
    <w:p w14:paraId="4FAF0C4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contract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IncidentCompensationFund</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976669F" w14:textId="77777777" w:rsidR="00D21131" w:rsidRPr="00602E4B" w:rsidRDefault="00D21131" w:rsidP="00D21131">
      <w:pPr>
        <w:pStyle w:val="HTMLPreformatted"/>
        <w:spacing w:before="120" w:after="120"/>
        <w:rPr>
          <w:rStyle w:val="token"/>
          <w:rFonts w:ascii="Inter" w:eastAsiaTheme="majorEastAsia" w:hAnsi="Inter"/>
          <w:i/>
          <w:iCs/>
          <w:color w:val="5C6370"/>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w:t>
      </w:r>
    </w:p>
    <w:p w14:paraId="1E4B940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 @dev Manages user compensation for security incidents</w:t>
      </w:r>
    </w:p>
    <w:p w14:paraId="547B18E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i/>
          <w:iCs/>
          <w:color w:val="5C6370"/>
          <w:sz w:val="18"/>
          <w:szCs w:val="18"/>
        </w:rPr>
        <w:t xml:space="preserve">     */</w:t>
      </w:r>
    </w:p>
    <w:p w14:paraId="1177248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2C0CA8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struct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CompensationClaim</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9273A9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claimant</w:t>
      </w:r>
      <w:r w:rsidRPr="00602E4B">
        <w:rPr>
          <w:rStyle w:val="token"/>
          <w:rFonts w:ascii="Inter" w:eastAsiaTheme="majorEastAsia" w:hAnsi="Inter"/>
          <w:color w:val="ABB2BF"/>
          <w:sz w:val="18"/>
          <w:szCs w:val="18"/>
        </w:rPr>
        <w:t>;</w:t>
      </w:r>
    </w:p>
    <w:p w14:paraId="50FFBBF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incidentId</w:t>
      </w:r>
      <w:r w:rsidRPr="00602E4B">
        <w:rPr>
          <w:rStyle w:val="token"/>
          <w:rFonts w:ascii="Inter" w:eastAsiaTheme="majorEastAsia" w:hAnsi="Inter"/>
          <w:color w:val="ABB2BF"/>
          <w:sz w:val="18"/>
          <w:szCs w:val="18"/>
        </w:rPr>
        <w:t>;</w:t>
      </w:r>
    </w:p>
    <w:p w14:paraId="7DDB28B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amountLost</w:t>
      </w:r>
      <w:r w:rsidRPr="00602E4B">
        <w:rPr>
          <w:rStyle w:val="token"/>
          <w:rFonts w:ascii="Inter" w:eastAsiaTheme="majorEastAsia" w:hAnsi="Inter"/>
          <w:color w:val="ABB2BF"/>
          <w:sz w:val="18"/>
          <w:szCs w:val="18"/>
        </w:rPr>
        <w:t>;</w:t>
      </w:r>
    </w:p>
    <w:p w14:paraId="5BB66FA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tokenAddress</w:t>
      </w:r>
      <w:r w:rsidRPr="00602E4B">
        <w:rPr>
          <w:rStyle w:val="token"/>
          <w:rFonts w:ascii="Inter" w:eastAsiaTheme="majorEastAsia" w:hAnsi="Inter"/>
          <w:color w:val="ABB2BF"/>
          <w:sz w:val="18"/>
          <w:szCs w:val="18"/>
        </w:rPr>
        <w:t>;</w:t>
      </w:r>
    </w:p>
    <w:p w14:paraId="00E5BB0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proofHash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IPFS hash of loss proof</w:t>
      </w:r>
    </w:p>
    <w:p w14:paraId="0844A3D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ClaimStatus status</w:t>
      </w:r>
      <w:r w:rsidRPr="00602E4B">
        <w:rPr>
          <w:rStyle w:val="token"/>
          <w:rFonts w:ascii="Inter" w:eastAsiaTheme="majorEastAsia" w:hAnsi="Inter"/>
          <w:color w:val="ABB2BF"/>
          <w:sz w:val="18"/>
          <w:szCs w:val="18"/>
        </w:rPr>
        <w:t>;</w:t>
      </w:r>
    </w:p>
    <w:p w14:paraId="4C4ED7C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approvedAmount</w:t>
      </w:r>
      <w:r w:rsidRPr="00602E4B">
        <w:rPr>
          <w:rStyle w:val="token"/>
          <w:rFonts w:ascii="Inter" w:eastAsiaTheme="majorEastAsia" w:hAnsi="Inter"/>
          <w:color w:val="ABB2BF"/>
          <w:sz w:val="18"/>
          <w:szCs w:val="18"/>
        </w:rPr>
        <w:t>;</w:t>
      </w:r>
    </w:p>
    <w:p w14:paraId="07B8129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submissionTime</w:t>
      </w:r>
      <w:r w:rsidRPr="00602E4B">
        <w:rPr>
          <w:rStyle w:val="token"/>
          <w:rFonts w:ascii="Inter" w:eastAsiaTheme="majorEastAsia" w:hAnsi="Inter"/>
          <w:color w:val="ABB2BF"/>
          <w:sz w:val="18"/>
          <w:szCs w:val="18"/>
        </w:rPr>
        <w:t>;</w:t>
      </w:r>
    </w:p>
    <w:p w14:paraId="3BAE1CA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18EC8F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DC003A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enum</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ClaimStatus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A58A3F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SUBMITTED</w:t>
      </w:r>
      <w:r w:rsidRPr="00602E4B">
        <w:rPr>
          <w:rStyle w:val="token"/>
          <w:rFonts w:ascii="Inter" w:eastAsiaTheme="majorEastAsia" w:hAnsi="Inter"/>
          <w:color w:val="ABB2BF"/>
          <w:sz w:val="18"/>
          <w:szCs w:val="18"/>
        </w:rPr>
        <w:t>,</w:t>
      </w:r>
    </w:p>
    <w:p w14:paraId="4596F81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UNDER_REVIEW</w:t>
      </w:r>
      <w:r w:rsidRPr="00602E4B">
        <w:rPr>
          <w:rStyle w:val="token"/>
          <w:rFonts w:ascii="Inter" w:eastAsiaTheme="majorEastAsia" w:hAnsi="Inter"/>
          <w:color w:val="ABB2BF"/>
          <w:sz w:val="18"/>
          <w:szCs w:val="18"/>
        </w:rPr>
        <w:t>,</w:t>
      </w:r>
    </w:p>
    <w:p w14:paraId="4BB8A7D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APPROVED</w:t>
      </w:r>
      <w:r w:rsidRPr="00602E4B">
        <w:rPr>
          <w:rStyle w:val="token"/>
          <w:rFonts w:ascii="Inter" w:eastAsiaTheme="majorEastAsia" w:hAnsi="Inter"/>
          <w:color w:val="ABB2BF"/>
          <w:sz w:val="18"/>
          <w:szCs w:val="18"/>
        </w:rPr>
        <w:t>,</w:t>
      </w:r>
    </w:p>
    <w:p w14:paraId="060C4F0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REJECTED</w:t>
      </w:r>
      <w:r w:rsidRPr="00602E4B">
        <w:rPr>
          <w:rStyle w:val="token"/>
          <w:rFonts w:ascii="Inter" w:eastAsiaTheme="majorEastAsia" w:hAnsi="Inter"/>
          <w:color w:val="ABB2BF"/>
          <w:sz w:val="18"/>
          <w:szCs w:val="18"/>
        </w:rPr>
        <w:t>,</w:t>
      </w:r>
    </w:p>
    <w:p w14:paraId="2141A56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PAID</w:t>
      </w:r>
    </w:p>
    <w:p w14:paraId="6E7327A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2C5E7B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D576FD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CompensationClaim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claims</w:t>
      </w:r>
      <w:r w:rsidRPr="00602E4B">
        <w:rPr>
          <w:rStyle w:val="token"/>
          <w:rFonts w:ascii="Inter" w:eastAsiaTheme="majorEastAsia" w:hAnsi="Inter"/>
          <w:color w:val="ABB2BF"/>
          <w:sz w:val="18"/>
          <w:szCs w:val="18"/>
        </w:rPr>
        <w:t>;</w:t>
      </w:r>
    </w:p>
    <w:p w14:paraId="6E693C9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mapping</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incidentCompensationActive</w:t>
      </w:r>
      <w:r w:rsidRPr="00602E4B">
        <w:rPr>
          <w:rStyle w:val="token"/>
          <w:rFonts w:ascii="Inter" w:eastAsiaTheme="majorEastAsia" w:hAnsi="Inter"/>
          <w:color w:val="ABB2BF"/>
          <w:sz w:val="18"/>
          <w:szCs w:val="18"/>
        </w:rPr>
        <w:t>;</w:t>
      </w:r>
    </w:p>
    <w:p w14:paraId="5646C91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claimCounter</w:t>
      </w:r>
      <w:r w:rsidRPr="00602E4B">
        <w:rPr>
          <w:rStyle w:val="token"/>
          <w:rFonts w:ascii="Inter" w:eastAsiaTheme="majorEastAsia" w:hAnsi="Inter"/>
          <w:color w:val="ABB2BF"/>
          <w:sz w:val="18"/>
          <w:szCs w:val="18"/>
        </w:rPr>
        <w:t>;</w:t>
      </w:r>
    </w:p>
    <w:p w14:paraId="749C8B6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49C124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Insurance fund</w:t>
      </w:r>
    </w:p>
    <w:p w14:paraId="627537C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public</w:t>
      </w:r>
      <w:r w:rsidRPr="00602E4B">
        <w:rPr>
          <w:rStyle w:val="HTMLCode"/>
          <w:rFonts w:ascii="Inter" w:eastAsiaTheme="majorEastAsia" w:hAnsi="Inter"/>
          <w:color w:val="ABB2BF"/>
          <w:sz w:val="18"/>
          <w:szCs w:val="18"/>
        </w:rPr>
        <w:t xml:space="preserve"> insuranceFundBalance</w:t>
      </w:r>
      <w:r w:rsidRPr="00602E4B">
        <w:rPr>
          <w:rStyle w:val="token"/>
          <w:rFonts w:ascii="Inter" w:eastAsiaTheme="majorEastAsia" w:hAnsi="Inter"/>
          <w:color w:val="ABB2BF"/>
          <w:sz w:val="18"/>
          <w:szCs w:val="18"/>
        </w:rPr>
        <w:t>;</w:t>
      </w:r>
    </w:p>
    <w:p w14:paraId="45E9CA4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501B85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activateIncidentCompensation</w:t>
      </w:r>
      <w:r w:rsidRPr="00602E4B">
        <w:rPr>
          <w:rStyle w:val="token"/>
          <w:rFonts w:ascii="Inter" w:eastAsiaTheme="majorEastAsia" w:hAnsi="Inter"/>
          <w:color w:val="ABB2BF"/>
          <w:sz w:val="18"/>
          <w:szCs w:val="18"/>
        </w:rPr>
        <w:t>(</w:t>
      </w:r>
    </w:p>
    <w:p w14:paraId="1E0ADF4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incidentId</w:t>
      </w:r>
      <w:r w:rsidRPr="00602E4B">
        <w:rPr>
          <w:rStyle w:val="token"/>
          <w:rFonts w:ascii="Inter" w:eastAsiaTheme="majorEastAsia" w:hAnsi="Inter"/>
          <w:color w:val="ABB2BF"/>
          <w:sz w:val="18"/>
          <w:szCs w:val="18"/>
        </w:rPr>
        <w:t>,</w:t>
      </w:r>
    </w:p>
    <w:p w14:paraId="2224FE5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totalBudget</w:t>
      </w:r>
      <w:r w:rsidRPr="00602E4B">
        <w:rPr>
          <w:rStyle w:val="token"/>
          <w:rFonts w:ascii="Inter" w:eastAsiaTheme="majorEastAsia" w:hAnsi="Inter"/>
          <w:color w:val="ABB2BF"/>
          <w:sz w:val="18"/>
          <w:szCs w:val="18"/>
        </w:rPr>
        <w:t>,</w:t>
      </w:r>
    </w:p>
    <w:p w14:paraId="003EFF8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claimDeadline</w:t>
      </w:r>
    </w:p>
    <w:p w14:paraId="0BDD3A9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onlySecurityCouncil </w:t>
      </w:r>
      <w:r w:rsidRPr="00602E4B">
        <w:rPr>
          <w:rStyle w:val="token"/>
          <w:rFonts w:ascii="Inter" w:eastAsiaTheme="majorEastAsia" w:hAnsi="Inter"/>
          <w:color w:val="ABB2BF"/>
          <w:sz w:val="18"/>
          <w:szCs w:val="18"/>
        </w:rPr>
        <w:t>{</w:t>
      </w:r>
    </w:p>
    <w:p w14:paraId="411E030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7663C8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incidentCompensationActive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active"</w:t>
      </w:r>
      <w:r w:rsidRPr="00602E4B">
        <w:rPr>
          <w:rStyle w:val="token"/>
          <w:rFonts w:ascii="Inter" w:eastAsiaTheme="majorEastAsia" w:hAnsi="Inter"/>
          <w:color w:val="ABB2BF"/>
          <w:sz w:val="18"/>
          <w:szCs w:val="18"/>
        </w:rPr>
        <w:t>);</w:t>
      </w:r>
    </w:p>
    <w:p w14:paraId="682C1B2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insuranceFundBalance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totalBudget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"Insufficient funds"</w:t>
      </w:r>
      <w:r w:rsidRPr="00602E4B">
        <w:rPr>
          <w:rStyle w:val="token"/>
          <w:rFonts w:ascii="Inter" w:eastAsiaTheme="majorEastAsia" w:hAnsi="Inter"/>
          <w:color w:val="ABB2BF"/>
          <w:sz w:val="18"/>
          <w:szCs w:val="18"/>
        </w:rPr>
        <w:t>);</w:t>
      </w:r>
    </w:p>
    <w:p w14:paraId="7F1A451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DD862D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incidentCompensationActive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615568E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4A6AE6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CompensationActivated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totalBudget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claimDeadline</w:t>
      </w:r>
      <w:r w:rsidRPr="00602E4B">
        <w:rPr>
          <w:rStyle w:val="token"/>
          <w:rFonts w:ascii="Inter" w:eastAsiaTheme="majorEastAsia" w:hAnsi="Inter"/>
          <w:color w:val="ABB2BF"/>
          <w:sz w:val="18"/>
          <w:szCs w:val="18"/>
        </w:rPr>
        <w:t>);</w:t>
      </w:r>
    </w:p>
    <w:p w14:paraId="297E682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16DC6B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B6CC5E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submitClaim</w:t>
      </w:r>
      <w:r w:rsidRPr="00602E4B">
        <w:rPr>
          <w:rStyle w:val="token"/>
          <w:rFonts w:ascii="Inter" w:eastAsiaTheme="majorEastAsia" w:hAnsi="Inter"/>
          <w:color w:val="ABB2BF"/>
          <w:sz w:val="18"/>
          <w:szCs w:val="18"/>
        </w:rPr>
        <w:t>(</w:t>
      </w:r>
    </w:p>
    <w:p w14:paraId="36EFFE2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incidentId</w:t>
      </w:r>
      <w:r w:rsidRPr="00602E4B">
        <w:rPr>
          <w:rStyle w:val="token"/>
          <w:rFonts w:ascii="Inter" w:eastAsiaTheme="majorEastAsia" w:hAnsi="Inter"/>
          <w:color w:val="ABB2BF"/>
          <w:sz w:val="18"/>
          <w:szCs w:val="18"/>
        </w:rPr>
        <w:t>,</w:t>
      </w:r>
    </w:p>
    <w:p w14:paraId="2FF6584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amountLost</w:t>
      </w:r>
      <w:r w:rsidRPr="00602E4B">
        <w:rPr>
          <w:rStyle w:val="token"/>
          <w:rFonts w:ascii="Inter" w:eastAsiaTheme="majorEastAsia" w:hAnsi="Inter"/>
          <w:color w:val="ABB2BF"/>
          <w:sz w:val="18"/>
          <w:szCs w:val="18"/>
        </w:rPr>
        <w:t>,</w:t>
      </w:r>
    </w:p>
    <w:p w14:paraId="18A5F03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HTMLCode"/>
          <w:rFonts w:ascii="Inter" w:eastAsiaTheme="majorEastAsia" w:hAnsi="Inter"/>
          <w:color w:val="ABB2BF"/>
          <w:sz w:val="18"/>
          <w:szCs w:val="18"/>
        </w:rPr>
        <w:t xml:space="preserve"> tokenAddress</w:t>
      </w:r>
      <w:r w:rsidRPr="00602E4B">
        <w:rPr>
          <w:rStyle w:val="token"/>
          <w:rFonts w:ascii="Inter" w:eastAsiaTheme="majorEastAsia" w:hAnsi="Inter"/>
          <w:color w:val="ABB2BF"/>
          <w:sz w:val="18"/>
          <w:szCs w:val="18"/>
        </w:rPr>
        <w:t>,</w:t>
      </w:r>
    </w:p>
    <w:p w14:paraId="30FD45F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bytes32</w:t>
      </w:r>
      <w:r w:rsidRPr="00602E4B">
        <w:rPr>
          <w:rStyle w:val="HTMLCode"/>
          <w:rFonts w:ascii="Inter" w:eastAsiaTheme="majorEastAsia" w:hAnsi="Inter"/>
          <w:color w:val="ABB2BF"/>
          <w:sz w:val="18"/>
          <w:szCs w:val="18"/>
        </w:rPr>
        <w:t xml:space="preserve"> proofHash</w:t>
      </w:r>
    </w:p>
    <w:p w14:paraId="7F71383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claimId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585A37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2DDDDA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incidentCompensationActive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"Compensation not active"</w:t>
      </w:r>
      <w:r w:rsidRPr="00602E4B">
        <w:rPr>
          <w:rStyle w:val="token"/>
          <w:rFonts w:ascii="Inter" w:eastAsiaTheme="majorEastAsia" w:hAnsi="Inter"/>
          <w:color w:val="ABB2BF"/>
          <w:sz w:val="18"/>
          <w:szCs w:val="18"/>
        </w:rPr>
        <w:t>);</w:t>
      </w:r>
    </w:p>
    <w:p w14:paraId="748C66E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p>
    <w:p w14:paraId="495521C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claimId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claimCounter</w:t>
      </w:r>
      <w:r w:rsidRPr="00602E4B">
        <w:rPr>
          <w:rStyle w:val="token"/>
          <w:rFonts w:ascii="Inter" w:eastAsiaTheme="majorEastAsia" w:hAnsi="Inter"/>
          <w:color w:val="ABB2BF"/>
          <w:sz w:val="18"/>
          <w:szCs w:val="18"/>
        </w:rPr>
        <w:t>;</w:t>
      </w:r>
    </w:p>
    <w:p w14:paraId="61FCE7F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E5BDC6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claims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CompensationClaim</w:t>
      </w:r>
      <w:r w:rsidRPr="00602E4B">
        <w:rPr>
          <w:rStyle w:val="token"/>
          <w:rFonts w:ascii="Inter" w:eastAsiaTheme="majorEastAsia" w:hAnsi="Inter"/>
          <w:color w:val="ABB2BF"/>
          <w:sz w:val="18"/>
          <w:szCs w:val="18"/>
        </w:rPr>
        <w:t>({</w:t>
      </w:r>
    </w:p>
    <w:p w14:paraId="6524187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claimant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p>
    <w:p w14:paraId="34CA6E8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incidentId</w:t>
      </w:r>
      <w:r w:rsidRPr="00602E4B">
        <w:rPr>
          <w:rStyle w:val="token"/>
          <w:rFonts w:ascii="Inter" w:eastAsiaTheme="majorEastAsia" w:hAnsi="Inter"/>
          <w:color w:val="ABB2BF"/>
          <w:sz w:val="18"/>
          <w:szCs w:val="18"/>
        </w:rPr>
        <w:t>,</w:t>
      </w:r>
    </w:p>
    <w:p w14:paraId="54FF3C2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amountLost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amountLost</w:t>
      </w:r>
      <w:r w:rsidRPr="00602E4B">
        <w:rPr>
          <w:rStyle w:val="token"/>
          <w:rFonts w:ascii="Inter" w:eastAsiaTheme="majorEastAsia" w:hAnsi="Inter"/>
          <w:color w:val="ABB2BF"/>
          <w:sz w:val="18"/>
          <w:szCs w:val="18"/>
        </w:rPr>
        <w:t>,</w:t>
      </w:r>
    </w:p>
    <w:p w14:paraId="5EB4BCA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tokenAddress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tokenAddress</w:t>
      </w:r>
      <w:r w:rsidRPr="00602E4B">
        <w:rPr>
          <w:rStyle w:val="token"/>
          <w:rFonts w:ascii="Inter" w:eastAsiaTheme="majorEastAsia" w:hAnsi="Inter"/>
          <w:color w:val="ABB2BF"/>
          <w:sz w:val="18"/>
          <w:szCs w:val="18"/>
        </w:rPr>
        <w:t>,</w:t>
      </w:r>
    </w:p>
    <w:p w14:paraId="56B71E6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proofHash</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proofHash</w:t>
      </w:r>
      <w:r w:rsidRPr="00602E4B">
        <w:rPr>
          <w:rStyle w:val="token"/>
          <w:rFonts w:ascii="Inter" w:eastAsiaTheme="majorEastAsia" w:hAnsi="Inter"/>
          <w:color w:val="ABB2BF"/>
          <w:sz w:val="18"/>
          <w:szCs w:val="18"/>
        </w:rPr>
        <w:t>,</w:t>
      </w:r>
    </w:p>
    <w:p w14:paraId="4A15276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ClaimStatus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SUBMITTED</w:t>
      </w:r>
      <w:r w:rsidRPr="00602E4B">
        <w:rPr>
          <w:rStyle w:val="token"/>
          <w:rFonts w:ascii="Inter" w:eastAsiaTheme="majorEastAsia" w:hAnsi="Inter"/>
          <w:color w:val="ABB2BF"/>
          <w:sz w:val="18"/>
          <w:szCs w:val="18"/>
        </w:rPr>
        <w:t>,</w:t>
      </w:r>
    </w:p>
    <w:p w14:paraId="2896B00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approvedAmount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p>
    <w:p w14:paraId="37EAF8A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submissionTime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block</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timestamp</w:t>
      </w:r>
    </w:p>
    <w:p w14:paraId="4C529DF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882475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8F7F38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ClaimSubmitted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msg</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sender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incidentId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amountLost</w:t>
      </w:r>
      <w:r w:rsidRPr="00602E4B">
        <w:rPr>
          <w:rStyle w:val="token"/>
          <w:rFonts w:ascii="Inter" w:eastAsiaTheme="majorEastAsia" w:hAnsi="Inter"/>
          <w:color w:val="ABB2BF"/>
          <w:sz w:val="18"/>
          <w:szCs w:val="18"/>
        </w:rPr>
        <w:t>);</w:t>
      </w:r>
    </w:p>
    <w:p w14:paraId="3B4665D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6BE0D9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claimId</w:t>
      </w:r>
      <w:r w:rsidRPr="00602E4B">
        <w:rPr>
          <w:rStyle w:val="token"/>
          <w:rFonts w:ascii="Inter" w:eastAsiaTheme="majorEastAsia" w:hAnsi="Inter"/>
          <w:color w:val="ABB2BF"/>
          <w:sz w:val="18"/>
          <w:szCs w:val="18"/>
        </w:rPr>
        <w:t>;</w:t>
      </w:r>
    </w:p>
    <w:p w14:paraId="141B8EC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04141F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28D244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reviewClaim</w:t>
      </w:r>
      <w:r w:rsidRPr="00602E4B">
        <w:rPr>
          <w:rStyle w:val="token"/>
          <w:rFonts w:ascii="Inter" w:eastAsiaTheme="majorEastAsia" w:hAnsi="Inter"/>
          <w:color w:val="ABB2BF"/>
          <w:sz w:val="18"/>
          <w:szCs w:val="18"/>
        </w:rPr>
        <w:t>(</w:t>
      </w:r>
    </w:p>
    <w:p w14:paraId="5BB5BFC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claimId</w:t>
      </w:r>
      <w:r w:rsidRPr="00602E4B">
        <w:rPr>
          <w:rStyle w:val="token"/>
          <w:rFonts w:ascii="Inter" w:eastAsiaTheme="majorEastAsia" w:hAnsi="Inter"/>
          <w:color w:val="ABB2BF"/>
          <w:sz w:val="18"/>
          <w:szCs w:val="18"/>
        </w:rPr>
        <w:t>,</w:t>
      </w:r>
    </w:p>
    <w:p w14:paraId="668B843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bool</w:t>
      </w:r>
      <w:r w:rsidRPr="00602E4B">
        <w:rPr>
          <w:rStyle w:val="HTMLCode"/>
          <w:rFonts w:ascii="Inter" w:eastAsiaTheme="majorEastAsia" w:hAnsi="Inter"/>
          <w:color w:val="ABB2BF"/>
          <w:sz w:val="18"/>
          <w:szCs w:val="18"/>
        </w:rPr>
        <w:t xml:space="preserve"> approved</w:t>
      </w:r>
      <w:r w:rsidRPr="00602E4B">
        <w:rPr>
          <w:rStyle w:val="token"/>
          <w:rFonts w:ascii="Inter" w:eastAsiaTheme="majorEastAsia" w:hAnsi="Inter"/>
          <w:color w:val="ABB2BF"/>
          <w:sz w:val="18"/>
          <w:szCs w:val="18"/>
        </w:rPr>
        <w:t>,</w:t>
      </w:r>
    </w:p>
    <w:p w14:paraId="115D32E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compensationAmount</w:t>
      </w:r>
      <w:r w:rsidRPr="00602E4B">
        <w:rPr>
          <w:rStyle w:val="token"/>
          <w:rFonts w:ascii="Inter" w:eastAsiaTheme="majorEastAsia" w:hAnsi="Inter"/>
          <w:color w:val="ABB2BF"/>
          <w:sz w:val="18"/>
          <w:szCs w:val="18"/>
        </w:rPr>
        <w:t>,</w:t>
      </w:r>
    </w:p>
    <w:p w14:paraId="3F760BA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string</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calldata</w:t>
      </w:r>
      <w:r w:rsidRPr="00602E4B">
        <w:rPr>
          <w:rStyle w:val="HTMLCode"/>
          <w:rFonts w:ascii="Inter" w:eastAsiaTheme="majorEastAsia" w:hAnsi="Inter"/>
          <w:color w:val="ABB2BF"/>
          <w:sz w:val="18"/>
          <w:szCs w:val="18"/>
        </w:rPr>
        <w:t xml:space="preserve"> reasoning</w:t>
      </w:r>
    </w:p>
    <w:p w14:paraId="2EAAC43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onlyClaimsCommittee </w:t>
      </w:r>
      <w:r w:rsidRPr="00602E4B">
        <w:rPr>
          <w:rStyle w:val="token"/>
          <w:rFonts w:ascii="Inter" w:eastAsiaTheme="majorEastAsia" w:hAnsi="Inter"/>
          <w:color w:val="ABB2BF"/>
          <w:sz w:val="18"/>
          <w:szCs w:val="18"/>
        </w:rPr>
        <w:t>{</w:t>
      </w:r>
    </w:p>
    <w:p w14:paraId="6835453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EAC6E3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CompensationClaim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claim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claims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claimId</w:t>
      </w:r>
      <w:r w:rsidRPr="00602E4B">
        <w:rPr>
          <w:rStyle w:val="token"/>
          <w:rFonts w:ascii="Inter" w:eastAsiaTheme="majorEastAsia" w:hAnsi="Inter"/>
          <w:color w:val="ABB2BF"/>
          <w:sz w:val="18"/>
          <w:szCs w:val="18"/>
        </w:rPr>
        <w:t>];</w:t>
      </w:r>
    </w:p>
    <w:p w14:paraId="180E53F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ClaimStatus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SUBMITTED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"Already reviewed"</w:t>
      </w:r>
      <w:r w:rsidRPr="00602E4B">
        <w:rPr>
          <w:rStyle w:val="token"/>
          <w:rFonts w:ascii="Inter" w:eastAsiaTheme="majorEastAsia" w:hAnsi="Inter"/>
          <w:color w:val="ABB2BF"/>
          <w:sz w:val="18"/>
          <w:szCs w:val="18"/>
        </w:rPr>
        <w:t>);</w:t>
      </w:r>
    </w:p>
    <w:p w14:paraId="78B8B00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044FED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1F0535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ClaimStatus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w:t>
      </w:r>
      <w:r w:rsidRPr="00602E4B">
        <w:rPr>
          <w:rStyle w:val="token"/>
          <w:rFonts w:ascii="Inter" w:eastAsiaTheme="majorEastAsia" w:hAnsi="Inter"/>
          <w:color w:val="ABB2BF"/>
          <w:sz w:val="18"/>
          <w:szCs w:val="18"/>
        </w:rPr>
        <w:t>;</w:t>
      </w:r>
    </w:p>
    <w:p w14:paraId="0BBA326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approvedAmount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compensationAmount</w:t>
      </w:r>
      <w:r w:rsidRPr="00602E4B">
        <w:rPr>
          <w:rStyle w:val="token"/>
          <w:rFonts w:ascii="Inter" w:eastAsiaTheme="majorEastAsia" w:hAnsi="Inter"/>
          <w:color w:val="ABB2BF"/>
          <w:sz w:val="18"/>
          <w:szCs w:val="18"/>
        </w:rPr>
        <w:t>;</w:t>
      </w:r>
    </w:p>
    <w:p w14:paraId="012BA42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245621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Schedule payment</w:t>
      </w:r>
    </w:p>
    <w:p w14:paraId="3AD17BE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schedulePayment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claimId</w:t>
      </w:r>
      <w:r w:rsidRPr="00602E4B">
        <w:rPr>
          <w:rStyle w:val="token"/>
          <w:rFonts w:ascii="Inter" w:eastAsiaTheme="majorEastAsia" w:hAnsi="Inter"/>
          <w:color w:val="ABB2BF"/>
          <w:sz w:val="18"/>
          <w:szCs w:val="18"/>
        </w:rPr>
        <w:t>);</w:t>
      </w:r>
    </w:p>
    <w:p w14:paraId="118B26F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261CAD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ClaimStatus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REJECTED</w:t>
      </w:r>
      <w:r w:rsidRPr="00602E4B">
        <w:rPr>
          <w:rStyle w:val="token"/>
          <w:rFonts w:ascii="Inter" w:eastAsiaTheme="majorEastAsia" w:hAnsi="Inter"/>
          <w:color w:val="ABB2BF"/>
          <w:sz w:val="18"/>
          <w:szCs w:val="18"/>
        </w:rPr>
        <w:t>;</w:t>
      </w:r>
    </w:p>
    <w:p w14:paraId="1CB0359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F038E6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67B155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ClaimReviewed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compensationAmount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reasoning</w:t>
      </w:r>
      <w:r w:rsidRPr="00602E4B">
        <w:rPr>
          <w:rStyle w:val="token"/>
          <w:rFonts w:ascii="Inter" w:eastAsiaTheme="majorEastAsia" w:hAnsi="Inter"/>
          <w:color w:val="ABB2BF"/>
          <w:sz w:val="18"/>
          <w:szCs w:val="18"/>
        </w:rPr>
        <w:t>);</w:t>
      </w:r>
    </w:p>
    <w:p w14:paraId="2AEF1B4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1F636C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D9F5A4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C678DD"/>
          <w:sz w:val="18"/>
          <w:szCs w:val="18"/>
        </w:rPr>
        <w:t>function</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executePayment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uint256</w:t>
      </w:r>
      <w:r w:rsidRPr="00602E4B">
        <w:rPr>
          <w:rStyle w:val="HTMLCode"/>
          <w:rFonts w:ascii="Inter" w:eastAsiaTheme="majorEastAsia" w:hAnsi="Inter"/>
          <w:color w:val="ABB2BF"/>
          <w:sz w:val="18"/>
          <w:szCs w:val="18"/>
        </w:rPr>
        <w:t xml:space="preserve"> claimId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external</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755789F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A55CF8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CompensationClaim </w:t>
      </w:r>
      <w:r w:rsidRPr="00602E4B">
        <w:rPr>
          <w:rStyle w:val="token"/>
          <w:rFonts w:ascii="Inter" w:eastAsiaTheme="majorEastAsia" w:hAnsi="Inter"/>
          <w:color w:val="C678DD"/>
          <w:sz w:val="18"/>
          <w:szCs w:val="18"/>
        </w:rPr>
        <w:t>storage</w:t>
      </w:r>
      <w:r w:rsidRPr="00602E4B">
        <w:rPr>
          <w:rStyle w:val="HTMLCode"/>
          <w:rFonts w:ascii="Inter" w:eastAsiaTheme="majorEastAsia" w:hAnsi="Inter"/>
          <w:color w:val="ABB2BF"/>
          <w:sz w:val="18"/>
          <w:szCs w:val="18"/>
        </w:rPr>
        <w:t xml:space="preserve"> claim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claims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claimId</w:t>
      </w:r>
      <w:r w:rsidRPr="00602E4B">
        <w:rPr>
          <w:rStyle w:val="token"/>
          <w:rFonts w:ascii="Inter" w:eastAsiaTheme="majorEastAsia" w:hAnsi="Inter"/>
          <w:color w:val="ABB2BF"/>
          <w:sz w:val="18"/>
          <w:szCs w:val="18"/>
        </w:rPr>
        <w:t>];</w:t>
      </w:r>
    </w:p>
    <w:p w14:paraId="0908653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ClaimStatus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"Not approved"</w:t>
      </w:r>
      <w:r w:rsidRPr="00602E4B">
        <w:rPr>
          <w:rStyle w:val="token"/>
          <w:rFonts w:ascii="Inter" w:eastAsiaTheme="majorEastAsia" w:hAnsi="Inter"/>
          <w:color w:val="ABB2BF"/>
          <w:sz w:val="18"/>
          <w:szCs w:val="18"/>
        </w:rPr>
        <w:t>);</w:t>
      </w:r>
    </w:p>
    <w:p w14:paraId="221F8E4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require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insuranceFundBalance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approvedAmount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"Insufficient funds"</w:t>
      </w:r>
      <w:r w:rsidRPr="00602E4B">
        <w:rPr>
          <w:rStyle w:val="token"/>
          <w:rFonts w:ascii="Inter" w:eastAsiaTheme="majorEastAsia" w:hAnsi="Inter"/>
          <w:color w:val="ABB2BF"/>
          <w:sz w:val="18"/>
          <w:szCs w:val="18"/>
        </w:rPr>
        <w:t>);</w:t>
      </w:r>
    </w:p>
    <w:p w14:paraId="2FA2F6F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9E9372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Transfer compensation</w:t>
      </w:r>
    </w:p>
    <w:p w14:paraId="22F5895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tokenAddress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D19A66"/>
          <w:sz w:val="18"/>
          <w:szCs w:val="18"/>
        </w:rPr>
        <w:t>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0A2B4F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Native SNRG</w:t>
      </w:r>
    </w:p>
    <w:p w14:paraId="3D04F97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payable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claimant</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transfer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approvedAmount</w:t>
      </w:r>
      <w:r w:rsidRPr="00602E4B">
        <w:rPr>
          <w:rStyle w:val="token"/>
          <w:rFonts w:ascii="Inter" w:eastAsiaTheme="majorEastAsia" w:hAnsi="Inter"/>
          <w:color w:val="ABB2BF"/>
          <w:sz w:val="18"/>
          <w:szCs w:val="18"/>
        </w:rPr>
        <w:t>);</w:t>
      </w:r>
    </w:p>
    <w:p w14:paraId="02E40C2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else</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1B1E7B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ERC-20 token</w:t>
      </w:r>
    </w:p>
    <w:p w14:paraId="2112306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IERC20</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tokenAddress</w:t>
      </w:r>
      <w:r w:rsidRPr="00602E4B">
        <w:rPr>
          <w:rStyle w:val="token"/>
          <w:rFonts w:ascii="Inter" w:eastAsiaTheme="majorEastAsia" w:hAnsi="Inter"/>
          <w:color w:val="ABB2BF"/>
          <w:sz w:val="18"/>
          <w:szCs w:val="18"/>
        </w:rPr>
        <w:t>).</w:t>
      </w:r>
      <w:r w:rsidRPr="00602E4B">
        <w:rPr>
          <w:rStyle w:val="token"/>
          <w:rFonts w:ascii="Inter" w:eastAsiaTheme="majorEastAsia" w:hAnsi="Inter"/>
          <w:color w:val="61AFEF"/>
          <w:sz w:val="18"/>
          <w:szCs w:val="18"/>
        </w:rPr>
        <w:t>transfer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claimant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approvedAmount</w:t>
      </w:r>
      <w:r w:rsidRPr="00602E4B">
        <w:rPr>
          <w:rStyle w:val="token"/>
          <w:rFonts w:ascii="Inter" w:eastAsiaTheme="majorEastAsia" w:hAnsi="Inter"/>
          <w:color w:val="ABB2BF"/>
          <w:sz w:val="18"/>
          <w:szCs w:val="18"/>
        </w:rPr>
        <w:t>);</w:t>
      </w:r>
    </w:p>
    <w:p w14:paraId="51D75AE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DC7BF7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030906C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insuranceFundBalance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approvedAmount</w:t>
      </w:r>
      <w:r w:rsidRPr="00602E4B">
        <w:rPr>
          <w:rStyle w:val="token"/>
          <w:rFonts w:ascii="Inter" w:eastAsiaTheme="majorEastAsia" w:hAnsi="Inter"/>
          <w:color w:val="ABB2BF"/>
          <w:sz w:val="18"/>
          <w:szCs w:val="18"/>
        </w:rPr>
        <w:t>;</w:t>
      </w:r>
    </w:p>
    <w:p w14:paraId="0C5501B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status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ClaimStatus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PAID</w:t>
      </w:r>
      <w:r w:rsidRPr="00602E4B">
        <w:rPr>
          <w:rStyle w:val="token"/>
          <w:rFonts w:ascii="Inter" w:eastAsiaTheme="majorEastAsia" w:hAnsi="Inter"/>
          <w:color w:val="ABB2BF"/>
          <w:sz w:val="18"/>
          <w:szCs w:val="18"/>
        </w:rPr>
        <w:t>;</w:t>
      </w:r>
    </w:p>
    <w:p w14:paraId="3430918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64B6E5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emit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CompensationPaid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claimant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claim</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approvedAmount</w:t>
      </w:r>
      <w:r w:rsidRPr="00602E4B">
        <w:rPr>
          <w:rStyle w:val="token"/>
          <w:rFonts w:ascii="Inter" w:eastAsiaTheme="majorEastAsia" w:hAnsi="Inter"/>
          <w:color w:val="ABB2BF"/>
          <w:sz w:val="18"/>
          <w:szCs w:val="18"/>
        </w:rPr>
        <w:t>);</w:t>
      </w:r>
    </w:p>
    <w:p w14:paraId="56D460F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2C99FC04" w14:textId="77777777" w:rsidR="00D21131" w:rsidRPr="00602E4B" w:rsidRDefault="00D21131" w:rsidP="00D21131">
      <w:pPr>
        <w:pStyle w:val="HTMLPreformatted"/>
        <w:spacing w:before="120" w:after="120"/>
        <w:rPr>
          <w:rFonts w:ascii="Inter" w:hAnsi="Inter"/>
          <w:color w:val="ABB2BF"/>
          <w:sz w:val="18"/>
          <w:szCs w:val="18"/>
        </w:rPr>
      </w:pPr>
      <w:r w:rsidRPr="00602E4B">
        <w:rPr>
          <w:rStyle w:val="token"/>
          <w:rFonts w:ascii="Inter" w:eastAsiaTheme="majorEastAsia" w:hAnsi="Inter"/>
          <w:color w:val="ABB2BF"/>
          <w:sz w:val="18"/>
          <w:szCs w:val="18"/>
        </w:rPr>
        <w:t>}</w:t>
      </w:r>
    </w:p>
    <w:p w14:paraId="2A65F614" w14:textId="77777777" w:rsidR="00D21131" w:rsidRPr="00602E4B" w:rsidRDefault="00D21131" w:rsidP="00D21131">
      <w:pPr>
        <w:pStyle w:val="Heading2"/>
        <w:rPr>
          <w:rFonts w:ascii="Inter" w:hAnsi="Inter"/>
          <w:color w:val="auto"/>
          <w:sz w:val="18"/>
          <w:szCs w:val="18"/>
        </w:rPr>
      </w:pPr>
      <w:r w:rsidRPr="00602E4B">
        <w:rPr>
          <w:rFonts w:ascii="Inter" w:hAnsi="Inter"/>
          <w:sz w:val="18"/>
          <w:szCs w:val="18"/>
        </w:rPr>
        <w:t>F.6 Lessons Learned Database</w:t>
      </w:r>
    </w:p>
    <w:p w14:paraId="249E21D4" w14:textId="77777777" w:rsidR="00D21131" w:rsidRPr="00602E4B" w:rsidRDefault="00D21131" w:rsidP="00D21131">
      <w:pPr>
        <w:rPr>
          <w:rFonts w:ascii="Inter" w:hAnsi="Inter"/>
          <w:sz w:val="18"/>
          <w:szCs w:val="18"/>
        </w:rPr>
      </w:pPr>
      <w:r w:rsidRPr="00602E4B">
        <w:rPr>
          <w:rFonts w:ascii="Inter" w:hAnsi="Inter"/>
          <w:sz w:val="18"/>
          <w:szCs w:val="18"/>
        </w:rPr>
        <w:t>python</w:t>
      </w:r>
    </w:p>
    <w:p w14:paraId="61847D3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C678DD"/>
          <w:sz w:val="18"/>
          <w:szCs w:val="18"/>
        </w:rPr>
        <w:t>class</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LessonsLearnedDatabase</w:t>
      </w:r>
      <w:r w:rsidRPr="00602E4B">
        <w:rPr>
          <w:rStyle w:val="token"/>
          <w:rFonts w:ascii="Inter" w:eastAsiaTheme="majorEastAsia" w:hAnsi="Inter"/>
          <w:color w:val="ABB2BF"/>
          <w:sz w:val="18"/>
          <w:szCs w:val="18"/>
        </w:rPr>
        <w:t>:</w:t>
      </w:r>
    </w:p>
    <w:p w14:paraId="32C44720"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2EE96D8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Institutional knowledge database for security incidents.</w:t>
      </w:r>
    </w:p>
    <w:p w14:paraId="4C1C3BF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7234939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60E2E0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__init__</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p>
    <w:p w14:paraId="4908318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database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A6125B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'incidents'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BEFD7B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'vulnerabilities'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B34185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'attack_vectors'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897BC8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'mitigations'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3028032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'best_practices'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A0D919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596031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701C25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record_lesson</w:t>
      </w:r>
      <w:r w:rsidRPr="00602E4B">
        <w:rPr>
          <w:rStyle w:val="token"/>
          <w:rFonts w:ascii="Inter" w:eastAsiaTheme="majorEastAsia" w:hAnsi="Inter"/>
          <w:color w:val="ABB2BF"/>
          <w:sz w:val="18"/>
          <w:szCs w:val="18"/>
        </w:rPr>
        <w:t>(</w:t>
      </w:r>
    </w:p>
    <w:p w14:paraId="0989E29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09C6AA4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str</w:t>
      </w:r>
      <w:r w:rsidRPr="00602E4B">
        <w:rPr>
          <w:rStyle w:val="token"/>
          <w:rFonts w:ascii="Inter" w:eastAsiaTheme="majorEastAsia" w:hAnsi="Inter"/>
          <w:color w:val="ABB2BF"/>
          <w:sz w:val="18"/>
          <w:szCs w:val="18"/>
        </w:rPr>
        <w:t>,</w:t>
      </w:r>
    </w:p>
    <w:p w14:paraId="257F1D1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p>
    <w:p w14:paraId="188BD72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7C96D79"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lastRenderedPageBreak/>
        <w:t xml:space="preserve">        </w:t>
      </w:r>
      <w:r w:rsidRPr="00602E4B">
        <w:rPr>
          <w:rStyle w:val="token"/>
          <w:rFonts w:ascii="Inter" w:eastAsiaTheme="majorEastAsia" w:hAnsi="Inter"/>
          <w:color w:val="98C379"/>
          <w:sz w:val="18"/>
          <w:szCs w:val="18"/>
        </w:rPr>
        <w:t>"""</w:t>
      </w:r>
    </w:p>
    <w:p w14:paraId="15799C4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Record a lesson learned from an incident.</w:t>
      </w:r>
    </w:p>
    <w:p w14:paraId="756D9AD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08DA5A1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BBFD7F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lesson_entry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9CBDE0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ABB2BF"/>
          <w:sz w:val="18"/>
          <w:szCs w:val="18"/>
        </w:rPr>
        <w:t>,</w:t>
      </w:r>
    </w:p>
    <w:p w14:paraId="2D11126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'title'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title</w:t>
      </w:r>
      <w:r w:rsidRPr="00602E4B">
        <w:rPr>
          <w:rStyle w:val="token"/>
          <w:rFonts w:ascii="Inter" w:eastAsiaTheme="majorEastAsia" w:hAnsi="Inter"/>
          <w:color w:val="ABB2BF"/>
          <w:sz w:val="18"/>
          <w:szCs w:val="18"/>
        </w:rPr>
        <w:t>,</w:t>
      </w:r>
    </w:p>
    <w:p w14:paraId="02FBAFD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'description'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description</w:t>
      </w:r>
      <w:r w:rsidRPr="00602E4B">
        <w:rPr>
          <w:rStyle w:val="token"/>
          <w:rFonts w:ascii="Inter" w:eastAsiaTheme="majorEastAsia" w:hAnsi="Inter"/>
          <w:color w:val="ABB2BF"/>
          <w:sz w:val="18"/>
          <w:szCs w:val="18"/>
        </w:rPr>
        <w:t>,</w:t>
      </w:r>
    </w:p>
    <w:p w14:paraId="0C94B9D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'category'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category</w:t>
      </w:r>
      <w:r w:rsidRPr="00602E4B">
        <w:rPr>
          <w:rStyle w:val="token"/>
          <w:rFonts w:ascii="Inter" w:eastAsiaTheme="majorEastAsia" w:hAnsi="Inter"/>
          <w:color w:val="ABB2BF"/>
          <w:sz w:val="18"/>
          <w:szCs w:val="18"/>
        </w:rPr>
        <w:t>,</w:t>
      </w:r>
    </w:p>
    <w:p w14:paraId="40A97F6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'severity'</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severity</w:t>
      </w:r>
      <w:r w:rsidRPr="00602E4B">
        <w:rPr>
          <w:rStyle w:val="token"/>
          <w:rFonts w:ascii="Inter" w:eastAsiaTheme="majorEastAsia" w:hAnsi="Inter"/>
          <w:color w:val="ABB2BF"/>
          <w:sz w:val="18"/>
          <w:szCs w:val="18"/>
        </w:rPr>
        <w:t>,</w:t>
      </w:r>
    </w:p>
    <w:p w14:paraId="4189D2F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'date'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current_timestamp</w:t>
      </w:r>
      <w:r w:rsidRPr="00602E4B">
        <w:rPr>
          <w:rStyle w:val="token"/>
          <w:rFonts w:ascii="Inter" w:eastAsiaTheme="majorEastAsia" w:hAnsi="Inter"/>
          <w:color w:val="ABB2BF"/>
          <w:sz w:val="18"/>
          <w:szCs w:val="18"/>
        </w:rPr>
        <w:t>(),</w:t>
      </w:r>
    </w:p>
    <w:p w14:paraId="5F6F845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'what_happened'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what_happened</w:t>
      </w:r>
      <w:r w:rsidRPr="00602E4B">
        <w:rPr>
          <w:rStyle w:val="token"/>
          <w:rFonts w:ascii="Inter" w:eastAsiaTheme="majorEastAsia" w:hAnsi="Inter"/>
          <w:color w:val="ABB2BF"/>
          <w:sz w:val="18"/>
          <w:szCs w:val="18"/>
        </w:rPr>
        <w:t>,</w:t>
      </w:r>
    </w:p>
    <w:p w14:paraId="54347D9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'why_it_happened'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why_it_happened</w:t>
      </w:r>
      <w:r w:rsidRPr="00602E4B">
        <w:rPr>
          <w:rStyle w:val="token"/>
          <w:rFonts w:ascii="Inter" w:eastAsiaTheme="majorEastAsia" w:hAnsi="Inter"/>
          <w:color w:val="ABB2BF"/>
          <w:sz w:val="18"/>
          <w:szCs w:val="18"/>
        </w:rPr>
        <w:t>,</w:t>
      </w:r>
    </w:p>
    <w:p w14:paraId="7CC37D2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'how_we_responded'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how_we_responded</w:t>
      </w:r>
      <w:r w:rsidRPr="00602E4B">
        <w:rPr>
          <w:rStyle w:val="token"/>
          <w:rFonts w:ascii="Inter" w:eastAsiaTheme="majorEastAsia" w:hAnsi="Inter"/>
          <w:color w:val="ABB2BF"/>
          <w:sz w:val="18"/>
          <w:szCs w:val="18"/>
        </w:rPr>
        <w:t>,</w:t>
      </w:r>
    </w:p>
    <w:p w14:paraId="72A4EC7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'what_we_learned'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what_we_learned</w:t>
      </w:r>
      <w:r w:rsidRPr="00602E4B">
        <w:rPr>
          <w:rStyle w:val="token"/>
          <w:rFonts w:ascii="Inter" w:eastAsiaTheme="majorEastAsia" w:hAnsi="Inter"/>
          <w:color w:val="ABB2BF"/>
          <w:sz w:val="18"/>
          <w:szCs w:val="18"/>
        </w:rPr>
        <w:t>,</w:t>
      </w:r>
    </w:p>
    <w:p w14:paraId="3C10DDB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'changes_implemented'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changes_implemented</w:t>
      </w:r>
      <w:r w:rsidRPr="00602E4B">
        <w:rPr>
          <w:rStyle w:val="token"/>
          <w:rFonts w:ascii="Inter" w:eastAsiaTheme="majorEastAsia" w:hAnsi="Inter"/>
          <w:color w:val="ABB2BF"/>
          <w:sz w:val="18"/>
          <w:szCs w:val="18"/>
        </w:rPr>
        <w:t>,</w:t>
      </w:r>
    </w:p>
    <w:p w14:paraId="6E165D6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'similar_incidents'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find_similar_incidents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lesson</w:t>
      </w:r>
      <w:r w:rsidRPr="00602E4B">
        <w:rPr>
          <w:rStyle w:val="token"/>
          <w:rFonts w:ascii="Inter" w:eastAsiaTheme="majorEastAsia" w:hAnsi="Inter"/>
          <w:color w:val="ABB2BF"/>
          <w:sz w:val="18"/>
          <w:szCs w:val="18"/>
        </w:rPr>
        <w:t>),</w:t>
      </w:r>
    </w:p>
    <w:p w14:paraId="6B0AA49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'tags'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tags</w:t>
      </w:r>
    </w:p>
    <w:p w14:paraId="1259231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0A3713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93BE2C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database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'incidents'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lesson_entry</w:t>
      </w:r>
    </w:p>
    <w:p w14:paraId="2977361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5D641C1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Update related databases</w:t>
      </w:r>
    </w:p>
    <w:p w14:paraId="649671D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update_vulnerability_database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lesson</w:t>
      </w:r>
      <w:r w:rsidRPr="00602E4B">
        <w:rPr>
          <w:rStyle w:val="token"/>
          <w:rFonts w:ascii="Inter" w:eastAsiaTheme="majorEastAsia" w:hAnsi="Inter"/>
          <w:color w:val="ABB2BF"/>
          <w:sz w:val="18"/>
          <w:szCs w:val="18"/>
        </w:rPr>
        <w:t>)</w:t>
      </w:r>
    </w:p>
    <w:p w14:paraId="7A9B02C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update_attack_vector_database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lesson</w:t>
      </w:r>
      <w:r w:rsidRPr="00602E4B">
        <w:rPr>
          <w:rStyle w:val="token"/>
          <w:rFonts w:ascii="Inter" w:eastAsiaTheme="majorEastAsia" w:hAnsi="Inter"/>
          <w:color w:val="ABB2BF"/>
          <w:sz w:val="18"/>
          <w:szCs w:val="18"/>
        </w:rPr>
        <w:t>)</w:t>
      </w:r>
    </w:p>
    <w:p w14:paraId="27C7524F"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update_mitigation_database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lesson</w:t>
      </w:r>
      <w:r w:rsidRPr="00602E4B">
        <w:rPr>
          <w:rStyle w:val="token"/>
          <w:rFonts w:ascii="Inter" w:eastAsiaTheme="majorEastAsia" w:hAnsi="Inter"/>
          <w:color w:val="ABB2BF"/>
          <w:sz w:val="18"/>
          <w:szCs w:val="18"/>
        </w:rPr>
        <w:t>)</w:t>
      </w:r>
    </w:p>
    <w:p w14:paraId="24AD607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2A5A7ED0"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Publish to knowledge base</w:t>
      </w:r>
    </w:p>
    <w:p w14:paraId="6CBFB346"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publish_to_knowledge_base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lesson_entry</w:t>
      </w:r>
      <w:r w:rsidRPr="00602E4B">
        <w:rPr>
          <w:rStyle w:val="token"/>
          <w:rFonts w:ascii="Inter" w:eastAsiaTheme="majorEastAsia" w:hAnsi="Inter"/>
          <w:color w:val="ABB2BF"/>
          <w:sz w:val="18"/>
          <w:szCs w:val="18"/>
        </w:rPr>
        <w:t>)</w:t>
      </w:r>
    </w:p>
    <w:p w14:paraId="114D69B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1DE1AF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def</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query_similar_incidents</w:t>
      </w:r>
      <w:r w:rsidRPr="00602E4B">
        <w:rPr>
          <w:rStyle w:val="token"/>
          <w:rFonts w:ascii="Inter" w:eastAsiaTheme="majorEastAsia" w:hAnsi="Inter"/>
          <w:color w:val="ABB2BF"/>
          <w:sz w:val="18"/>
          <w:szCs w:val="18"/>
        </w:rPr>
        <w:t>(</w:t>
      </w:r>
    </w:p>
    <w:p w14:paraId="20BCCB5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p>
    <w:p w14:paraId="05D0E9F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current_incident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IncidentDescription</w:t>
      </w:r>
    </w:p>
    <w:p w14:paraId="3AACBF7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List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SimilarIncident</w:t>
      </w:r>
      <w:r w:rsidRPr="00602E4B">
        <w:rPr>
          <w:rStyle w:val="token"/>
          <w:rFonts w:ascii="Inter" w:eastAsiaTheme="majorEastAsia" w:hAnsi="Inter"/>
          <w:color w:val="ABB2BF"/>
          <w:sz w:val="18"/>
          <w:szCs w:val="18"/>
        </w:rPr>
        <w:t>]:</w:t>
      </w:r>
    </w:p>
    <w:p w14:paraId="103AE392" w14:textId="77777777" w:rsidR="00D21131" w:rsidRPr="00602E4B" w:rsidRDefault="00D21131" w:rsidP="00D21131">
      <w:pPr>
        <w:pStyle w:val="HTMLPreformatted"/>
        <w:spacing w:before="120" w:after="120"/>
        <w:rPr>
          <w:rStyle w:val="token"/>
          <w:rFonts w:ascii="Inter" w:eastAsiaTheme="majorEastAsia" w:hAnsi="Inter"/>
          <w:color w:val="98C379"/>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98C379"/>
          <w:sz w:val="18"/>
          <w:szCs w:val="18"/>
        </w:rPr>
        <w:t>"""</w:t>
      </w:r>
    </w:p>
    <w:p w14:paraId="3E39249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Find similar historical incidents for learning.</w:t>
      </w:r>
    </w:p>
    <w:p w14:paraId="313E8D4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token"/>
          <w:rFonts w:ascii="Inter" w:eastAsiaTheme="majorEastAsia" w:hAnsi="Inter"/>
          <w:color w:val="98C379"/>
          <w:sz w:val="18"/>
          <w:szCs w:val="18"/>
        </w:rPr>
        <w:t xml:space="preserve">        """</w:t>
      </w:r>
    </w:p>
    <w:p w14:paraId="47BF9CE3"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1CF2891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similar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1F82A61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722A1BD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for</w:t>
      </w: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lesson </w:t>
      </w:r>
      <w:r w:rsidRPr="00602E4B">
        <w:rPr>
          <w:rStyle w:val="token"/>
          <w:rFonts w:ascii="Inter" w:eastAsiaTheme="majorEastAsia" w:hAnsi="Inter"/>
          <w:color w:val="C678DD"/>
          <w:sz w:val="18"/>
          <w:szCs w:val="18"/>
        </w:rPr>
        <w:t>in</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database</w:t>
      </w:r>
      <w:r w:rsidRPr="00602E4B">
        <w:rPr>
          <w:rStyle w:val="token"/>
          <w:rFonts w:ascii="Inter" w:eastAsiaTheme="majorEastAsia" w:hAnsi="Inter"/>
          <w:color w:val="ABB2BF"/>
          <w:sz w:val="18"/>
          <w:szCs w:val="18"/>
        </w:rPr>
        <w:t>[</w:t>
      </w:r>
      <w:r w:rsidRPr="00602E4B">
        <w:rPr>
          <w:rStyle w:val="token"/>
          <w:rFonts w:ascii="Inter" w:eastAsiaTheme="majorEastAsia" w:hAnsi="Inter"/>
          <w:color w:val="98C379"/>
          <w:sz w:val="18"/>
          <w:szCs w:val="18"/>
        </w:rPr>
        <w:t>'incidents'</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items</w:t>
      </w:r>
      <w:r w:rsidRPr="00602E4B">
        <w:rPr>
          <w:rStyle w:val="token"/>
          <w:rFonts w:ascii="Inter" w:eastAsiaTheme="majorEastAsia" w:hAnsi="Inter"/>
          <w:color w:val="ABB2BF"/>
          <w:sz w:val="18"/>
          <w:szCs w:val="18"/>
        </w:rPr>
        <w:t>():</w:t>
      </w:r>
    </w:p>
    <w:p w14:paraId="547BDBE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similarity_score </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 xml:space="preserve"> 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calculate_similarity</w:t>
      </w:r>
      <w:r w:rsidRPr="00602E4B">
        <w:rPr>
          <w:rStyle w:val="token"/>
          <w:rFonts w:ascii="Inter" w:eastAsiaTheme="majorEastAsia" w:hAnsi="Inter"/>
          <w:color w:val="ABB2BF"/>
          <w:sz w:val="18"/>
          <w:szCs w:val="18"/>
        </w:rPr>
        <w:t>(</w:t>
      </w:r>
    </w:p>
    <w:p w14:paraId="2EAF247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lastRenderedPageBreak/>
        <w:t xml:space="preserve">                current_incident</w:t>
      </w:r>
      <w:r w:rsidRPr="00602E4B">
        <w:rPr>
          <w:rStyle w:val="token"/>
          <w:rFonts w:ascii="Inter" w:eastAsiaTheme="majorEastAsia" w:hAnsi="Inter"/>
          <w:color w:val="ABB2BF"/>
          <w:sz w:val="18"/>
          <w:szCs w:val="18"/>
        </w:rPr>
        <w:t>,</w:t>
      </w:r>
    </w:p>
    <w:p w14:paraId="101718B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lesson</w:t>
      </w:r>
    </w:p>
    <w:p w14:paraId="611BE76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0688C90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489532B7"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if</w:t>
      </w:r>
      <w:r w:rsidRPr="00602E4B">
        <w:rPr>
          <w:rStyle w:val="HTMLCode"/>
          <w:rFonts w:ascii="Inter" w:eastAsiaTheme="majorEastAsia" w:hAnsi="Inter"/>
          <w:color w:val="ABB2BF"/>
          <w:sz w:val="18"/>
          <w:szCs w:val="18"/>
        </w:rPr>
        <w:t xml:space="preserve"> similarity_score </w:t>
      </w:r>
      <w:r w:rsidRPr="00602E4B">
        <w:rPr>
          <w:rStyle w:val="token"/>
          <w:rFonts w:ascii="Inter" w:eastAsiaTheme="majorEastAsia" w:hAnsi="Inter"/>
          <w:color w:val="61AFEF"/>
          <w:sz w:val="18"/>
          <w:szCs w:val="18"/>
        </w:rPr>
        <w:t>&gt;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D19A66"/>
          <w:sz w:val="18"/>
          <w:szCs w:val="18"/>
        </w:rPr>
        <w:t>0.7</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70% similarity threshold</w:t>
      </w:r>
    </w:p>
    <w:p w14:paraId="1EC76528"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similar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append</w:t>
      </w:r>
      <w:r w:rsidRPr="00602E4B">
        <w:rPr>
          <w:rStyle w:val="token"/>
          <w:rFonts w:ascii="Inter" w:eastAsiaTheme="majorEastAsia" w:hAnsi="Inter"/>
          <w:color w:val="ABB2BF"/>
          <w:sz w:val="18"/>
          <w:szCs w:val="18"/>
        </w:rPr>
        <w:t>(</w:t>
      </w:r>
    </w:p>
    <w:p w14:paraId="62807EB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SimilarIncident</w:t>
      </w:r>
      <w:r w:rsidRPr="00602E4B">
        <w:rPr>
          <w:rStyle w:val="token"/>
          <w:rFonts w:ascii="Inter" w:eastAsiaTheme="majorEastAsia" w:hAnsi="Inter"/>
          <w:color w:val="ABB2BF"/>
          <w:sz w:val="18"/>
          <w:szCs w:val="18"/>
        </w:rPr>
        <w:t>(</w:t>
      </w:r>
    </w:p>
    <w:p w14:paraId="768AA58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incident_id</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incident_id</w:t>
      </w:r>
      <w:r w:rsidRPr="00602E4B">
        <w:rPr>
          <w:rStyle w:val="token"/>
          <w:rFonts w:ascii="Inter" w:eastAsiaTheme="majorEastAsia" w:hAnsi="Inter"/>
          <w:color w:val="ABB2BF"/>
          <w:sz w:val="18"/>
          <w:szCs w:val="18"/>
        </w:rPr>
        <w:t>,</w:t>
      </w:r>
    </w:p>
    <w:p w14:paraId="3FFDCEF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similarity_score</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similarity_score</w:t>
      </w:r>
      <w:r w:rsidRPr="00602E4B">
        <w:rPr>
          <w:rStyle w:val="token"/>
          <w:rFonts w:ascii="Inter" w:eastAsiaTheme="majorEastAsia" w:hAnsi="Inter"/>
          <w:color w:val="ABB2BF"/>
          <w:sz w:val="18"/>
          <w:szCs w:val="18"/>
        </w:rPr>
        <w:t>,</w:t>
      </w:r>
    </w:p>
    <w:p w14:paraId="06FAA5BE"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lesson</w:t>
      </w:r>
      <w:r w:rsidRPr="00602E4B">
        <w:rPr>
          <w:rStyle w:val="token"/>
          <w:rFonts w:ascii="Inter" w:eastAsiaTheme="majorEastAsia" w:hAnsi="Inter"/>
          <w:color w:val="ABB2BF"/>
          <w:sz w:val="18"/>
          <w:szCs w:val="18"/>
        </w:rPr>
        <w:t>,</w:t>
      </w:r>
    </w:p>
    <w:p w14:paraId="58B517BB"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applicable_mitigations</w:t>
      </w:r>
      <w:r w:rsidRPr="00602E4B">
        <w:rPr>
          <w:rStyle w:val="token"/>
          <w:rFonts w:ascii="Inter" w:eastAsiaTheme="majorEastAsia" w:hAnsi="Inter"/>
          <w:color w:val="61AFEF"/>
          <w:sz w:val="18"/>
          <w:szCs w:val="18"/>
        </w:rPr>
        <w:t>=</w:t>
      </w:r>
      <w:r w:rsidRPr="00602E4B">
        <w:rPr>
          <w:rStyle w:val="HTMLCode"/>
          <w:rFonts w:ascii="Inter" w:eastAsiaTheme="majorEastAsia" w:hAnsi="Inter"/>
          <w:color w:val="ABB2BF"/>
          <w:sz w:val="18"/>
          <w:szCs w:val="18"/>
        </w:rPr>
        <w:t>self</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extract_applicable_mitigations</w:t>
      </w:r>
      <w:r w:rsidRPr="00602E4B">
        <w:rPr>
          <w:rStyle w:val="token"/>
          <w:rFonts w:ascii="Inter" w:eastAsiaTheme="majorEastAsia" w:hAnsi="Inter"/>
          <w:color w:val="ABB2BF"/>
          <w:sz w:val="18"/>
          <w:szCs w:val="18"/>
        </w:rPr>
        <w:t>(</w:t>
      </w:r>
    </w:p>
    <w:p w14:paraId="365C3321"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lesson</w:t>
      </w:r>
      <w:r w:rsidRPr="00602E4B">
        <w:rPr>
          <w:rStyle w:val="token"/>
          <w:rFonts w:ascii="Inter" w:eastAsiaTheme="majorEastAsia" w:hAnsi="Inter"/>
          <w:color w:val="ABB2BF"/>
          <w:sz w:val="18"/>
          <w:szCs w:val="18"/>
        </w:rPr>
        <w:t>,</w:t>
      </w:r>
    </w:p>
    <w:p w14:paraId="0A225CC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current_incident</w:t>
      </w:r>
    </w:p>
    <w:p w14:paraId="634EAF7C"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5CAF1CC9"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4F024B5"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ABB2BF"/>
          <w:sz w:val="18"/>
          <w:szCs w:val="18"/>
        </w:rPr>
        <w:t>)</w:t>
      </w:r>
    </w:p>
    <w:p w14:paraId="4BBD1DDA"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312F15D4"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i/>
          <w:iCs/>
          <w:color w:val="5C6370"/>
          <w:sz w:val="18"/>
          <w:szCs w:val="18"/>
        </w:rPr>
        <w:t># Sort by similarity</w:t>
      </w:r>
    </w:p>
    <w:p w14:paraId="7665337D"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similar</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sort</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key</w:t>
      </w:r>
      <w:r w:rsidRPr="00602E4B">
        <w:rPr>
          <w:rStyle w:val="token"/>
          <w:rFonts w:ascii="Inter" w:eastAsiaTheme="majorEastAsia" w:hAnsi="Inter"/>
          <w:color w:val="61AFEF"/>
          <w:sz w:val="18"/>
          <w:szCs w:val="18"/>
        </w:rPr>
        <w:t>=</w:t>
      </w:r>
      <w:r w:rsidRPr="00602E4B">
        <w:rPr>
          <w:rStyle w:val="token"/>
          <w:rFonts w:ascii="Inter" w:eastAsiaTheme="majorEastAsia" w:hAnsi="Inter"/>
          <w:color w:val="C678DD"/>
          <w:sz w:val="18"/>
          <w:szCs w:val="18"/>
        </w:rPr>
        <w:t>lambda</w:t>
      </w:r>
      <w:r w:rsidRPr="00602E4B">
        <w:rPr>
          <w:rStyle w:val="HTMLCode"/>
          <w:rFonts w:ascii="Inter" w:eastAsiaTheme="majorEastAsia" w:hAnsi="Inter"/>
          <w:color w:val="ABB2BF"/>
          <w:sz w:val="18"/>
          <w:szCs w:val="18"/>
        </w:rPr>
        <w:t xml:space="preserve"> 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x</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similarity_score</w:t>
      </w:r>
      <w:r w:rsidRPr="00602E4B">
        <w:rPr>
          <w:rStyle w:val="token"/>
          <w:rFonts w:ascii="Inter" w:eastAsiaTheme="majorEastAsia" w:hAnsi="Inter"/>
          <w:color w:val="ABB2BF"/>
          <w:sz w:val="18"/>
          <w:szCs w:val="18"/>
        </w:rPr>
        <w:t>,</w:t>
      </w:r>
      <w:r w:rsidRPr="00602E4B">
        <w:rPr>
          <w:rStyle w:val="HTMLCode"/>
          <w:rFonts w:ascii="Inter" w:eastAsiaTheme="majorEastAsia" w:hAnsi="Inter"/>
          <w:color w:val="ABB2BF"/>
          <w:sz w:val="18"/>
          <w:szCs w:val="18"/>
        </w:rPr>
        <w:t xml:space="preserve"> reverse</w:t>
      </w:r>
      <w:r w:rsidRPr="00602E4B">
        <w:rPr>
          <w:rStyle w:val="token"/>
          <w:rFonts w:ascii="Inter" w:eastAsiaTheme="majorEastAsia" w:hAnsi="Inter"/>
          <w:color w:val="61AFEF"/>
          <w:sz w:val="18"/>
          <w:szCs w:val="18"/>
        </w:rPr>
        <w:t>=</w:t>
      </w:r>
      <w:r w:rsidRPr="00602E4B">
        <w:rPr>
          <w:rStyle w:val="token"/>
          <w:rFonts w:ascii="Inter" w:eastAsiaTheme="majorEastAsia" w:hAnsi="Inter"/>
          <w:color w:val="D19A66"/>
          <w:sz w:val="18"/>
          <w:szCs w:val="18"/>
        </w:rPr>
        <w:t>True</w:t>
      </w:r>
      <w:r w:rsidRPr="00602E4B">
        <w:rPr>
          <w:rStyle w:val="token"/>
          <w:rFonts w:ascii="Inter" w:eastAsiaTheme="majorEastAsia" w:hAnsi="Inter"/>
          <w:color w:val="ABB2BF"/>
          <w:sz w:val="18"/>
          <w:szCs w:val="18"/>
        </w:rPr>
        <w:t>)</w:t>
      </w:r>
    </w:p>
    <w:p w14:paraId="23753B92" w14:textId="77777777" w:rsidR="00D21131" w:rsidRPr="00602E4B" w:rsidRDefault="00D21131" w:rsidP="00D21131">
      <w:pPr>
        <w:pStyle w:val="HTMLPreformatted"/>
        <w:spacing w:before="120" w:after="120"/>
        <w:rPr>
          <w:rStyle w:val="HTMLCode"/>
          <w:rFonts w:ascii="Inter" w:eastAsiaTheme="majorEastAsia" w:hAnsi="Inter"/>
          <w:color w:val="ABB2BF"/>
          <w:sz w:val="18"/>
          <w:szCs w:val="18"/>
        </w:rPr>
      </w:pPr>
      <w:r w:rsidRPr="00602E4B">
        <w:rPr>
          <w:rStyle w:val="HTMLCode"/>
          <w:rFonts w:ascii="Inter" w:eastAsiaTheme="majorEastAsia" w:hAnsi="Inter"/>
          <w:color w:val="ABB2BF"/>
          <w:sz w:val="18"/>
          <w:szCs w:val="18"/>
        </w:rPr>
        <w:t xml:space="preserve">        </w:t>
      </w:r>
    </w:p>
    <w:p w14:paraId="637B1EF0" w14:textId="77777777" w:rsidR="00D21131" w:rsidRPr="00602E4B" w:rsidRDefault="00D21131" w:rsidP="00D21131">
      <w:pPr>
        <w:pStyle w:val="HTMLPreformatted"/>
        <w:spacing w:before="120" w:after="120"/>
        <w:rPr>
          <w:rFonts w:ascii="Inter" w:hAnsi="Inter"/>
          <w:color w:val="ABB2BF"/>
          <w:sz w:val="18"/>
          <w:szCs w:val="18"/>
        </w:rPr>
      </w:pPr>
      <w:r w:rsidRPr="00602E4B">
        <w:rPr>
          <w:rStyle w:val="HTMLCode"/>
          <w:rFonts w:ascii="Inter" w:eastAsiaTheme="majorEastAsia" w:hAnsi="Inter"/>
          <w:color w:val="ABB2BF"/>
          <w:sz w:val="18"/>
          <w:szCs w:val="18"/>
        </w:rPr>
        <w:t xml:space="preserve">        </w:t>
      </w:r>
      <w:r w:rsidRPr="00602E4B">
        <w:rPr>
          <w:rStyle w:val="token"/>
          <w:rFonts w:ascii="Inter" w:eastAsiaTheme="majorEastAsia" w:hAnsi="Inter"/>
          <w:color w:val="C678DD"/>
          <w:sz w:val="18"/>
          <w:szCs w:val="18"/>
        </w:rPr>
        <w:t>return</w:t>
      </w:r>
      <w:r w:rsidRPr="00602E4B">
        <w:rPr>
          <w:rStyle w:val="HTMLCode"/>
          <w:rFonts w:ascii="Inter" w:eastAsiaTheme="majorEastAsia" w:hAnsi="Inter"/>
          <w:color w:val="ABB2BF"/>
          <w:sz w:val="18"/>
          <w:szCs w:val="18"/>
        </w:rPr>
        <w:t xml:space="preserve"> similar</w:t>
      </w:r>
    </w:p>
    <w:p w14:paraId="59DA6F19" w14:textId="77777777" w:rsidR="00AB56A5" w:rsidRPr="00602E4B" w:rsidRDefault="00AB56A5" w:rsidP="00AB56A5">
      <w:pPr>
        <w:rPr>
          <w:rFonts w:ascii="Inter" w:hAnsi="Inter"/>
          <w:sz w:val="18"/>
          <w:szCs w:val="18"/>
        </w:rPr>
      </w:pPr>
    </w:p>
    <w:sectPr w:rsidR="00AB56A5" w:rsidRPr="00602E4B" w:rsidSect="00A738BD">
      <w:headerReference w:type="default" r:id="rId9"/>
      <w:pgSz w:w="12240" w:h="15840"/>
      <w:pgMar w:top="594" w:right="1440" w:bottom="55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4153" w14:textId="77777777" w:rsidR="00035578" w:rsidRDefault="00035578" w:rsidP="00AB13B0">
      <w:r>
        <w:separator/>
      </w:r>
    </w:p>
  </w:endnote>
  <w:endnote w:type="continuationSeparator" w:id="0">
    <w:p w14:paraId="5C70A2B2" w14:textId="77777777" w:rsidR="00035578" w:rsidRDefault="00035578" w:rsidP="00AB1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352F8" w14:textId="77777777" w:rsidR="00035578" w:rsidRDefault="00035578" w:rsidP="00AB13B0">
      <w:r>
        <w:separator/>
      </w:r>
    </w:p>
  </w:footnote>
  <w:footnote w:type="continuationSeparator" w:id="0">
    <w:p w14:paraId="58ECD4F9" w14:textId="77777777" w:rsidR="00035578" w:rsidRDefault="00035578" w:rsidP="00AB1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FD39" w14:textId="489BB509" w:rsidR="005503B2" w:rsidRDefault="00550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D86"/>
    <w:multiLevelType w:val="multilevel"/>
    <w:tmpl w:val="0EA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6FA9"/>
    <w:multiLevelType w:val="multilevel"/>
    <w:tmpl w:val="F51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5A86"/>
    <w:multiLevelType w:val="multilevel"/>
    <w:tmpl w:val="02A6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12448"/>
    <w:multiLevelType w:val="multilevel"/>
    <w:tmpl w:val="3A3E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16F4D"/>
    <w:multiLevelType w:val="multilevel"/>
    <w:tmpl w:val="491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335CE"/>
    <w:multiLevelType w:val="multilevel"/>
    <w:tmpl w:val="9BB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E158C"/>
    <w:multiLevelType w:val="multilevel"/>
    <w:tmpl w:val="85B6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C06B6"/>
    <w:multiLevelType w:val="multilevel"/>
    <w:tmpl w:val="4AC6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60F0D"/>
    <w:multiLevelType w:val="multilevel"/>
    <w:tmpl w:val="31CC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63F52"/>
    <w:multiLevelType w:val="multilevel"/>
    <w:tmpl w:val="C88A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F3CAE"/>
    <w:multiLevelType w:val="multilevel"/>
    <w:tmpl w:val="2978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73298"/>
    <w:multiLevelType w:val="multilevel"/>
    <w:tmpl w:val="4EA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25069B"/>
    <w:multiLevelType w:val="multilevel"/>
    <w:tmpl w:val="41B63F88"/>
    <w:lvl w:ilvl="0">
      <w:start w:val="3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716632"/>
    <w:multiLevelType w:val="multilevel"/>
    <w:tmpl w:val="CD18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A64234"/>
    <w:multiLevelType w:val="multilevel"/>
    <w:tmpl w:val="27D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D4A7F"/>
    <w:multiLevelType w:val="multilevel"/>
    <w:tmpl w:val="45DE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271635"/>
    <w:multiLevelType w:val="multilevel"/>
    <w:tmpl w:val="51F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602BC8"/>
    <w:multiLevelType w:val="multilevel"/>
    <w:tmpl w:val="CC08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575DB"/>
    <w:multiLevelType w:val="multilevel"/>
    <w:tmpl w:val="6E02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F5E73"/>
    <w:multiLevelType w:val="multilevel"/>
    <w:tmpl w:val="3C84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1A1A08"/>
    <w:multiLevelType w:val="multilevel"/>
    <w:tmpl w:val="B9CC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585D4D"/>
    <w:multiLevelType w:val="multilevel"/>
    <w:tmpl w:val="1DA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A306E9"/>
    <w:multiLevelType w:val="multilevel"/>
    <w:tmpl w:val="6D327EBE"/>
    <w:lvl w:ilvl="0">
      <w:start w:val="3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D500D0"/>
    <w:multiLevelType w:val="multilevel"/>
    <w:tmpl w:val="AE38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D910B1"/>
    <w:multiLevelType w:val="multilevel"/>
    <w:tmpl w:val="281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FA6AA6"/>
    <w:multiLevelType w:val="multilevel"/>
    <w:tmpl w:val="693A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076035"/>
    <w:multiLevelType w:val="multilevel"/>
    <w:tmpl w:val="58C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1B7989"/>
    <w:multiLevelType w:val="multilevel"/>
    <w:tmpl w:val="A5C27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367623"/>
    <w:multiLevelType w:val="multilevel"/>
    <w:tmpl w:val="C2C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7553DE"/>
    <w:multiLevelType w:val="multilevel"/>
    <w:tmpl w:val="58BED75A"/>
    <w:lvl w:ilvl="0">
      <w:start w:val="4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953A6F"/>
    <w:multiLevelType w:val="multilevel"/>
    <w:tmpl w:val="DD7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CC61D2"/>
    <w:multiLevelType w:val="multilevel"/>
    <w:tmpl w:val="1512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E811CF"/>
    <w:multiLevelType w:val="multilevel"/>
    <w:tmpl w:val="CDF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EE0F53"/>
    <w:multiLevelType w:val="multilevel"/>
    <w:tmpl w:val="3A0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2A79C8"/>
    <w:multiLevelType w:val="multilevel"/>
    <w:tmpl w:val="A3DC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997D9A"/>
    <w:multiLevelType w:val="multilevel"/>
    <w:tmpl w:val="8AF8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C40185"/>
    <w:multiLevelType w:val="multilevel"/>
    <w:tmpl w:val="0A3A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E03293"/>
    <w:multiLevelType w:val="multilevel"/>
    <w:tmpl w:val="F1E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1059E0"/>
    <w:multiLevelType w:val="multilevel"/>
    <w:tmpl w:val="84E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4836CF"/>
    <w:multiLevelType w:val="multilevel"/>
    <w:tmpl w:val="9E5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95491A"/>
    <w:multiLevelType w:val="multilevel"/>
    <w:tmpl w:val="542215B0"/>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9C03C02"/>
    <w:multiLevelType w:val="multilevel"/>
    <w:tmpl w:val="C2B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DB4835"/>
    <w:multiLevelType w:val="multilevel"/>
    <w:tmpl w:val="D5CC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E36867"/>
    <w:multiLevelType w:val="multilevel"/>
    <w:tmpl w:val="1944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E37D35"/>
    <w:multiLevelType w:val="multilevel"/>
    <w:tmpl w:val="7608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6E478F"/>
    <w:multiLevelType w:val="multilevel"/>
    <w:tmpl w:val="F78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702E43"/>
    <w:multiLevelType w:val="multilevel"/>
    <w:tmpl w:val="0C0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B91341"/>
    <w:multiLevelType w:val="multilevel"/>
    <w:tmpl w:val="AA66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F4664C"/>
    <w:multiLevelType w:val="multilevel"/>
    <w:tmpl w:val="90F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410098"/>
    <w:multiLevelType w:val="multilevel"/>
    <w:tmpl w:val="0DB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57488B"/>
    <w:multiLevelType w:val="multilevel"/>
    <w:tmpl w:val="7EAAC96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B6D1389"/>
    <w:multiLevelType w:val="multilevel"/>
    <w:tmpl w:val="5A8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887F7B"/>
    <w:multiLevelType w:val="multilevel"/>
    <w:tmpl w:val="DB66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DE75CF"/>
    <w:multiLevelType w:val="multilevel"/>
    <w:tmpl w:val="947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E049C3"/>
    <w:multiLevelType w:val="multilevel"/>
    <w:tmpl w:val="E774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E63010"/>
    <w:multiLevelType w:val="multilevel"/>
    <w:tmpl w:val="187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071B2D"/>
    <w:multiLevelType w:val="multilevel"/>
    <w:tmpl w:val="86D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1C4B68"/>
    <w:multiLevelType w:val="multilevel"/>
    <w:tmpl w:val="4ACC0B78"/>
    <w:lvl w:ilvl="0">
      <w:start w:val="4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C9016CA"/>
    <w:multiLevelType w:val="multilevel"/>
    <w:tmpl w:val="EDE4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A41FCD"/>
    <w:multiLevelType w:val="multilevel"/>
    <w:tmpl w:val="521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22140E"/>
    <w:multiLevelType w:val="multilevel"/>
    <w:tmpl w:val="0DB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3A13DE"/>
    <w:multiLevelType w:val="multilevel"/>
    <w:tmpl w:val="998C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6464D0"/>
    <w:multiLevelType w:val="multilevel"/>
    <w:tmpl w:val="BAC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801E33"/>
    <w:multiLevelType w:val="multilevel"/>
    <w:tmpl w:val="5F6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883C95"/>
    <w:multiLevelType w:val="multilevel"/>
    <w:tmpl w:val="A48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A06A14"/>
    <w:multiLevelType w:val="multilevel"/>
    <w:tmpl w:val="9D3E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D67518"/>
    <w:multiLevelType w:val="multilevel"/>
    <w:tmpl w:val="C76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063A22"/>
    <w:multiLevelType w:val="multilevel"/>
    <w:tmpl w:val="AE6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784BC6"/>
    <w:multiLevelType w:val="multilevel"/>
    <w:tmpl w:val="4E4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796988"/>
    <w:multiLevelType w:val="multilevel"/>
    <w:tmpl w:val="94C8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A4675D"/>
    <w:multiLevelType w:val="multilevel"/>
    <w:tmpl w:val="303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0972D6"/>
    <w:multiLevelType w:val="multilevel"/>
    <w:tmpl w:val="96A6F576"/>
    <w:lvl w:ilvl="0">
      <w:start w:val="3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F0E400C"/>
    <w:multiLevelType w:val="multilevel"/>
    <w:tmpl w:val="872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0F5736"/>
    <w:multiLevelType w:val="multilevel"/>
    <w:tmpl w:val="E268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2F4107"/>
    <w:multiLevelType w:val="multilevel"/>
    <w:tmpl w:val="F20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720A5B"/>
    <w:multiLevelType w:val="multilevel"/>
    <w:tmpl w:val="DA3A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D44066"/>
    <w:multiLevelType w:val="multilevel"/>
    <w:tmpl w:val="B1F8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FB137C"/>
    <w:multiLevelType w:val="multilevel"/>
    <w:tmpl w:val="780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2E563E"/>
    <w:multiLevelType w:val="multilevel"/>
    <w:tmpl w:val="BEBC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7F57A5"/>
    <w:multiLevelType w:val="multilevel"/>
    <w:tmpl w:val="5F02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730944"/>
    <w:multiLevelType w:val="multilevel"/>
    <w:tmpl w:val="546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893628"/>
    <w:multiLevelType w:val="multilevel"/>
    <w:tmpl w:val="BD92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3D3841"/>
    <w:multiLevelType w:val="multilevel"/>
    <w:tmpl w:val="9CC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6B12F7"/>
    <w:multiLevelType w:val="multilevel"/>
    <w:tmpl w:val="7D5C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AC4FD2"/>
    <w:multiLevelType w:val="hybridMultilevel"/>
    <w:tmpl w:val="FE1E90F4"/>
    <w:lvl w:ilvl="0" w:tplc="98E04F8C">
      <w:start w:val="1"/>
      <w:numFmt w:val="bullet"/>
      <w:lvlText w:val=""/>
      <w:lvlJc w:val="left"/>
      <w:pPr>
        <w:ind w:left="720" w:hanging="360"/>
      </w:pPr>
      <w:rPr>
        <w:rFonts w:ascii="Symbol" w:hAnsi="Symbol" w:hint="default"/>
        <w:b/>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42E54DD"/>
    <w:multiLevelType w:val="multilevel"/>
    <w:tmpl w:val="E05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3201BB"/>
    <w:multiLevelType w:val="multilevel"/>
    <w:tmpl w:val="23F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B63FAA"/>
    <w:multiLevelType w:val="multilevel"/>
    <w:tmpl w:val="170A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E7167C"/>
    <w:multiLevelType w:val="multilevel"/>
    <w:tmpl w:val="6F2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366ECB"/>
    <w:multiLevelType w:val="multilevel"/>
    <w:tmpl w:val="751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DA0042"/>
    <w:multiLevelType w:val="multilevel"/>
    <w:tmpl w:val="2882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DB2CFD"/>
    <w:multiLevelType w:val="multilevel"/>
    <w:tmpl w:val="67A6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113B17"/>
    <w:multiLevelType w:val="multilevel"/>
    <w:tmpl w:val="242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35133E"/>
    <w:multiLevelType w:val="multilevel"/>
    <w:tmpl w:val="DA0A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BB490C"/>
    <w:multiLevelType w:val="multilevel"/>
    <w:tmpl w:val="2052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E036F3"/>
    <w:multiLevelType w:val="multilevel"/>
    <w:tmpl w:val="81A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E460A4"/>
    <w:multiLevelType w:val="multilevel"/>
    <w:tmpl w:val="69C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06038F"/>
    <w:multiLevelType w:val="multilevel"/>
    <w:tmpl w:val="515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1772F7"/>
    <w:multiLevelType w:val="multilevel"/>
    <w:tmpl w:val="943A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746CD2"/>
    <w:multiLevelType w:val="multilevel"/>
    <w:tmpl w:val="FC80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AD7110"/>
    <w:multiLevelType w:val="multilevel"/>
    <w:tmpl w:val="7558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F715FB"/>
    <w:multiLevelType w:val="multilevel"/>
    <w:tmpl w:val="F82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3905D2"/>
    <w:multiLevelType w:val="multilevel"/>
    <w:tmpl w:val="DF8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8C60A0"/>
    <w:multiLevelType w:val="multilevel"/>
    <w:tmpl w:val="2C7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B46A6A"/>
    <w:multiLevelType w:val="multilevel"/>
    <w:tmpl w:val="6B94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013C13"/>
    <w:multiLevelType w:val="multilevel"/>
    <w:tmpl w:val="C252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026E1D"/>
    <w:multiLevelType w:val="multilevel"/>
    <w:tmpl w:val="5CDA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2B1561"/>
    <w:multiLevelType w:val="multilevel"/>
    <w:tmpl w:val="A6B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6257AC"/>
    <w:multiLevelType w:val="multilevel"/>
    <w:tmpl w:val="4EC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B4316A"/>
    <w:multiLevelType w:val="multilevel"/>
    <w:tmpl w:val="C9E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23569C"/>
    <w:multiLevelType w:val="multilevel"/>
    <w:tmpl w:val="D5E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8A0BA3"/>
    <w:multiLevelType w:val="multilevel"/>
    <w:tmpl w:val="57D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B460E2"/>
    <w:multiLevelType w:val="multilevel"/>
    <w:tmpl w:val="24727E84"/>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CD41656"/>
    <w:multiLevelType w:val="multilevel"/>
    <w:tmpl w:val="14CC2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2126CE"/>
    <w:multiLevelType w:val="multilevel"/>
    <w:tmpl w:val="AE3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835D4B"/>
    <w:multiLevelType w:val="multilevel"/>
    <w:tmpl w:val="7DA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9C1F91"/>
    <w:multiLevelType w:val="multilevel"/>
    <w:tmpl w:val="5EF2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D22C8D"/>
    <w:multiLevelType w:val="multilevel"/>
    <w:tmpl w:val="A9B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E04971"/>
    <w:multiLevelType w:val="multilevel"/>
    <w:tmpl w:val="7EB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F44DA0"/>
    <w:multiLevelType w:val="multilevel"/>
    <w:tmpl w:val="736C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2A67F9"/>
    <w:multiLevelType w:val="multilevel"/>
    <w:tmpl w:val="FB7E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E71046F"/>
    <w:multiLevelType w:val="multilevel"/>
    <w:tmpl w:val="8B6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7472DF"/>
    <w:multiLevelType w:val="multilevel"/>
    <w:tmpl w:val="42E2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EBA7F63"/>
    <w:multiLevelType w:val="multilevel"/>
    <w:tmpl w:val="B67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ED3405"/>
    <w:multiLevelType w:val="multilevel"/>
    <w:tmpl w:val="A87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315E1C"/>
    <w:multiLevelType w:val="multilevel"/>
    <w:tmpl w:val="486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4A009D"/>
    <w:multiLevelType w:val="multilevel"/>
    <w:tmpl w:val="4798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AE1CDC"/>
    <w:multiLevelType w:val="multilevel"/>
    <w:tmpl w:val="C46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2B21B5"/>
    <w:multiLevelType w:val="multilevel"/>
    <w:tmpl w:val="CAE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7A6B57"/>
    <w:multiLevelType w:val="multilevel"/>
    <w:tmpl w:val="813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B55C93"/>
    <w:multiLevelType w:val="multilevel"/>
    <w:tmpl w:val="87F2A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1D11158"/>
    <w:multiLevelType w:val="multilevel"/>
    <w:tmpl w:val="014A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10042F"/>
    <w:multiLevelType w:val="multilevel"/>
    <w:tmpl w:val="66E4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596884"/>
    <w:multiLevelType w:val="multilevel"/>
    <w:tmpl w:val="CF6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5B34BD"/>
    <w:multiLevelType w:val="multilevel"/>
    <w:tmpl w:val="FFE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89767A"/>
    <w:multiLevelType w:val="multilevel"/>
    <w:tmpl w:val="E828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3EF4D64"/>
    <w:multiLevelType w:val="multilevel"/>
    <w:tmpl w:val="6CA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1A2914"/>
    <w:multiLevelType w:val="multilevel"/>
    <w:tmpl w:val="2982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436A71"/>
    <w:multiLevelType w:val="multilevel"/>
    <w:tmpl w:val="8AE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A92E43"/>
    <w:multiLevelType w:val="multilevel"/>
    <w:tmpl w:val="DEE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0E527D"/>
    <w:multiLevelType w:val="multilevel"/>
    <w:tmpl w:val="7CC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184202"/>
    <w:multiLevelType w:val="multilevel"/>
    <w:tmpl w:val="1E1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4B6D20"/>
    <w:multiLevelType w:val="multilevel"/>
    <w:tmpl w:val="59C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5B9536B"/>
    <w:multiLevelType w:val="hybridMultilevel"/>
    <w:tmpl w:val="D916A52E"/>
    <w:lvl w:ilvl="0" w:tplc="61B6DE36">
      <w:start w:val="1"/>
      <w:numFmt w:val="bullet"/>
      <w:lvlText w:val=""/>
      <w:lvlJc w:val="left"/>
      <w:pPr>
        <w:ind w:left="720" w:hanging="360"/>
      </w:pPr>
      <w:rPr>
        <w:rFonts w:ascii="Symbol" w:hAnsi="Symbol" w:hint="default"/>
        <w:b/>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631587F"/>
    <w:multiLevelType w:val="multilevel"/>
    <w:tmpl w:val="70642DD8"/>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6484711"/>
    <w:multiLevelType w:val="multilevel"/>
    <w:tmpl w:val="20E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C80BE3"/>
    <w:multiLevelType w:val="multilevel"/>
    <w:tmpl w:val="7B5E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0536F5"/>
    <w:multiLevelType w:val="multilevel"/>
    <w:tmpl w:val="41EEA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84C3253"/>
    <w:multiLevelType w:val="multilevel"/>
    <w:tmpl w:val="88F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673BDF"/>
    <w:multiLevelType w:val="multilevel"/>
    <w:tmpl w:val="331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87016F"/>
    <w:multiLevelType w:val="multilevel"/>
    <w:tmpl w:val="4EEA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9E74D0"/>
    <w:multiLevelType w:val="multilevel"/>
    <w:tmpl w:val="47F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B43BE0"/>
    <w:multiLevelType w:val="multilevel"/>
    <w:tmpl w:val="73C8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F75450"/>
    <w:multiLevelType w:val="multilevel"/>
    <w:tmpl w:val="7828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FB6BC7"/>
    <w:multiLevelType w:val="multilevel"/>
    <w:tmpl w:val="241CA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042669"/>
    <w:multiLevelType w:val="multilevel"/>
    <w:tmpl w:val="8ED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6E1F4D"/>
    <w:multiLevelType w:val="multilevel"/>
    <w:tmpl w:val="12D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DF107E"/>
    <w:multiLevelType w:val="multilevel"/>
    <w:tmpl w:val="E94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FF4CE2"/>
    <w:multiLevelType w:val="multilevel"/>
    <w:tmpl w:val="633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645417"/>
    <w:multiLevelType w:val="multilevel"/>
    <w:tmpl w:val="87B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836F7A"/>
    <w:multiLevelType w:val="multilevel"/>
    <w:tmpl w:val="BE4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A7379"/>
    <w:multiLevelType w:val="multilevel"/>
    <w:tmpl w:val="516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101DD2"/>
    <w:multiLevelType w:val="multilevel"/>
    <w:tmpl w:val="6C50BA40"/>
    <w:lvl w:ilvl="0">
      <w:start w:val="4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C875FEA"/>
    <w:multiLevelType w:val="multilevel"/>
    <w:tmpl w:val="9946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DB19DC"/>
    <w:multiLevelType w:val="multilevel"/>
    <w:tmpl w:val="98D2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932065"/>
    <w:multiLevelType w:val="multilevel"/>
    <w:tmpl w:val="E66A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94385E"/>
    <w:multiLevelType w:val="multilevel"/>
    <w:tmpl w:val="398E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D9D238B"/>
    <w:multiLevelType w:val="multilevel"/>
    <w:tmpl w:val="689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057994"/>
    <w:multiLevelType w:val="multilevel"/>
    <w:tmpl w:val="FF82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0962254"/>
    <w:multiLevelType w:val="multilevel"/>
    <w:tmpl w:val="4A0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EF7993"/>
    <w:multiLevelType w:val="multilevel"/>
    <w:tmpl w:val="A088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216C3F"/>
    <w:multiLevelType w:val="multilevel"/>
    <w:tmpl w:val="D9D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29151C"/>
    <w:multiLevelType w:val="multilevel"/>
    <w:tmpl w:val="F76C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5E0203"/>
    <w:multiLevelType w:val="multilevel"/>
    <w:tmpl w:val="DD7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AC30D6"/>
    <w:multiLevelType w:val="multilevel"/>
    <w:tmpl w:val="8A6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B90EB0"/>
    <w:multiLevelType w:val="multilevel"/>
    <w:tmpl w:val="6D0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3086F76"/>
    <w:multiLevelType w:val="multilevel"/>
    <w:tmpl w:val="8D7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31A1AF3"/>
    <w:multiLevelType w:val="multilevel"/>
    <w:tmpl w:val="2960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1F5770"/>
    <w:multiLevelType w:val="multilevel"/>
    <w:tmpl w:val="570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32605D5"/>
    <w:multiLevelType w:val="multilevel"/>
    <w:tmpl w:val="BFA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0D16A8"/>
    <w:multiLevelType w:val="multilevel"/>
    <w:tmpl w:val="DB0A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3B7577"/>
    <w:multiLevelType w:val="multilevel"/>
    <w:tmpl w:val="50E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3C25C6"/>
    <w:multiLevelType w:val="multilevel"/>
    <w:tmpl w:val="8F0E7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43E68EC"/>
    <w:multiLevelType w:val="multilevel"/>
    <w:tmpl w:val="04B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6F3E73"/>
    <w:multiLevelType w:val="multilevel"/>
    <w:tmpl w:val="ED4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710DF8"/>
    <w:multiLevelType w:val="multilevel"/>
    <w:tmpl w:val="221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C40648"/>
    <w:multiLevelType w:val="multilevel"/>
    <w:tmpl w:val="4B08F5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4D63D6B"/>
    <w:multiLevelType w:val="multilevel"/>
    <w:tmpl w:val="C1CA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E86228"/>
    <w:multiLevelType w:val="multilevel"/>
    <w:tmpl w:val="B6521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106881"/>
    <w:multiLevelType w:val="multilevel"/>
    <w:tmpl w:val="EF2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4F597A"/>
    <w:multiLevelType w:val="multilevel"/>
    <w:tmpl w:val="E0B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5D90457"/>
    <w:multiLevelType w:val="multilevel"/>
    <w:tmpl w:val="4CB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5528F3"/>
    <w:multiLevelType w:val="multilevel"/>
    <w:tmpl w:val="7B0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715DAA"/>
    <w:multiLevelType w:val="multilevel"/>
    <w:tmpl w:val="3724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6FD5183"/>
    <w:multiLevelType w:val="multilevel"/>
    <w:tmpl w:val="C88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19784A"/>
    <w:multiLevelType w:val="multilevel"/>
    <w:tmpl w:val="F08C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79A3F89"/>
    <w:multiLevelType w:val="multilevel"/>
    <w:tmpl w:val="3A785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7E044C5"/>
    <w:multiLevelType w:val="multilevel"/>
    <w:tmpl w:val="D9646F32"/>
    <w:lvl w:ilvl="0">
      <w:start w:val="3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7F60574"/>
    <w:multiLevelType w:val="multilevel"/>
    <w:tmpl w:val="B43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AD03AE"/>
    <w:multiLevelType w:val="multilevel"/>
    <w:tmpl w:val="C1BA7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193283"/>
    <w:multiLevelType w:val="multilevel"/>
    <w:tmpl w:val="EE0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91A4743"/>
    <w:multiLevelType w:val="multilevel"/>
    <w:tmpl w:val="1544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1C1E63"/>
    <w:multiLevelType w:val="multilevel"/>
    <w:tmpl w:val="C76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92A3539"/>
    <w:multiLevelType w:val="multilevel"/>
    <w:tmpl w:val="3144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692163"/>
    <w:multiLevelType w:val="multilevel"/>
    <w:tmpl w:val="13F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D01EDB"/>
    <w:multiLevelType w:val="multilevel"/>
    <w:tmpl w:val="E34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DA1C6F"/>
    <w:multiLevelType w:val="multilevel"/>
    <w:tmpl w:val="092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F36CE7"/>
    <w:multiLevelType w:val="multilevel"/>
    <w:tmpl w:val="35A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7847EC"/>
    <w:multiLevelType w:val="multilevel"/>
    <w:tmpl w:val="D586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B27EFB"/>
    <w:multiLevelType w:val="multilevel"/>
    <w:tmpl w:val="72AE1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B422200"/>
    <w:multiLevelType w:val="multilevel"/>
    <w:tmpl w:val="435C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B7C375B"/>
    <w:multiLevelType w:val="multilevel"/>
    <w:tmpl w:val="A22A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FB3D27"/>
    <w:multiLevelType w:val="multilevel"/>
    <w:tmpl w:val="9E3A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C0D06B7"/>
    <w:multiLevelType w:val="multilevel"/>
    <w:tmpl w:val="7E9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2A67E1"/>
    <w:multiLevelType w:val="multilevel"/>
    <w:tmpl w:val="CCDA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C345793"/>
    <w:multiLevelType w:val="multilevel"/>
    <w:tmpl w:val="DFF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7F1B2B"/>
    <w:multiLevelType w:val="multilevel"/>
    <w:tmpl w:val="F6E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CA41E26"/>
    <w:multiLevelType w:val="multilevel"/>
    <w:tmpl w:val="8D2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CB65A44"/>
    <w:multiLevelType w:val="multilevel"/>
    <w:tmpl w:val="3472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CC1073B"/>
    <w:multiLevelType w:val="multilevel"/>
    <w:tmpl w:val="06C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CC3562A"/>
    <w:multiLevelType w:val="multilevel"/>
    <w:tmpl w:val="7E3AE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D57023"/>
    <w:multiLevelType w:val="multilevel"/>
    <w:tmpl w:val="6F54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D4374D1"/>
    <w:multiLevelType w:val="multilevel"/>
    <w:tmpl w:val="9B48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576CF7"/>
    <w:multiLevelType w:val="multilevel"/>
    <w:tmpl w:val="29B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086D49"/>
    <w:multiLevelType w:val="multilevel"/>
    <w:tmpl w:val="9D5E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E4F1CDF"/>
    <w:multiLevelType w:val="multilevel"/>
    <w:tmpl w:val="952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E8944CD"/>
    <w:multiLevelType w:val="multilevel"/>
    <w:tmpl w:val="6E9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E922184"/>
    <w:multiLevelType w:val="multilevel"/>
    <w:tmpl w:val="E6D2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EDA6AF3"/>
    <w:multiLevelType w:val="multilevel"/>
    <w:tmpl w:val="8F2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E80AA1"/>
    <w:multiLevelType w:val="multilevel"/>
    <w:tmpl w:val="EF3A1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F666F4C"/>
    <w:multiLevelType w:val="multilevel"/>
    <w:tmpl w:val="052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F8D5687"/>
    <w:multiLevelType w:val="multilevel"/>
    <w:tmpl w:val="A5B47E72"/>
    <w:lvl w:ilvl="0">
      <w:start w:val="1"/>
      <w:numFmt w:val="upperRoman"/>
      <w:lvlText w:val="%1."/>
      <w:lvlJc w:val="left"/>
      <w:pPr>
        <w:ind w:left="360" w:hanging="360"/>
      </w:pPr>
      <w:rPr>
        <w:rFonts w:hint="default"/>
      </w:rPr>
    </w:lvl>
    <w:lvl w:ilvl="1">
      <w:numFmt w:val="decimal"/>
      <w:lvlRestart w:val="0"/>
      <w:lvlText w:val="%2-B)"/>
      <w:lvlJc w:val="left"/>
      <w:pPr>
        <w:ind w:left="720" w:hanging="360"/>
      </w:pPr>
      <w:rPr>
        <w:rFonts w:hint="default"/>
        <w:b/>
        <w:bCs/>
      </w:rPr>
    </w:lvl>
    <w:lvl w:ilvl="2">
      <w:start w:val="1"/>
      <w:numFmt w:val="decimal"/>
      <w:lvlText w:val="%2.%3)"/>
      <w:lvlJc w:val="left"/>
      <w:pPr>
        <w:ind w:left="1080" w:hanging="360"/>
      </w:pPr>
      <w:rPr>
        <w:rFonts w:hint="default"/>
      </w:rPr>
    </w:lvl>
    <w:lvl w:ilvl="3">
      <w:start w:val="1"/>
      <w:numFmt w:val="decimal"/>
      <w:lvlText w:val="%2.%3.%4)"/>
      <w:lvlJc w:val="left"/>
      <w:pPr>
        <w:ind w:left="1440" w:hanging="360"/>
      </w:pPr>
      <w:rPr>
        <w:rFonts w:hint="default"/>
      </w:rPr>
    </w:lvl>
    <w:lvl w:ilvl="4">
      <w:start w:val="1"/>
      <w:numFmt w:val="decimal"/>
      <w:lvlText w:val="%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2" w15:restartNumberingAfterBreak="0">
    <w:nsid w:val="3F9205A1"/>
    <w:multiLevelType w:val="multilevel"/>
    <w:tmpl w:val="5B8A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927B96"/>
    <w:multiLevelType w:val="multilevel"/>
    <w:tmpl w:val="1D4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A85D6C"/>
    <w:multiLevelType w:val="multilevel"/>
    <w:tmpl w:val="7A4E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FDB0644"/>
    <w:multiLevelType w:val="multilevel"/>
    <w:tmpl w:val="0EE4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F01D04"/>
    <w:multiLevelType w:val="multilevel"/>
    <w:tmpl w:val="D570D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205AFF"/>
    <w:multiLevelType w:val="multilevel"/>
    <w:tmpl w:val="853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EB4226"/>
    <w:multiLevelType w:val="multilevel"/>
    <w:tmpl w:val="BDD29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12C6837"/>
    <w:multiLevelType w:val="multilevel"/>
    <w:tmpl w:val="942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45236A"/>
    <w:multiLevelType w:val="multilevel"/>
    <w:tmpl w:val="C186E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465E52"/>
    <w:multiLevelType w:val="multilevel"/>
    <w:tmpl w:val="8600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B615B5"/>
    <w:multiLevelType w:val="multilevel"/>
    <w:tmpl w:val="D7A0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1C26A30"/>
    <w:multiLevelType w:val="multilevel"/>
    <w:tmpl w:val="E2A0A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7F5484"/>
    <w:multiLevelType w:val="multilevel"/>
    <w:tmpl w:val="220C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2B679FC"/>
    <w:multiLevelType w:val="multilevel"/>
    <w:tmpl w:val="0062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C410C6"/>
    <w:multiLevelType w:val="multilevel"/>
    <w:tmpl w:val="41C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D3378D"/>
    <w:multiLevelType w:val="multilevel"/>
    <w:tmpl w:val="DAD4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3F01A77"/>
    <w:multiLevelType w:val="multilevel"/>
    <w:tmpl w:val="015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1E6628"/>
    <w:multiLevelType w:val="multilevel"/>
    <w:tmpl w:val="9EB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274C2A"/>
    <w:multiLevelType w:val="multilevel"/>
    <w:tmpl w:val="51EC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D5634D"/>
    <w:multiLevelType w:val="multilevel"/>
    <w:tmpl w:val="647EB11C"/>
    <w:lvl w:ilvl="0">
      <w:start w:val="5"/>
      <w:numFmt w:val="upperRoman"/>
      <w:lvlText w:val="%1)"/>
      <w:lvlJc w:val="left"/>
      <w:pPr>
        <w:ind w:left="360" w:hanging="360"/>
      </w:pPr>
      <w:rPr>
        <w:rFonts w:hint="default"/>
        <w:b/>
        <w:bCs/>
      </w:rPr>
    </w:lvl>
    <w:lvl w:ilvl="1">
      <w:start w:val="16"/>
      <w:numFmt w:val="decimal"/>
      <w:lvlText w:val="%2)"/>
      <w:lvlJc w:val="left"/>
      <w:pPr>
        <w:ind w:left="792" w:hanging="432"/>
      </w:pPr>
      <w:rPr>
        <w:rFonts w:hint="default"/>
        <w:b/>
        <w:bCs/>
      </w:rPr>
    </w:lvl>
    <w:lvl w:ilvl="2">
      <w:start w:val="1"/>
      <w:numFmt w:val="decimal"/>
      <w:lvlText w:val="%2.%3)"/>
      <w:lvlJc w:val="left"/>
      <w:pPr>
        <w:ind w:left="1224" w:hanging="504"/>
      </w:pPr>
      <w:rPr>
        <w:rFonts w:hint="default"/>
        <w:b/>
        <w:bCs/>
      </w:rPr>
    </w:lvl>
    <w:lvl w:ilvl="3">
      <w:start w:val="1"/>
      <w:numFmt w:val="decimal"/>
      <w:lvlText w:val="%2.%3.%4)"/>
      <w:lvlJc w:val="left"/>
      <w:pPr>
        <w:ind w:left="1728" w:hanging="648"/>
      </w:pPr>
      <w:rPr>
        <w:rFonts w:hint="default"/>
      </w:rPr>
    </w:lvl>
    <w:lvl w:ilvl="4">
      <w:start w:val="1"/>
      <w:numFmt w:val="decimal"/>
      <w:lvlText w:val="%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2" w15:restartNumberingAfterBreak="0">
    <w:nsid w:val="452D2079"/>
    <w:multiLevelType w:val="multilevel"/>
    <w:tmpl w:val="D7F2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663C4"/>
    <w:multiLevelType w:val="multilevel"/>
    <w:tmpl w:val="33246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5905BFD"/>
    <w:multiLevelType w:val="multilevel"/>
    <w:tmpl w:val="8E5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BC0C02"/>
    <w:multiLevelType w:val="multilevel"/>
    <w:tmpl w:val="D0B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BD3877"/>
    <w:multiLevelType w:val="multilevel"/>
    <w:tmpl w:val="E79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23603F"/>
    <w:multiLevelType w:val="multilevel"/>
    <w:tmpl w:val="5CF4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335BA5"/>
    <w:multiLevelType w:val="multilevel"/>
    <w:tmpl w:val="2A3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417BF1"/>
    <w:multiLevelType w:val="multilevel"/>
    <w:tmpl w:val="5F1C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5902E7"/>
    <w:multiLevelType w:val="multilevel"/>
    <w:tmpl w:val="F7C0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6932D13"/>
    <w:multiLevelType w:val="multilevel"/>
    <w:tmpl w:val="D86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6DA6BA2"/>
    <w:multiLevelType w:val="multilevel"/>
    <w:tmpl w:val="DE4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71959C4"/>
    <w:multiLevelType w:val="multilevel"/>
    <w:tmpl w:val="E728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79B3998"/>
    <w:multiLevelType w:val="multilevel"/>
    <w:tmpl w:val="90B8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7A55844"/>
    <w:multiLevelType w:val="multilevel"/>
    <w:tmpl w:val="FD3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CB0714"/>
    <w:multiLevelType w:val="multilevel"/>
    <w:tmpl w:val="922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F839B0"/>
    <w:multiLevelType w:val="multilevel"/>
    <w:tmpl w:val="CC9C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86169C5"/>
    <w:multiLevelType w:val="multilevel"/>
    <w:tmpl w:val="1298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86E6F97"/>
    <w:multiLevelType w:val="multilevel"/>
    <w:tmpl w:val="A62E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CB6181"/>
    <w:multiLevelType w:val="multilevel"/>
    <w:tmpl w:val="CE2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9377624"/>
    <w:multiLevelType w:val="multilevel"/>
    <w:tmpl w:val="11F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93F3E57"/>
    <w:multiLevelType w:val="multilevel"/>
    <w:tmpl w:val="A20A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405A34"/>
    <w:multiLevelType w:val="multilevel"/>
    <w:tmpl w:val="7526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684FED"/>
    <w:multiLevelType w:val="multilevel"/>
    <w:tmpl w:val="0C5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9921A8C"/>
    <w:multiLevelType w:val="multilevel"/>
    <w:tmpl w:val="638A0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9A6A96"/>
    <w:multiLevelType w:val="multilevel"/>
    <w:tmpl w:val="AE84910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9FA3380"/>
    <w:multiLevelType w:val="multilevel"/>
    <w:tmpl w:val="C242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A097A10"/>
    <w:multiLevelType w:val="multilevel"/>
    <w:tmpl w:val="21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A0F661A"/>
    <w:multiLevelType w:val="multilevel"/>
    <w:tmpl w:val="98A8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A450028"/>
    <w:multiLevelType w:val="multilevel"/>
    <w:tmpl w:val="6EB8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A6F4915"/>
    <w:multiLevelType w:val="multilevel"/>
    <w:tmpl w:val="C17C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8E7315"/>
    <w:multiLevelType w:val="multilevel"/>
    <w:tmpl w:val="95B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B5139DE"/>
    <w:multiLevelType w:val="multilevel"/>
    <w:tmpl w:val="7CF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8622BB"/>
    <w:multiLevelType w:val="multilevel"/>
    <w:tmpl w:val="2D28E4D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BFD65EA"/>
    <w:multiLevelType w:val="multilevel"/>
    <w:tmpl w:val="FC2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FF3140"/>
    <w:multiLevelType w:val="multilevel"/>
    <w:tmpl w:val="2AEE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C797BA4"/>
    <w:multiLevelType w:val="multilevel"/>
    <w:tmpl w:val="0C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7D1C14"/>
    <w:multiLevelType w:val="multilevel"/>
    <w:tmpl w:val="C54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CA05F16"/>
    <w:multiLevelType w:val="multilevel"/>
    <w:tmpl w:val="2B12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CA5293D"/>
    <w:multiLevelType w:val="multilevel"/>
    <w:tmpl w:val="811A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A9246C"/>
    <w:multiLevelType w:val="multilevel"/>
    <w:tmpl w:val="EBD63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CF227ED"/>
    <w:multiLevelType w:val="multilevel"/>
    <w:tmpl w:val="C44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02063A"/>
    <w:multiLevelType w:val="multilevel"/>
    <w:tmpl w:val="3136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190965"/>
    <w:multiLevelType w:val="multilevel"/>
    <w:tmpl w:val="44C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D557D12"/>
    <w:multiLevelType w:val="multilevel"/>
    <w:tmpl w:val="C932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E0E425A"/>
    <w:multiLevelType w:val="multilevel"/>
    <w:tmpl w:val="948E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E6B2E8B"/>
    <w:multiLevelType w:val="multilevel"/>
    <w:tmpl w:val="ACFCC47E"/>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E8C2498"/>
    <w:multiLevelType w:val="multilevel"/>
    <w:tmpl w:val="0EA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EB36F12"/>
    <w:multiLevelType w:val="multilevel"/>
    <w:tmpl w:val="85A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FD04B9"/>
    <w:multiLevelType w:val="multilevel"/>
    <w:tmpl w:val="BE9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F873DBB"/>
    <w:multiLevelType w:val="multilevel"/>
    <w:tmpl w:val="BA8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FD73DE3"/>
    <w:multiLevelType w:val="multilevel"/>
    <w:tmpl w:val="D9DC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FDE3182"/>
    <w:multiLevelType w:val="multilevel"/>
    <w:tmpl w:val="2DF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FFD6F45"/>
    <w:multiLevelType w:val="multilevel"/>
    <w:tmpl w:val="EB629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06F7180"/>
    <w:multiLevelType w:val="multilevel"/>
    <w:tmpl w:val="27D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0E11DCF"/>
    <w:multiLevelType w:val="multilevel"/>
    <w:tmpl w:val="709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65489F"/>
    <w:multiLevelType w:val="multilevel"/>
    <w:tmpl w:val="7DA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8366F2"/>
    <w:multiLevelType w:val="multilevel"/>
    <w:tmpl w:val="238E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A03C4C"/>
    <w:multiLevelType w:val="multilevel"/>
    <w:tmpl w:val="B9E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2304CAD"/>
    <w:multiLevelType w:val="multilevel"/>
    <w:tmpl w:val="BEAA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3218F5"/>
    <w:multiLevelType w:val="multilevel"/>
    <w:tmpl w:val="321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3005E4E"/>
    <w:multiLevelType w:val="multilevel"/>
    <w:tmpl w:val="2540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3081CE6"/>
    <w:multiLevelType w:val="multilevel"/>
    <w:tmpl w:val="9A7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34F3A87"/>
    <w:multiLevelType w:val="multilevel"/>
    <w:tmpl w:val="292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37B6D34"/>
    <w:multiLevelType w:val="multilevel"/>
    <w:tmpl w:val="58A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38C7550"/>
    <w:multiLevelType w:val="multilevel"/>
    <w:tmpl w:val="A60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9677B2"/>
    <w:multiLevelType w:val="hybridMultilevel"/>
    <w:tmpl w:val="74C87806"/>
    <w:lvl w:ilvl="0" w:tplc="98E04F8C">
      <w:start w:val="1"/>
      <w:numFmt w:val="bullet"/>
      <w:lvlText w:val=""/>
      <w:lvlJc w:val="left"/>
      <w:pPr>
        <w:ind w:left="720" w:hanging="360"/>
      </w:pPr>
      <w:rPr>
        <w:rFonts w:ascii="Symbol" w:hAnsi="Symbol" w:hint="default"/>
        <w:b/>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3D302A8"/>
    <w:multiLevelType w:val="multilevel"/>
    <w:tmpl w:val="41B8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406318B"/>
    <w:multiLevelType w:val="multilevel"/>
    <w:tmpl w:val="B28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0E551D"/>
    <w:multiLevelType w:val="multilevel"/>
    <w:tmpl w:val="F9CA4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4DB2422"/>
    <w:multiLevelType w:val="multilevel"/>
    <w:tmpl w:val="A95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DC34F5"/>
    <w:multiLevelType w:val="multilevel"/>
    <w:tmpl w:val="98C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E04B87"/>
    <w:multiLevelType w:val="multilevel"/>
    <w:tmpl w:val="7EB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5223C31"/>
    <w:multiLevelType w:val="multilevel"/>
    <w:tmpl w:val="B008B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6473C04"/>
    <w:multiLevelType w:val="multilevel"/>
    <w:tmpl w:val="32ECE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66C2CCC"/>
    <w:multiLevelType w:val="multilevel"/>
    <w:tmpl w:val="778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68F6B9E"/>
    <w:multiLevelType w:val="multilevel"/>
    <w:tmpl w:val="B7F8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984949"/>
    <w:multiLevelType w:val="multilevel"/>
    <w:tmpl w:val="7FC411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6984BC6"/>
    <w:multiLevelType w:val="multilevel"/>
    <w:tmpl w:val="5EE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6F65E9A"/>
    <w:multiLevelType w:val="multilevel"/>
    <w:tmpl w:val="0B2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70235BE"/>
    <w:multiLevelType w:val="multilevel"/>
    <w:tmpl w:val="F73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7220B97"/>
    <w:multiLevelType w:val="multilevel"/>
    <w:tmpl w:val="BB3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762245B"/>
    <w:multiLevelType w:val="multilevel"/>
    <w:tmpl w:val="FCAA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8626D36"/>
    <w:multiLevelType w:val="multilevel"/>
    <w:tmpl w:val="FC4A4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8D11643"/>
    <w:multiLevelType w:val="multilevel"/>
    <w:tmpl w:val="A0C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8D76A58"/>
    <w:multiLevelType w:val="multilevel"/>
    <w:tmpl w:val="DA2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8FA2C2A"/>
    <w:multiLevelType w:val="multilevel"/>
    <w:tmpl w:val="148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90B35A8"/>
    <w:multiLevelType w:val="multilevel"/>
    <w:tmpl w:val="6DE8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94456C4"/>
    <w:multiLevelType w:val="multilevel"/>
    <w:tmpl w:val="C10C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9723F42"/>
    <w:multiLevelType w:val="multilevel"/>
    <w:tmpl w:val="33C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9FD7876"/>
    <w:multiLevelType w:val="multilevel"/>
    <w:tmpl w:val="534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1E791E"/>
    <w:multiLevelType w:val="multilevel"/>
    <w:tmpl w:val="78F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A861B00"/>
    <w:multiLevelType w:val="multilevel"/>
    <w:tmpl w:val="22D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954976"/>
    <w:multiLevelType w:val="multilevel"/>
    <w:tmpl w:val="D4B0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A96019F"/>
    <w:multiLevelType w:val="multilevel"/>
    <w:tmpl w:val="BF8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A9E3412"/>
    <w:multiLevelType w:val="multilevel"/>
    <w:tmpl w:val="AA0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AC206CF"/>
    <w:multiLevelType w:val="multilevel"/>
    <w:tmpl w:val="C05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B7306FA"/>
    <w:multiLevelType w:val="multilevel"/>
    <w:tmpl w:val="99A24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0A4661"/>
    <w:multiLevelType w:val="multilevel"/>
    <w:tmpl w:val="887E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CA57AB3"/>
    <w:multiLevelType w:val="multilevel"/>
    <w:tmpl w:val="08D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CA7446D"/>
    <w:multiLevelType w:val="multilevel"/>
    <w:tmpl w:val="8F2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124472"/>
    <w:multiLevelType w:val="multilevel"/>
    <w:tmpl w:val="FE6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D5831DF"/>
    <w:multiLevelType w:val="multilevel"/>
    <w:tmpl w:val="E7C0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D902BCE"/>
    <w:multiLevelType w:val="multilevel"/>
    <w:tmpl w:val="569C2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E03550F"/>
    <w:multiLevelType w:val="multilevel"/>
    <w:tmpl w:val="DBAE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57725E"/>
    <w:multiLevelType w:val="multilevel"/>
    <w:tmpl w:val="A59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6E708F"/>
    <w:multiLevelType w:val="hybridMultilevel"/>
    <w:tmpl w:val="A97C8BAA"/>
    <w:lvl w:ilvl="0" w:tplc="98E04F8C">
      <w:start w:val="1"/>
      <w:numFmt w:val="bullet"/>
      <w:lvlText w:val=""/>
      <w:lvlJc w:val="left"/>
      <w:pPr>
        <w:ind w:left="720" w:hanging="360"/>
      </w:pPr>
      <w:rPr>
        <w:rFonts w:ascii="Symbol" w:hAnsi="Symbol" w:hint="default"/>
        <w:b/>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EA069AF"/>
    <w:multiLevelType w:val="multilevel"/>
    <w:tmpl w:val="5A2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F1B6057"/>
    <w:multiLevelType w:val="multilevel"/>
    <w:tmpl w:val="8A6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297DF4"/>
    <w:multiLevelType w:val="multilevel"/>
    <w:tmpl w:val="A178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F545D1F"/>
    <w:multiLevelType w:val="multilevel"/>
    <w:tmpl w:val="55948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FA9171F"/>
    <w:multiLevelType w:val="multilevel"/>
    <w:tmpl w:val="7456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4A4ED0"/>
    <w:multiLevelType w:val="multilevel"/>
    <w:tmpl w:val="B02E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0613940"/>
    <w:multiLevelType w:val="multilevel"/>
    <w:tmpl w:val="29D2C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07B24B2"/>
    <w:multiLevelType w:val="multilevel"/>
    <w:tmpl w:val="D12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0932B3D"/>
    <w:multiLevelType w:val="multilevel"/>
    <w:tmpl w:val="FD5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0BA0968"/>
    <w:multiLevelType w:val="multilevel"/>
    <w:tmpl w:val="31B6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1856F7B"/>
    <w:multiLevelType w:val="multilevel"/>
    <w:tmpl w:val="235E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185786B"/>
    <w:multiLevelType w:val="multilevel"/>
    <w:tmpl w:val="0976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19277E8"/>
    <w:multiLevelType w:val="multilevel"/>
    <w:tmpl w:val="BCC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1DD2CE4"/>
    <w:multiLevelType w:val="multilevel"/>
    <w:tmpl w:val="BEF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1F11ACA"/>
    <w:multiLevelType w:val="multilevel"/>
    <w:tmpl w:val="CD6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216204A"/>
    <w:multiLevelType w:val="multilevel"/>
    <w:tmpl w:val="CCE0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2202A88"/>
    <w:multiLevelType w:val="multilevel"/>
    <w:tmpl w:val="BB9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28E20BD"/>
    <w:multiLevelType w:val="multilevel"/>
    <w:tmpl w:val="67B4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2B33164"/>
    <w:multiLevelType w:val="multilevel"/>
    <w:tmpl w:val="EE1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2D973F2"/>
    <w:multiLevelType w:val="multilevel"/>
    <w:tmpl w:val="A81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2F10062"/>
    <w:multiLevelType w:val="multilevel"/>
    <w:tmpl w:val="AD2E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3574FEE"/>
    <w:multiLevelType w:val="multilevel"/>
    <w:tmpl w:val="4560008E"/>
    <w:lvl w:ilvl="0">
      <w:start w:val="10"/>
      <w:numFmt w:val="decimal"/>
      <w:lvlText w:val="%1)"/>
      <w:lvlJc w:val="left"/>
      <w:pPr>
        <w:ind w:left="360" w:hanging="360"/>
      </w:pPr>
      <w:rPr>
        <w:rFonts w:hint="default"/>
        <w:b/>
        <w:bCs/>
      </w:rPr>
    </w:lvl>
    <w:lvl w:ilvl="1">
      <w:start w:val="5"/>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0" w15:restartNumberingAfterBreak="0">
    <w:nsid w:val="63FE41C2"/>
    <w:multiLevelType w:val="multilevel"/>
    <w:tmpl w:val="D9AAF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4096FA3"/>
    <w:multiLevelType w:val="multilevel"/>
    <w:tmpl w:val="230002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4A270E8"/>
    <w:multiLevelType w:val="multilevel"/>
    <w:tmpl w:val="AB2A160E"/>
    <w:lvl w:ilvl="0">
      <w:start w:val="6"/>
      <w:numFmt w:val="upperRoman"/>
      <w:lvlText w:val="%1)"/>
      <w:lvlJc w:val="left"/>
      <w:pPr>
        <w:ind w:left="360" w:hanging="360"/>
      </w:pPr>
      <w:rPr>
        <w:rFonts w:hint="default"/>
        <w:b/>
        <w:bCs/>
      </w:rPr>
    </w:lvl>
    <w:lvl w:ilvl="1">
      <w:start w:val="1"/>
      <w:numFmt w:val="upperLetter"/>
      <w:lvlText w:val="%2)"/>
      <w:lvlJc w:val="left"/>
      <w:pPr>
        <w:ind w:left="792" w:hanging="432"/>
      </w:pPr>
      <w:rPr>
        <w:rFonts w:hint="default"/>
        <w:b/>
        <w:bCs/>
      </w:rPr>
    </w:lvl>
    <w:lvl w:ilvl="2">
      <w:start w:val="1"/>
      <w:numFmt w:val="decimal"/>
      <w:lvlText w:val="%2.%3)"/>
      <w:lvlJc w:val="left"/>
      <w:pPr>
        <w:ind w:left="1224" w:hanging="504"/>
      </w:pPr>
      <w:rPr>
        <w:rFonts w:hint="default"/>
        <w:b/>
        <w:bCs/>
      </w:rPr>
    </w:lvl>
    <w:lvl w:ilvl="3">
      <w:start w:val="1"/>
      <w:numFmt w:val="decimal"/>
      <w:lvlText w:val="%2.%3.%4)"/>
      <w:lvlJc w:val="left"/>
      <w:pPr>
        <w:ind w:left="1728" w:hanging="648"/>
      </w:pPr>
      <w:rPr>
        <w:rFonts w:hint="default"/>
      </w:rPr>
    </w:lvl>
    <w:lvl w:ilvl="4">
      <w:start w:val="1"/>
      <w:numFmt w:val="decimal"/>
      <w:lvlText w:val="%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3" w15:restartNumberingAfterBreak="0">
    <w:nsid w:val="65763DDC"/>
    <w:multiLevelType w:val="multilevel"/>
    <w:tmpl w:val="B51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5AD6519"/>
    <w:multiLevelType w:val="multilevel"/>
    <w:tmpl w:val="78A2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5C90A5C"/>
    <w:multiLevelType w:val="multilevel"/>
    <w:tmpl w:val="5BA0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60C1D75"/>
    <w:multiLevelType w:val="multilevel"/>
    <w:tmpl w:val="933E232A"/>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665E793B"/>
    <w:multiLevelType w:val="multilevel"/>
    <w:tmpl w:val="5DA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6B74246"/>
    <w:multiLevelType w:val="multilevel"/>
    <w:tmpl w:val="6BB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4D46C8"/>
    <w:multiLevelType w:val="multilevel"/>
    <w:tmpl w:val="33829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7B31BF4"/>
    <w:multiLevelType w:val="multilevel"/>
    <w:tmpl w:val="340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7E511E4"/>
    <w:multiLevelType w:val="multilevel"/>
    <w:tmpl w:val="0DD8957C"/>
    <w:lvl w:ilvl="0">
      <w:start w:val="1"/>
      <w:numFmt w:val="upperRoman"/>
      <w:lvlText w:val="%1."/>
      <w:lvlJc w:val="left"/>
      <w:pPr>
        <w:ind w:left="360" w:hanging="360"/>
      </w:pPr>
      <w:rPr>
        <w:rFonts w:hint="default"/>
      </w:rPr>
    </w:lvl>
    <w:lvl w:ilvl="1">
      <w:numFmt w:val="decimal"/>
      <w:lvlText w:val="%2-A)"/>
      <w:lvlJc w:val="left"/>
      <w:pPr>
        <w:ind w:left="720" w:hanging="360"/>
      </w:pPr>
      <w:rPr>
        <w:rFonts w:hint="default"/>
        <w:b/>
        <w:bCs/>
      </w:rPr>
    </w:lvl>
    <w:lvl w:ilvl="2">
      <w:start w:val="1"/>
      <w:numFmt w:val="decimal"/>
      <w:lvlText w:val="%2.%3)"/>
      <w:lvlJc w:val="left"/>
      <w:pPr>
        <w:ind w:left="1080" w:hanging="360"/>
      </w:pPr>
      <w:rPr>
        <w:rFonts w:hint="default"/>
      </w:rPr>
    </w:lvl>
    <w:lvl w:ilvl="3">
      <w:start w:val="1"/>
      <w:numFmt w:val="decimal"/>
      <w:lvlText w:val="%2.%3.%4)"/>
      <w:lvlJc w:val="left"/>
      <w:pPr>
        <w:ind w:left="1440" w:hanging="360"/>
      </w:pPr>
      <w:rPr>
        <w:rFonts w:hint="default"/>
      </w:rPr>
    </w:lvl>
    <w:lvl w:ilvl="4">
      <w:start w:val="1"/>
      <w:numFmt w:val="decimal"/>
      <w:lvlText w:val="%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2" w15:restartNumberingAfterBreak="0">
    <w:nsid w:val="6856077E"/>
    <w:multiLevelType w:val="multilevel"/>
    <w:tmpl w:val="44C8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9730CF"/>
    <w:multiLevelType w:val="multilevel"/>
    <w:tmpl w:val="415E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8E97068"/>
    <w:multiLevelType w:val="multilevel"/>
    <w:tmpl w:val="297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9117356"/>
    <w:multiLevelType w:val="multilevel"/>
    <w:tmpl w:val="1308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947043A"/>
    <w:multiLevelType w:val="multilevel"/>
    <w:tmpl w:val="A39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9522F86"/>
    <w:multiLevelType w:val="multilevel"/>
    <w:tmpl w:val="B1AC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95402DB"/>
    <w:multiLevelType w:val="multilevel"/>
    <w:tmpl w:val="92F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98A2188"/>
    <w:multiLevelType w:val="multilevel"/>
    <w:tmpl w:val="0A3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9A831F3"/>
    <w:multiLevelType w:val="multilevel"/>
    <w:tmpl w:val="F4E0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A0B6B8A"/>
    <w:multiLevelType w:val="multilevel"/>
    <w:tmpl w:val="AD529A6E"/>
    <w:lvl w:ilvl="0">
      <w:start w:val="4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A1B4C42"/>
    <w:multiLevelType w:val="multilevel"/>
    <w:tmpl w:val="A668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A230512"/>
    <w:multiLevelType w:val="multilevel"/>
    <w:tmpl w:val="529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B142DF5"/>
    <w:multiLevelType w:val="multilevel"/>
    <w:tmpl w:val="82FA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B5156EC"/>
    <w:multiLevelType w:val="multilevel"/>
    <w:tmpl w:val="A70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BA84FEC"/>
    <w:multiLevelType w:val="multilevel"/>
    <w:tmpl w:val="982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BD93FDD"/>
    <w:multiLevelType w:val="multilevel"/>
    <w:tmpl w:val="7E8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C386C43"/>
    <w:multiLevelType w:val="multilevel"/>
    <w:tmpl w:val="414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C3A3277"/>
    <w:multiLevelType w:val="multilevel"/>
    <w:tmpl w:val="77126CB4"/>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C647FC3"/>
    <w:multiLevelType w:val="multilevel"/>
    <w:tmpl w:val="779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CAC4929"/>
    <w:multiLevelType w:val="multilevel"/>
    <w:tmpl w:val="002C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CB249A0"/>
    <w:multiLevelType w:val="multilevel"/>
    <w:tmpl w:val="681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D0B028D"/>
    <w:multiLevelType w:val="multilevel"/>
    <w:tmpl w:val="FCD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D4D006A"/>
    <w:multiLevelType w:val="multilevel"/>
    <w:tmpl w:val="2A1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D7B4E3D"/>
    <w:multiLevelType w:val="multilevel"/>
    <w:tmpl w:val="67D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D965977"/>
    <w:multiLevelType w:val="multilevel"/>
    <w:tmpl w:val="EACE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D966853"/>
    <w:multiLevelType w:val="multilevel"/>
    <w:tmpl w:val="E60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E225740"/>
    <w:multiLevelType w:val="multilevel"/>
    <w:tmpl w:val="F3C0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E7C4E20"/>
    <w:multiLevelType w:val="multilevel"/>
    <w:tmpl w:val="C2D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F224527"/>
    <w:multiLevelType w:val="multilevel"/>
    <w:tmpl w:val="776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F4151DB"/>
    <w:multiLevelType w:val="multilevel"/>
    <w:tmpl w:val="0136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FC227EE"/>
    <w:multiLevelType w:val="multilevel"/>
    <w:tmpl w:val="229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FF73460"/>
    <w:multiLevelType w:val="multilevel"/>
    <w:tmpl w:val="EBD0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0414A3D"/>
    <w:multiLevelType w:val="multilevel"/>
    <w:tmpl w:val="87A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06C1E08"/>
    <w:multiLevelType w:val="multilevel"/>
    <w:tmpl w:val="B96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08604B9"/>
    <w:multiLevelType w:val="multilevel"/>
    <w:tmpl w:val="D428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0E55AFE"/>
    <w:multiLevelType w:val="multilevel"/>
    <w:tmpl w:val="FE0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18557B2"/>
    <w:multiLevelType w:val="multilevel"/>
    <w:tmpl w:val="06E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1965215"/>
    <w:multiLevelType w:val="multilevel"/>
    <w:tmpl w:val="85A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1D13A79"/>
    <w:multiLevelType w:val="multilevel"/>
    <w:tmpl w:val="E29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25C15CE"/>
    <w:multiLevelType w:val="multilevel"/>
    <w:tmpl w:val="31A87E18"/>
    <w:lvl w:ilvl="0">
      <w:start w:val="3"/>
      <w:numFmt w:val="upperRoman"/>
      <w:lvlText w:val="%1."/>
      <w:lvlJc w:val="left"/>
      <w:pPr>
        <w:ind w:left="360" w:hanging="360"/>
      </w:pPr>
      <w:rPr>
        <w:rFonts w:hint="default"/>
      </w:rPr>
    </w:lvl>
    <w:lvl w:ilvl="1">
      <w:start w:val="5"/>
      <w:numFmt w:val="decimal"/>
      <w:lvlText w:val="%2)"/>
      <w:lvlJc w:val="left"/>
      <w:pPr>
        <w:ind w:left="720" w:hanging="360"/>
      </w:pPr>
      <w:rPr>
        <w:rFonts w:hint="default"/>
        <w:b/>
        <w:bCs/>
      </w:rPr>
    </w:lvl>
    <w:lvl w:ilvl="2">
      <w:start w:val="1"/>
      <w:numFmt w:val="decimal"/>
      <w:lvlText w:val="%2.%3)"/>
      <w:lvlJc w:val="left"/>
      <w:pPr>
        <w:ind w:left="1080" w:hanging="360"/>
      </w:pPr>
      <w:rPr>
        <w:rFonts w:hint="default"/>
        <w:b/>
        <w:bCs/>
      </w:rPr>
    </w:lvl>
    <w:lvl w:ilvl="3">
      <w:start w:val="1"/>
      <w:numFmt w:val="decimal"/>
      <w:lvlText w:val="%2.%3.%4)"/>
      <w:lvlJc w:val="left"/>
      <w:pPr>
        <w:ind w:left="1440" w:hanging="360"/>
      </w:pPr>
      <w:rPr>
        <w:rFonts w:hint="default"/>
        <w:b/>
        <w:bCs/>
      </w:rPr>
    </w:lvl>
    <w:lvl w:ilvl="4">
      <w:start w:val="1"/>
      <w:numFmt w:val="decimal"/>
      <w:lvlText w:val="%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2" w15:restartNumberingAfterBreak="0">
    <w:nsid w:val="72AD2F7B"/>
    <w:multiLevelType w:val="multilevel"/>
    <w:tmpl w:val="9F26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2BF5FC5"/>
    <w:multiLevelType w:val="multilevel"/>
    <w:tmpl w:val="ABF2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3055288"/>
    <w:multiLevelType w:val="multilevel"/>
    <w:tmpl w:val="059C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3473203"/>
    <w:multiLevelType w:val="multilevel"/>
    <w:tmpl w:val="9AD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353174D"/>
    <w:multiLevelType w:val="multilevel"/>
    <w:tmpl w:val="5750FF88"/>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37A5D44"/>
    <w:multiLevelType w:val="multilevel"/>
    <w:tmpl w:val="661C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38A45D6"/>
    <w:multiLevelType w:val="multilevel"/>
    <w:tmpl w:val="EACE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3C652EF"/>
    <w:multiLevelType w:val="multilevel"/>
    <w:tmpl w:val="E81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3D92197"/>
    <w:multiLevelType w:val="multilevel"/>
    <w:tmpl w:val="936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3DB5A94"/>
    <w:multiLevelType w:val="multilevel"/>
    <w:tmpl w:val="64C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3E30F16"/>
    <w:multiLevelType w:val="multilevel"/>
    <w:tmpl w:val="DB5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4217A16"/>
    <w:multiLevelType w:val="multilevel"/>
    <w:tmpl w:val="F4E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49431F0"/>
    <w:multiLevelType w:val="multilevel"/>
    <w:tmpl w:val="F722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4EE1B8A"/>
    <w:multiLevelType w:val="multilevel"/>
    <w:tmpl w:val="7E0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5B3227B"/>
    <w:multiLevelType w:val="multilevel"/>
    <w:tmpl w:val="700C1FA8"/>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b/>
        <w:bCs/>
      </w:rPr>
    </w:lvl>
    <w:lvl w:ilvl="3">
      <w:start w:val="1"/>
      <w:numFmt w:val="decimal"/>
      <w:lvlText w:val="%2.%3.%4)"/>
      <w:lvlJc w:val="left"/>
      <w:pPr>
        <w:ind w:left="1440" w:hanging="360"/>
      </w:pPr>
      <w:rPr>
        <w:rFonts w:hint="default"/>
      </w:rPr>
    </w:lvl>
    <w:lvl w:ilvl="4">
      <w:start w:val="1"/>
      <w:numFmt w:val="decimal"/>
      <w:lvlText w:val="%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7" w15:restartNumberingAfterBreak="0">
    <w:nsid w:val="75F87D4A"/>
    <w:multiLevelType w:val="multilevel"/>
    <w:tmpl w:val="C3BC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6073A69"/>
    <w:multiLevelType w:val="multilevel"/>
    <w:tmpl w:val="0F1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6394AB3"/>
    <w:multiLevelType w:val="multilevel"/>
    <w:tmpl w:val="143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6806F61"/>
    <w:multiLevelType w:val="multilevel"/>
    <w:tmpl w:val="4950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68344FF"/>
    <w:multiLevelType w:val="multilevel"/>
    <w:tmpl w:val="45B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6B851B1"/>
    <w:multiLevelType w:val="multilevel"/>
    <w:tmpl w:val="508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71361FB"/>
    <w:multiLevelType w:val="multilevel"/>
    <w:tmpl w:val="2EAC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759508B"/>
    <w:multiLevelType w:val="multilevel"/>
    <w:tmpl w:val="4CA4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7D920E7"/>
    <w:multiLevelType w:val="multilevel"/>
    <w:tmpl w:val="0B3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7EF5E04"/>
    <w:multiLevelType w:val="multilevel"/>
    <w:tmpl w:val="217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85A7750"/>
    <w:multiLevelType w:val="multilevel"/>
    <w:tmpl w:val="01D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946476F"/>
    <w:multiLevelType w:val="multilevel"/>
    <w:tmpl w:val="4D1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96C7B44"/>
    <w:multiLevelType w:val="multilevel"/>
    <w:tmpl w:val="557E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98A7495"/>
    <w:multiLevelType w:val="multilevel"/>
    <w:tmpl w:val="AC6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98F3060"/>
    <w:multiLevelType w:val="multilevel"/>
    <w:tmpl w:val="194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9AD416C"/>
    <w:multiLevelType w:val="multilevel"/>
    <w:tmpl w:val="2D7A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9DA02FD"/>
    <w:multiLevelType w:val="multilevel"/>
    <w:tmpl w:val="8912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9E04E2C"/>
    <w:multiLevelType w:val="multilevel"/>
    <w:tmpl w:val="6798B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9F32E5D"/>
    <w:multiLevelType w:val="multilevel"/>
    <w:tmpl w:val="C9184D6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A5B3F28"/>
    <w:multiLevelType w:val="multilevel"/>
    <w:tmpl w:val="4A0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A820D68"/>
    <w:multiLevelType w:val="multilevel"/>
    <w:tmpl w:val="07C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AC81122"/>
    <w:multiLevelType w:val="multilevel"/>
    <w:tmpl w:val="0ECE6BA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AC94531"/>
    <w:multiLevelType w:val="multilevel"/>
    <w:tmpl w:val="3B2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AD1736C"/>
    <w:multiLevelType w:val="multilevel"/>
    <w:tmpl w:val="A90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B152CE9"/>
    <w:multiLevelType w:val="multilevel"/>
    <w:tmpl w:val="2F0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397B33"/>
    <w:multiLevelType w:val="multilevel"/>
    <w:tmpl w:val="396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BCC0F65"/>
    <w:multiLevelType w:val="multilevel"/>
    <w:tmpl w:val="C284C45C"/>
    <w:lvl w:ilvl="0">
      <w:start w:val="1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4" w15:restartNumberingAfterBreak="0">
    <w:nsid w:val="7C2900B2"/>
    <w:multiLevelType w:val="multilevel"/>
    <w:tmpl w:val="B1C6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C29105D"/>
    <w:multiLevelType w:val="multilevel"/>
    <w:tmpl w:val="D0D4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6E69BC"/>
    <w:multiLevelType w:val="multilevel"/>
    <w:tmpl w:val="244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C7861E9"/>
    <w:multiLevelType w:val="multilevel"/>
    <w:tmpl w:val="D7F6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CAC182E"/>
    <w:multiLevelType w:val="multilevel"/>
    <w:tmpl w:val="8FD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D07462E"/>
    <w:multiLevelType w:val="multilevel"/>
    <w:tmpl w:val="19E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D2E2593"/>
    <w:multiLevelType w:val="multilevel"/>
    <w:tmpl w:val="3F029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D79635B"/>
    <w:multiLevelType w:val="multilevel"/>
    <w:tmpl w:val="AE7C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D963F04"/>
    <w:multiLevelType w:val="multilevel"/>
    <w:tmpl w:val="593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DED5313"/>
    <w:multiLevelType w:val="multilevel"/>
    <w:tmpl w:val="781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DF74F0F"/>
    <w:multiLevelType w:val="multilevel"/>
    <w:tmpl w:val="733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E2D6989"/>
    <w:multiLevelType w:val="multilevel"/>
    <w:tmpl w:val="19E0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E7108B0"/>
    <w:multiLevelType w:val="multilevel"/>
    <w:tmpl w:val="D29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ED204AC"/>
    <w:multiLevelType w:val="multilevel"/>
    <w:tmpl w:val="F93C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EF0102E"/>
    <w:multiLevelType w:val="multilevel"/>
    <w:tmpl w:val="C9E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F1A608C"/>
    <w:multiLevelType w:val="multilevel"/>
    <w:tmpl w:val="6764E0B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F3970DA"/>
    <w:multiLevelType w:val="multilevel"/>
    <w:tmpl w:val="479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F3A1A53"/>
    <w:multiLevelType w:val="multilevel"/>
    <w:tmpl w:val="2E40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F7B729E"/>
    <w:multiLevelType w:val="multilevel"/>
    <w:tmpl w:val="E84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F857148"/>
    <w:multiLevelType w:val="multilevel"/>
    <w:tmpl w:val="3E1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FC32FB3"/>
    <w:multiLevelType w:val="multilevel"/>
    <w:tmpl w:val="49107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FDD1CBA"/>
    <w:multiLevelType w:val="multilevel"/>
    <w:tmpl w:val="88F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240430">
    <w:abstractNumId w:val="394"/>
  </w:num>
  <w:num w:numId="2" w16cid:durableId="1214390679">
    <w:abstractNumId w:val="32"/>
  </w:num>
  <w:num w:numId="3" w16cid:durableId="1958754748">
    <w:abstractNumId w:val="118"/>
  </w:num>
  <w:num w:numId="4" w16cid:durableId="499588464">
    <w:abstractNumId w:val="366"/>
  </w:num>
  <w:num w:numId="5" w16cid:durableId="1321428808">
    <w:abstractNumId w:val="483"/>
  </w:num>
  <w:num w:numId="6" w16cid:durableId="354814875">
    <w:abstractNumId w:val="72"/>
  </w:num>
  <w:num w:numId="7" w16cid:durableId="1241133950">
    <w:abstractNumId w:val="353"/>
  </w:num>
  <w:num w:numId="8" w16cid:durableId="1906867662">
    <w:abstractNumId w:val="129"/>
  </w:num>
  <w:num w:numId="9" w16cid:durableId="854154605">
    <w:abstractNumId w:val="164"/>
  </w:num>
  <w:num w:numId="10" w16cid:durableId="584732720">
    <w:abstractNumId w:val="213"/>
  </w:num>
  <w:num w:numId="11" w16cid:durableId="1432164589">
    <w:abstractNumId w:val="60"/>
  </w:num>
  <w:num w:numId="12" w16cid:durableId="741219882">
    <w:abstractNumId w:val="475"/>
  </w:num>
  <w:num w:numId="13" w16cid:durableId="1338118191">
    <w:abstractNumId w:val="338"/>
  </w:num>
  <w:num w:numId="14" w16cid:durableId="307829181">
    <w:abstractNumId w:val="358"/>
  </w:num>
  <w:num w:numId="15" w16cid:durableId="1253734172">
    <w:abstractNumId w:val="385"/>
  </w:num>
  <w:num w:numId="16" w16cid:durableId="1998917506">
    <w:abstractNumId w:val="210"/>
  </w:num>
  <w:num w:numId="17" w16cid:durableId="1123500624">
    <w:abstractNumId w:val="437"/>
  </w:num>
  <w:num w:numId="18" w16cid:durableId="470245956">
    <w:abstractNumId w:val="145"/>
  </w:num>
  <w:num w:numId="19" w16cid:durableId="431097196">
    <w:abstractNumId w:val="400"/>
  </w:num>
  <w:num w:numId="20" w16cid:durableId="2022589203">
    <w:abstractNumId w:val="195"/>
  </w:num>
  <w:num w:numId="21" w16cid:durableId="1838229825">
    <w:abstractNumId w:val="234"/>
  </w:num>
  <w:num w:numId="22" w16cid:durableId="14960680">
    <w:abstractNumId w:val="339"/>
  </w:num>
  <w:num w:numId="23" w16cid:durableId="1943873836">
    <w:abstractNumId w:val="329"/>
  </w:num>
  <w:num w:numId="24" w16cid:durableId="877820569">
    <w:abstractNumId w:val="236"/>
  </w:num>
  <w:num w:numId="25" w16cid:durableId="155414893">
    <w:abstractNumId w:val="31"/>
  </w:num>
  <w:num w:numId="26" w16cid:durableId="561407828">
    <w:abstractNumId w:val="456"/>
  </w:num>
  <w:num w:numId="27" w16cid:durableId="796530746">
    <w:abstractNumId w:val="396"/>
  </w:num>
  <w:num w:numId="28" w16cid:durableId="1024210133">
    <w:abstractNumId w:val="198"/>
  </w:num>
  <w:num w:numId="29" w16cid:durableId="1275014194">
    <w:abstractNumId w:val="478"/>
  </w:num>
  <w:num w:numId="30" w16cid:durableId="346449512">
    <w:abstractNumId w:val="445"/>
  </w:num>
  <w:num w:numId="31" w16cid:durableId="1192035392">
    <w:abstractNumId w:val="260"/>
  </w:num>
  <w:num w:numId="32" w16cid:durableId="195968657">
    <w:abstractNumId w:val="349"/>
  </w:num>
  <w:num w:numId="33" w16cid:durableId="1880968420">
    <w:abstractNumId w:val="263"/>
  </w:num>
  <w:num w:numId="34" w16cid:durableId="1989356618">
    <w:abstractNumId w:val="206"/>
  </w:num>
  <w:num w:numId="35" w16cid:durableId="1097410339">
    <w:abstractNumId w:val="340"/>
  </w:num>
  <w:num w:numId="36" w16cid:durableId="653797349">
    <w:abstractNumId w:val="209"/>
  </w:num>
  <w:num w:numId="37" w16cid:durableId="1612933088">
    <w:abstractNumId w:val="261"/>
  </w:num>
  <w:num w:numId="38" w16cid:durableId="918366877">
    <w:abstractNumId w:val="286"/>
  </w:num>
  <w:num w:numId="39" w16cid:durableId="617027204">
    <w:abstractNumId w:val="188"/>
  </w:num>
  <w:num w:numId="40" w16cid:durableId="3870366">
    <w:abstractNumId w:val="416"/>
  </w:num>
  <w:num w:numId="41" w16cid:durableId="469443951">
    <w:abstractNumId w:val="4"/>
  </w:num>
  <w:num w:numId="42" w16cid:durableId="1519780327">
    <w:abstractNumId w:val="128"/>
  </w:num>
  <w:num w:numId="43" w16cid:durableId="1107388133">
    <w:abstractNumId w:val="453"/>
  </w:num>
  <w:num w:numId="44" w16cid:durableId="628979261">
    <w:abstractNumId w:val="168"/>
  </w:num>
  <w:num w:numId="45" w16cid:durableId="18046222">
    <w:abstractNumId w:val="354"/>
  </w:num>
  <w:num w:numId="46" w16cid:durableId="534346119">
    <w:abstractNumId w:val="439"/>
  </w:num>
  <w:num w:numId="47" w16cid:durableId="1177038730">
    <w:abstractNumId w:val="30"/>
  </w:num>
  <w:num w:numId="48" w16cid:durableId="730156969">
    <w:abstractNumId w:val="170"/>
  </w:num>
  <w:num w:numId="49" w16cid:durableId="1115488760">
    <w:abstractNumId w:val="219"/>
  </w:num>
  <w:num w:numId="50" w16cid:durableId="471362969">
    <w:abstractNumId w:val="227"/>
  </w:num>
  <w:num w:numId="51" w16cid:durableId="1966740449">
    <w:abstractNumId w:val="373"/>
  </w:num>
  <w:num w:numId="52" w16cid:durableId="2033216852">
    <w:abstractNumId w:val="243"/>
  </w:num>
  <w:num w:numId="53" w16cid:durableId="1101025555">
    <w:abstractNumId w:val="47"/>
  </w:num>
  <w:num w:numId="54" w16cid:durableId="625501768">
    <w:abstractNumId w:val="99"/>
  </w:num>
  <w:num w:numId="55" w16cid:durableId="768962026">
    <w:abstractNumId w:val="289"/>
  </w:num>
  <w:num w:numId="56" w16cid:durableId="1809855335">
    <w:abstractNumId w:val="494"/>
  </w:num>
  <w:num w:numId="57" w16cid:durableId="937909879">
    <w:abstractNumId w:val="117"/>
  </w:num>
  <w:num w:numId="58" w16cid:durableId="645858518">
    <w:abstractNumId w:val="19"/>
  </w:num>
  <w:num w:numId="59" w16cid:durableId="2137794559">
    <w:abstractNumId w:val="432"/>
  </w:num>
  <w:num w:numId="60" w16cid:durableId="1777409665">
    <w:abstractNumId w:val="152"/>
  </w:num>
  <w:num w:numId="61" w16cid:durableId="1631474430">
    <w:abstractNumId w:val="383"/>
  </w:num>
  <w:num w:numId="62" w16cid:durableId="1400245667">
    <w:abstractNumId w:val="149"/>
  </w:num>
  <w:num w:numId="63" w16cid:durableId="290407103">
    <w:abstractNumId w:val="8"/>
  </w:num>
  <w:num w:numId="64" w16cid:durableId="940332393">
    <w:abstractNumId w:val="239"/>
  </w:num>
  <w:num w:numId="65" w16cid:durableId="1343782657">
    <w:abstractNumId w:val="49"/>
  </w:num>
  <w:num w:numId="66" w16cid:durableId="782728406">
    <w:abstractNumId w:val="138"/>
  </w:num>
  <w:num w:numId="67" w16cid:durableId="1964576986">
    <w:abstractNumId w:val="150"/>
  </w:num>
  <w:num w:numId="68" w16cid:durableId="1269048143">
    <w:abstractNumId w:val="316"/>
  </w:num>
  <w:num w:numId="69" w16cid:durableId="1645814246">
    <w:abstractNumId w:val="101"/>
  </w:num>
  <w:num w:numId="70" w16cid:durableId="994186639">
    <w:abstractNumId w:val="378"/>
  </w:num>
  <w:num w:numId="71" w16cid:durableId="3479901">
    <w:abstractNumId w:val="92"/>
  </w:num>
  <w:num w:numId="72" w16cid:durableId="1083648862">
    <w:abstractNumId w:val="46"/>
  </w:num>
  <w:num w:numId="73" w16cid:durableId="717825403">
    <w:abstractNumId w:val="34"/>
  </w:num>
  <w:num w:numId="74" w16cid:durableId="1868105543">
    <w:abstractNumId w:val="217"/>
  </w:num>
  <w:num w:numId="75" w16cid:durableId="1320813133">
    <w:abstractNumId w:val="422"/>
  </w:num>
  <w:num w:numId="76" w16cid:durableId="1894929265">
    <w:abstractNumId w:val="203"/>
  </w:num>
  <w:num w:numId="77" w16cid:durableId="873662439">
    <w:abstractNumId w:val="62"/>
  </w:num>
  <w:num w:numId="78" w16cid:durableId="2021153964">
    <w:abstractNumId w:val="20"/>
  </w:num>
  <w:num w:numId="79" w16cid:durableId="783353127">
    <w:abstractNumId w:val="458"/>
  </w:num>
  <w:num w:numId="80" w16cid:durableId="1793742399">
    <w:abstractNumId w:val="201"/>
  </w:num>
  <w:num w:numId="81" w16cid:durableId="494760046">
    <w:abstractNumId w:val="290"/>
  </w:num>
  <w:num w:numId="82" w16cid:durableId="1994412186">
    <w:abstractNumId w:val="471"/>
  </w:num>
  <w:num w:numId="83" w16cid:durableId="1380519706">
    <w:abstractNumId w:val="333"/>
  </w:num>
  <w:num w:numId="84" w16cid:durableId="1355426474">
    <w:abstractNumId w:val="73"/>
  </w:num>
  <w:num w:numId="85" w16cid:durableId="720518269">
    <w:abstractNumId w:val="368"/>
  </w:num>
  <w:num w:numId="86" w16cid:durableId="1792043629">
    <w:abstractNumId w:val="6"/>
  </w:num>
  <w:num w:numId="87" w16cid:durableId="1057053719">
    <w:abstractNumId w:val="318"/>
  </w:num>
  <w:num w:numId="88" w16cid:durableId="287126727">
    <w:abstractNumId w:val="124"/>
  </w:num>
  <w:num w:numId="89" w16cid:durableId="11498374">
    <w:abstractNumId w:val="493"/>
  </w:num>
  <w:num w:numId="90" w16cid:durableId="873075677">
    <w:abstractNumId w:val="85"/>
  </w:num>
  <w:num w:numId="91" w16cid:durableId="1457480415">
    <w:abstractNumId w:val="311"/>
  </w:num>
  <w:num w:numId="92" w16cid:durableId="729502312">
    <w:abstractNumId w:val="200"/>
  </w:num>
  <w:num w:numId="93" w16cid:durableId="2116709262">
    <w:abstractNumId w:val="187"/>
  </w:num>
  <w:num w:numId="94" w16cid:durableId="1705473795">
    <w:abstractNumId w:val="131"/>
  </w:num>
  <w:num w:numId="95" w16cid:durableId="1817725016">
    <w:abstractNumId w:val="477"/>
  </w:num>
  <w:num w:numId="96" w16cid:durableId="466513359">
    <w:abstractNumId w:val="403"/>
  </w:num>
  <w:num w:numId="97" w16cid:durableId="2060670541">
    <w:abstractNumId w:val="159"/>
  </w:num>
  <w:num w:numId="98" w16cid:durableId="517474204">
    <w:abstractNumId w:val="291"/>
  </w:num>
  <w:num w:numId="99" w16cid:durableId="2111006275">
    <w:abstractNumId w:val="11"/>
  </w:num>
  <w:num w:numId="100" w16cid:durableId="1500539535">
    <w:abstractNumId w:val="207"/>
  </w:num>
  <w:num w:numId="101" w16cid:durableId="1667244426">
    <w:abstractNumId w:val="280"/>
  </w:num>
  <w:num w:numId="102" w16cid:durableId="1645890617">
    <w:abstractNumId w:val="180"/>
  </w:num>
  <w:num w:numId="103" w16cid:durableId="900292927">
    <w:abstractNumId w:val="37"/>
  </w:num>
  <w:num w:numId="104" w16cid:durableId="105009048">
    <w:abstractNumId w:val="23"/>
  </w:num>
  <w:num w:numId="105" w16cid:durableId="814762850">
    <w:abstractNumId w:val="161"/>
  </w:num>
  <w:num w:numId="106" w16cid:durableId="745611993">
    <w:abstractNumId w:val="1"/>
  </w:num>
  <w:num w:numId="107" w16cid:durableId="1647272230">
    <w:abstractNumId w:val="58"/>
  </w:num>
  <w:num w:numId="108" w16cid:durableId="1112818863">
    <w:abstractNumId w:val="158"/>
  </w:num>
  <w:num w:numId="109" w16cid:durableId="1875539597">
    <w:abstractNumId w:val="351"/>
  </w:num>
  <w:num w:numId="110" w16cid:durableId="2014607307">
    <w:abstractNumId w:val="114"/>
  </w:num>
  <w:num w:numId="111" w16cid:durableId="1104152655">
    <w:abstractNumId w:val="429"/>
  </w:num>
  <w:num w:numId="112" w16cid:durableId="110637665">
    <w:abstractNumId w:val="495"/>
  </w:num>
  <w:num w:numId="113" w16cid:durableId="1957130747">
    <w:abstractNumId w:val="248"/>
  </w:num>
  <w:num w:numId="114" w16cid:durableId="1979534621">
    <w:abstractNumId w:val="455"/>
  </w:num>
  <w:num w:numId="115" w16cid:durableId="438640821">
    <w:abstractNumId w:val="157"/>
  </w:num>
  <w:num w:numId="116" w16cid:durableId="1681934796">
    <w:abstractNumId w:val="43"/>
  </w:num>
  <w:num w:numId="117" w16cid:durableId="1479571639">
    <w:abstractNumId w:val="13"/>
  </w:num>
  <w:num w:numId="118" w16cid:durableId="2138571608">
    <w:abstractNumId w:val="327"/>
  </w:num>
  <w:num w:numId="119" w16cid:durableId="1497962273">
    <w:abstractNumId w:val="488"/>
  </w:num>
  <w:num w:numId="120" w16cid:durableId="1660963750">
    <w:abstractNumId w:val="476"/>
  </w:num>
  <w:num w:numId="121" w16cid:durableId="10187637">
    <w:abstractNumId w:val="330"/>
  </w:num>
  <w:num w:numId="122" w16cid:durableId="546071966">
    <w:abstractNumId w:val="154"/>
  </w:num>
  <w:num w:numId="123" w16cid:durableId="940652117">
    <w:abstractNumId w:val="459"/>
  </w:num>
  <w:num w:numId="124" w16cid:durableId="1072122290">
    <w:abstractNumId w:val="428"/>
  </w:num>
  <w:num w:numId="125" w16cid:durableId="914976596">
    <w:abstractNumId w:val="67"/>
  </w:num>
  <w:num w:numId="126" w16cid:durableId="2076005541">
    <w:abstractNumId w:val="303"/>
  </w:num>
  <w:num w:numId="127" w16cid:durableId="2037075790">
    <w:abstractNumId w:val="444"/>
  </w:num>
  <w:num w:numId="128" w16cid:durableId="2053966972">
    <w:abstractNumId w:val="151"/>
  </w:num>
  <w:num w:numId="129" w16cid:durableId="1853254208">
    <w:abstractNumId w:val="221"/>
  </w:num>
  <w:num w:numId="130" w16cid:durableId="1008672868">
    <w:abstractNumId w:val="293"/>
  </w:num>
  <w:num w:numId="131" w16cid:durableId="401876779">
    <w:abstractNumId w:val="83"/>
  </w:num>
  <w:num w:numId="132" w16cid:durableId="1082751851">
    <w:abstractNumId w:val="369"/>
  </w:num>
  <w:num w:numId="133" w16cid:durableId="180975865">
    <w:abstractNumId w:val="108"/>
  </w:num>
  <w:num w:numId="134" w16cid:durableId="1803502610">
    <w:abstractNumId w:val="130"/>
  </w:num>
  <w:num w:numId="135" w16cid:durableId="1590121554">
    <w:abstractNumId w:val="59"/>
  </w:num>
  <w:num w:numId="136" w16cid:durableId="916666744">
    <w:abstractNumId w:val="242"/>
  </w:num>
  <w:num w:numId="137" w16cid:durableId="2062973294">
    <w:abstractNumId w:val="122"/>
  </w:num>
  <w:num w:numId="138" w16cid:durableId="2072919024">
    <w:abstractNumId w:val="259"/>
  </w:num>
  <w:num w:numId="139" w16cid:durableId="919758425">
    <w:abstractNumId w:val="63"/>
  </w:num>
  <w:num w:numId="140" w16cid:durableId="2784818">
    <w:abstractNumId w:val="226"/>
  </w:num>
  <w:num w:numId="141" w16cid:durableId="1976763402">
    <w:abstractNumId w:val="225"/>
  </w:num>
  <w:num w:numId="142" w16cid:durableId="837430070">
    <w:abstractNumId w:val="257"/>
  </w:num>
  <w:num w:numId="143" w16cid:durableId="389307307">
    <w:abstractNumId w:val="344"/>
  </w:num>
  <w:num w:numId="144" w16cid:durableId="1400395632">
    <w:abstractNumId w:val="404"/>
  </w:num>
  <w:num w:numId="145" w16cid:durableId="970355980">
    <w:abstractNumId w:val="485"/>
  </w:num>
  <w:num w:numId="146" w16cid:durableId="717169444">
    <w:abstractNumId w:val="288"/>
  </w:num>
  <w:num w:numId="147" w16cid:durableId="1374883476">
    <w:abstractNumId w:val="279"/>
  </w:num>
  <w:num w:numId="148" w16cid:durableId="1873153115">
    <w:abstractNumId w:val="80"/>
  </w:num>
  <w:num w:numId="149" w16cid:durableId="9112495">
    <w:abstractNumId w:val="220"/>
  </w:num>
  <w:num w:numId="150" w16cid:durableId="1239172345">
    <w:abstractNumId w:val="377"/>
  </w:num>
  <w:num w:numId="151" w16cid:durableId="2001500068">
    <w:abstractNumId w:val="247"/>
  </w:num>
  <w:num w:numId="152" w16cid:durableId="499975544">
    <w:abstractNumId w:val="0"/>
  </w:num>
  <w:num w:numId="153" w16cid:durableId="1663586460">
    <w:abstractNumId w:val="408"/>
  </w:num>
  <w:num w:numId="154" w16cid:durableId="1083336580">
    <w:abstractNumId w:val="183"/>
  </w:num>
  <w:num w:numId="155" w16cid:durableId="1449855221">
    <w:abstractNumId w:val="45"/>
  </w:num>
  <w:num w:numId="156" w16cid:durableId="1868179868">
    <w:abstractNumId w:val="348"/>
  </w:num>
  <w:num w:numId="157" w16cid:durableId="1938177938">
    <w:abstractNumId w:val="319"/>
  </w:num>
  <w:num w:numId="158" w16cid:durableId="2828190">
    <w:abstractNumId w:val="78"/>
  </w:num>
  <w:num w:numId="159" w16cid:durableId="1381443485">
    <w:abstractNumId w:val="350"/>
  </w:num>
  <w:num w:numId="160" w16cid:durableId="380595211">
    <w:abstractNumId w:val="69"/>
  </w:num>
  <w:num w:numId="161" w16cid:durableId="528028515">
    <w:abstractNumId w:val="337"/>
  </w:num>
  <w:num w:numId="162" w16cid:durableId="1414933216">
    <w:abstractNumId w:val="440"/>
  </w:num>
  <w:num w:numId="163" w16cid:durableId="1590654585">
    <w:abstractNumId w:val="448"/>
  </w:num>
  <w:num w:numId="164" w16cid:durableId="697244461">
    <w:abstractNumId w:val="249"/>
  </w:num>
  <w:num w:numId="165" w16cid:durableId="1325739207">
    <w:abstractNumId w:val="48"/>
  </w:num>
  <w:num w:numId="166" w16cid:durableId="84767018">
    <w:abstractNumId w:val="343"/>
  </w:num>
  <w:num w:numId="167" w16cid:durableId="1471364577">
    <w:abstractNumId w:val="442"/>
  </w:num>
  <w:num w:numId="168" w16cid:durableId="1756975058">
    <w:abstractNumId w:val="175"/>
  </w:num>
  <w:num w:numId="169" w16cid:durableId="1795564369">
    <w:abstractNumId w:val="407"/>
  </w:num>
  <w:num w:numId="170" w16cid:durableId="1026371777">
    <w:abstractNumId w:val="480"/>
  </w:num>
  <w:num w:numId="171" w16cid:durableId="21707744">
    <w:abstractNumId w:val="134"/>
  </w:num>
  <w:num w:numId="172" w16cid:durableId="121919934">
    <w:abstractNumId w:val="255"/>
  </w:num>
  <w:num w:numId="173" w16cid:durableId="44909697">
    <w:abstractNumId w:val="7"/>
  </w:num>
  <w:num w:numId="174" w16cid:durableId="2022200073">
    <w:abstractNumId w:val="132"/>
  </w:num>
  <w:num w:numId="175" w16cid:durableId="353457306">
    <w:abstractNumId w:val="252"/>
  </w:num>
  <w:num w:numId="176" w16cid:durableId="716468345">
    <w:abstractNumId w:val="28"/>
  </w:num>
  <w:num w:numId="177" w16cid:durableId="1687822861">
    <w:abstractNumId w:val="87"/>
  </w:num>
  <w:num w:numId="178" w16cid:durableId="1538737518">
    <w:abstractNumId w:val="10"/>
  </w:num>
  <w:num w:numId="179" w16cid:durableId="84618688">
    <w:abstractNumId w:val="393"/>
  </w:num>
  <w:num w:numId="180" w16cid:durableId="1099371020">
    <w:abstractNumId w:val="425"/>
  </w:num>
  <w:num w:numId="181" w16cid:durableId="1667710193">
    <w:abstractNumId w:val="64"/>
  </w:num>
  <w:num w:numId="182" w16cid:durableId="1168256383">
    <w:abstractNumId w:val="110"/>
  </w:num>
  <w:num w:numId="183" w16cid:durableId="1846820405">
    <w:abstractNumId w:val="126"/>
  </w:num>
  <w:num w:numId="184" w16cid:durableId="447700707">
    <w:abstractNumId w:val="250"/>
  </w:num>
  <w:num w:numId="185" w16cid:durableId="1233471009">
    <w:abstractNumId w:val="277"/>
  </w:num>
  <w:num w:numId="186" w16cid:durableId="1906838410">
    <w:abstractNumId w:val="21"/>
  </w:num>
  <w:num w:numId="187" w16cid:durableId="578295162">
    <w:abstractNumId w:val="424"/>
  </w:num>
  <w:num w:numId="188" w16cid:durableId="1654214119">
    <w:abstractNumId w:val="121"/>
  </w:num>
  <w:num w:numId="189" w16cid:durableId="53503272">
    <w:abstractNumId w:val="125"/>
  </w:num>
  <w:num w:numId="190" w16cid:durableId="1620187315">
    <w:abstractNumId w:val="36"/>
  </w:num>
  <w:num w:numId="191" w16cid:durableId="107166253">
    <w:abstractNumId w:val="181"/>
  </w:num>
  <w:num w:numId="192" w16cid:durableId="1666396620">
    <w:abstractNumId w:val="65"/>
  </w:num>
  <w:num w:numId="193" w16cid:durableId="1032807321">
    <w:abstractNumId w:val="42"/>
  </w:num>
  <w:num w:numId="194" w16cid:durableId="1463884783">
    <w:abstractNumId w:val="81"/>
  </w:num>
  <w:num w:numId="195" w16cid:durableId="28575899">
    <w:abstractNumId w:val="328"/>
  </w:num>
  <w:num w:numId="196" w16cid:durableId="1945336134">
    <w:abstractNumId w:val="361"/>
  </w:num>
  <w:num w:numId="197" w16cid:durableId="336155603">
    <w:abstractNumId w:val="186"/>
  </w:num>
  <w:num w:numId="198" w16cid:durableId="1247493907">
    <w:abstractNumId w:val="25"/>
  </w:num>
  <w:num w:numId="199" w16cid:durableId="1962881198">
    <w:abstractNumId w:val="273"/>
  </w:num>
  <w:num w:numId="200" w16cid:durableId="1697729363">
    <w:abstractNumId w:val="61"/>
  </w:num>
  <w:num w:numId="201" w16cid:durableId="704211719">
    <w:abstractNumId w:val="173"/>
  </w:num>
  <w:num w:numId="202" w16cid:durableId="1698853829">
    <w:abstractNumId w:val="174"/>
  </w:num>
  <w:num w:numId="203" w16cid:durableId="1228497547">
    <w:abstractNumId w:val="460"/>
  </w:num>
  <w:num w:numId="204" w16cid:durableId="730464827">
    <w:abstractNumId w:val="96"/>
  </w:num>
  <w:num w:numId="205" w16cid:durableId="740712614">
    <w:abstractNumId w:val="116"/>
  </w:num>
  <w:num w:numId="206" w16cid:durableId="1774203745">
    <w:abstractNumId w:val="215"/>
  </w:num>
  <w:num w:numId="207" w16cid:durableId="1359047196">
    <w:abstractNumId w:val="419"/>
  </w:num>
  <w:num w:numId="208" w16cid:durableId="1540513245">
    <w:abstractNumId w:val="479"/>
  </w:num>
  <w:num w:numId="209" w16cid:durableId="1325889287">
    <w:abstractNumId w:val="308"/>
  </w:num>
  <w:num w:numId="210" w16cid:durableId="1646347727">
    <w:abstractNumId w:val="355"/>
  </w:num>
  <w:num w:numId="211" w16cid:durableId="1891113000">
    <w:abstractNumId w:val="294"/>
  </w:num>
  <w:num w:numId="212" w16cid:durableId="104738835">
    <w:abstractNumId w:val="387"/>
  </w:num>
  <w:num w:numId="213" w16cid:durableId="1815413826">
    <w:abstractNumId w:val="310"/>
  </w:num>
  <w:num w:numId="214" w16cid:durableId="1936477317">
    <w:abstractNumId w:val="315"/>
  </w:num>
  <w:num w:numId="215" w16cid:durableId="278608625">
    <w:abstractNumId w:val="33"/>
  </w:num>
  <w:num w:numId="216" w16cid:durableId="912007080">
    <w:abstractNumId w:val="54"/>
  </w:num>
  <w:num w:numId="217" w16cid:durableId="1158839183">
    <w:abstractNumId w:val="106"/>
  </w:num>
  <w:num w:numId="218" w16cid:durableId="102648707">
    <w:abstractNumId w:val="176"/>
  </w:num>
  <w:num w:numId="219" w16cid:durableId="689573529">
    <w:abstractNumId w:val="305"/>
  </w:num>
  <w:num w:numId="220" w16cid:durableId="1895311556">
    <w:abstractNumId w:val="133"/>
  </w:num>
  <w:num w:numId="221" w16cid:durableId="1318152241">
    <w:abstractNumId w:val="97"/>
  </w:num>
  <w:num w:numId="222" w16cid:durableId="901911755">
    <w:abstractNumId w:val="450"/>
  </w:num>
  <w:num w:numId="223" w16cid:durableId="1186867236">
    <w:abstractNumId w:val="365"/>
  </w:num>
  <w:num w:numId="224" w16cid:durableId="1616212588">
    <w:abstractNumId w:val="413"/>
  </w:num>
  <w:num w:numId="225" w16cid:durableId="1629973310">
    <w:abstractNumId w:val="212"/>
  </w:num>
  <w:num w:numId="226" w16cid:durableId="2129542439">
    <w:abstractNumId w:val="410"/>
  </w:num>
  <w:num w:numId="227" w16cid:durableId="1287203541">
    <w:abstractNumId w:val="244"/>
  </w:num>
  <w:num w:numId="228" w16cid:durableId="1028407692">
    <w:abstractNumId w:val="402"/>
  </w:num>
  <w:num w:numId="229" w16cid:durableId="648246070">
    <w:abstractNumId w:val="347"/>
  </w:num>
  <w:num w:numId="230" w16cid:durableId="1328511070">
    <w:abstractNumId w:val="38"/>
  </w:num>
  <w:num w:numId="231" w16cid:durableId="345210532">
    <w:abstractNumId w:val="336"/>
  </w:num>
  <w:num w:numId="232" w16cid:durableId="2105179115">
    <w:abstractNumId w:val="267"/>
  </w:num>
  <w:num w:numId="233" w16cid:durableId="92677598">
    <w:abstractNumId w:val="216"/>
  </w:num>
  <w:num w:numId="234" w16cid:durableId="2048946738">
    <w:abstractNumId w:val="482"/>
  </w:num>
  <w:num w:numId="235" w16cid:durableId="7875940">
    <w:abstractNumId w:val="321"/>
  </w:num>
  <w:num w:numId="236" w16cid:durableId="1964115747">
    <w:abstractNumId w:val="166"/>
  </w:num>
  <w:num w:numId="237" w16cid:durableId="1521819330">
    <w:abstractNumId w:val="306"/>
  </w:num>
  <w:num w:numId="238" w16cid:durableId="217665063">
    <w:abstractNumId w:val="229"/>
  </w:num>
  <w:num w:numId="239" w16cid:durableId="508327691">
    <w:abstractNumId w:val="196"/>
  </w:num>
  <w:num w:numId="240" w16cid:durableId="725645236">
    <w:abstractNumId w:val="324"/>
  </w:num>
  <w:num w:numId="241" w16cid:durableId="189729164">
    <w:abstractNumId w:val="464"/>
  </w:num>
  <w:num w:numId="242" w16cid:durableId="1408725305">
    <w:abstractNumId w:val="177"/>
  </w:num>
  <w:num w:numId="243" w16cid:durableId="275871180">
    <w:abstractNumId w:val="463"/>
  </w:num>
  <w:num w:numId="244" w16cid:durableId="36586303">
    <w:abstractNumId w:val="352"/>
  </w:num>
  <w:num w:numId="245" w16cid:durableId="1293095513">
    <w:abstractNumId w:val="44"/>
  </w:num>
  <w:num w:numId="246" w16cid:durableId="2012567212">
    <w:abstractNumId w:val="9"/>
  </w:num>
  <w:num w:numId="247" w16cid:durableId="1302691760">
    <w:abstractNumId w:val="56"/>
  </w:num>
  <w:num w:numId="248" w16cid:durableId="121853790">
    <w:abstractNumId w:val="322"/>
  </w:num>
  <w:num w:numId="249" w16cid:durableId="249774777">
    <w:abstractNumId w:val="415"/>
  </w:num>
  <w:num w:numId="250" w16cid:durableId="656811716">
    <w:abstractNumId w:val="449"/>
  </w:num>
  <w:num w:numId="251" w16cid:durableId="604852674">
    <w:abstractNumId w:val="462"/>
  </w:num>
  <w:num w:numId="252" w16cid:durableId="50541986">
    <w:abstractNumId w:val="245"/>
  </w:num>
  <w:num w:numId="253" w16cid:durableId="119805978">
    <w:abstractNumId w:val="335"/>
  </w:num>
  <w:num w:numId="254" w16cid:durableId="934171977">
    <w:abstractNumId w:val="237"/>
  </w:num>
  <w:num w:numId="255" w16cid:durableId="1723870448">
    <w:abstractNumId w:val="66"/>
  </w:num>
  <w:num w:numId="256" w16cid:durableId="936518557">
    <w:abstractNumId w:val="135"/>
  </w:num>
  <w:num w:numId="257" w16cid:durableId="513302682">
    <w:abstractNumId w:val="491"/>
  </w:num>
  <w:num w:numId="258" w16cid:durableId="166285200">
    <w:abstractNumId w:val="194"/>
  </w:num>
  <w:num w:numId="259" w16cid:durableId="837429114">
    <w:abstractNumId w:val="70"/>
  </w:num>
  <w:num w:numId="260" w16cid:durableId="10109190">
    <w:abstractNumId w:val="172"/>
  </w:num>
  <w:num w:numId="261" w16cid:durableId="1663895918">
    <w:abstractNumId w:val="264"/>
  </w:num>
  <w:num w:numId="262" w16cid:durableId="1847359980">
    <w:abstractNumId w:val="397"/>
  </w:num>
  <w:num w:numId="263" w16cid:durableId="1141461976">
    <w:abstractNumId w:val="141"/>
  </w:num>
  <w:num w:numId="264" w16cid:durableId="225651922">
    <w:abstractNumId w:val="362"/>
  </w:num>
  <w:num w:numId="265" w16cid:durableId="1491409946">
    <w:abstractNumId w:val="240"/>
  </w:num>
  <w:num w:numId="266" w16cid:durableId="274673758">
    <w:abstractNumId w:val="262"/>
  </w:num>
  <w:num w:numId="267" w16cid:durableId="1790929823">
    <w:abstractNumId w:val="283"/>
  </w:num>
  <w:num w:numId="268" w16cid:durableId="1652056163">
    <w:abstractNumId w:val="91"/>
  </w:num>
  <w:num w:numId="269" w16cid:durableId="1113673510">
    <w:abstractNumId w:val="470"/>
  </w:num>
  <w:num w:numId="270" w16cid:durableId="678582259">
    <w:abstractNumId w:val="167"/>
  </w:num>
  <w:num w:numId="271" w16cid:durableId="1707362821">
    <w:abstractNumId w:val="302"/>
  </w:num>
  <w:num w:numId="272" w16cid:durableId="1208294464">
    <w:abstractNumId w:val="320"/>
  </w:num>
  <w:num w:numId="273" w16cid:durableId="1064183416">
    <w:abstractNumId w:val="412"/>
  </w:num>
  <w:num w:numId="274" w16cid:durableId="1971127681">
    <w:abstractNumId w:val="16"/>
  </w:num>
  <w:num w:numId="275" w16cid:durableId="257953104">
    <w:abstractNumId w:val="384"/>
  </w:num>
  <w:num w:numId="276" w16cid:durableId="1016733470">
    <w:abstractNumId w:val="346"/>
  </w:num>
  <w:num w:numId="277" w16cid:durableId="1004167675">
    <w:abstractNumId w:val="39"/>
  </w:num>
  <w:num w:numId="278" w16cid:durableId="936013531">
    <w:abstractNumId w:val="153"/>
  </w:num>
  <w:num w:numId="279" w16cid:durableId="1315062191">
    <w:abstractNumId w:val="79"/>
  </w:num>
  <w:num w:numId="280" w16cid:durableId="1048526337">
    <w:abstractNumId w:val="51"/>
  </w:num>
  <w:num w:numId="281" w16cid:durableId="387997739">
    <w:abstractNumId w:val="395"/>
  </w:num>
  <w:num w:numId="282" w16cid:durableId="59790695">
    <w:abstractNumId w:val="52"/>
  </w:num>
  <w:num w:numId="283" w16cid:durableId="350299282">
    <w:abstractNumId w:val="93"/>
  </w:num>
  <w:num w:numId="284" w16cid:durableId="1110706683">
    <w:abstractNumId w:val="230"/>
  </w:num>
  <w:num w:numId="285" w16cid:durableId="358895655">
    <w:abstractNumId w:val="103"/>
  </w:num>
  <w:num w:numId="286" w16cid:durableId="1409038697">
    <w:abstractNumId w:val="136"/>
  </w:num>
  <w:num w:numId="287" w16cid:durableId="352533931">
    <w:abstractNumId w:val="123"/>
  </w:num>
  <w:num w:numId="288" w16cid:durableId="420419888">
    <w:abstractNumId w:val="102"/>
  </w:num>
  <w:num w:numId="289" w16cid:durableId="1536429274">
    <w:abstractNumId w:val="3"/>
  </w:num>
  <w:num w:numId="290" w16cid:durableId="571891842">
    <w:abstractNumId w:val="185"/>
  </w:num>
  <w:num w:numId="291" w16cid:durableId="518197449">
    <w:abstractNumId w:val="190"/>
  </w:num>
  <w:num w:numId="292" w16cid:durableId="623072914">
    <w:abstractNumId w:val="115"/>
  </w:num>
  <w:num w:numId="293" w16cid:durableId="780807337">
    <w:abstractNumId w:val="398"/>
  </w:num>
  <w:num w:numId="294" w16cid:durableId="1326204632">
    <w:abstractNumId w:val="88"/>
  </w:num>
  <w:num w:numId="295" w16cid:durableId="518009083">
    <w:abstractNumId w:val="113"/>
  </w:num>
  <w:num w:numId="296" w16cid:durableId="684478269">
    <w:abstractNumId w:val="309"/>
  </w:num>
  <w:num w:numId="297" w16cid:durableId="851144791">
    <w:abstractNumId w:val="75"/>
  </w:num>
  <w:num w:numId="298" w16cid:durableId="1600063070">
    <w:abstractNumId w:val="15"/>
  </w:num>
  <w:num w:numId="299" w16cid:durableId="720132311">
    <w:abstractNumId w:val="433"/>
  </w:num>
  <w:num w:numId="300" w16cid:durableId="1962880879">
    <w:abstractNumId w:val="451"/>
  </w:num>
  <w:num w:numId="301" w16cid:durableId="2074814409">
    <w:abstractNumId w:val="427"/>
  </w:num>
  <w:num w:numId="302" w16cid:durableId="1733036205">
    <w:abstractNumId w:val="452"/>
  </w:num>
  <w:num w:numId="303" w16cid:durableId="591283359">
    <w:abstractNumId w:val="86"/>
  </w:num>
  <w:num w:numId="304" w16cid:durableId="887647838">
    <w:abstractNumId w:val="268"/>
  </w:num>
  <w:num w:numId="305" w16cid:durableId="2080323567">
    <w:abstractNumId w:val="334"/>
  </w:num>
  <w:num w:numId="306" w16cid:durableId="1741055795">
    <w:abstractNumId w:val="95"/>
  </w:num>
  <w:num w:numId="307" w16cid:durableId="2135831781">
    <w:abstractNumId w:val="380"/>
  </w:num>
  <w:num w:numId="308" w16cid:durableId="1639724186">
    <w:abstractNumId w:val="2"/>
  </w:num>
  <w:num w:numId="309" w16cid:durableId="158472782">
    <w:abstractNumId w:val="246"/>
  </w:num>
  <w:num w:numId="310" w16cid:durableId="220795241">
    <w:abstractNumId w:val="278"/>
  </w:num>
  <w:num w:numId="311" w16cid:durableId="1538353852">
    <w:abstractNumId w:val="104"/>
  </w:num>
  <w:num w:numId="312" w16cid:durableId="2052418730">
    <w:abstractNumId w:val="417"/>
  </w:num>
  <w:num w:numId="313" w16cid:durableId="1181240953">
    <w:abstractNumId w:val="82"/>
  </w:num>
  <w:num w:numId="314" w16cid:durableId="1416705438">
    <w:abstractNumId w:val="272"/>
  </w:num>
  <w:num w:numId="315" w16cid:durableId="1011376683">
    <w:abstractNumId w:val="89"/>
  </w:num>
  <w:num w:numId="316" w16cid:durableId="969747282">
    <w:abstractNumId w:val="296"/>
  </w:num>
  <w:num w:numId="317" w16cid:durableId="723136913">
    <w:abstractNumId w:val="94"/>
  </w:num>
  <w:num w:numId="318" w16cid:durableId="321855216">
    <w:abstractNumId w:val="312"/>
  </w:num>
  <w:num w:numId="319" w16cid:durableId="1907495234">
    <w:abstractNumId w:val="35"/>
  </w:num>
  <w:num w:numId="320" w16cid:durableId="1096947492">
    <w:abstractNumId w:val="171"/>
  </w:num>
  <w:num w:numId="321" w16cid:durableId="1856846740">
    <w:abstractNumId w:val="388"/>
  </w:num>
  <w:num w:numId="322" w16cid:durableId="584144387">
    <w:abstractNumId w:val="406"/>
  </w:num>
  <w:num w:numId="323" w16cid:durableId="2141920612">
    <w:abstractNumId w:val="492"/>
  </w:num>
  <w:num w:numId="324" w16cid:durableId="678771299">
    <w:abstractNumId w:val="169"/>
  </w:num>
  <w:num w:numId="325" w16cid:durableId="950549295">
    <w:abstractNumId w:val="107"/>
  </w:num>
  <w:num w:numId="326" w16cid:durableId="2069566190">
    <w:abstractNumId w:val="199"/>
  </w:num>
  <w:num w:numId="327" w16cid:durableId="304050790">
    <w:abstractNumId w:val="441"/>
  </w:num>
  <w:num w:numId="328" w16cid:durableId="1683894095">
    <w:abstractNumId w:val="435"/>
  </w:num>
  <w:num w:numId="329" w16cid:durableId="205875535">
    <w:abstractNumId w:val="191"/>
  </w:num>
  <w:num w:numId="330" w16cid:durableId="1697848693">
    <w:abstractNumId w:val="274"/>
  </w:num>
  <w:num w:numId="331" w16cid:durableId="1361127965">
    <w:abstractNumId w:val="218"/>
  </w:num>
  <w:num w:numId="332" w16cid:durableId="532377669">
    <w:abstractNumId w:val="359"/>
  </w:num>
  <w:num w:numId="333" w16cid:durableId="1213031207">
    <w:abstractNumId w:val="300"/>
  </w:num>
  <w:num w:numId="334" w16cid:durableId="914507279">
    <w:abstractNumId w:val="111"/>
  </w:num>
  <w:num w:numId="335" w16cid:durableId="1161971279">
    <w:abstractNumId w:val="392"/>
  </w:num>
  <w:num w:numId="336" w16cid:durableId="1631277063">
    <w:abstractNumId w:val="27"/>
  </w:num>
  <w:num w:numId="337" w16cid:durableId="470051625">
    <w:abstractNumId w:val="438"/>
  </w:num>
  <w:num w:numId="338" w16cid:durableId="96147349">
    <w:abstractNumId w:val="232"/>
  </w:num>
  <w:num w:numId="339" w16cid:durableId="1404180750">
    <w:abstractNumId w:val="447"/>
  </w:num>
  <w:num w:numId="340" w16cid:durableId="1812363803">
    <w:abstractNumId w:val="326"/>
  </w:num>
  <w:num w:numId="341" w16cid:durableId="1237011193">
    <w:abstractNumId w:val="178"/>
  </w:num>
  <w:num w:numId="342" w16cid:durableId="1061751709">
    <w:abstractNumId w:val="418"/>
  </w:num>
  <w:num w:numId="343" w16cid:durableId="1385178282">
    <w:abstractNumId w:val="224"/>
  </w:num>
  <w:num w:numId="344" w16cid:durableId="1933705318">
    <w:abstractNumId w:val="304"/>
  </w:num>
  <w:num w:numId="345" w16cid:durableId="16974013">
    <w:abstractNumId w:val="434"/>
  </w:num>
  <w:num w:numId="346" w16cid:durableId="128983576">
    <w:abstractNumId w:val="18"/>
  </w:num>
  <w:num w:numId="347" w16cid:durableId="1602955544">
    <w:abstractNumId w:val="208"/>
  </w:num>
  <w:num w:numId="348" w16cid:durableId="973483641">
    <w:abstractNumId w:val="202"/>
  </w:num>
  <w:num w:numId="349" w16cid:durableId="1048263504">
    <w:abstractNumId w:val="127"/>
  </w:num>
  <w:num w:numId="350" w16cid:durableId="1979646571">
    <w:abstractNumId w:val="179"/>
  </w:num>
  <w:num w:numId="351" w16cid:durableId="598953668">
    <w:abstractNumId w:val="411"/>
  </w:num>
  <w:num w:numId="352" w16cid:durableId="1224869487">
    <w:abstractNumId w:val="41"/>
  </w:num>
  <w:num w:numId="353" w16cid:durableId="472868403">
    <w:abstractNumId w:val="466"/>
  </w:num>
  <w:num w:numId="354" w16cid:durableId="1125781770">
    <w:abstractNumId w:val="55"/>
  </w:num>
  <w:num w:numId="355" w16cid:durableId="1912229021">
    <w:abstractNumId w:val="405"/>
  </w:num>
  <w:num w:numId="356" w16cid:durableId="669060678">
    <w:abstractNumId w:val="372"/>
  </w:num>
  <w:num w:numId="357" w16cid:durableId="718550834">
    <w:abstractNumId w:val="314"/>
  </w:num>
  <w:num w:numId="358" w16cid:durableId="1849562589">
    <w:abstractNumId w:val="163"/>
  </w:num>
  <w:num w:numId="359" w16cid:durableId="715079552">
    <w:abstractNumId w:val="375"/>
  </w:num>
  <w:num w:numId="360" w16cid:durableId="781846894">
    <w:abstractNumId w:val="345"/>
  </w:num>
  <w:num w:numId="361" w16cid:durableId="1990278690">
    <w:abstractNumId w:val="490"/>
  </w:num>
  <w:num w:numId="362" w16cid:durableId="346752781">
    <w:abstractNumId w:val="367"/>
  </w:num>
  <w:num w:numId="363" w16cid:durableId="468910244">
    <w:abstractNumId w:val="205"/>
  </w:num>
  <w:num w:numId="364" w16cid:durableId="548342743">
    <w:abstractNumId w:val="189"/>
  </w:num>
  <w:num w:numId="365" w16cid:durableId="1545605594">
    <w:abstractNumId w:val="341"/>
  </w:num>
  <w:num w:numId="366" w16cid:durableId="1314943835">
    <w:abstractNumId w:val="484"/>
  </w:num>
  <w:num w:numId="367" w16cid:durableId="865099748">
    <w:abstractNumId w:val="258"/>
  </w:num>
  <w:num w:numId="368" w16cid:durableId="421148337">
    <w:abstractNumId w:val="487"/>
  </w:num>
  <w:num w:numId="369" w16cid:durableId="2143422925">
    <w:abstractNumId w:val="420"/>
  </w:num>
  <w:num w:numId="370" w16cid:durableId="1199246405">
    <w:abstractNumId w:val="235"/>
  </w:num>
  <w:num w:numId="371" w16cid:durableId="902831561">
    <w:abstractNumId w:val="426"/>
  </w:num>
  <w:num w:numId="372" w16cid:durableId="1739326228">
    <w:abstractNumId w:val="374"/>
  </w:num>
  <w:num w:numId="373" w16cid:durableId="928854467">
    <w:abstractNumId w:val="292"/>
  </w:num>
  <w:num w:numId="374" w16cid:durableId="1717969182">
    <w:abstractNumId w:val="269"/>
  </w:num>
  <w:num w:numId="375" w16cid:durableId="1330643363">
    <w:abstractNumId w:val="139"/>
  </w:num>
  <w:num w:numId="376" w16cid:durableId="1868519681">
    <w:abstractNumId w:val="24"/>
  </w:num>
  <w:num w:numId="377" w16cid:durableId="756757275">
    <w:abstractNumId w:val="371"/>
  </w:num>
  <w:num w:numId="378" w16cid:durableId="140120558">
    <w:abstractNumId w:val="287"/>
  </w:num>
  <w:num w:numId="379" w16cid:durableId="1273197998">
    <w:abstractNumId w:val="17"/>
  </w:num>
  <w:num w:numId="380" w16cid:durableId="815683020">
    <w:abstractNumId w:val="399"/>
  </w:num>
  <w:num w:numId="381" w16cid:durableId="1102140921">
    <w:abstractNumId w:val="270"/>
  </w:num>
  <w:num w:numId="382" w16cid:durableId="644702192">
    <w:abstractNumId w:val="474"/>
  </w:num>
  <w:num w:numId="383" w16cid:durableId="1522892400">
    <w:abstractNumId w:val="253"/>
  </w:num>
  <w:num w:numId="384" w16cid:durableId="707099963">
    <w:abstractNumId w:val="323"/>
  </w:num>
  <w:num w:numId="385" w16cid:durableId="1420442435">
    <w:abstractNumId w:val="137"/>
  </w:num>
  <w:num w:numId="386" w16cid:durableId="31273895">
    <w:abstractNumId w:val="241"/>
  </w:num>
  <w:num w:numId="387" w16cid:durableId="2066878323">
    <w:abstractNumId w:val="254"/>
  </w:num>
  <w:num w:numId="388" w16cid:durableId="1190527085">
    <w:abstractNumId w:val="414"/>
  </w:num>
  <w:num w:numId="389" w16cid:durableId="1784811010">
    <w:abstractNumId w:val="76"/>
  </w:num>
  <w:num w:numId="390" w16cid:durableId="808397891">
    <w:abstractNumId w:val="90"/>
  </w:num>
  <w:num w:numId="391" w16cid:durableId="404226667">
    <w:abstractNumId w:val="192"/>
  </w:num>
  <w:num w:numId="392" w16cid:durableId="1755976558">
    <w:abstractNumId w:val="376"/>
  </w:num>
  <w:num w:numId="393" w16cid:durableId="1898934297">
    <w:abstractNumId w:val="105"/>
  </w:num>
  <w:num w:numId="394" w16cid:durableId="1485852702">
    <w:abstractNumId w:val="222"/>
  </w:num>
  <w:num w:numId="395" w16cid:durableId="531921846">
    <w:abstractNumId w:val="307"/>
  </w:num>
  <w:num w:numId="396" w16cid:durableId="107504311">
    <w:abstractNumId w:val="275"/>
  </w:num>
  <w:num w:numId="397" w16cid:durableId="288978430">
    <w:abstractNumId w:val="342"/>
  </w:num>
  <w:num w:numId="398" w16cid:durableId="904949309">
    <w:abstractNumId w:val="443"/>
  </w:num>
  <w:num w:numId="399" w16cid:durableId="1205606457">
    <w:abstractNumId w:val="430"/>
  </w:num>
  <w:num w:numId="400" w16cid:durableId="49426763">
    <w:abstractNumId w:val="486"/>
  </w:num>
  <w:num w:numId="401" w16cid:durableId="454183429">
    <w:abstractNumId w:val="182"/>
  </w:num>
  <w:num w:numId="402" w16cid:durableId="434441983">
    <w:abstractNumId w:val="381"/>
  </w:num>
  <w:num w:numId="403" w16cid:durableId="1862936434">
    <w:abstractNumId w:val="465"/>
  </w:num>
  <w:num w:numId="404" w16cid:durableId="1489707506">
    <w:abstractNumId w:val="489"/>
  </w:num>
  <w:num w:numId="405" w16cid:durableId="928463819">
    <w:abstractNumId w:val="481"/>
  </w:num>
  <w:num w:numId="406" w16cid:durableId="607083891">
    <w:abstractNumId w:val="100"/>
  </w:num>
  <w:num w:numId="407" w16cid:durableId="1124927126">
    <w:abstractNumId w:val="266"/>
  </w:num>
  <w:num w:numId="408" w16cid:durableId="1349334126">
    <w:abstractNumId w:val="281"/>
  </w:num>
  <w:num w:numId="409" w16cid:durableId="1067344729">
    <w:abstractNumId w:val="146"/>
  </w:num>
  <w:num w:numId="410" w16cid:durableId="47733429">
    <w:abstractNumId w:val="77"/>
  </w:num>
  <w:num w:numId="411" w16cid:durableId="1770541188">
    <w:abstractNumId w:val="98"/>
  </w:num>
  <w:num w:numId="412" w16cid:durableId="543059959">
    <w:abstractNumId w:val="68"/>
  </w:num>
  <w:num w:numId="413" w16cid:durableId="1004823607">
    <w:abstractNumId w:val="156"/>
  </w:num>
  <w:num w:numId="414" w16cid:durableId="1267735872">
    <w:abstractNumId w:val="370"/>
  </w:num>
  <w:num w:numId="415" w16cid:durableId="1257439630">
    <w:abstractNumId w:val="390"/>
  </w:num>
  <w:num w:numId="416" w16cid:durableId="1816486570">
    <w:abstractNumId w:val="256"/>
  </w:num>
  <w:num w:numId="417" w16cid:durableId="1642729797">
    <w:abstractNumId w:val="295"/>
  </w:num>
  <w:num w:numId="418" w16cid:durableId="1254438564">
    <w:abstractNumId w:val="184"/>
  </w:num>
  <w:num w:numId="419" w16cid:durableId="1925988137">
    <w:abstractNumId w:val="5"/>
  </w:num>
  <w:num w:numId="420" w16cid:durableId="179701966">
    <w:abstractNumId w:val="331"/>
  </w:num>
  <w:num w:numId="421" w16cid:durableId="1303081272">
    <w:abstractNumId w:val="457"/>
  </w:num>
  <w:num w:numId="422" w16cid:durableId="1763840757">
    <w:abstractNumId w:val="228"/>
  </w:num>
  <w:num w:numId="423" w16cid:durableId="1518153141">
    <w:abstractNumId w:val="467"/>
  </w:num>
  <w:num w:numId="424" w16cid:durableId="1680355774">
    <w:abstractNumId w:val="165"/>
  </w:num>
  <w:num w:numId="425" w16cid:durableId="1089306096">
    <w:abstractNumId w:val="14"/>
  </w:num>
  <w:num w:numId="426" w16cid:durableId="1354066833">
    <w:abstractNumId w:val="214"/>
  </w:num>
  <w:num w:numId="427" w16cid:durableId="949319413">
    <w:abstractNumId w:val="454"/>
  </w:num>
  <w:num w:numId="428" w16cid:durableId="1792046796">
    <w:abstractNumId w:val="421"/>
  </w:num>
  <w:num w:numId="429" w16cid:durableId="2012294948">
    <w:abstractNumId w:val="271"/>
  </w:num>
  <w:num w:numId="430" w16cid:durableId="1651517079">
    <w:abstractNumId w:val="233"/>
  </w:num>
  <w:num w:numId="431" w16cid:durableId="686374353">
    <w:abstractNumId w:val="140"/>
  </w:num>
  <w:num w:numId="432" w16cid:durableId="891233991">
    <w:abstractNumId w:val="282"/>
  </w:num>
  <w:num w:numId="433" w16cid:durableId="145557314">
    <w:abstractNumId w:val="298"/>
  </w:num>
  <w:num w:numId="434" w16cid:durableId="545606519">
    <w:abstractNumId w:val="142"/>
  </w:num>
  <w:num w:numId="435" w16cid:durableId="293218865">
    <w:abstractNumId w:val="313"/>
  </w:num>
  <w:num w:numId="436" w16cid:durableId="1672022260">
    <w:abstractNumId w:val="299"/>
  </w:num>
  <w:num w:numId="437" w16cid:durableId="911476221">
    <w:abstractNumId w:val="148"/>
  </w:num>
  <w:num w:numId="438" w16cid:durableId="985865111">
    <w:abstractNumId w:val="472"/>
  </w:num>
  <w:num w:numId="439" w16cid:durableId="1769737223">
    <w:abstractNumId w:val="193"/>
  </w:num>
  <w:num w:numId="440" w16cid:durableId="850602926">
    <w:abstractNumId w:val="120"/>
  </w:num>
  <w:num w:numId="441" w16cid:durableId="509687726">
    <w:abstractNumId w:val="363"/>
  </w:num>
  <w:num w:numId="442" w16cid:durableId="1960062800">
    <w:abstractNumId w:val="325"/>
  </w:num>
  <w:num w:numId="443" w16cid:durableId="66073225">
    <w:abstractNumId w:val="211"/>
  </w:num>
  <w:num w:numId="444" w16cid:durableId="723332100">
    <w:abstractNumId w:val="389"/>
  </w:num>
  <w:num w:numId="445" w16cid:durableId="760836054">
    <w:abstractNumId w:val="265"/>
  </w:num>
  <w:num w:numId="446" w16cid:durableId="431753243">
    <w:abstractNumId w:val="204"/>
  </w:num>
  <w:num w:numId="447" w16cid:durableId="1199395039">
    <w:abstractNumId w:val="155"/>
  </w:num>
  <w:num w:numId="448" w16cid:durableId="129369909">
    <w:abstractNumId w:val="301"/>
  </w:num>
  <w:num w:numId="449" w16cid:durableId="1195919090">
    <w:abstractNumId w:val="109"/>
  </w:num>
  <w:num w:numId="450" w16cid:durableId="1476946656">
    <w:abstractNumId w:val="26"/>
  </w:num>
  <w:num w:numId="451" w16cid:durableId="225841926">
    <w:abstractNumId w:val="360"/>
  </w:num>
  <w:num w:numId="452" w16cid:durableId="556088981">
    <w:abstractNumId w:val="423"/>
  </w:num>
  <w:num w:numId="453" w16cid:durableId="227737716">
    <w:abstractNumId w:val="74"/>
  </w:num>
  <w:num w:numId="454" w16cid:durableId="436028549">
    <w:abstractNumId w:val="364"/>
  </w:num>
  <w:num w:numId="455" w16cid:durableId="436096326">
    <w:abstractNumId w:val="356"/>
  </w:num>
  <w:num w:numId="456" w16cid:durableId="415829850">
    <w:abstractNumId w:val="160"/>
  </w:num>
  <w:num w:numId="457" w16cid:durableId="1953046878">
    <w:abstractNumId w:val="147"/>
  </w:num>
  <w:num w:numId="458" w16cid:durableId="1972321703">
    <w:abstractNumId w:val="332"/>
  </w:num>
  <w:num w:numId="459" w16cid:durableId="46955049">
    <w:abstractNumId w:val="469"/>
  </w:num>
  <w:num w:numId="460" w16cid:durableId="1335760530">
    <w:abstractNumId w:val="285"/>
  </w:num>
  <w:num w:numId="461" w16cid:durableId="687831492">
    <w:abstractNumId w:val="53"/>
  </w:num>
  <w:num w:numId="462" w16cid:durableId="1195773471">
    <w:abstractNumId w:val="238"/>
  </w:num>
  <w:num w:numId="463" w16cid:durableId="655688181">
    <w:abstractNumId w:val="468"/>
  </w:num>
  <w:num w:numId="464" w16cid:durableId="1798796789">
    <w:abstractNumId w:val="284"/>
  </w:num>
  <w:num w:numId="465" w16cid:durableId="1965652628">
    <w:abstractNumId w:val="112"/>
  </w:num>
  <w:num w:numId="466" w16cid:durableId="843470588">
    <w:abstractNumId w:val="276"/>
  </w:num>
  <w:num w:numId="467" w16cid:durableId="1436287502">
    <w:abstractNumId w:val="297"/>
  </w:num>
  <w:num w:numId="468" w16cid:durableId="1180512638">
    <w:abstractNumId w:val="50"/>
  </w:num>
  <w:num w:numId="469" w16cid:durableId="1751849458">
    <w:abstractNumId w:val="409"/>
  </w:num>
  <w:num w:numId="470" w16cid:durableId="765922852">
    <w:abstractNumId w:val="40"/>
  </w:num>
  <w:num w:numId="471" w16cid:durableId="440730893">
    <w:abstractNumId w:val="144"/>
  </w:num>
  <w:num w:numId="472" w16cid:durableId="886141028">
    <w:abstractNumId w:val="386"/>
  </w:num>
  <w:num w:numId="473" w16cid:durableId="1761365687">
    <w:abstractNumId w:val="22"/>
  </w:num>
  <w:num w:numId="474" w16cid:durableId="1816097929">
    <w:abstractNumId w:val="12"/>
  </w:num>
  <w:num w:numId="475" w16cid:durableId="502087868">
    <w:abstractNumId w:val="71"/>
  </w:num>
  <w:num w:numId="476" w16cid:durableId="941570104">
    <w:abstractNumId w:val="197"/>
  </w:num>
  <w:num w:numId="477" w16cid:durableId="1381787985">
    <w:abstractNumId w:val="436"/>
  </w:num>
  <w:num w:numId="478" w16cid:durableId="875846391">
    <w:abstractNumId w:val="57"/>
  </w:num>
  <w:num w:numId="479" w16cid:durableId="321617729">
    <w:abstractNumId w:val="29"/>
  </w:num>
  <w:num w:numId="480" w16cid:durableId="1569269167">
    <w:abstractNumId w:val="162"/>
  </w:num>
  <w:num w:numId="481" w16cid:durableId="1936863338">
    <w:abstractNumId w:val="401"/>
  </w:num>
  <w:num w:numId="482" w16cid:durableId="118257798">
    <w:abstractNumId w:val="119"/>
  </w:num>
  <w:num w:numId="483" w16cid:durableId="1767724048">
    <w:abstractNumId w:val="461"/>
  </w:num>
  <w:num w:numId="484" w16cid:durableId="2052143831">
    <w:abstractNumId w:val="223"/>
  </w:num>
  <w:num w:numId="485" w16cid:durableId="1607543099">
    <w:abstractNumId w:val="446"/>
  </w:num>
  <w:num w:numId="486" w16cid:durableId="1895461197">
    <w:abstractNumId w:val="391"/>
  </w:num>
  <w:num w:numId="487" w16cid:durableId="969628162">
    <w:abstractNumId w:val="231"/>
  </w:num>
  <w:num w:numId="488" w16cid:durableId="742218724">
    <w:abstractNumId w:val="431"/>
  </w:num>
  <w:num w:numId="489" w16cid:durableId="1634948780">
    <w:abstractNumId w:val="473"/>
    <w:lvlOverride w:ilvl="0">
      <w:lvl w:ilvl="0">
        <w:start w:val="11"/>
        <w:numFmt w:val="decimal"/>
        <w:lvlText w:val="%1)"/>
        <w:lvlJc w:val="left"/>
        <w:pPr>
          <w:ind w:left="360" w:hanging="360"/>
        </w:pPr>
        <w:rPr>
          <w:rFonts w:hint="default"/>
          <w:b/>
          <w:bCs/>
        </w:rPr>
      </w:lvl>
    </w:lvlOverride>
    <w:lvlOverride w:ilvl="1">
      <w:lvl w:ilvl="1">
        <w:start w:val="1"/>
        <w:numFmt w:val="decimal"/>
        <w:lvlText w:val="%1.%2)"/>
        <w:lvlJc w:val="left"/>
        <w:pPr>
          <w:ind w:left="792" w:hanging="432"/>
        </w:pPr>
        <w:rPr>
          <w:rFonts w:hint="default"/>
          <w:b/>
          <w:bCs/>
        </w:rPr>
      </w:lvl>
    </w:lvlOverride>
    <w:lvlOverride w:ilvl="2">
      <w:lvl w:ilvl="2">
        <w:start w:val="1"/>
        <w:numFmt w:val="decimal"/>
        <w:lvlText w:val="%1.%2.%3)"/>
        <w:lvlJc w:val="left"/>
        <w:pPr>
          <w:ind w:left="1224" w:hanging="504"/>
        </w:pPr>
        <w:rPr>
          <w:rFonts w:hint="default"/>
          <w:b/>
          <w:bCs/>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90" w16cid:durableId="1341392925">
    <w:abstractNumId w:val="379"/>
    <w:lvlOverride w:ilvl="0">
      <w:lvl w:ilvl="0">
        <w:start w:val="10"/>
        <w:numFmt w:val="decimal"/>
        <w:lvlText w:val="%1)"/>
        <w:lvlJc w:val="left"/>
        <w:pPr>
          <w:ind w:left="360" w:hanging="360"/>
        </w:pPr>
        <w:rPr>
          <w:rFonts w:hint="default"/>
          <w:b/>
          <w:bCs/>
        </w:rPr>
      </w:lvl>
    </w:lvlOverride>
    <w:lvlOverride w:ilvl="1">
      <w:lvl w:ilvl="1">
        <w:start w:val="1"/>
        <w:numFmt w:val="decimal"/>
        <w:lvlText w:val="%1.%2)"/>
        <w:lvlJc w:val="left"/>
        <w:pPr>
          <w:ind w:left="792" w:hanging="432"/>
        </w:pPr>
        <w:rPr>
          <w:rFonts w:hint="default"/>
          <w:b/>
          <w:bCs/>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91" w16cid:durableId="2104766234">
    <w:abstractNumId w:val="251"/>
  </w:num>
  <w:num w:numId="492" w16cid:durableId="1002658927">
    <w:abstractNumId w:val="382"/>
  </w:num>
  <w:num w:numId="493" w16cid:durableId="1514413183">
    <w:abstractNumId w:val="357"/>
  </w:num>
  <w:num w:numId="494" w16cid:durableId="600838707">
    <w:abstractNumId w:val="317"/>
  </w:num>
  <w:num w:numId="495" w16cid:durableId="260915971">
    <w:abstractNumId w:val="84"/>
  </w:num>
  <w:num w:numId="496" w16cid:durableId="554318365">
    <w:abstractNumId w:val="143"/>
  </w:num>
  <w:numIdMacAtCleanup w:val="4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EF"/>
    <w:rsid w:val="00035578"/>
    <w:rsid w:val="000E4FF3"/>
    <w:rsid w:val="000F59A8"/>
    <w:rsid w:val="001818AF"/>
    <w:rsid w:val="002315CB"/>
    <w:rsid w:val="00305711"/>
    <w:rsid w:val="0034782D"/>
    <w:rsid w:val="003513B7"/>
    <w:rsid w:val="0035481E"/>
    <w:rsid w:val="00390AD2"/>
    <w:rsid w:val="00404521"/>
    <w:rsid w:val="004614FE"/>
    <w:rsid w:val="0046543E"/>
    <w:rsid w:val="005503B2"/>
    <w:rsid w:val="005B0472"/>
    <w:rsid w:val="005D11D7"/>
    <w:rsid w:val="00602E4B"/>
    <w:rsid w:val="006D3C81"/>
    <w:rsid w:val="006E0C06"/>
    <w:rsid w:val="006F4CEF"/>
    <w:rsid w:val="007113F3"/>
    <w:rsid w:val="0074152F"/>
    <w:rsid w:val="007E2D9D"/>
    <w:rsid w:val="0087652E"/>
    <w:rsid w:val="00966AD3"/>
    <w:rsid w:val="00A237C3"/>
    <w:rsid w:val="00A738BD"/>
    <w:rsid w:val="00AB13B0"/>
    <w:rsid w:val="00AB56A5"/>
    <w:rsid w:val="00AC2E1D"/>
    <w:rsid w:val="00B866AF"/>
    <w:rsid w:val="00BF45A2"/>
    <w:rsid w:val="00BF6E02"/>
    <w:rsid w:val="00C130BE"/>
    <w:rsid w:val="00C27560"/>
    <w:rsid w:val="00CB27F6"/>
    <w:rsid w:val="00CC0C3F"/>
    <w:rsid w:val="00D11527"/>
    <w:rsid w:val="00D21131"/>
    <w:rsid w:val="00E46300"/>
    <w:rsid w:val="00E50C0F"/>
    <w:rsid w:val="00E61158"/>
    <w:rsid w:val="00EB0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5BE5935A"/>
  <w15:chartTrackingRefBased/>
  <w15:docId w15:val="{1AB6E5DB-2D6F-6345-95C1-64077921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AD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F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4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4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C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C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C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C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4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4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4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EF"/>
    <w:rPr>
      <w:rFonts w:eastAsiaTheme="majorEastAsia" w:cstheme="majorBidi"/>
      <w:color w:val="272727" w:themeColor="text1" w:themeTint="D8"/>
    </w:rPr>
  </w:style>
  <w:style w:type="paragraph" w:styleId="Title">
    <w:name w:val="Title"/>
    <w:basedOn w:val="Normal"/>
    <w:next w:val="Normal"/>
    <w:link w:val="TitleChar"/>
    <w:uiPriority w:val="10"/>
    <w:qFormat/>
    <w:rsid w:val="006F4C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EF"/>
    <w:pPr>
      <w:spacing w:before="160"/>
      <w:jc w:val="center"/>
    </w:pPr>
    <w:rPr>
      <w:i/>
      <w:iCs/>
      <w:color w:val="404040" w:themeColor="text1" w:themeTint="BF"/>
    </w:rPr>
  </w:style>
  <w:style w:type="character" w:customStyle="1" w:styleId="QuoteChar">
    <w:name w:val="Quote Char"/>
    <w:basedOn w:val="DefaultParagraphFont"/>
    <w:link w:val="Quote"/>
    <w:uiPriority w:val="29"/>
    <w:rsid w:val="006F4CEF"/>
    <w:rPr>
      <w:i/>
      <w:iCs/>
      <w:color w:val="404040" w:themeColor="text1" w:themeTint="BF"/>
    </w:rPr>
  </w:style>
  <w:style w:type="paragraph" w:styleId="ListParagraph">
    <w:name w:val="List Paragraph"/>
    <w:basedOn w:val="Normal"/>
    <w:uiPriority w:val="34"/>
    <w:qFormat/>
    <w:rsid w:val="006F4CEF"/>
    <w:pPr>
      <w:ind w:left="720"/>
      <w:contextualSpacing/>
    </w:pPr>
  </w:style>
  <w:style w:type="character" w:styleId="IntenseEmphasis">
    <w:name w:val="Intense Emphasis"/>
    <w:basedOn w:val="DefaultParagraphFont"/>
    <w:uiPriority w:val="21"/>
    <w:qFormat/>
    <w:rsid w:val="006F4CEF"/>
    <w:rPr>
      <w:i/>
      <w:iCs/>
      <w:color w:val="0F4761" w:themeColor="accent1" w:themeShade="BF"/>
    </w:rPr>
  </w:style>
  <w:style w:type="paragraph" w:styleId="IntenseQuote">
    <w:name w:val="Intense Quote"/>
    <w:basedOn w:val="Normal"/>
    <w:next w:val="Normal"/>
    <w:link w:val="IntenseQuoteChar"/>
    <w:uiPriority w:val="30"/>
    <w:qFormat/>
    <w:rsid w:val="006F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CEF"/>
    <w:rPr>
      <w:i/>
      <w:iCs/>
      <w:color w:val="0F4761" w:themeColor="accent1" w:themeShade="BF"/>
    </w:rPr>
  </w:style>
  <w:style w:type="character" w:styleId="IntenseReference">
    <w:name w:val="Intense Reference"/>
    <w:basedOn w:val="DefaultParagraphFont"/>
    <w:uiPriority w:val="32"/>
    <w:qFormat/>
    <w:rsid w:val="006F4CEF"/>
    <w:rPr>
      <w:b/>
      <w:bCs/>
      <w:smallCaps/>
      <w:color w:val="0F4761" w:themeColor="accent1" w:themeShade="BF"/>
      <w:spacing w:val="5"/>
    </w:rPr>
  </w:style>
  <w:style w:type="paragraph" w:customStyle="1" w:styleId="msonormal0">
    <w:name w:val="msonormal"/>
    <w:basedOn w:val="Normal"/>
    <w:rsid w:val="006F4CEF"/>
    <w:pPr>
      <w:spacing w:before="100" w:beforeAutospacing="1" w:after="100" w:afterAutospacing="1"/>
    </w:pPr>
  </w:style>
  <w:style w:type="paragraph" w:customStyle="1" w:styleId="whitespace-normal">
    <w:name w:val="whitespace-normal"/>
    <w:basedOn w:val="Normal"/>
    <w:rsid w:val="006F4CEF"/>
    <w:pPr>
      <w:spacing w:before="100" w:beforeAutospacing="1" w:after="100" w:afterAutospacing="1"/>
    </w:pPr>
  </w:style>
  <w:style w:type="character" w:styleId="Strong">
    <w:name w:val="Strong"/>
    <w:basedOn w:val="DefaultParagraphFont"/>
    <w:uiPriority w:val="22"/>
    <w:qFormat/>
    <w:rsid w:val="006F4CEF"/>
    <w:rPr>
      <w:b/>
      <w:bCs/>
    </w:rPr>
  </w:style>
  <w:style w:type="paragraph" w:styleId="HTMLPreformatted">
    <w:name w:val="HTML Preformatted"/>
    <w:basedOn w:val="Normal"/>
    <w:link w:val="HTMLPreformattedChar"/>
    <w:uiPriority w:val="99"/>
    <w:unhideWhenUsed/>
    <w:rsid w:val="006F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F4CEF"/>
    <w:rPr>
      <w:rFonts w:ascii="Courier New" w:eastAsia="Times New Roman" w:hAnsi="Courier New" w:cs="Courier New"/>
      <w:kern w:val="0"/>
      <w:sz w:val="20"/>
      <w:szCs w:val="20"/>
      <w14:ligatures w14:val="none"/>
    </w:rPr>
  </w:style>
  <w:style w:type="character" w:customStyle="1" w:styleId="katex">
    <w:name w:val="katex"/>
    <w:basedOn w:val="DefaultParagraphFont"/>
    <w:rsid w:val="006F4CEF"/>
  </w:style>
  <w:style w:type="character" w:customStyle="1" w:styleId="katex-mathml">
    <w:name w:val="katex-mathml"/>
    <w:basedOn w:val="DefaultParagraphFont"/>
    <w:rsid w:val="006F4CEF"/>
  </w:style>
  <w:style w:type="character" w:customStyle="1" w:styleId="katex-html">
    <w:name w:val="katex-html"/>
    <w:basedOn w:val="DefaultParagraphFont"/>
    <w:rsid w:val="006F4CEF"/>
  </w:style>
  <w:style w:type="character" w:customStyle="1" w:styleId="base">
    <w:name w:val="base"/>
    <w:basedOn w:val="DefaultParagraphFont"/>
    <w:rsid w:val="006F4CEF"/>
  </w:style>
  <w:style w:type="character" w:customStyle="1" w:styleId="strut">
    <w:name w:val="strut"/>
    <w:basedOn w:val="DefaultParagraphFont"/>
    <w:rsid w:val="006F4CEF"/>
  </w:style>
  <w:style w:type="character" w:customStyle="1" w:styleId="mord">
    <w:name w:val="mord"/>
    <w:basedOn w:val="DefaultParagraphFont"/>
    <w:rsid w:val="006F4CEF"/>
  </w:style>
  <w:style w:type="character" w:customStyle="1" w:styleId="mspace">
    <w:name w:val="mspace"/>
    <w:basedOn w:val="DefaultParagraphFont"/>
    <w:rsid w:val="006F4CEF"/>
  </w:style>
  <w:style w:type="character" w:customStyle="1" w:styleId="mrel">
    <w:name w:val="mrel"/>
    <w:basedOn w:val="DefaultParagraphFont"/>
    <w:rsid w:val="006F4CEF"/>
  </w:style>
  <w:style w:type="character" w:customStyle="1" w:styleId="mopen">
    <w:name w:val="mopen"/>
    <w:basedOn w:val="DefaultParagraphFont"/>
    <w:rsid w:val="006F4CEF"/>
  </w:style>
  <w:style w:type="character" w:customStyle="1" w:styleId="mbin">
    <w:name w:val="mbin"/>
    <w:basedOn w:val="DefaultParagraphFont"/>
    <w:rsid w:val="006F4CEF"/>
  </w:style>
  <w:style w:type="character" w:customStyle="1" w:styleId="mclose">
    <w:name w:val="mclose"/>
    <w:basedOn w:val="DefaultParagraphFont"/>
    <w:rsid w:val="006F4CEF"/>
  </w:style>
  <w:style w:type="character" w:customStyle="1" w:styleId="mpunct">
    <w:name w:val="mpunct"/>
    <w:basedOn w:val="DefaultParagraphFont"/>
    <w:rsid w:val="006F4CEF"/>
  </w:style>
  <w:style w:type="character" w:customStyle="1" w:styleId="msupsub">
    <w:name w:val="msupsub"/>
    <w:basedOn w:val="DefaultParagraphFont"/>
    <w:rsid w:val="006F4CEF"/>
  </w:style>
  <w:style w:type="character" w:customStyle="1" w:styleId="vlist-t">
    <w:name w:val="vlist-t"/>
    <w:basedOn w:val="DefaultParagraphFont"/>
    <w:rsid w:val="006F4CEF"/>
  </w:style>
  <w:style w:type="character" w:customStyle="1" w:styleId="vlist-r">
    <w:name w:val="vlist-r"/>
    <w:basedOn w:val="DefaultParagraphFont"/>
    <w:rsid w:val="006F4CEF"/>
  </w:style>
  <w:style w:type="character" w:customStyle="1" w:styleId="vlist">
    <w:name w:val="vlist"/>
    <w:basedOn w:val="DefaultParagraphFont"/>
    <w:rsid w:val="006F4CEF"/>
  </w:style>
  <w:style w:type="character" w:customStyle="1" w:styleId="pstrut">
    <w:name w:val="pstrut"/>
    <w:basedOn w:val="DefaultParagraphFont"/>
    <w:rsid w:val="006F4CEF"/>
  </w:style>
  <w:style w:type="character" w:customStyle="1" w:styleId="sizing">
    <w:name w:val="sizing"/>
    <w:basedOn w:val="DefaultParagraphFont"/>
    <w:rsid w:val="006F4CEF"/>
  </w:style>
  <w:style w:type="character" w:customStyle="1" w:styleId="vlist-s">
    <w:name w:val="vlist-s"/>
    <w:basedOn w:val="DefaultParagraphFont"/>
    <w:rsid w:val="006F4CEF"/>
  </w:style>
  <w:style w:type="character" w:customStyle="1" w:styleId="accent-body">
    <w:name w:val="accent-body"/>
    <w:basedOn w:val="DefaultParagraphFont"/>
    <w:rsid w:val="006F4CEF"/>
  </w:style>
  <w:style w:type="character" w:customStyle="1" w:styleId="mop">
    <w:name w:val="mop"/>
    <w:basedOn w:val="DefaultParagraphFont"/>
    <w:rsid w:val="006F4CEF"/>
  </w:style>
  <w:style w:type="character" w:customStyle="1" w:styleId="mtight">
    <w:name w:val="mtight"/>
    <w:basedOn w:val="DefaultParagraphFont"/>
    <w:rsid w:val="006F4CEF"/>
  </w:style>
  <w:style w:type="character" w:customStyle="1" w:styleId="katex-display">
    <w:name w:val="katex-display"/>
    <w:basedOn w:val="DefaultParagraphFont"/>
    <w:rsid w:val="006F4CEF"/>
  </w:style>
  <w:style w:type="paragraph" w:customStyle="1" w:styleId="whitespace-pre-wrap">
    <w:name w:val="whitespace-pre-wrap"/>
    <w:basedOn w:val="Normal"/>
    <w:rsid w:val="006F4CEF"/>
    <w:pPr>
      <w:spacing w:before="100" w:beforeAutospacing="1" w:after="100" w:afterAutospacing="1"/>
    </w:pPr>
  </w:style>
  <w:style w:type="character" w:customStyle="1" w:styleId="katex-error">
    <w:name w:val="katex-error"/>
    <w:basedOn w:val="DefaultParagraphFont"/>
    <w:rsid w:val="006F4CEF"/>
  </w:style>
  <w:style w:type="character" w:customStyle="1" w:styleId="minner">
    <w:name w:val="minner"/>
    <w:basedOn w:val="DefaultParagraphFont"/>
    <w:rsid w:val="000F59A8"/>
  </w:style>
  <w:style w:type="character" w:styleId="HTMLCode">
    <w:name w:val="HTML Code"/>
    <w:basedOn w:val="DefaultParagraphFont"/>
    <w:uiPriority w:val="99"/>
    <w:semiHidden/>
    <w:unhideWhenUsed/>
    <w:rsid w:val="000F59A8"/>
    <w:rPr>
      <w:rFonts w:ascii="Courier New" w:eastAsia="Times New Roman" w:hAnsi="Courier New" w:cs="Courier New"/>
      <w:sz w:val="20"/>
      <w:szCs w:val="20"/>
    </w:rPr>
  </w:style>
  <w:style w:type="character" w:customStyle="1" w:styleId="token">
    <w:name w:val="token"/>
    <w:basedOn w:val="DefaultParagraphFont"/>
    <w:rsid w:val="000F59A8"/>
  </w:style>
  <w:style w:type="character" w:customStyle="1" w:styleId="mfrac">
    <w:name w:val="mfrac"/>
    <w:basedOn w:val="DefaultParagraphFont"/>
    <w:rsid w:val="000F59A8"/>
  </w:style>
  <w:style w:type="character" w:customStyle="1" w:styleId="frac-line">
    <w:name w:val="frac-line"/>
    <w:basedOn w:val="DefaultParagraphFont"/>
    <w:rsid w:val="000F59A8"/>
  </w:style>
  <w:style w:type="character" w:customStyle="1" w:styleId="delimsizing">
    <w:name w:val="delimsizing"/>
    <w:basedOn w:val="DefaultParagraphFont"/>
    <w:rsid w:val="000F59A8"/>
  </w:style>
  <w:style w:type="paragraph" w:styleId="NormalWeb">
    <w:name w:val="Normal (Web)"/>
    <w:basedOn w:val="Normal"/>
    <w:uiPriority w:val="99"/>
    <w:semiHidden/>
    <w:unhideWhenUsed/>
    <w:rsid w:val="000F59A8"/>
    <w:pPr>
      <w:spacing w:before="100" w:beforeAutospacing="1" w:after="100" w:afterAutospacing="1"/>
    </w:pPr>
  </w:style>
  <w:style w:type="character" w:customStyle="1" w:styleId="css-1jxf6841">
    <w:name w:val="css-1jxf6841"/>
    <w:basedOn w:val="DefaultParagraphFont"/>
    <w:rsid w:val="0035481E"/>
    <w:rPr>
      <w:strike w:val="0"/>
      <w:dstrike w:val="0"/>
      <w:vanish w:val="0"/>
      <w:webHidden w:val="0"/>
      <w:u w:val="none"/>
      <w:effect w:val="none"/>
      <w:bdr w:val="single" w:sz="2" w:space="0" w:color="000000" w:frame="1"/>
      <w:specVanish w:val="0"/>
    </w:rPr>
  </w:style>
  <w:style w:type="paragraph" w:styleId="Revision">
    <w:name w:val="Revision"/>
    <w:hidden/>
    <w:uiPriority w:val="99"/>
    <w:semiHidden/>
    <w:rsid w:val="0035481E"/>
    <w:pPr>
      <w:spacing w:after="0" w:line="240" w:lineRule="auto"/>
    </w:pPr>
    <w:rPr>
      <w:rFonts w:ascii="Times New Roman" w:eastAsia="Times New Roman" w:hAnsi="Times New Roman" w:cs="Times New Roman"/>
      <w:kern w:val="0"/>
      <w14:ligatures w14:val="none"/>
    </w:rPr>
  </w:style>
  <w:style w:type="character" w:customStyle="1" w:styleId="text-text-300">
    <w:name w:val="text-text-300"/>
    <w:basedOn w:val="DefaultParagraphFont"/>
    <w:rsid w:val="00404521"/>
  </w:style>
  <w:style w:type="character" w:customStyle="1" w:styleId="inline-flex">
    <w:name w:val="inline-flex"/>
    <w:basedOn w:val="DefaultParagraphFont"/>
    <w:rsid w:val="00404521"/>
  </w:style>
  <w:style w:type="paragraph" w:styleId="Header">
    <w:name w:val="header"/>
    <w:basedOn w:val="Normal"/>
    <w:link w:val="HeaderChar"/>
    <w:uiPriority w:val="99"/>
    <w:unhideWhenUsed/>
    <w:rsid w:val="00AB13B0"/>
    <w:pPr>
      <w:tabs>
        <w:tab w:val="center" w:pos="4680"/>
        <w:tab w:val="right" w:pos="9360"/>
      </w:tabs>
    </w:pPr>
  </w:style>
  <w:style w:type="character" w:customStyle="1" w:styleId="HeaderChar">
    <w:name w:val="Header Char"/>
    <w:basedOn w:val="DefaultParagraphFont"/>
    <w:link w:val="Header"/>
    <w:uiPriority w:val="99"/>
    <w:rsid w:val="00AB13B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B13B0"/>
    <w:pPr>
      <w:tabs>
        <w:tab w:val="center" w:pos="4680"/>
        <w:tab w:val="right" w:pos="9360"/>
      </w:tabs>
    </w:pPr>
  </w:style>
  <w:style w:type="character" w:customStyle="1" w:styleId="FooterChar">
    <w:name w:val="Footer Char"/>
    <w:basedOn w:val="DefaultParagraphFont"/>
    <w:link w:val="Footer"/>
    <w:uiPriority w:val="99"/>
    <w:rsid w:val="00AB13B0"/>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90AD2"/>
    <w:rPr>
      <w:i/>
      <w:iCs/>
    </w:rPr>
  </w:style>
  <w:style w:type="character" w:styleId="Hyperlink">
    <w:name w:val="Hyperlink"/>
    <w:basedOn w:val="DefaultParagraphFont"/>
    <w:uiPriority w:val="99"/>
    <w:semiHidden/>
    <w:unhideWhenUsed/>
    <w:rsid w:val="00AB56A5"/>
    <w:rPr>
      <w:color w:val="0000FF"/>
      <w:u w:val="single"/>
    </w:rPr>
  </w:style>
  <w:style w:type="character" w:styleId="FollowedHyperlink">
    <w:name w:val="FollowedHyperlink"/>
    <w:basedOn w:val="DefaultParagraphFont"/>
    <w:uiPriority w:val="99"/>
    <w:semiHidden/>
    <w:unhideWhenUsed/>
    <w:rsid w:val="00AB56A5"/>
    <w:rPr>
      <w:color w:val="800080"/>
      <w:u w:val="single"/>
    </w:rPr>
  </w:style>
  <w:style w:type="character" w:customStyle="1" w:styleId="hovertext-text-300">
    <w:name w:val="hover:text-text-300"/>
    <w:basedOn w:val="DefaultParagraphFont"/>
    <w:rsid w:val="00AB5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lorer.synergy.network" TargetMode="External"/><Relationship Id="rId3" Type="http://schemas.openxmlformats.org/officeDocument/2006/relationships/settings" Target="settings.xml"/><Relationship Id="rId7" Type="http://schemas.openxmlformats.org/officeDocument/2006/relationships/hyperlink" Target="https://rpc.synergy.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338</Pages>
  <Words>82473</Words>
  <Characters>470099</Characters>
  <Application>Microsoft Office Word</Application>
  <DocSecurity>0</DocSecurity>
  <Lines>3917</Lines>
  <Paragraphs>1102</Paragraphs>
  <ScaleCrop>false</ScaleCrop>
  <Company/>
  <LinksUpToDate>false</LinksUpToDate>
  <CharactersWithSpaces>551470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29</cp:revision>
  <dcterms:created xsi:type="dcterms:W3CDTF">2025-10-12T09:23:00Z</dcterms:created>
  <dcterms:modified xsi:type="dcterms:W3CDTF">2025-10-17T05:01:00Z</dcterms:modified>
</cp:coreProperties>
</file>